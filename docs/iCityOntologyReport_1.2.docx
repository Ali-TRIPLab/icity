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2C48116E"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iCity Ontology Version 1.</w:t>
      </w:r>
      <w:r w:rsidR="00451410">
        <w:rPr>
          <w:rFonts w:ascii="Cambria" w:eastAsia="MS Gothic" w:hAnsi="Cambria"/>
          <w:color w:val="17365D"/>
          <w:spacing w:val="5"/>
          <w:kern w:val="28"/>
          <w:sz w:val="52"/>
          <w:szCs w:val="52"/>
        </w:rPr>
        <w:t>2</w:t>
      </w:r>
      <w:r>
        <w:rPr>
          <w:rFonts w:ascii="Cambria" w:eastAsia="MS Gothic" w:hAnsi="Cambria"/>
          <w:color w:val="17365D"/>
          <w:spacing w:val="5"/>
          <w:kern w:val="28"/>
          <w:sz w:val="52"/>
          <w:szCs w:val="52"/>
        </w:rPr>
        <w:t xml:space="preserve"> Report</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48E8EB16" w14:textId="77777777" w:rsidR="00C35D24" w:rsidRPr="00C35D24" w:rsidRDefault="00C35D24" w:rsidP="00C35D24">
      <w:pPr>
        <w:spacing w:before="120" w:after="240"/>
        <w:rPr>
          <w:rFonts w:eastAsia="Calibri"/>
          <w:sz w:val="40"/>
          <w:szCs w:val="40"/>
          <w:lang w:eastAsia="en-CA"/>
        </w:rPr>
      </w:pPr>
      <w:r>
        <w:rPr>
          <w:rFonts w:ascii="Cambria" w:eastAsia="MS Gothic" w:hAnsi="Cambria"/>
          <w:i/>
          <w:iCs/>
          <w:color w:val="000000"/>
          <w:spacing w:val="15"/>
          <w:sz w:val="36"/>
          <w:lang w:eastAsia="en-CA"/>
        </w:rPr>
        <w:t>Design Documentation</w:t>
      </w: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2CDCF06A"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1D57984F" w14:textId="0127D2AE"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C00FD1">
        <w:rPr>
          <w:rFonts w:ascii="Cambria" w:eastAsia="MS Gothic" w:hAnsi="Cambria"/>
          <w:i/>
          <w:iCs/>
          <w:color w:val="000000"/>
          <w:spacing w:val="15"/>
          <w:sz w:val="28"/>
          <w:szCs w:val="28"/>
          <w:lang w:eastAsia="en-CA"/>
        </w:rPr>
        <w:t>April 8</w:t>
      </w:r>
      <w:r w:rsidR="00EA5956">
        <w:rPr>
          <w:rFonts w:ascii="Cambria" w:eastAsia="MS Gothic" w:hAnsi="Cambria"/>
          <w:i/>
          <w:iCs/>
          <w:color w:val="000000"/>
          <w:spacing w:val="15"/>
          <w:sz w:val="28"/>
          <w:szCs w:val="28"/>
          <w:lang w:eastAsia="en-CA"/>
        </w:rPr>
        <w:t>, 201</w:t>
      </w:r>
      <w:r w:rsidR="00A511B6">
        <w:rPr>
          <w:rFonts w:ascii="Cambria" w:eastAsia="MS Gothic" w:hAnsi="Cambria"/>
          <w:i/>
          <w:iCs/>
          <w:color w:val="000000"/>
          <w:spacing w:val="15"/>
          <w:sz w:val="28"/>
          <w:szCs w:val="28"/>
          <w:lang w:eastAsia="en-CA"/>
        </w:rPr>
        <w:t>9</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1B3DBC0A" w14:textId="30A4BB93" w:rsidR="00FF404B"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2843340" w:history="1">
            <w:r w:rsidR="00FF404B" w:rsidRPr="00CA4351">
              <w:rPr>
                <w:rStyle w:val="Hyperlink"/>
                <w:noProof/>
              </w:rPr>
              <w:t>1</w:t>
            </w:r>
            <w:r w:rsidR="00FF404B">
              <w:rPr>
                <w:rFonts w:cstheme="minorBidi"/>
                <w:noProof/>
                <w:sz w:val="24"/>
                <w:lang w:val="en-CA" w:bidi="ar-SA"/>
              </w:rPr>
              <w:tab/>
            </w:r>
            <w:r w:rsidR="00FF404B" w:rsidRPr="00CA4351">
              <w:rPr>
                <w:rStyle w:val="Hyperlink"/>
                <w:noProof/>
              </w:rPr>
              <w:t>Purpose</w:t>
            </w:r>
            <w:r w:rsidR="00FF404B">
              <w:rPr>
                <w:noProof/>
                <w:webHidden/>
              </w:rPr>
              <w:tab/>
            </w:r>
            <w:r w:rsidR="00FF404B">
              <w:rPr>
                <w:noProof/>
                <w:webHidden/>
              </w:rPr>
              <w:fldChar w:fldCharType="begin"/>
            </w:r>
            <w:r w:rsidR="00FF404B">
              <w:rPr>
                <w:noProof/>
                <w:webHidden/>
              </w:rPr>
              <w:instrText xml:space="preserve"> PAGEREF _Toc2843340 \h </w:instrText>
            </w:r>
            <w:r w:rsidR="00FF404B">
              <w:rPr>
                <w:noProof/>
                <w:webHidden/>
              </w:rPr>
            </w:r>
            <w:r w:rsidR="00FF404B">
              <w:rPr>
                <w:noProof/>
                <w:webHidden/>
              </w:rPr>
              <w:fldChar w:fldCharType="separate"/>
            </w:r>
            <w:r w:rsidR="00FF404B">
              <w:rPr>
                <w:noProof/>
                <w:webHidden/>
              </w:rPr>
              <w:t>4</w:t>
            </w:r>
            <w:r w:rsidR="00FF404B">
              <w:rPr>
                <w:noProof/>
                <w:webHidden/>
              </w:rPr>
              <w:fldChar w:fldCharType="end"/>
            </w:r>
          </w:hyperlink>
        </w:p>
        <w:p w14:paraId="2A637BB3" w14:textId="67F0E528" w:rsidR="00FF404B" w:rsidRDefault="008663AF">
          <w:pPr>
            <w:pStyle w:val="TOC1"/>
            <w:tabs>
              <w:tab w:val="left" w:pos="400"/>
              <w:tab w:val="right" w:leader="dot" w:pos="9350"/>
            </w:tabs>
            <w:rPr>
              <w:rFonts w:cstheme="minorBidi"/>
              <w:noProof/>
              <w:sz w:val="24"/>
              <w:lang w:val="en-CA" w:bidi="ar-SA"/>
            </w:rPr>
          </w:pPr>
          <w:hyperlink w:anchor="_Toc2843341" w:history="1">
            <w:r w:rsidR="00FF404B" w:rsidRPr="00CA4351">
              <w:rPr>
                <w:rStyle w:val="Hyperlink"/>
                <w:noProof/>
              </w:rPr>
              <w:t>2</w:t>
            </w:r>
            <w:r w:rsidR="00FF404B">
              <w:rPr>
                <w:rFonts w:cstheme="minorBidi"/>
                <w:noProof/>
                <w:sz w:val="24"/>
                <w:lang w:val="en-CA" w:bidi="ar-SA"/>
              </w:rPr>
              <w:tab/>
            </w:r>
            <w:r w:rsidR="00FF404B" w:rsidRPr="00CA4351">
              <w:rPr>
                <w:rStyle w:val="Hyperlink"/>
                <w:noProof/>
              </w:rPr>
              <w:t>Scope</w:t>
            </w:r>
            <w:r w:rsidR="00FF404B">
              <w:rPr>
                <w:noProof/>
                <w:webHidden/>
              </w:rPr>
              <w:tab/>
            </w:r>
            <w:r w:rsidR="00FF404B">
              <w:rPr>
                <w:noProof/>
                <w:webHidden/>
              </w:rPr>
              <w:fldChar w:fldCharType="begin"/>
            </w:r>
            <w:r w:rsidR="00FF404B">
              <w:rPr>
                <w:noProof/>
                <w:webHidden/>
              </w:rPr>
              <w:instrText xml:space="preserve"> PAGEREF _Toc2843341 \h </w:instrText>
            </w:r>
            <w:r w:rsidR="00FF404B">
              <w:rPr>
                <w:noProof/>
                <w:webHidden/>
              </w:rPr>
            </w:r>
            <w:r w:rsidR="00FF404B">
              <w:rPr>
                <w:noProof/>
                <w:webHidden/>
              </w:rPr>
              <w:fldChar w:fldCharType="separate"/>
            </w:r>
            <w:r w:rsidR="00FF404B">
              <w:rPr>
                <w:noProof/>
                <w:webHidden/>
              </w:rPr>
              <w:t>4</w:t>
            </w:r>
            <w:r w:rsidR="00FF404B">
              <w:rPr>
                <w:noProof/>
                <w:webHidden/>
              </w:rPr>
              <w:fldChar w:fldCharType="end"/>
            </w:r>
          </w:hyperlink>
        </w:p>
        <w:p w14:paraId="458D5CBA" w14:textId="65BEFEE1" w:rsidR="00FF404B" w:rsidRDefault="008663AF">
          <w:pPr>
            <w:pStyle w:val="TOC1"/>
            <w:tabs>
              <w:tab w:val="left" w:pos="400"/>
              <w:tab w:val="right" w:leader="dot" w:pos="9350"/>
            </w:tabs>
            <w:rPr>
              <w:rFonts w:cstheme="minorBidi"/>
              <w:noProof/>
              <w:sz w:val="24"/>
              <w:lang w:val="en-CA" w:bidi="ar-SA"/>
            </w:rPr>
          </w:pPr>
          <w:hyperlink w:anchor="_Toc2843342" w:history="1">
            <w:r w:rsidR="00FF404B" w:rsidRPr="00CA4351">
              <w:rPr>
                <w:rStyle w:val="Hyperlink"/>
                <w:noProof/>
              </w:rPr>
              <w:t>3</w:t>
            </w:r>
            <w:r w:rsidR="00FF404B">
              <w:rPr>
                <w:rFonts w:cstheme="minorBidi"/>
                <w:noProof/>
                <w:sz w:val="24"/>
                <w:lang w:val="en-CA" w:bidi="ar-SA"/>
              </w:rPr>
              <w:tab/>
            </w:r>
            <w:r w:rsidR="00FF404B" w:rsidRPr="00CA4351">
              <w:rPr>
                <w:rStyle w:val="Hyperlink"/>
                <w:noProof/>
              </w:rPr>
              <w:t>Outline</w:t>
            </w:r>
            <w:r w:rsidR="00FF404B">
              <w:rPr>
                <w:noProof/>
                <w:webHidden/>
              </w:rPr>
              <w:tab/>
            </w:r>
            <w:r w:rsidR="00FF404B">
              <w:rPr>
                <w:noProof/>
                <w:webHidden/>
              </w:rPr>
              <w:fldChar w:fldCharType="begin"/>
            </w:r>
            <w:r w:rsidR="00FF404B">
              <w:rPr>
                <w:noProof/>
                <w:webHidden/>
              </w:rPr>
              <w:instrText xml:space="preserve"> PAGEREF _Toc2843342 \h </w:instrText>
            </w:r>
            <w:r w:rsidR="00FF404B">
              <w:rPr>
                <w:noProof/>
                <w:webHidden/>
              </w:rPr>
            </w:r>
            <w:r w:rsidR="00FF404B">
              <w:rPr>
                <w:noProof/>
                <w:webHidden/>
              </w:rPr>
              <w:fldChar w:fldCharType="separate"/>
            </w:r>
            <w:r w:rsidR="00FF404B">
              <w:rPr>
                <w:noProof/>
                <w:webHidden/>
              </w:rPr>
              <w:t>4</w:t>
            </w:r>
            <w:r w:rsidR="00FF404B">
              <w:rPr>
                <w:noProof/>
                <w:webHidden/>
              </w:rPr>
              <w:fldChar w:fldCharType="end"/>
            </w:r>
          </w:hyperlink>
        </w:p>
        <w:p w14:paraId="5B2B33D5" w14:textId="18837A40" w:rsidR="00FF404B" w:rsidRDefault="008663AF">
          <w:pPr>
            <w:pStyle w:val="TOC1"/>
            <w:tabs>
              <w:tab w:val="left" w:pos="400"/>
              <w:tab w:val="right" w:leader="dot" w:pos="9350"/>
            </w:tabs>
            <w:rPr>
              <w:rFonts w:cstheme="minorBidi"/>
              <w:noProof/>
              <w:sz w:val="24"/>
              <w:lang w:val="en-CA" w:bidi="ar-SA"/>
            </w:rPr>
          </w:pPr>
          <w:hyperlink w:anchor="_Toc2843343" w:history="1">
            <w:r w:rsidR="00FF404B" w:rsidRPr="00CA4351">
              <w:rPr>
                <w:rStyle w:val="Hyperlink"/>
                <w:noProof/>
              </w:rPr>
              <w:t>4</w:t>
            </w:r>
            <w:r w:rsidR="00FF404B">
              <w:rPr>
                <w:rFonts w:cstheme="minorBidi"/>
                <w:noProof/>
                <w:sz w:val="24"/>
                <w:lang w:val="en-CA" w:bidi="ar-SA"/>
              </w:rPr>
              <w:tab/>
            </w:r>
            <w:r w:rsidR="00FF404B" w:rsidRPr="00CA4351">
              <w:rPr>
                <w:rStyle w:val="Hyperlink"/>
                <w:noProof/>
              </w:rPr>
              <w:t>Role of the Ontology</w:t>
            </w:r>
            <w:r w:rsidR="00FF404B">
              <w:rPr>
                <w:noProof/>
                <w:webHidden/>
              </w:rPr>
              <w:tab/>
            </w:r>
            <w:r w:rsidR="00FF404B">
              <w:rPr>
                <w:noProof/>
                <w:webHidden/>
              </w:rPr>
              <w:fldChar w:fldCharType="begin"/>
            </w:r>
            <w:r w:rsidR="00FF404B">
              <w:rPr>
                <w:noProof/>
                <w:webHidden/>
              </w:rPr>
              <w:instrText xml:space="preserve"> PAGEREF _Toc2843343 \h </w:instrText>
            </w:r>
            <w:r w:rsidR="00FF404B">
              <w:rPr>
                <w:noProof/>
                <w:webHidden/>
              </w:rPr>
            </w:r>
            <w:r w:rsidR="00FF404B">
              <w:rPr>
                <w:noProof/>
                <w:webHidden/>
              </w:rPr>
              <w:fldChar w:fldCharType="separate"/>
            </w:r>
            <w:r w:rsidR="00FF404B">
              <w:rPr>
                <w:noProof/>
                <w:webHidden/>
              </w:rPr>
              <w:t>4</w:t>
            </w:r>
            <w:r w:rsidR="00FF404B">
              <w:rPr>
                <w:noProof/>
                <w:webHidden/>
              </w:rPr>
              <w:fldChar w:fldCharType="end"/>
            </w:r>
          </w:hyperlink>
        </w:p>
        <w:p w14:paraId="237055E3" w14:textId="1FCF6B0C" w:rsidR="00FF404B" w:rsidRDefault="008663AF">
          <w:pPr>
            <w:pStyle w:val="TOC1"/>
            <w:tabs>
              <w:tab w:val="left" w:pos="400"/>
              <w:tab w:val="right" w:leader="dot" w:pos="9350"/>
            </w:tabs>
            <w:rPr>
              <w:rFonts w:cstheme="minorBidi"/>
              <w:noProof/>
              <w:sz w:val="24"/>
              <w:lang w:val="en-CA" w:bidi="ar-SA"/>
            </w:rPr>
          </w:pPr>
          <w:hyperlink w:anchor="_Toc2843344" w:history="1">
            <w:r w:rsidR="00FF404B" w:rsidRPr="00CA4351">
              <w:rPr>
                <w:rStyle w:val="Hyperlink"/>
                <w:noProof/>
              </w:rPr>
              <w:t>5</w:t>
            </w:r>
            <w:r w:rsidR="00FF404B">
              <w:rPr>
                <w:rFonts w:cstheme="minorBidi"/>
                <w:noProof/>
                <w:sz w:val="24"/>
                <w:lang w:val="en-CA" w:bidi="ar-SA"/>
              </w:rPr>
              <w:tab/>
            </w:r>
            <w:r w:rsidR="00FF404B" w:rsidRPr="00CA4351">
              <w:rPr>
                <w:rStyle w:val="Hyperlink"/>
                <w:noProof/>
              </w:rPr>
              <w:t>Summary of Changes from Previous Version</w:t>
            </w:r>
            <w:r w:rsidR="00FF404B">
              <w:rPr>
                <w:noProof/>
                <w:webHidden/>
              </w:rPr>
              <w:tab/>
            </w:r>
            <w:r w:rsidR="00FF404B">
              <w:rPr>
                <w:noProof/>
                <w:webHidden/>
              </w:rPr>
              <w:fldChar w:fldCharType="begin"/>
            </w:r>
            <w:r w:rsidR="00FF404B">
              <w:rPr>
                <w:noProof/>
                <w:webHidden/>
              </w:rPr>
              <w:instrText xml:space="preserve"> PAGEREF _Toc2843344 \h </w:instrText>
            </w:r>
            <w:r w:rsidR="00FF404B">
              <w:rPr>
                <w:noProof/>
                <w:webHidden/>
              </w:rPr>
            </w:r>
            <w:r w:rsidR="00FF404B">
              <w:rPr>
                <w:noProof/>
                <w:webHidden/>
              </w:rPr>
              <w:fldChar w:fldCharType="separate"/>
            </w:r>
            <w:r w:rsidR="00FF404B">
              <w:rPr>
                <w:noProof/>
                <w:webHidden/>
              </w:rPr>
              <w:t>6</w:t>
            </w:r>
            <w:r w:rsidR="00FF404B">
              <w:rPr>
                <w:noProof/>
                <w:webHidden/>
              </w:rPr>
              <w:fldChar w:fldCharType="end"/>
            </w:r>
          </w:hyperlink>
        </w:p>
        <w:p w14:paraId="279BA156" w14:textId="4EE22015" w:rsidR="00FF404B" w:rsidRDefault="008663AF">
          <w:pPr>
            <w:pStyle w:val="TOC1"/>
            <w:tabs>
              <w:tab w:val="left" w:pos="400"/>
              <w:tab w:val="right" w:leader="dot" w:pos="9350"/>
            </w:tabs>
            <w:rPr>
              <w:rFonts w:cstheme="minorBidi"/>
              <w:noProof/>
              <w:sz w:val="24"/>
              <w:lang w:val="en-CA" w:bidi="ar-SA"/>
            </w:rPr>
          </w:pPr>
          <w:hyperlink w:anchor="_Toc2843345" w:history="1">
            <w:r w:rsidR="00FF404B" w:rsidRPr="00CA4351">
              <w:rPr>
                <w:rStyle w:val="Hyperlink"/>
                <w:noProof/>
              </w:rPr>
              <w:t>6</w:t>
            </w:r>
            <w:r w:rsidR="00FF404B">
              <w:rPr>
                <w:rFonts w:cstheme="minorBidi"/>
                <w:noProof/>
                <w:sz w:val="24"/>
                <w:lang w:val="en-CA" w:bidi="ar-SA"/>
              </w:rPr>
              <w:tab/>
            </w:r>
            <w:r w:rsidR="00FF404B" w:rsidRPr="00CA4351">
              <w:rPr>
                <w:rStyle w:val="Hyperlink"/>
                <w:noProof/>
              </w:rPr>
              <w:t>Urban System Characteristics and Behaviour</w:t>
            </w:r>
            <w:r w:rsidR="00FF404B">
              <w:rPr>
                <w:noProof/>
                <w:webHidden/>
              </w:rPr>
              <w:tab/>
            </w:r>
            <w:r w:rsidR="00FF404B">
              <w:rPr>
                <w:noProof/>
                <w:webHidden/>
              </w:rPr>
              <w:fldChar w:fldCharType="begin"/>
            </w:r>
            <w:r w:rsidR="00FF404B">
              <w:rPr>
                <w:noProof/>
                <w:webHidden/>
              </w:rPr>
              <w:instrText xml:space="preserve"> PAGEREF _Toc2843345 \h </w:instrText>
            </w:r>
            <w:r w:rsidR="00FF404B">
              <w:rPr>
                <w:noProof/>
                <w:webHidden/>
              </w:rPr>
            </w:r>
            <w:r w:rsidR="00FF404B">
              <w:rPr>
                <w:noProof/>
                <w:webHidden/>
              </w:rPr>
              <w:fldChar w:fldCharType="separate"/>
            </w:r>
            <w:r w:rsidR="00FF404B">
              <w:rPr>
                <w:noProof/>
                <w:webHidden/>
              </w:rPr>
              <w:t>8</w:t>
            </w:r>
            <w:r w:rsidR="00FF404B">
              <w:rPr>
                <w:noProof/>
                <w:webHidden/>
              </w:rPr>
              <w:fldChar w:fldCharType="end"/>
            </w:r>
          </w:hyperlink>
        </w:p>
        <w:p w14:paraId="188918BE" w14:textId="1BA91C6D" w:rsidR="00FF404B" w:rsidRDefault="008663AF">
          <w:pPr>
            <w:pStyle w:val="TOC2"/>
            <w:tabs>
              <w:tab w:val="left" w:pos="720"/>
              <w:tab w:val="right" w:leader="dot" w:pos="9350"/>
            </w:tabs>
            <w:rPr>
              <w:rFonts w:cstheme="minorBidi"/>
              <w:noProof/>
              <w:sz w:val="24"/>
              <w:lang w:val="en-CA" w:bidi="ar-SA"/>
            </w:rPr>
          </w:pPr>
          <w:hyperlink w:anchor="_Toc2843346" w:history="1">
            <w:r w:rsidR="00FF404B" w:rsidRPr="00CA4351">
              <w:rPr>
                <w:rStyle w:val="Hyperlink"/>
                <w:rFonts w:ascii="Times New Roman" w:hAnsi="Times New Roman"/>
                <w:noProof/>
                <w:snapToGrid w:val="0"/>
                <w:w w:val="0"/>
              </w:rPr>
              <w:t>6.1</w:t>
            </w:r>
            <w:r w:rsidR="00FF404B">
              <w:rPr>
                <w:rFonts w:cstheme="minorBidi"/>
                <w:noProof/>
                <w:sz w:val="24"/>
                <w:lang w:val="en-CA" w:bidi="ar-SA"/>
              </w:rPr>
              <w:tab/>
            </w:r>
            <w:r w:rsidR="00FF404B" w:rsidRPr="00CA4351">
              <w:rPr>
                <w:rStyle w:val="Hyperlink"/>
                <w:noProof/>
              </w:rPr>
              <w:t>Foundational Ontologies</w:t>
            </w:r>
            <w:r w:rsidR="00FF404B">
              <w:rPr>
                <w:noProof/>
                <w:webHidden/>
              </w:rPr>
              <w:tab/>
            </w:r>
            <w:r w:rsidR="00FF404B">
              <w:rPr>
                <w:noProof/>
                <w:webHidden/>
              </w:rPr>
              <w:fldChar w:fldCharType="begin"/>
            </w:r>
            <w:r w:rsidR="00FF404B">
              <w:rPr>
                <w:noProof/>
                <w:webHidden/>
              </w:rPr>
              <w:instrText xml:space="preserve"> PAGEREF _Toc2843346 \h </w:instrText>
            </w:r>
            <w:r w:rsidR="00FF404B">
              <w:rPr>
                <w:noProof/>
                <w:webHidden/>
              </w:rPr>
            </w:r>
            <w:r w:rsidR="00FF404B">
              <w:rPr>
                <w:noProof/>
                <w:webHidden/>
              </w:rPr>
              <w:fldChar w:fldCharType="separate"/>
            </w:r>
            <w:r w:rsidR="00FF404B">
              <w:rPr>
                <w:noProof/>
                <w:webHidden/>
              </w:rPr>
              <w:t>8</w:t>
            </w:r>
            <w:r w:rsidR="00FF404B">
              <w:rPr>
                <w:noProof/>
                <w:webHidden/>
              </w:rPr>
              <w:fldChar w:fldCharType="end"/>
            </w:r>
          </w:hyperlink>
        </w:p>
        <w:p w14:paraId="5E86E2D9" w14:textId="18AE0863" w:rsidR="00FF404B" w:rsidRDefault="008663AF">
          <w:pPr>
            <w:pStyle w:val="TOC3"/>
            <w:tabs>
              <w:tab w:val="left" w:pos="1200"/>
              <w:tab w:val="right" w:leader="dot" w:pos="9350"/>
            </w:tabs>
            <w:rPr>
              <w:rFonts w:cstheme="minorBidi"/>
              <w:noProof/>
              <w:sz w:val="24"/>
              <w:lang w:val="en-CA" w:bidi="ar-SA"/>
            </w:rPr>
          </w:pPr>
          <w:hyperlink w:anchor="_Toc2843347" w:history="1">
            <w:r w:rsidR="00FF404B" w:rsidRPr="00CA4351">
              <w:rPr>
                <w:rStyle w:val="Hyperlink"/>
                <w:noProof/>
              </w:rPr>
              <w:t>6.1.1</w:t>
            </w:r>
            <w:r w:rsidR="00FF404B">
              <w:rPr>
                <w:rFonts w:cstheme="minorBidi"/>
                <w:noProof/>
                <w:sz w:val="24"/>
                <w:lang w:val="en-CA" w:bidi="ar-SA"/>
              </w:rPr>
              <w:tab/>
            </w:r>
            <w:r w:rsidR="00FF404B" w:rsidRPr="00CA4351">
              <w:rPr>
                <w:rStyle w:val="Hyperlink"/>
                <w:noProof/>
              </w:rPr>
              <w:t>Spatial Location Ontology</w:t>
            </w:r>
            <w:r w:rsidR="00FF404B">
              <w:rPr>
                <w:noProof/>
                <w:webHidden/>
              </w:rPr>
              <w:tab/>
            </w:r>
            <w:r w:rsidR="00FF404B">
              <w:rPr>
                <w:noProof/>
                <w:webHidden/>
              </w:rPr>
              <w:fldChar w:fldCharType="begin"/>
            </w:r>
            <w:r w:rsidR="00FF404B">
              <w:rPr>
                <w:noProof/>
                <w:webHidden/>
              </w:rPr>
              <w:instrText xml:space="preserve"> PAGEREF _Toc2843347 \h </w:instrText>
            </w:r>
            <w:r w:rsidR="00FF404B">
              <w:rPr>
                <w:noProof/>
                <w:webHidden/>
              </w:rPr>
            </w:r>
            <w:r w:rsidR="00FF404B">
              <w:rPr>
                <w:noProof/>
                <w:webHidden/>
              </w:rPr>
              <w:fldChar w:fldCharType="separate"/>
            </w:r>
            <w:r w:rsidR="00FF404B">
              <w:rPr>
                <w:noProof/>
                <w:webHidden/>
              </w:rPr>
              <w:t>9</w:t>
            </w:r>
            <w:r w:rsidR="00FF404B">
              <w:rPr>
                <w:noProof/>
                <w:webHidden/>
              </w:rPr>
              <w:fldChar w:fldCharType="end"/>
            </w:r>
          </w:hyperlink>
        </w:p>
        <w:p w14:paraId="77B99704" w14:textId="2F542ED9" w:rsidR="00FF404B" w:rsidRDefault="008663AF">
          <w:pPr>
            <w:pStyle w:val="TOC3"/>
            <w:tabs>
              <w:tab w:val="left" w:pos="1200"/>
              <w:tab w:val="right" w:leader="dot" w:pos="9350"/>
            </w:tabs>
            <w:rPr>
              <w:rFonts w:cstheme="minorBidi"/>
              <w:noProof/>
              <w:sz w:val="24"/>
              <w:lang w:val="en-CA" w:bidi="ar-SA"/>
            </w:rPr>
          </w:pPr>
          <w:hyperlink w:anchor="_Toc2843348" w:history="1">
            <w:r w:rsidR="00FF404B" w:rsidRPr="00CA4351">
              <w:rPr>
                <w:rStyle w:val="Hyperlink"/>
                <w:noProof/>
              </w:rPr>
              <w:t>6.1.2</w:t>
            </w:r>
            <w:r w:rsidR="00FF404B">
              <w:rPr>
                <w:rFonts w:cstheme="minorBidi"/>
                <w:noProof/>
                <w:sz w:val="24"/>
                <w:lang w:val="en-CA" w:bidi="ar-SA"/>
              </w:rPr>
              <w:tab/>
            </w:r>
            <w:r w:rsidR="00FF404B" w:rsidRPr="00CA4351">
              <w:rPr>
                <w:rStyle w:val="Hyperlink"/>
                <w:noProof/>
              </w:rPr>
              <w:t>Time Ontology</w:t>
            </w:r>
            <w:r w:rsidR="00FF404B">
              <w:rPr>
                <w:noProof/>
                <w:webHidden/>
              </w:rPr>
              <w:tab/>
            </w:r>
            <w:r w:rsidR="00FF404B">
              <w:rPr>
                <w:noProof/>
                <w:webHidden/>
              </w:rPr>
              <w:fldChar w:fldCharType="begin"/>
            </w:r>
            <w:r w:rsidR="00FF404B">
              <w:rPr>
                <w:noProof/>
                <w:webHidden/>
              </w:rPr>
              <w:instrText xml:space="preserve"> PAGEREF _Toc2843348 \h </w:instrText>
            </w:r>
            <w:r w:rsidR="00FF404B">
              <w:rPr>
                <w:noProof/>
                <w:webHidden/>
              </w:rPr>
            </w:r>
            <w:r w:rsidR="00FF404B">
              <w:rPr>
                <w:noProof/>
                <w:webHidden/>
              </w:rPr>
              <w:fldChar w:fldCharType="separate"/>
            </w:r>
            <w:r w:rsidR="00FF404B">
              <w:rPr>
                <w:noProof/>
                <w:webHidden/>
              </w:rPr>
              <w:t>11</w:t>
            </w:r>
            <w:r w:rsidR="00FF404B">
              <w:rPr>
                <w:noProof/>
                <w:webHidden/>
              </w:rPr>
              <w:fldChar w:fldCharType="end"/>
            </w:r>
          </w:hyperlink>
        </w:p>
        <w:p w14:paraId="25E35BC8" w14:textId="475B9FB2" w:rsidR="00FF404B" w:rsidRDefault="008663AF">
          <w:pPr>
            <w:pStyle w:val="TOC3"/>
            <w:tabs>
              <w:tab w:val="left" w:pos="1200"/>
              <w:tab w:val="right" w:leader="dot" w:pos="9350"/>
            </w:tabs>
            <w:rPr>
              <w:rFonts w:cstheme="minorBidi"/>
              <w:noProof/>
              <w:sz w:val="24"/>
              <w:lang w:val="en-CA" w:bidi="ar-SA"/>
            </w:rPr>
          </w:pPr>
          <w:hyperlink w:anchor="_Toc2843349" w:history="1">
            <w:r w:rsidR="00FF404B" w:rsidRPr="00CA4351">
              <w:rPr>
                <w:rStyle w:val="Hyperlink"/>
                <w:noProof/>
              </w:rPr>
              <w:t>6.1.3</w:t>
            </w:r>
            <w:r w:rsidR="00FF404B">
              <w:rPr>
                <w:rFonts w:cstheme="minorBidi"/>
                <w:noProof/>
                <w:sz w:val="24"/>
                <w:lang w:val="en-CA" w:bidi="ar-SA"/>
              </w:rPr>
              <w:tab/>
            </w:r>
            <w:r w:rsidR="00FF404B" w:rsidRPr="00CA4351">
              <w:rPr>
                <w:rStyle w:val="Hyperlink"/>
                <w:noProof/>
              </w:rPr>
              <w:t>Change Ontology</w:t>
            </w:r>
            <w:r w:rsidR="00FF404B">
              <w:rPr>
                <w:noProof/>
                <w:webHidden/>
              </w:rPr>
              <w:tab/>
            </w:r>
            <w:r w:rsidR="00FF404B">
              <w:rPr>
                <w:noProof/>
                <w:webHidden/>
              </w:rPr>
              <w:fldChar w:fldCharType="begin"/>
            </w:r>
            <w:r w:rsidR="00FF404B">
              <w:rPr>
                <w:noProof/>
                <w:webHidden/>
              </w:rPr>
              <w:instrText xml:space="preserve"> PAGEREF _Toc2843349 \h </w:instrText>
            </w:r>
            <w:r w:rsidR="00FF404B">
              <w:rPr>
                <w:noProof/>
                <w:webHidden/>
              </w:rPr>
            </w:r>
            <w:r w:rsidR="00FF404B">
              <w:rPr>
                <w:noProof/>
                <w:webHidden/>
              </w:rPr>
              <w:fldChar w:fldCharType="separate"/>
            </w:r>
            <w:r w:rsidR="00FF404B">
              <w:rPr>
                <w:noProof/>
                <w:webHidden/>
              </w:rPr>
              <w:t>12</w:t>
            </w:r>
            <w:r w:rsidR="00FF404B">
              <w:rPr>
                <w:noProof/>
                <w:webHidden/>
              </w:rPr>
              <w:fldChar w:fldCharType="end"/>
            </w:r>
          </w:hyperlink>
        </w:p>
        <w:p w14:paraId="1E44CDB7" w14:textId="7744B663" w:rsidR="00FF404B" w:rsidRDefault="008663AF">
          <w:pPr>
            <w:pStyle w:val="TOC3"/>
            <w:tabs>
              <w:tab w:val="left" w:pos="1200"/>
              <w:tab w:val="right" w:leader="dot" w:pos="9350"/>
            </w:tabs>
            <w:rPr>
              <w:rFonts w:cstheme="minorBidi"/>
              <w:noProof/>
              <w:sz w:val="24"/>
              <w:lang w:val="en-CA" w:bidi="ar-SA"/>
            </w:rPr>
          </w:pPr>
          <w:hyperlink w:anchor="_Toc2843350" w:history="1">
            <w:r w:rsidR="00FF404B" w:rsidRPr="00CA4351">
              <w:rPr>
                <w:rStyle w:val="Hyperlink"/>
                <w:noProof/>
              </w:rPr>
              <w:t>6.1.4</w:t>
            </w:r>
            <w:r w:rsidR="00FF404B">
              <w:rPr>
                <w:rFonts w:cstheme="minorBidi"/>
                <w:noProof/>
                <w:sz w:val="24"/>
                <w:lang w:val="en-CA" w:bidi="ar-SA"/>
              </w:rPr>
              <w:tab/>
            </w:r>
            <w:r w:rsidR="00FF404B" w:rsidRPr="00CA4351">
              <w:rPr>
                <w:rStyle w:val="Hyperlink"/>
                <w:noProof/>
              </w:rPr>
              <w:t>Activity Ontology</w:t>
            </w:r>
            <w:r w:rsidR="00FF404B">
              <w:rPr>
                <w:noProof/>
                <w:webHidden/>
              </w:rPr>
              <w:tab/>
            </w:r>
            <w:r w:rsidR="00FF404B">
              <w:rPr>
                <w:noProof/>
                <w:webHidden/>
              </w:rPr>
              <w:fldChar w:fldCharType="begin"/>
            </w:r>
            <w:r w:rsidR="00FF404B">
              <w:rPr>
                <w:noProof/>
                <w:webHidden/>
              </w:rPr>
              <w:instrText xml:space="preserve"> PAGEREF _Toc2843350 \h </w:instrText>
            </w:r>
            <w:r w:rsidR="00FF404B">
              <w:rPr>
                <w:noProof/>
                <w:webHidden/>
              </w:rPr>
            </w:r>
            <w:r w:rsidR="00FF404B">
              <w:rPr>
                <w:noProof/>
                <w:webHidden/>
              </w:rPr>
              <w:fldChar w:fldCharType="separate"/>
            </w:r>
            <w:r w:rsidR="00FF404B">
              <w:rPr>
                <w:noProof/>
                <w:webHidden/>
              </w:rPr>
              <w:t>13</w:t>
            </w:r>
            <w:r w:rsidR="00FF404B">
              <w:rPr>
                <w:noProof/>
                <w:webHidden/>
              </w:rPr>
              <w:fldChar w:fldCharType="end"/>
            </w:r>
          </w:hyperlink>
        </w:p>
        <w:p w14:paraId="5094B8F3" w14:textId="094C09AF" w:rsidR="00FF404B" w:rsidRDefault="008663AF">
          <w:pPr>
            <w:pStyle w:val="TOC3"/>
            <w:tabs>
              <w:tab w:val="left" w:pos="1200"/>
              <w:tab w:val="right" w:leader="dot" w:pos="9350"/>
            </w:tabs>
            <w:rPr>
              <w:rFonts w:cstheme="minorBidi"/>
              <w:noProof/>
              <w:sz w:val="24"/>
              <w:lang w:val="en-CA" w:bidi="ar-SA"/>
            </w:rPr>
          </w:pPr>
          <w:hyperlink w:anchor="_Toc2843351" w:history="1">
            <w:r w:rsidR="00FF404B" w:rsidRPr="00CA4351">
              <w:rPr>
                <w:rStyle w:val="Hyperlink"/>
                <w:noProof/>
              </w:rPr>
              <w:t>6.1.5</w:t>
            </w:r>
            <w:r w:rsidR="00FF404B">
              <w:rPr>
                <w:rFonts w:cstheme="minorBidi"/>
                <w:noProof/>
                <w:sz w:val="24"/>
                <w:lang w:val="en-CA" w:bidi="ar-SA"/>
              </w:rPr>
              <w:tab/>
            </w:r>
            <w:r w:rsidR="00FF404B" w:rsidRPr="00CA4351">
              <w:rPr>
                <w:rStyle w:val="Hyperlink"/>
                <w:noProof/>
              </w:rPr>
              <w:t>Resource Ontology</w:t>
            </w:r>
            <w:r w:rsidR="00FF404B">
              <w:rPr>
                <w:noProof/>
                <w:webHidden/>
              </w:rPr>
              <w:tab/>
            </w:r>
            <w:r w:rsidR="00FF404B">
              <w:rPr>
                <w:noProof/>
                <w:webHidden/>
              </w:rPr>
              <w:fldChar w:fldCharType="begin"/>
            </w:r>
            <w:r w:rsidR="00FF404B">
              <w:rPr>
                <w:noProof/>
                <w:webHidden/>
              </w:rPr>
              <w:instrText xml:space="preserve"> PAGEREF _Toc2843351 \h </w:instrText>
            </w:r>
            <w:r w:rsidR="00FF404B">
              <w:rPr>
                <w:noProof/>
                <w:webHidden/>
              </w:rPr>
            </w:r>
            <w:r w:rsidR="00FF404B">
              <w:rPr>
                <w:noProof/>
                <w:webHidden/>
              </w:rPr>
              <w:fldChar w:fldCharType="separate"/>
            </w:r>
            <w:r w:rsidR="00FF404B">
              <w:rPr>
                <w:noProof/>
                <w:webHidden/>
              </w:rPr>
              <w:t>16</w:t>
            </w:r>
            <w:r w:rsidR="00FF404B">
              <w:rPr>
                <w:noProof/>
                <w:webHidden/>
              </w:rPr>
              <w:fldChar w:fldCharType="end"/>
            </w:r>
          </w:hyperlink>
        </w:p>
        <w:p w14:paraId="74882973" w14:textId="751C8639" w:rsidR="00FF404B" w:rsidRDefault="008663AF">
          <w:pPr>
            <w:pStyle w:val="TOC3"/>
            <w:tabs>
              <w:tab w:val="left" w:pos="1200"/>
              <w:tab w:val="right" w:leader="dot" w:pos="9350"/>
            </w:tabs>
            <w:rPr>
              <w:rFonts w:cstheme="minorBidi"/>
              <w:noProof/>
              <w:sz w:val="24"/>
              <w:lang w:val="en-CA" w:bidi="ar-SA"/>
            </w:rPr>
          </w:pPr>
          <w:hyperlink w:anchor="_Toc2843352" w:history="1">
            <w:r w:rsidR="00FF404B" w:rsidRPr="00CA4351">
              <w:rPr>
                <w:rStyle w:val="Hyperlink"/>
                <w:noProof/>
              </w:rPr>
              <w:t>6.1.6</w:t>
            </w:r>
            <w:r w:rsidR="00FF404B">
              <w:rPr>
                <w:rFonts w:cstheme="minorBidi"/>
                <w:noProof/>
                <w:sz w:val="24"/>
                <w:lang w:val="en-CA" w:bidi="ar-SA"/>
              </w:rPr>
              <w:tab/>
            </w:r>
            <w:r w:rsidR="00FF404B" w:rsidRPr="00CA4351">
              <w:rPr>
                <w:rStyle w:val="Hyperlink"/>
                <w:noProof/>
              </w:rPr>
              <w:t>Mereology Ontology</w:t>
            </w:r>
            <w:r w:rsidR="00FF404B">
              <w:rPr>
                <w:noProof/>
                <w:webHidden/>
              </w:rPr>
              <w:tab/>
            </w:r>
            <w:r w:rsidR="00FF404B">
              <w:rPr>
                <w:noProof/>
                <w:webHidden/>
              </w:rPr>
              <w:fldChar w:fldCharType="begin"/>
            </w:r>
            <w:r w:rsidR="00FF404B">
              <w:rPr>
                <w:noProof/>
                <w:webHidden/>
              </w:rPr>
              <w:instrText xml:space="preserve"> PAGEREF _Toc2843352 \h </w:instrText>
            </w:r>
            <w:r w:rsidR="00FF404B">
              <w:rPr>
                <w:noProof/>
                <w:webHidden/>
              </w:rPr>
            </w:r>
            <w:r w:rsidR="00FF404B">
              <w:rPr>
                <w:noProof/>
                <w:webHidden/>
              </w:rPr>
              <w:fldChar w:fldCharType="separate"/>
            </w:r>
            <w:r w:rsidR="00FF404B">
              <w:rPr>
                <w:noProof/>
                <w:webHidden/>
              </w:rPr>
              <w:t>18</w:t>
            </w:r>
            <w:r w:rsidR="00FF404B">
              <w:rPr>
                <w:noProof/>
                <w:webHidden/>
              </w:rPr>
              <w:fldChar w:fldCharType="end"/>
            </w:r>
          </w:hyperlink>
        </w:p>
        <w:p w14:paraId="26AB258D" w14:textId="7C00B52A" w:rsidR="00FF404B" w:rsidRDefault="008663AF">
          <w:pPr>
            <w:pStyle w:val="TOC3"/>
            <w:tabs>
              <w:tab w:val="left" w:pos="1200"/>
              <w:tab w:val="right" w:leader="dot" w:pos="9350"/>
            </w:tabs>
            <w:rPr>
              <w:rFonts w:cstheme="minorBidi"/>
              <w:noProof/>
              <w:sz w:val="24"/>
              <w:lang w:val="en-CA" w:bidi="ar-SA"/>
            </w:rPr>
          </w:pPr>
          <w:hyperlink w:anchor="_Toc2843353" w:history="1">
            <w:r w:rsidR="00FF404B" w:rsidRPr="00CA4351">
              <w:rPr>
                <w:rStyle w:val="Hyperlink"/>
                <w:noProof/>
              </w:rPr>
              <w:t>6.1.7</w:t>
            </w:r>
            <w:r w:rsidR="00FF404B">
              <w:rPr>
                <w:rFonts w:cstheme="minorBidi"/>
                <w:noProof/>
                <w:sz w:val="24"/>
                <w:lang w:val="en-CA" w:bidi="ar-SA"/>
              </w:rPr>
              <w:tab/>
            </w:r>
            <w:r w:rsidR="00FF404B" w:rsidRPr="00CA4351">
              <w:rPr>
                <w:rStyle w:val="Hyperlink"/>
                <w:noProof/>
              </w:rPr>
              <w:t>Ontology of Units of Measure</w:t>
            </w:r>
            <w:r w:rsidR="00FF404B">
              <w:rPr>
                <w:noProof/>
                <w:webHidden/>
              </w:rPr>
              <w:tab/>
            </w:r>
            <w:r w:rsidR="00FF404B">
              <w:rPr>
                <w:noProof/>
                <w:webHidden/>
              </w:rPr>
              <w:fldChar w:fldCharType="begin"/>
            </w:r>
            <w:r w:rsidR="00FF404B">
              <w:rPr>
                <w:noProof/>
                <w:webHidden/>
              </w:rPr>
              <w:instrText xml:space="preserve"> PAGEREF _Toc2843353 \h </w:instrText>
            </w:r>
            <w:r w:rsidR="00FF404B">
              <w:rPr>
                <w:noProof/>
                <w:webHidden/>
              </w:rPr>
            </w:r>
            <w:r w:rsidR="00FF404B">
              <w:rPr>
                <w:noProof/>
                <w:webHidden/>
              </w:rPr>
              <w:fldChar w:fldCharType="separate"/>
            </w:r>
            <w:r w:rsidR="00FF404B">
              <w:rPr>
                <w:noProof/>
                <w:webHidden/>
              </w:rPr>
              <w:t>19</w:t>
            </w:r>
            <w:r w:rsidR="00FF404B">
              <w:rPr>
                <w:noProof/>
                <w:webHidden/>
              </w:rPr>
              <w:fldChar w:fldCharType="end"/>
            </w:r>
          </w:hyperlink>
        </w:p>
        <w:p w14:paraId="0ECC66F8" w14:textId="69F9D6D1" w:rsidR="00FF404B" w:rsidRDefault="008663AF">
          <w:pPr>
            <w:pStyle w:val="TOC3"/>
            <w:tabs>
              <w:tab w:val="left" w:pos="1200"/>
              <w:tab w:val="right" w:leader="dot" w:pos="9350"/>
            </w:tabs>
            <w:rPr>
              <w:rFonts w:cstheme="minorBidi"/>
              <w:noProof/>
              <w:sz w:val="24"/>
              <w:lang w:val="en-CA" w:bidi="ar-SA"/>
            </w:rPr>
          </w:pPr>
          <w:hyperlink w:anchor="_Toc2843354" w:history="1">
            <w:r w:rsidR="00FF404B" w:rsidRPr="00CA4351">
              <w:rPr>
                <w:rStyle w:val="Hyperlink"/>
                <w:strike/>
                <w:noProof/>
              </w:rPr>
              <w:t>6.1.8</w:t>
            </w:r>
            <w:r w:rsidR="00FF404B">
              <w:rPr>
                <w:rFonts w:cstheme="minorBidi"/>
                <w:noProof/>
                <w:sz w:val="24"/>
                <w:lang w:val="en-CA" w:bidi="ar-SA"/>
              </w:rPr>
              <w:tab/>
            </w:r>
            <w:r w:rsidR="00FF404B" w:rsidRPr="00CA4351">
              <w:rPr>
                <w:rStyle w:val="Hyperlink"/>
                <w:strike/>
                <w:noProof/>
              </w:rPr>
              <w:t>Monetary Value Ontology</w:t>
            </w:r>
            <w:r w:rsidR="00FF404B">
              <w:rPr>
                <w:noProof/>
                <w:webHidden/>
              </w:rPr>
              <w:tab/>
            </w:r>
            <w:r w:rsidR="00FF404B">
              <w:rPr>
                <w:noProof/>
                <w:webHidden/>
              </w:rPr>
              <w:fldChar w:fldCharType="begin"/>
            </w:r>
            <w:r w:rsidR="00FF404B">
              <w:rPr>
                <w:noProof/>
                <w:webHidden/>
              </w:rPr>
              <w:instrText xml:space="preserve"> PAGEREF _Toc2843354 \h </w:instrText>
            </w:r>
            <w:r w:rsidR="00FF404B">
              <w:rPr>
                <w:noProof/>
                <w:webHidden/>
              </w:rPr>
            </w:r>
            <w:r w:rsidR="00FF404B">
              <w:rPr>
                <w:noProof/>
                <w:webHidden/>
              </w:rPr>
              <w:fldChar w:fldCharType="separate"/>
            </w:r>
            <w:r w:rsidR="00FF404B">
              <w:rPr>
                <w:noProof/>
                <w:webHidden/>
              </w:rPr>
              <w:t>24</w:t>
            </w:r>
            <w:r w:rsidR="00FF404B">
              <w:rPr>
                <w:noProof/>
                <w:webHidden/>
              </w:rPr>
              <w:fldChar w:fldCharType="end"/>
            </w:r>
          </w:hyperlink>
        </w:p>
        <w:p w14:paraId="5296FC47" w14:textId="59D49A84" w:rsidR="00FF404B" w:rsidRDefault="008663AF">
          <w:pPr>
            <w:pStyle w:val="TOC3"/>
            <w:tabs>
              <w:tab w:val="left" w:pos="1200"/>
              <w:tab w:val="right" w:leader="dot" w:pos="9350"/>
            </w:tabs>
            <w:rPr>
              <w:rFonts w:cstheme="minorBidi"/>
              <w:noProof/>
              <w:sz w:val="24"/>
              <w:lang w:val="en-CA" w:bidi="ar-SA"/>
            </w:rPr>
          </w:pPr>
          <w:hyperlink w:anchor="_Toc2843355" w:history="1">
            <w:r w:rsidR="00FF404B" w:rsidRPr="00CA4351">
              <w:rPr>
                <w:rStyle w:val="Hyperlink"/>
                <w:noProof/>
              </w:rPr>
              <w:t>6.1.9</w:t>
            </w:r>
            <w:r w:rsidR="00FF404B">
              <w:rPr>
                <w:rFonts w:cstheme="minorBidi"/>
                <w:noProof/>
                <w:sz w:val="24"/>
                <w:lang w:val="en-CA" w:bidi="ar-SA"/>
              </w:rPr>
              <w:tab/>
            </w:r>
            <w:r w:rsidR="00FF404B" w:rsidRPr="00CA4351">
              <w:rPr>
                <w:rStyle w:val="Hyperlink"/>
                <w:noProof/>
              </w:rPr>
              <w:t>Recurring events ontology</w:t>
            </w:r>
            <w:r w:rsidR="00FF404B">
              <w:rPr>
                <w:noProof/>
                <w:webHidden/>
              </w:rPr>
              <w:tab/>
            </w:r>
            <w:r w:rsidR="00FF404B">
              <w:rPr>
                <w:noProof/>
                <w:webHidden/>
              </w:rPr>
              <w:fldChar w:fldCharType="begin"/>
            </w:r>
            <w:r w:rsidR="00FF404B">
              <w:rPr>
                <w:noProof/>
                <w:webHidden/>
              </w:rPr>
              <w:instrText xml:space="preserve"> PAGEREF _Toc2843355 \h </w:instrText>
            </w:r>
            <w:r w:rsidR="00FF404B">
              <w:rPr>
                <w:noProof/>
                <w:webHidden/>
              </w:rPr>
            </w:r>
            <w:r w:rsidR="00FF404B">
              <w:rPr>
                <w:noProof/>
                <w:webHidden/>
              </w:rPr>
              <w:fldChar w:fldCharType="separate"/>
            </w:r>
            <w:r w:rsidR="00FF404B">
              <w:rPr>
                <w:noProof/>
                <w:webHidden/>
              </w:rPr>
              <w:t>24</w:t>
            </w:r>
            <w:r w:rsidR="00FF404B">
              <w:rPr>
                <w:noProof/>
                <w:webHidden/>
              </w:rPr>
              <w:fldChar w:fldCharType="end"/>
            </w:r>
          </w:hyperlink>
        </w:p>
        <w:p w14:paraId="055914E0" w14:textId="78EC57E4" w:rsidR="00FF404B" w:rsidRDefault="008663AF">
          <w:pPr>
            <w:pStyle w:val="TOC2"/>
            <w:tabs>
              <w:tab w:val="left" w:pos="720"/>
              <w:tab w:val="right" w:leader="dot" w:pos="9350"/>
            </w:tabs>
            <w:rPr>
              <w:rFonts w:cstheme="minorBidi"/>
              <w:noProof/>
              <w:sz w:val="24"/>
              <w:lang w:val="en-CA" w:bidi="ar-SA"/>
            </w:rPr>
          </w:pPr>
          <w:hyperlink w:anchor="_Toc2843356" w:history="1">
            <w:r w:rsidR="00FF404B" w:rsidRPr="00CA4351">
              <w:rPr>
                <w:rStyle w:val="Hyperlink"/>
                <w:rFonts w:ascii="Times New Roman" w:hAnsi="Times New Roman"/>
                <w:noProof/>
                <w:snapToGrid w:val="0"/>
                <w:w w:val="0"/>
              </w:rPr>
              <w:t>6.2</w:t>
            </w:r>
            <w:r w:rsidR="00FF404B">
              <w:rPr>
                <w:rFonts w:cstheme="minorBidi"/>
                <w:noProof/>
                <w:sz w:val="24"/>
                <w:lang w:val="en-CA" w:bidi="ar-SA"/>
              </w:rPr>
              <w:tab/>
            </w:r>
            <w:r w:rsidR="00FF404B" w:rsidRPr="00CA4351">
              <w:rPr>
                <w:rStyle w:val="Hyperlink"/>
                <w:noProof/>
              </w:rPr>
              <w:t>Sensors Ontology</w:t>
            </w:r>
            <w:r w:rsidR="00FF404B">
              <w:rPr>
                <w:noProof/>
                <w:webHidden/>
              </w:rPr>
              <w:tab/>
            </w:r>
            <w:r w:rsidR="00FF404B">
              <w:rPr>
                <w:noProof/>
                <w:webHidden/>
              </w:rPr>
              <w:fldChar w:fldCharType="begin"/>
            </w:r>
            <w:r w:rsidR="00FF404B">
              <w:rPr>
                <w:noProof/>
                <w:webHidden/>
              </w:rPr>
              <w:instrText xml:space="preserve"> PAGEREF _Toc2843356 \h </w:instrText>
            </w:r>
            <w:r w:rsidR="00FF404B">
              <w:rPr>
                <w:noProof/>
                <w:webHidden/>
              </w:rPr>
            </w:r>
            <w:r w:rsidR="00FF404B">
              <w:rPr>
                <w:noProof/>
                <w:webHidden/>
              </w:rPr>
              <w:fldChar w:fldCharType="separate"/>
            </w:r>
            <w:r w:rsidR="00FF404B">
              <w:rPr>
                <w:noProof/>
                <w:webHidden/>
              </w:rPr>
              <w:t>27</w:t>
            </w:r>
            <w:r w:rsidR="00FF404B">
              <w:rPr>
                <w:noProof/>
                <w:webHidden/>
              </w:rPr>
              <w:fldChar w:fldCharType="end"/>
            </w:r>
          </w:hyperlink>
        </w:p>
        <w:p w14:paraId="45828A20" w14:textId="00BE08FA" w:rsidR="00FF404B" w:rsidRDefault="008663AF">
          <w:pPr>
            <w:pStyle w:val="TOC2"/>
            <w:tabs>
              <w:tab w:val="left" w:pos="720"/>
              <w:tab w:val="right" w:leader="dot" w:pos="9350"/>
            </w:tabs>
            <w:rPr>
              <w:rFonts w:cstheme="minorBidi"/>
              <w:noProof/>
              <w:sz w:val="24"/>
              <w:lang w:val="en-CA" w:bidi="ar-SA"/>
            </w:rPr>
          </w:pPr>
          <w:hyperlink w:anchor="_Toc2843357" w:history="1">
            <w:r w:rsidR="00FF404B" w:rsidRPr="00CA4351">
              <w:rPr>
                <w:rStyle w:val="Hyperlink"/>
                <w:rFonts w:ascii="Times New Roman" w:hAnsi="Times New Roman"/>
                <w:noProof/>
                <w:snapToGrid w:val="0"/>
                <w:w w:val="0"/>
              </w:rPr>
              <w:t>6.3</w:t>
            </w:r>
            <w:r w:rsidR="00FF404B">
              <w:rPr>
                <w:rFonts w:cstheme="minorBidi"/>
                <w:noProof/>
                <w:sz w:val="24"/>
                <w:lang w:val="en-CA" w:bidi="ar-SA"/>
              </w:rPr>
              <w:tab/>
            </w:r>
            <w:r w:rsidR="00FF404B" w:rsidRPr="00CA4351">
              <w:rPr>
                <w:rStyle w:val="Hyperlink"/>
                <w:noProof/>
              </w:rPr>
              <w:t>Contact Ontology</w:t>
            </w:r>
            <w:r w:rsidR="00FF404B">
              <w:rPr>
                <w:noProof/>
                <w:webHidden/>
              </w:rPr>
              <w:tab/>
            </w:r>
            <w:r w:rsidR="00FF404B">
              <w:rPr>
                <w:noProof/>
                <w:webHidden/>
              </w:rPr>
              <w:fldChar w:fldCharType="begin"/>
            </w:r>
            <w:r w:rsidR="00FF404B">
              <w:rPr>
                <w:noProof/>
                <w:webHidden/>
              </w:rPr>
              <w:instrText xml:space="preserve"> PAGEREF _Toc2843357 \h </w:instrText>
            </w:r>
            <w:r w:rsidR="00FF404B">
              <w:rPr>
                <w:noProof/>
                <w:webHidden/>
              </w:rPr>
            </w:r>
            <w:r w:rsidR="00FF404B">
              <w:rPr>
                <w:noProof/>
                <w:webHidden/>
              </w:rPr>
              <w:fldChar w:fldCharType="separate"/>
            </w:r>
            <w:r w:rsidR="00FF404B">
              <w:rPr>
                <w:noProof/>
                <w:webHidden/>
              </w:rPr>
              <w:t>29</w:t>
            </w:r>
            <w:r w:rsidR="00FF404B">
              <w:rPr>
                <w:noProof/>
                <w:webHidden/>
              </w:rPr>
              <w:fldChar w:fldCharType="end"/>
            </w:r>
          </w:hyperlink>
        </w:p>
        <w:p w14:paraId="3BF9C2AB" w14:textId="1DFD229D" w:rsidR="00FF404B" w:rsidRDefault="008663AF">
          <w:pPr>
            <w:pStyle w:val="TOC2"/>
            <w:tabs>
              <w:tab w:val="left" w:pos="720"/>
              <w:tab w:val="right" w:leader="dot" w:pos="9350"/>
            </w:tabs>
            <w:rPr>
              <w:rFonts w:cstheme="minorBidi"/>
              <w:noProof/>
              <w:sz w:val="24"/>
              <w:lang w:val="en-CA" w:bidi="ar-SA"/>
            </w:rPr>
          </w:pPr>
          <w:hyperlink w:anchor="_Toc2843358" w:history="1">
            <w:r w:rsidR="00FF404B" w:rsidRPr="00CA4351">
              <w:rPr>
                <w:rStyle w:val="Hyperlink"/>
                <w:rFonts w:ascii="Times New Roman" w:hAnsi="Times New Roman"/>
                <w:noProof/>
                <w:snapToGrid w:val="0"/>
                <w:w w:val="0"/>
              </w:rPr>
              <w:t>6.4</w:t>
            </w:r>
            <w:r w:rsidR="00FF404B">
              <w:rPr>
                <w:rFonts w:cstheme="minorBidi"/>
                <w:noProof/>
                <w:sz w:val="24"/>
                <w:lang w:val="en-CA" w:bidi="ar-SA"/>
              </w:rPr>
              <w:tab/>
            </w:r>
            <w:r w:rsidR="00FF404B" w:rsidRPr="00CA4351">
              <w:rPr>
                <w:rStyle w:val="Hyperlink"/>
                <w:noProof/>
              </w:rPr>
              <w:t>Person Ontology</w:t>
            </w:r>
            <w:r w:rsidR="00FF404B">
              <w:rPr>
                <w:noProof/>
                <w:webHidden/>
              </w:rPr>
              <w:tab/>
            </w:r>
            <w:r w:rsidR="00FF404B">
              <w:rPr>
                <w:noProof/>
                <w:webHidden/>
              </w:rPr>
              <w:fldChar w:fldCharType="begin"/>
            </w:r>
            <w:r w:rsidR="00FF404B">
              <w:rPr>
                <w:noProof/>
                <w:webHidden/>
              </w:rPr>
              <w:instrText xml:space="preserve"> PAGEREF _Toc2843358 \h </w:instrText>
            </w:r>
            <w:r w:rsidR="00FF404B">
              <w:rPr>
                <w:noProof/>
                <w:webHidden/>
              </w:rPr>
            </w:r>
            <w:r w:rsidR="00FF404B">
              <w:rPr>
                <w:noProof/>
                <w:webHidden/>
              </w:rPr>
              <w:fldChar w:fldCharType="separate"/>
            </w:r>
            <w:r w:rsidR="00FF404B">
              <w:rPr>
                <w:noProof/>
                <w:webHidden/>
              </w:rPr>
              <w:t>29</w:t>
            </w:r>
            <w:r w:rsidR="00FF404B">
              <w:rPr>
                <w:noProof/>
                <w:webHidden/>
              </w:rPr>
              <w:fldChar w:fldCharType="end"/>
            </w:r>
          </w:hyperlink>
        </w:p>
        <w:p w14:paraId="77ADFA2D" w14:textId="501090A9" w:rsidR="00FF404B" w:rsidRDefault="008663AF">
          <w:pPr>
            <w:pStyle w:val="TOC2"/>
            <w:tabs>
              <w:tab w:val="left" w:pos="720"/>
              <w:tab w:val="right" w:leader="dot" w:pos="9350"/>
            </w:tabs>
            <w:rPr>
              <w:rFonts w:cstheme="minorBidi"/>
              <w:noProof/>
              <w:sz w:val="24"/>
              <w:lang w:val="en-CA" w:bidi="ar-SA"/>
            </w:rPr>
          </w:pPr>
          <w:hyperlink w:anchor="_Toc2843359" w:history="1">
            <w:r w:rsidR="00FF404B" w:rsidRPr="00CA4351">
              <w:rPr>
                <w:rStyle w:val="Hyperlink"/>
                <w:rFonts w:ascii="Times New Roman" w:hAnsi="Times New Roman"/>
                <w:noProof/>
                <w:snapToGrid w:val="0"/>
                <w:w w:val="0"/>
              </w:rPr>
              <w:t>6.5</w:t>
            </w:r>
            <w:r w:rsidR="00FF404B">
              <w:rPr>
                <w:rFonts w:cstheme="minorBidi"/>
                <w:noProof/>
                <w:sz w:val="24"/>
                <w:lang w:val="en-CA" w:bidi="ar-SA"/>
              </w:rPr>
              <w:tab/>
            </w:r>
            <w:r w:rsidR="00FF404B" w:rsidRPr="00CA4351">
              <w:rPr>
                <w:rStyle w:val="Hyperlink"/>
                <w:noProof/>
              </w:rPr>
              <w:t>Household Ontology</w:t>
            </w:r>
            <w:r w:rsidR="00FF404B">
              <w:rPr>
                <w:noProof/>
                <w:webHidden/>
              </w:rPr>
              <w:tab/>
            </w:r>
            <w:r w:rsidR="00FF404B">
              <w:rPr>
                <w:noProof/>
                <w:webHidden/>
              </w:rPr>
              <w:fldChar w:fldCharType="begin"/>
            </w:r>
            <w:r w:rsidR="00FF404B">
              <w:rPr>
                <w:noProof/>
                <w:webHidden/>
              </w:rPr>
              <w:instrText xml:space="preserve"> PAGEREF _Toc2843359 \h </w:instrText>
            </w:r>
            <w:r w:rsidR="00FF404B">
              <w:rPr>
                <w:noProof/>
                <w:webHidden/>
              </w:rPr>
            </w:r>
            <w:r w:rsidR="00FF404B">
              <w:rPr>
                <w:noProof/>
                <w:webHidden/>
              </w:rPr>
              <w:fldChar w:fldCharType="separate"/>
            </w:r>
            <w:r w:rsidR="00FF404B">
              <w:rPr>
                <w:noProof/>
                <w:webHidden/>
              </w:rPr>
              <w:t>30</w:t>
            </w:r>
            <w:r w:rsidR="00FF404B">
              <w:rPr>
                <w:noProof/>
                <w:webHidden/>
              </w:rPr>
              <w:fldChar w:fldCharType="end"/>
            </w:r>
          </w:hyperlink>
        </w:p>
        <w:p w14:paraId="68638B4E" w14:textId="21652A94" w:rsidR="00FF404B" w:rsidRDefault="008663AF">
          <w:pPr>
            <w:pStyle w:val="TOC2"/>
            <w:tabs>
              <w:tab w:val="left" w:pos="720"/>
              <w:tab w:val="right" w:leader="dot" w:pos="9350"/>
            </w:tabs>
            <w:rPr>
              <w:rFonts w:cstheme="minorBidi"/>
              <w:noProof/>
              <w:sz w:val="24"/>
              <w:lang w:val="en-CA" w:bidi="ar-SA"/>
            </w:rPr>
          </w:pPr>
          <w:hyperlink w:anchor="_Toc2843360" w:history="1">
            <w:r w:rsidR="00FF404B" w:rsidRPr="00CA4351">
              <w:rPr>
                <w:rStyle w:val="Hyperlink"/>
                <w:rFonts w:ascii="Times New Roman" w:hAnsi="Times New Roman"/>
                <w:noProof/>
                <w:snapToGrid w:val="0"/>
                <w:w w:val="0"/>
              </w:rPr>
              <w:t>6.6</w:t>
            </w:r>
            <w:r w:rsidR="00FF404B">
              <w:rPr>
                <w:rFonts w:cstheme="minorBidi"/>
                <w:noProof/>
                <w:sz w:val="24"/>
                <w:lang w:val="en-CA" w:bidi="ar-SA"/>
              </w:rPr>
              <w:tab/>
            </w:r>
            <w:r w:rsidR="00FF404B" w:rsidRPr="00CA4351">
              <w:rPr>
                <w:rStyle w:val="Hyperlink"/>
                <w:noProof/>
              </w:rPr>
              <w:t>Organization Ontology</w:t>
            </w:r>
            <w:r w:rsidR="00FF404B">
              <w:rPr>
                <w:noProof/>
                <w:webHidden/>
              </w:rPr>
              <w:tab/>
            </w:r>
            <w:r w:rsidR="00FF404B">
              <w:rPr>
                <w:noProof/>
                <w:webHidden/>
              </w:rPr>
              <w:fldChar w:fldCharType="begin"/>
            </w:r>
            <w:r w:rsidR="00FF404B">
              <w:rPr>
                <w:noProof/>
                <w:webHidden/>
              </w:rPr>
              <w:instrText xml:space="preserve"> PAGEREF _Toc2843360 \h </w:instrText>
            </w:r>
            <w:r w:rsidR="00FF404B">
              <w:rPr>
                <w:noProof/>
                <w:webHidden/>
              </w:rPr>
            </w:r>
            <w:r w:rsidR="00FF404B">
              <w:rPr>
                <w:noProof/>
                <w:webHidden/>
              </w:rPr>
              <w:fldChar w:fldCharType="separate"/>
            </w:r>
            <w:r w:rsidR="00FF404B">
              <w:rPr>
                <w:noProof/>
                <w:webHidden/>
              </w:rPr>
              <w:t>32</w:t>
            </w:r>
            <w:r w:rsidR="00FF404B">
              <w:rPr>
                <w:noProof/>
                <w:webHidden/>
              </w:rPr>
              <w:fldChar w:fldCharType="end"/>
            </w:r>
          </w:hyperlink>
        </w:p>
        <w:p w14:paraId="4DE40C06" w14:textId="7919B58B" w:rsidR="00FF404B" w:rsidRDefault="008663AF">
          <w:pPr>
            <w:pStyle w:val="TOC2"/>
            <w:tabs>
              <w:tab w:val="left" w:pos="720"/>
              <w:tab w:val="right" w:leader="dot" w:pos="9350"/>
            </w:tabs>
            <w:rPr>
              <w:rFonts w:cstheme="minorBidi"/>
              <w:noProof/>
              <w:sz w:val="24"/>
              <w:lang w:val="en-CA" w:bidi="ar-SA"/>
            </w:rPr>
          </w:pPr>
          <w:hyperlink w:anchor="_Toc2843361" w:history="1">
            <w:r w:rsidR="00FF404B" w:rsidRPr="00CA4351">
              <w:rPr>
                <w:rStyle w:val="Hyperlink"/>
                <w:rFonts w:ascii="Times New Roman" w:hAnsi="Times New Roman"/>
                <w:noProof/>
                <w:snapToGrid w:val="0"/>
                <w:w w:val="0"/>
              </w:rPr>
              <w:t>6.7</w:t>
            </w:r>
            <w:r w:rsidR="00FF404B">
              <w:rPr>
                <w:rFonts w:cstheme="minorBidi"/>
                <w:noProof/>
                <w:sz w:val="24"/>
                <w:lang w:val="en-CA" w:bidi="ar-SA"/>
              </w:rPr>
              <w:tab/>
            </w:r>
            <w:r w:rsidR="00FF404B" w:rsidRPr="00CA4351">
              <w:rPr>
                <w:rStyle w:val="Hyperlink"/>
                <w:noProof/>
              </w:rPr>
              <w:t>Building Ontology</w:t>
            </w:r>
            <w:r w:rsidR="00FF404B">
              <w:rPr>
                <w:noProof/>
                <w:webHidden/>
              </w:rPr>
              <w:tab/>
            </w:r>
            <w:r w:rsidR="00FF404B">
              <w:rPr>
                <w:noProof/>
                <w:webHidden/>
              </w:rPr>
              <w:fldChar w:fldCharType="begin"/>
            </w:r>
            <w:r w:rsidR="00FF404B">
              <w:rPr>
                <w:noProof/>
                <w:webHidden/>
              </w:rPr>
              <w:instrText xml:space="preserve"> PAGEREF _Toc2843361 \h </w:instrText>
            </w:r>
            <w:r w:rsidR="00FF404B">
              <w:rPr>
                <w:noProof/>
                <w:webHidden/>
              </w:rPr>
            </w:r>
            <w:r w:rsidR="00FF404B">
              <w:rPr>
                <w:noProof/>
                <w:webHidden/>
              </w:rPr>
              <w:fldChar w:fldCharType="separate"/>
            </w:r>
            <w:r w:rsidR="00FF404B">
              <w:rPr>
                <w:noProof/>
                <w:webHidden/>
              </w:rPr>
              <w:t>35</w:t>
            </w:r>
            <w:r w:rsidR="00FF404B">
              <w:rPr>
                <w:noProof/>
                <w:webHidden/>
              </w:rPr>
              <w:fldChar w:fldCharType="end"/>
            </w:r>
          </w:hyperlink>
        </w:p>
        <w:p w14:paraId="40AE101B" w14:textId="2BE83735" w:rsidR="00FF404B" w:rsidRDefault="008663AF">
          <w:pPr>
            <w:pStyle w:val="TOC2"/>
            <w:tabs>
              <w:tab w:val="left" w:pos="720"/>
              <w:tab w:val="right" w:leader="dot" w:pos="9350"/>
            </w:tabs>
            <w:rPr>
              <w:rFonts w:cstheme="minorBidi"/>
              <w:noProof/>
              <w:sz w:val="24"/>
              <w:lang w:val="en-CA" w:bidi="ar-SA"/>
            </w:rPr>
          </w:pPr>
          <w:hyperlink w:anchor="_Toc2843362" w:history="1">
            <w:r w:rsidR="00FF404B" w:rsidRPr="00CA4351">
              <w:rPr>
                <w:rStyle w:val="Hyperlink"/>
                <w:rFonts w:ascii="Times New Roman" w:hAnsi="Times New Roman"/>
                <w:noProof/>
                <w:snapToGrid w:val="0"/>
                <w:w w:val="0"/>
              </w:rPr>
              <w:t>6.8</w:t>
            </w:r>
            <w:r w:rsidR="00FF404B">
              <w:rPr>
                <w:rFonts w:cstheme="minorBidi"/>
                <w:noProof/>
                <w:sz w:val="24"/>
                <w:lang w:val="en-CA" w:bidi="ar-SA"/>
              </w:rPr>
              <w:tab/>
            </w:r>
            <w:r w:rsidR="00FF404B" w:rsidRPr="00CA4351">
              <w:rPr>
                <w:rStyle w:val="Hyperlink"/>
                <w:noProof/>
              </w:rPr>
              <w:t>Vehicle Ontology</w:t>
            </w:r>
            <w:r w:rsidR="00FF404B">
              <w:rPr>
                <w:noProof/>
                <w:webHidden/>
              </w:rPr>
              <w:tab/>
            </w:r>
            <w:r w:rsidR="00FF404B">
              <w:rPr>
                <w:noProof/>
                <w:webHidden/>
              </w:rPr>
              <w:fldChar w:fldCharType="begin"/>
            </w:r>
            <w:r w:rsidR="00FF404B">
              <w:rPr>
                <w:noProof/>
                <w:webHidden/>
              </w:rPr>
              <w:instrText xml:space="preserve"> PAGEREF _Toc2843362 \h </w:instrText>
            </w:r>
            <w:r w:rsidR="00FF404B">
              <w:rPr>
                <w:noProof/>
                <w:webHidden/>
              </w:rPr>
            </w:r>
            <w:r w:rsidR="00FF404B">
              <w:rPr>
                <w:noProof/>
                <w:webHidden/>
              </w:rPr>
              <w:fldChar w:fldCharType="separate"/>
            </w:r>
            <w:r w:rsidR="00FF404B">
              <w:rPr>
                <w:noProof/>
                <w:webHidden/>
              </w:rPr>
              <w:t>36</w:t>
            </w:r>
            <w:r w:rsidR="00FF404B">
              <w:rPr>
                <w:noProof/>
                <w:webHidden/>
              </w:rPr>
              <w:fldChar w:fldCharType="end"/>
            </w:r>
          </w:hyperlink>
        </w:p>
        <w:p w14:paraId="70ACB20C" w14:textId="4804D972" w:rsidR="00FF404B" w:rsidRDefault="008663AF">
          <w:pPr>
            <w:pStyle w:val="TOC2"/>
            <w:tabs>
              <w:tab w:val="left" w:pos="720"/>
              <w:tab w:val="right" w:leader="dot" w:pos="9350"/>
            </w:tabs>
            <w:rPr>
              <w:rFonts w:cstheme="minorBidi"/>
              <w:noProof/>
              <w:sz w:val="24"/>
              <w:lang w:val="en-CA" w:bidi="ar-SA"/>
            </w:rPr>
          </w:pPr>
          <w:hyperlink w:anchor="_Toc2843363" w:history="1">
            <w:r w:rsidR="00FF404B" w:rsidRPr="00CA4351">
              <w:rPr>
                <w:rStyle w:val="Hyperlink"/>
                <w:rFonts w:ascii="Times New Roman" w:hAnsi="Times New Roman"/>
                <w:noProof/>
                <w:snapToGrid w:val="0"/>
                <w:w w:val="0"/>
              </w:rPr>
              <w:t>6.9</w:t>
            </w:r>
            <w:r w:rsidR="00FF404B">
              <w:rPr>
                <w:rFonts w:cstheme="minorBidi"/>
                <w:noProof/>
                <w:sz w:val="24"/>
                <w:lang w:val="en-CA" w:bidi="ar-SA"/>
              </w:rPr>
              <w:tab/>
            </w:r>
            <w:r w:rsidR="00FF404B" w:rsidRPr="00CA4351">
              <w:rPr>
                <w:rStyle w:val="Hyperlink"/>
                <w:noProof/>
              </w:rPr>
              <w:t>Transportation System Ontology</w:t>
            </w:r>
            <w:r w:rsidR="00FF404B">
              <w:rPr>
                <w:noProof/>
                <w:webHidden/>
              </w:rPr>
              <w:tab/>
            </w:r>
            <w:r w:rsidR="00FF404B">
              <w:rPr>
                <w:noProof/>
                <w:webHidden/>
              </w:rPr>
              <w:fldChar w:fldCharType="begin"/>
            </w:r>
            <w:r w:rsidR="00FF404B">
              <w:rPr>
                <w:noProof/>
                <w:webHidden/>
              </w:rPr>
              <w:instrText xml:space="preserve"> PAGEREF _Toc2843363 \h </w:instrText>
            </w:r>
            <w:r w:rsidR="00FF404B">
              <w:rPr>
                <w:noProof/>
                <w:webHidden/>
              </w:rPr>
            </w:r>
            <w:r w:rsidR="00FF404B">
              <w:rPr>
                <w:noProof/>
                <w:webHidden/>
              </w:rPr>
              <w:fldChar w:fldCharType="separate"/>
            </w:r>
            <w:r w:rsidR="00FF404B">
              <w:rPr>
                <w:noProof/>
                <w:webHidden/>
              </w:rPr>
              <w:t>38</w:t>
            </w:r>
            <w:r w:rsidR="00FF404B">
              <w:rPr>
                <w:noProof/>
                <w:webHidden/>
              </w:rPr>
              <w:fldChar w:fldCharType="end"/>
            </w:r>
          </w:hyperlink>
        </w:p>
        <w:p w14:paraId="2C377930" w14:textId="1CE48351" w:rsidR="00FF404B" w:rsidRDefault="008663AF">
          <w:pPr>
            <w:pStyle w:val="TOC3"/>
            <w:tabs>
              <w:tab w:val="left" w:pos="1200"/>
              <w:tab w:val="right" w:leader="dot" w:pos="9350"/>
            </w:tabs>
            <w:rPr>
              <w:rFonts w:cstheme="minorBidi"/>
              <w:noProof/>
              <w:sz w:val="24"/>
              <w:lang w:val="en-CA" w:bidi="ar-SA"/>
            </w:rPr>
          </w:pPr>
          <w:hyperlink w:anchor="_Toc2843364" w:history="1">
            <w:r w:rsidR="00FF404B" w:rsidRPr="00CA4351">
              <w:rPr>
                <w:rStyle w:val="Hyperlink"/>
                <w:noProof/>
              </w:rPr>
              <w:t>6.9.1</w:t>
            </w:r>
            <w:r w:rsidR="00FF404B">
              <w:rPr>
                <w:rFonts w:cstheme="minorBidi"/>
                <w:noProof/>
                <w:sz w:val="24"/>
                <w:lang w:val="en-CA" w:bidi="ar-SA"/>
              </w:rPr>
              <w:tab/>
            </w:r>
            <w:r w:rsidR="00FF404B" w:rsidRPr="00CA4351">
              <w:rPr>
                <w:rStyle w:val="Hyperlink"/>
                <w:noProof/>
              </w:rPr>
              <w:t>Travel Costs</w:t>
            </w:r>
            <w:r w:rsidR="00FF404B">
              <w:rPr>
                <w:noProof/>
                <w:webHidden/>
              </w:rPr>
              <w:tab/>
            </w:r>
            <w:r w:rsidR="00FF404B">
              <w:rPr>
                <w:noProof/>
                <w:webHidden/>
              </w:rPr>
              <w:fldChar w:fldCharType="begin"/>
            </w:r>
            <w:r w:rsidR="00FF404B">
              <w:rPr>
                <w:noProof/>
                <w:webHidden/>
              </w:rPr>
              <w:instrText xml:space="preserve"> PAGEREF _Toc2843364 \h </w:instrText>
            </w:r>
            <w:r w:rsidR="00FF404B">
              <w:rPr>
                <w:noProof/>
                <w:webHidden/>
              </w:rPr>
            </w:r>
            <w:r w:rsidR="00FF404B">
              <w:rPr>
                <w:noProof/>
                <w:webHidden/>
              </w:rPr>
              <w:fldChar w:fldCharType="separate"/>
            </w:r>
            <w:r w:rsidR="00FF404B">
              <w:rPr>
                <w:noProof/>
                <w:webHidden/>
              </w:rPr>
              <w:t>46</w:t>
            </w:r>
            <w:r w:rsidR="00FF404B">
              <w:rPr>
                <w:noProof/>
                <w:webHidden/>
              </w:rPr>
              <w:fldChar w:fldCharType="end"/>
            </w:r>
          </w:hyperlink>
        </w:p>
        <w:p w14:paraId="6730DF9B" w14:textId="725DB9F4" w:rsidR="00FF404B" w:rsidRDefault="008663AF">
          <w:pPr>
            <w:pStyle w:val="TOC2"/>
            <w:tabs>
              <w:tab w:val="left" w:pos="960"/>
              <w:tab w:val="right" w:leader="dot" w:pos="9350"/>
            </w:tabs>
            <w:rPr>
              <w:rFonts w:cstheme="minorBidi"/>
              <w:noProof/>
              <w:sz w:val="24"/>
              <w:lang w:val="en-CA" w:bidi="ar-SA"/>
            </w:rPr>
          </w:pPr>
          <w:hyperlink w:anchor="_Toc2843365" w:history="1">
            <w:r w:rsidR="00FF404B" w:rsidRPr="00CA4351">
              <w:rPr>
                <w:rStyle w:val="Hyperlink"/>
                <w:rFonts w:ascii="Times New Roman" w:hAnsi="Times New Roman"/>
                <w:noProof/>
                <w:snapToGrid w:val="0"/>
                <w:w w:val="0"/>
              </w:rPr>
              <w:t>6.10</w:t>
            </w:r>
            <w:r w:rsidR="00FF404B">
              <w:rPr>
                <w:rFonts w:cstheme="minorBidi"/>
                <w:noProof/>
                <w:sz w:val="24"/>
                <w:lang w:val="en-CA" w:bidi="ar-SA"/>
              </w:rPr>
              <w:tab/>
            </w:r>
            <w:r w:rsidR="00FF404B" w:rsidRPr="00CA4351">
              <w:rPr>
                <w:rStyle w:val="Hyperlink"/>
                <w:noProof/>
              </w:rPr>
              <w:t>Parking Ontology</w:t>
            </w:r>
            <w:r w:rsidR="00FF404B">
              <w:rPr>
                <w:noProof/>
                <w:webHidden/>
              </w:rPr>
              <w:tab/>
            </w:r>
            <w:r w:rsidR="00FF404B">
              <w:rPr>
                <w:noProof/>
                <w:webHidden/>
              </w:rPr>
              <w:fldChar w:fldCharType="begin"/>
            </w:r>
            <w:r w:rsidR="00FF404B">
              <w:rPr>
                <w:noProof/>
                <w:webHidden/>
              </w:rPr>
              <w:instrText xml:space="preserve"> PAGEREF _Toc2843365 \h </w:instrText>
            </w:r>
            <w:r w:rsidR="00FF404B">
              <w:rPr>
                <w:noProof/>
                <w:webHidden/>
              </w:rPr>
            </w:r>
            <w:r w:rsidR="00FF404B">
              <w:rPr>
                <w:noProof/>
                <w:webHidden/>
              </w:rPr>
              <w:fldChar w:fldCharType="separate"/>
            </w:r>
            <w:r w:rsidR="00FF404B">
              <w:rPr>
                <w:noProof/>
                <w:webHidden/>
              </w:rPr>
              <w:t>47</w:t>
            </w:r>
            <w:r w:rsidR="00FF404B">
              <w:rPr>
                <w:noProof/>
                <w:webHidden/>
              </w:rPr>
              <w:fldChar w:fldCharType="end"/>
            </w:r>
          </w:hyperlink>
        </w:p>
        <w:p w14:paraId="58FF2DDA" w14:textId="46499AE5" w:rsidR="00FF404B" w:rsidRDefault="008663AF">
          <w:pPr>
            <w:pStyle w:val="TOC2"/>
            <w:tabs>
              <w:tab w:val="left" w:pos="960"/>
              <w:tab w:val="right" w:leader="dot" w:pos="9350"/>
            </w:tabs>
            <w:rPr>
              <w:rFonts w:cstheme="minorBidi"/>
              <w:noProof/>
              <w:sz w:val="24"/>
              <w:lang w:val="en-CA" w:bidi="ar-SA"/>
            </w:rPr>
          </w:pPr>
          <w:hyperlink w:anchor="_Toc2843366" w:history="1">
            <w:r w:rsidR="00FF404B" w:rsidRPr="00CA4351">
              <w:rPr>
                <w:rStyle w:val="Hyperlink"/>
                <w:rFonts w:ascii="Times New Roman" w:hAnsi="Times New Roman"/>
                <w:noProof/>
                <w:snapToGrid w:val="0"/>
                <w:w w:val="0"/>
              </w:rPr>
              <w:t>6.11</w:t>
            </w:r>
            <w:r w:rsidR="00FF404B">
              <w:rPr>
                <w:rFonts w:cstheme="minorBidi"/>
                <w:noProof/>
                <w:sz w:val="24"/>
                <w:lang w:val="en-CA" w:bidi="ar-SA"/>
              </w:rPr>
              <w:tab/>
            </w:r>
            <w:r w:rsidR="00FF404B" w:rsidRPr="00CA4351">
              <w:rPr>
                <w:rStyle w:val="Hyperlink"/>
                <w:noProof/>
              </w:rPr>
              <w:t>Public Transit Ontology</w:t>
            </w:r>
            <w:r w:rsidR="00FF404B">
              <w:rPr>
                <w:noProof/>
                <w:webHidden/>
              </w:rPr>
              <w:tab/>
            </w:r>
            <w:r w:rsidR="00FF404B">
              <w:rPr>
                <w:noProof/>
                <w:webHidden/>
              </w:rPr>
              <w:fldChar w:fldCharType="begin"/>
            </w:r>
            <w:r w:rsidR="00FF404B">
              <w:rPr>
                <w:noProof/>
                <w:webHidden/>
              </w:rPr>
              <w:instrText xml:space="preserve"> PAGEREF _Toc2843366 \h </w:instrText>
            </w:r>
            <w:r w:rsidR="00FF404B">
              <w:rPr>
                <w:noProof/>
                <w:webHidden/>
              </w:rPr>
            </w:r>
            <w:r w:rsidR="00FF404B">
              <w:rPr>
                <w:noProof/>
                <w:webHidden/>
              </w:rPr>
              <w:fldChar w:fldCharType="separate"/>
            </w:r>
            <w:r w:rsidR="00FF404B">
              <w:rPr>
                <w:noProof/>
                <w:webHidden/>
              </w:rPr>
              <w:t>50</w:t>
            </w:r>
            <w:r w:rsidR="00FF404B">
              <w:rPr>
                <w:noProof/>
                <w:webHidden/>
              </w:rPr>
              <w:fldChar w:fldCharType="end"/>
            </w:r>
          </w:hyperlink>
        </w:p>
        <w:p w14:paraId="508ED74A" w14:textId="38B2FDA7" w:rsidR="00FF404B" w:rsidRDefault="008663AF">
          <w:pPr>
            <w:pStyle w:val="TOC2"/>
            <w:tabs>
              <w:tab w:val="left" w:pos="960"/>
              <w:tab w:val="right" w:leader="dot" w:pos="9350"/>
            </w:tabs>
            <w:rPr>
              <w:rFonts w:cstheme="minorBidi"/>
              <w:noProof/>
              <w:sz w:val="24"/>
              <w:lang w:val="en-CA" w:bidi="ar-SA"/>
            </w:rPr>
          </w:pPr>
          <w:hyperlink w:anchor="_Toc2843367" w:history="1">
            <w:r w:rsidR="00FF404B" w:rsidRPr="00CA4351">
              <w:rPr>
                <w:rStyle w:val="Hyperlink"/>
                <w:rFonts w:ascii="Times New Roman" w:hAnsi="Times New Roman"/>
                <w:noProof/>
                <w:snapToGrid w:val="0"/>
                <w:w w:val="0"/>
              </w:rPr>
              <w:t>6.12</w:t>
            </w:r>
            <w:r w:rsidR="00FF404B">
              <w:rPr>
                <w:rFonts w:cstheme="minorBidi"/>
                <w:noProof/>
                <w:sz w:val="24"/>
                <w:lang w:val="en-CA" w:bidi="ar-SA"/>
              </w:rPr>
              <w:tab/>
            </w:r>
            <w:r w:rsidR="00FF404B" w:rsidRPr="00CA4351">
              <w:rPr>
                <w:rStyle w:val="Hyperlink"/>
                <w:noProof/>
              </w:rPr>
              <w:t>Land Use Ontology</w:t>
            </w:r>
            <w:r w:rsidR="00FF404B">
              <w:rPr>
                <w:noProof/>
                <w:webHidden/>
              </w:rPr>
              <w:tab/>
            </w:r>
            <w:r w:rsidR="00FF404B">
              <w:rPr>
                <w:noProof/>
                <w:webHidden/>
              </w:rPr>
              <w:fldChar w:fldCharType="begin"/>
            </w:r>
            <w:r w:rsidR="00FF404B">
              <w:rPr>
                <w:noProof/>
                <w:webHidden/>
              </w:rPr>
              <w:instrText xml:space="preserve"> PAGEREF _Toc2843367 \h </w:instrText>
            </w:r>
            <w:r w:rsidR="00FF404B">
              <w:rPr>
                <w:noProof/>
                <w:webHidden/>
              </w:rPr>
            </w:r>
            <w:r w:rsidR="00FF404B">
              <w:rPr>
                <w:noProof/>
                <w:webHidden/>
              </w:rPr>
              <w:fldChar w:fldCharType="separate"/>
            </w:r>
            <w:r w:rsidR="00FF404B">
              <w:rPr>
                <w:noProof/>
                <w:webHidden/>
              </w:rPr>
              <w:t>54</w:t>
            </w:r>
            <w:r w:rsidR="00FF404B">
              <w:rPr>
                <w:noProof/>
                <w:webHidden/>
              </w:rPr>
              <w:fldChar w:fldCharType="end"/>
            </w:r>
          </w:hyperlink>
        </w:p>
        <w:p w14:paraId="12E61C95" w14:textId="70D5EF4B" w:rsidR="00FF404B" w:rsidRDefault="008663AF">
          <w:pPr>
            <w:pStyle w:val="TOC2"/>
            <w:tabs>
              <w:tab w:val="left" w:pos="960"/>
              <w:tab w:val="right" w:leader="dot" w:pos="9350"/>
            </w:tabs>
            <w:rPr>
              <w:rFonts w:cstheme="minorBidi"/>
              <w:noProof/>
              <w:sz w:val="24"/>
              <w:lang w:val="en-CA" w:bidi="ar-SA"/>
            </w:rPr>
          </w:pPr>
          <w:hyperlink w:anchor="_Toc2843368" w:history="1">
            <w:r w:rsidR="00FF404B" w:rsidRPr="00CA4351">
              <w:rPr>
                <w:rStyle w:val="Hyperlink"/>
                <w:rFonts w:ascii="Times New Roman" w:hAnsi="Times New Roman"/>
                <w:noProof/>
                <w:snapToGrid w:val="0"/>
                <w:w w:val="0"/>
              </w:rPr>
              <w:t>6.13</w:t>
            </w:r>
            <w:r w:rsidR="00FF404B">
              <w:rPr>
                <w:rFonts w:cstheme="minorBidi"/>
                <w:noProof/>
                <w:sz w:val="24"/>
                <w:lang w:val="en-CA" w:bidi="ar-SA"/>
              </w:rPr>
              <w:tab/>
            </w:r>
            <w:r w:rsidR="00FF404B" w:rsidRPr="00CA4351">
              <w:rPr>
                <w:rStyle w:val="Hyperlink"/>
                <w:noProof/>
              </w:rPr>
              <w:t>Trip Ontology</w:t>
            </w:r>
            <w:r w:rsidR="00FF404B">
              <w:rPr>
                <w:noProof/>
                <w:webHidden/>
              </w:rPr>
              <w:tab/>
            </w:r>
            <w:r w:rsidR="00FF404B">
              <w:rPr>
                <w:noProof/>
                <w:webHidden/>
              </w:rPr>
              <w:fldChar w:fldCharType="begin"/>
            </w:r>
            <w:r w:rsidR="00FF404B">
              <w:rPr>
                <w:noProof/>
                <w:webHidden/>
              </w:rPr>
              <w:instrText xml:space="preserve"> PAGEREF _Toc2843368 \h </w:instrText>
            </w:r>
            <w:r w:rsidR="00FF404B">
              <w:rPr>
                <w:noProof/>
                <w:webHidden/>
              </w:rPr>
            </w:r>
            <w:r w:rsidR="00FF404B">
              <w:rPr>
                <w:noProof/>
                <w:webHidden/>
              </w:rPr>
              <w:fldChar w:fldCharType="separate"/>
            </w:r>
            <w:r w:rsidR="00FF404B">
              <w:rPr>
                <w:noProof/>
                <w:webHidden/>
              </w:rPr>
              <w:t>58</w:t>
            </w:r>
            <w:r w:rsidR="00FF404B">
              <w:rPr>
                <w:noProof/>
                <w:webHidden/>
              </w:rPr>
              <w:fldChar w:fldCharType="end"/>
            </w:r>
          </w:hyperlink>
        </w:p>
        <w:p w14:paraId="20E34CC8" w14:textId="0B0BF315" w:rsidR="00FF404B" w:rsidRDefault="008663AF">
          <w:pPr>
            <w:pStyle w:val="TOC3"/>
            <w:tabs>
              <w:tab w:val="left" w:pos="1200"/>
              <w:tab w:val="right" w:leader="dot" w:pos="9350"/>
            </w:tabs>
            <w:rPr>
              <w:rFonts w:cstheme="minorBidi"/>
              <w:noProof/>
              <w:sz w:val="24"/>
              <w:lang w:val="en-CA" w:bidi="ar-SA"/>
            </w:rPr>
          </w:pPr>
          <w:hyperlink w:anchor="_Toc2843369" w:history="1">
            <w:r w:rsidR="00FF404B" w:rsidRPr="00CA4351">
              <w:rPr>
                <w:rStyle w:val="Hyperlink"/>
                <w:noProof/>
              </w:rPr>
              <w:t>6.13.1</w:t>
            </w:r>
            <w:r w:rsidR="00FF404B">
              <w:rPr>
                <w:rFonts w:cstheme="minorBidi"/>
                <w:noProof/>
                <w:sz w:val="24"/>
                <w:lang w:val="en-CA" w:bidi="ar-SA"/>
              </w:rPr>
              <w:tab/>
            </w:r>
            <w:r w:rsidR="00FF404B" w:rsidRPr="00CA4351">
              <w:rPr>
                <w:rStyle w:val="Hyperlink"/>
                <w:noProof/>
              </w:rPr>
              <w:t>Trip Costs</w:t>
            </w:r>
            <w:r w:rsidR="00FF404B">
              <w:rPr>
                <w:noProof/>
                <w:webHidden/>
              </w:rPr>
              <w:tab/>
            </w:r>
            <w:r w:rsidR="00FF404B">
              <w:rPr>
                <w:noProof/>
                <w:webHidden/>
              </w:rPr>
              <w:fldChar w:fldCharType="begin"/>
            </w:r>
            <w:r w:rsidR="00FF404B">
              <w:rPr>
                <w:noProof/>
                <w:webHidden/>
              </w:rPr>
              <w:instrText xml:space="preserve"> PAGEREF _Toc2843369 \h </w:instrText>
            </w:r>
            <w:r w:rsidR="00FF404B">
              <w:rPr>
                <w:noProof/>
                <w:webHidden/>
              </w:rPr>
            </w:r>
            <w:r w:rsidR="00FF404B">
              <w:rPr>
                <w:noProof/>
                <w:webHidden/>
              </w:rPr>
              <w:fldChar w:fldCharType="separate"/>
            </w:r>
            <w:r w:rsidR="00FF404B">
              <w:rPr>
                <w:noProof/>
                <w:webHidden/>
              </w:rPr>
              <w:t>59</w:t>
            </w:r>
            <w:r w:rsidR="00FF404B">
              <w:rPr>
                <w:noProof/>
                <w:webHidden/>
              </w:rPr>
              <w:fldChar w:fldCharType="end"/>
            </w:r>
          </w:hyperlink>
        </w:p>
        <w:p w14:paraId="4B056787" w14:textId="492F9FCC" w:rsidR="00FF404B" w:rsidRDefault="008663AF">
          <w:pPr>
            <w:pStyle w:val="TOC2"/>
            <w:tabs>
              <w:tab w:val="left" w:pos="960"/>
              <w:tab w:val="right" w:leader="dot" w:pos="9350"/>
            </w:tabs>
            <w:rPr>
              <w:rFonts w:cstheme="minorBidi"/>
              <w:noProof/>
              <w:sz w:val="24"/>
              <w:lang w:val="en-CA" w:bidi="ar-SA"/>
            </w:rPr>
          </w:pPr>
          <w:hyperlink w:anchor="_Toc2843370" w:history="1">
            <w:r w:rsidR="00FF404B" w:rsidRPr="00CA4351">
              <w:rPr>
                <w:rStyle w:val="Hyperlink"/>
                <w:rFonts w:ascii="Times New Roman" w:hAnsi="Times New Roman"/>
                <w:noProof/>
                <w:snapToGrid w:val="0"/>
                <w:w w:val="0"/>
              </w:rPr>
              <w:t>6.14</w:t>
            </w:r>
            <w:r w:rsidR="00FF404B">
              <w:rPr>
                <w:rFonts w:cstheme="minorBidi"/>
                <w:noProof/>
                <w:sz w:val="24"/>
                <w:lang w:val="en-CA" w:bidi="ar-SA"/>
              </w:rPr>
              <w:tab/>
            </w:r>
            <w:r w:rsidR="00FF404B" w:rsidRPr="00CA4351">
              <w:rPr>
                <w:rStyle w:val="Hyperlink"/>
                <w:noProof/>
              </w:rPr>
              <w:t>Urban System Ontology</w:t>
            </w:r>
            <w:r w:rsidR="00FF404B">
              <w:rPr>
                <w:noProof/>
                <w:webHidden/>
              </w:rPr>
              <w:tab/>
            </w:r>
            <w:r w:rsidR="00FF404B">
              <w:rPr>
                <w:noProof/>
                <w:webHidden/>
              </w:rPr>
              <w:fldChar w:fldCharType="begin"/>
            </w:r>
            <w:r w:rsidR="00FF404B">
              <w:rPr>
                <w:noProof/>
                <w:webHidden/>
              </w:rPr>
              <w:instrText xml:space="preserve"> PAGEREF _Toc2843370 \h </w:instrText>
            </w:r>
            <w:r w:rsidR="00FF404B">
              <w:rPr>
                <w:noProof/>
                <w:webHidden/>
              </w:rPr>
            </w:r>
            <w:r w:rsidR="00FF404B">
              <w:rPr>
                <w:noProof/>
                <w:webHidden/>
              </w:rPr>
              <w:fldChar w:fldCharType="separate"/>
            </w:r>
            <w:r w:rsidR="00FF404B">
              <w:rPr>
                <w:noProof/>
                <w:webHidden/>
              </w:rPr>
              <w:t>59</w:t>
            </w:r>
            <w:r w:rsidR="00FF404B">
              <w:rPr>
                <w:noProof/>
                <w:webHidden/>
              </w:rPr>
              <w:fldChar w:fldCharType="end"/>
            </w:r>
          </w:hyperlink>
        </w:p>
        <w:p w14:paraId="29617BD6" w14:textId="20DB47ED" w:rsidR="00FF404B" w:rsidRDefault="008663AF">
          <w:pPr>
            <w:pStyle w:val="TOC1"/>
            <w:tabs>
              <w:tab w:val="left" w:pos="400"/>
              <w:tab w:val="right" w:leader="dot" w:pos="9350"/>
            </w:tabs>
            <w:rPr>
              <w:rFonts w:cstheme="minorBidi"/>
              <w:noProof/>
              <w:sz w:val="24"/>
              <w:lang w:val="en-CA" w:bidi="ar-SA"/>
            </w:rPr>
          </w:pPr>
          <w:hyperlink w:anchor="_Toc2843371" w:history="1">
            <w:r w:rsidR="00FF404B" w:rsidRPr="00CA4351">
              <w:rPr>
                <w:rStyle w:val="Hyperlink"/>
                <w:noProof/>
              </w:rPr>
              <w:t>7</w:t>
            </w:r>
            <w:r w:rsidR="00FF404B">
              <w:rPr>
                <w:rFonts w:cstheme="minorBidi"/>
                <w:noProof/>
                <w:sz w:val="24"/>
                <w:lang w:val="en-CA" w:bidi="ar-SA"/>
              </w:rPr>
              <w:tab/>
            </w:r>
            <w:r w:rsidR="00FF404B" w:rsidRPr="00CA4351">
              <w:rPr>
                <w:rStyle w:val="Hyperlink"/>
                <w:noProof/>
              </w:rPr>
              <w:t>Applications</w:t>
            </w:r>
            <w:r w:rsidR="00FF404B">
              <w:rPr>
                <w:noProof/>
                <w:webHidden/>
              </w:rPr>
              <w:tab/>
            </w:r>
            <w:r w:rsidR="00FF404B">
              <w:rPr>
                <w:noProof/>
                <w:webHidden/>
              </w:rPr>
              <w:fldChar w:fldCharType="begin"/>
            </w:r>
            <w:r w:rsidR="00FF404B">
              <w:rPr>
                <w:noProof/>
                <w:webHidden/>
              </w:rPr>
              <w:instrText xml:space="preserve"> PAGEREF _Toc2843371 \h </w:instrText>
            </w:r>
            <w:r w:rsidR="00FF404B">
              <w:rPr>
                <w:noProof/>
                <w:webHidden/>
              </w:rPr>
            </w:r>
            <w:r w:rsidR="00FF404B">
              <w:rPr>
                <w:noProof/>
                <w:webHidden/>
              </w:rPr>
              <w:fldChar w:fldCharType="separate"/>
            </w:r>
            <w:r w:rsidR="00FF404B">
              <w:rPr>
                <w:noProof/>
                <w:webHidden/>
              </w:rPr>
              <w:t>61</w:t>
            </w:r>
            <w:r w:rsidR="00FF404B">
              <w:rPr>
                <w:noProof/>
                <w:webHidden/>
              </w:rPr>
              <w:fldChar w:fldCharType="end"/>
            </w:r>
          </w:hyperlink>
        </w:p>
        <w:p w14:paraId="1BD899C2" w14:textId="06FA9FA5" w:rsidR="00FF404B" w:rsidRDefault="008663AF">
          <w:pPr>
            <w:pStyle w:val="TOC2"/>
            <w:tabs>
              <w:tab w:val="left" w:pos="720"/>
              <w:tab w:val="right" w:leader="dot" w:pos="9350"/>
            </w:tabs>
            <w:rPr>
              <w:rFonts w:cstheme="minorBidi"/>
              <w:noProof/>
              <w:sz w:val="24"/>
              <w:lang w:val="en-CA" w:bidi="ar-SA"/>
            </w:rPr>
          </w:pPr>
          <w:hyperlink w:anchor="_Toc2843372" w:history="1">
            <w:r w:rsidR="00FF404B" w:rsidRPr="00CA4351">
              <w:rPr>
                <w:rStyle w:val="Hyperlink"/>
                <w:rFonts w:ascii="Times New Roman" w:hAnsi="Times New Roman"/>
                <w:noProof/>
                <w:snapToGrid w:val="0"/>
                <w:w w:val="0"/>
              </w:rPr>
              <w:t>7.1</w:t>
            </w:r>
            <w:r w:rsidR="00FF404B">
              <w:rPr>
                <w:rFonts w:cstheme="minorBidi"/>
                <w:noProof/>
                <w:sz w:val="24"/>
                <w:lang w:val="en-CA" w:bidi="ar-SA"/>
              </w:rPr>
              <w:tab/>
            </w:r>
            <w:r w:rsidR="00FF404B" w:rsidRPr="00CA4351">
              <w:rPr>
                <w:rStyle w:val="Hyperlink"/>
                <w:noProof/>
              </w:rPr>
              <w:t>iCity Ontology for the IT-SoS Framework</w:t>
            </w:r>
            <w:r w:rsidR="00FF404B">
              <w:rPr>
                <w:noProof/>
                <w:webHidden/>
              </w:rPr>
              <w:tab/>
            </w:r>
            <w:r w:rsidR="00FF404B">
              <w:rPr>
                <w:noProof/>
                <w:webHidden/>
              </w:rPr>
              <w:fldChar w:fldCharType="begin"/>
            </w:r>
            <w:r w:rsidR="00FF404B">
              <w:rPr>
                <w:noProof/>
                <w:webHidden/>
              </w:rPr>
              <w:instrText xml:space="preserve"> PAGEREF _Toc2843372 \h </w:instrText>
            </w:r>
            <w:r w:rsidR="00FF404B">
              <w:rPr>
                <w:noProof/>
                <w:webHidden/>
              </w:rPr>
            </w:r>
            <w:r w:rsidR="00FF404B">
              <w:rPr>
                <w:noProof/>
                <w:webHidden/>
              </w:rPr>
              <w:fldChar w:fldCharType="separate"/>
            </w:r>
            <w:r w:rsidR="00FF404B">
              <w:rPr>
                <w:noProof/>
                <w:webHidden/>
              </w:rPr>
              <w:t>62</w:t>
            </w:r>
            <w:r w:rsidR="00FF404B">
              <w:rPr>
                <w:noProof/>
                <w:webHidden/>
              </w:rPr>
              <w:fldChar w:fldCharType="end"/>
            </w:r>
          </w:hyperlink>
        </w:p>
        <w:p w14:paraId="5F8F7939" w14:textId="1C08B9EE" w:rsidR="00FF404B" w:rsidRDefault="008663AF">
          <w:pPr>
            <w:pStyle w:val="TOC3"/>
            <w:tabs>
              <w:tab w:val="left" w:pos="1200"/>
              <w:tab w:val="right" w:leader="dot" w:pos="9350"/>
            </w:tabs>
            <w:rPr>
              <w:rFonts w:cstheme="minorBidi"/>
              <w:noProof/>
              <w:sz w:val="24"/>
              <w:lang w:val="en-CA" w:bidi="ar-SA"/>
            </w:rPr>
          </w:pPr>
          <w:hyperlink w:anchor="_Toc2843373" w:history="1">
            <w:r w:rsidR="00FF404B" w:rsidRPr="00CA4351">
              <w:rPr>
                <w:rStyle w:val="Hyperlink"/>
                <w:noProof/>
              </w:rPr>
              <w:t>7.1.1</w:t>
            </w:r>
            <w:r w:rsidR="00FF404B">
              <w:rPr>
                <w:rFonts w:cstheme="minorBidi"/>
                <w:noProof/>
                <w:sz w:val="24"/>
                <w:lang w:val="en-CA" w:bidi="ar-SA"/>
              </w:rPr>
              <w:tab/>
            </w:r>
            <w:r w:rsidR="00FF404B" w:rsidRPr="00CA4351">
              <w:rPr>
                <w:rStyle w:val="Hyperlink"/>
                <w:noProof/>
              </w:rPr>
              <w:t>Ontology Interface: Functional Requirements</w:t>
            </w:r>
            <w:r w:rsidR="00FF404B">
              <w:rPr>
                <w:noProof/>
                <w:webHidden/>
              </w:rPr>
              <w:tab/>
            </w:r>
            <w:r w:rsidR="00FF404B">
              <w:rPr>
                <w:noProof/>
                <w:webHidden/>
              </w:rPr>
              <w:fldChar w:fldCharType="begin"/>
            </w:r>
            <w:r w:rsidR="00FF404B">
              <w:rPr>
                <w:noProof/>
                <w:webHidden/>
              </w:rPr>
              <w:instrText xml:space="preserve"> PAGEREF _Toc2843373 \h </w:instrText>
            </w:r>
            <w:r w:rsidR="00FF404B">
              <w:rPr>
                <w:noProof/>
                <w:webHidden/>
              </w:rPr>
            </w:r>
            <w:r w:rsidR="00FF404B">
              <w:rPr>
                <w:noProof/>
                <w:webHidden/>
              </w:rPr>
              <w:fldChar w:fldCharType="separate"/>
            </w:r>
            <w:r w:rsidR="00FF404B">
              <w:rPr>
                <w:noProof/>
                <w:webHidden/>
              </w:rPr>
              <w:t>62</w:t>
            </w:r>
            <w:r w:rsidR="00FF404B">
              <w:rPr>
                <w:noProof/>
                <w:webHidden/>
              </w:rPr>
              <w:fldChar w:fldCharType="end"/>
            </w:r>
          </w:hyperlink>
        </w:p>
        <w:p w14:paraId="1E2A6011" w14:textId="669AA9A5" w:rsidR="00FF404B" w:rsidRDefault="008663AF">
          <w:pPr>
            <w:pStyle w:val="TOC3"/>
            <w:tabs>
              <w:tab w:val="left" w:pos="1200"/>
              <w:tab w:val="right" w:leader="dot" w:pos="9350"/>
            </w:tabs>
            <w:rPr>
              <w:rFonts w:cstheme="minorBidi"/>
              <w:noProof/>
              <w:sz w:val="24"/>
              <w:lang w:val="en-CA" w:bidi="ar-SA"/>
            </w:rPr>
          </w:pPr>
          <w:hyperlink w:anchor="_Toc2843374" w:history="1">
            <w:r w:rsidR="00FF404B" w:rsidRPr="00CA4351">
              <w:rPr>
                <w:rStyle w:val="Hyperlink"/>
                <w:noProof/>
              </w:rPr>
              <w:t>7.1.2</w:t>
            </w:r>
            <w:r w:rsidR="00FF404B">
              <w:rPr>
                <w:rFonts w:cstheme="minorBidi"/>
                <w:noProof/>
                <w:sz w:val="24"/>
                <w:lang w:val="en-CA" w:bidi="ar-SA"/>
              </w:rPr>
              <w:tab/>
            </w:r>
            <w:r w:rsidR="00FF404B" w:rsidRPr="00CA4351">
              <w:rPr>
                <w:rStyle w:val="Hyperlink"/>
                <w:noProof/>
              </w:rPr>
              <w:t>System Design</w:t>
            </w:r>
            <w:r w:rsidR="00FF404B">
              <w:rPr>
                <w:noProof/>
                <w:webHidden/>
              </w:rPr>
              <w:tab/>
            </w:r>
            <w:r w:rsidR="00FF404B">
              <w:rPr>
                <w:noProof/>
                <w:webHidden/>
              </w:rPr>
              <w:fldChar w:fldCharType="begin"/>
            </w:r>
            <w:r w:rsidR="00FF404B">
              <w:rPr>
                <w:noProof/>
                <w:webHidden/>
              </w:rPr>
              <w:instrText xml:space="preserve"> PAGEREF _Toc2843374 \h </w:instrText>
            </w:r>
            <w:r w:rsidR="00FF404B">
              <w:rPr>
                <w:noProof/>
                <w:webHidden/>
              </w:rPr>
            </w:r>
            <w:r w:rsidR="00FF404B">
              <w:rPr>
                <w:noProof/>
                <w:webHidden/>
              </w:rPr>
              <w:fldChar w:fldCharType="separate"/>
            </w:r>
            <w:r w:rsidR="00FF404B">
              <w:rPr>
                <w:noProof/>
                <w:webHidden/>
              </w:rPr>
              <w:t>65</w:t>
            </w:r>
            <w:r w:rsidR="00FF404B">
              <w:rPr>
                <w:noProof/>
                <w:webHidden/>
              </w:rPr>
              <w:fldChar w:fldCharType="end"/>
            </w:r>
          </w:hyperlink>
        </w:p>
        <w:p w14:paraId="5AB43647" w14:textId="1026D643" w:rsidR="00FF404B" w:rsidRDefault="008663AF">
          <w:pPr>
            <w:pStyle w:val="TOC3"/>
            <w:tabs>
              <w:tab w:val="left" w:pos="1200"/>
              <w:tab w:val="right" w:leader="dot" w:pos="9350"/>
            </w:tabs>
            <w:rPr>
              <w:rFonts w:cstheme="minorBidi"/>
              <w:noProof/>
              <w:sz w:val="24"/>
              <w:lang w:val="en-CA" w:bidi="ar-SA"/>
            </w:rPr>
          </w:pPr>
          <w:hyperlink w:anchor="_Toc2843375" w:history="1">
            <w:r w:rsidR="00FF404B" w:rsidRPr="00CA4351">
              <w:rPr>
                <w:rStyle w:val="Hyperlink"/>
                <w:noProof/>
              </w:rPr>
              <w:t>7.1.3</w:t>
            </w:r>
            <w:r w:rsidR="00FF404B">
              <w:rPr>
                <w:rFonts w:cstheme="minorBidi"/>
                <w:noProof/>
                <w:sz w:val="24"/>
                <w:lang w:val="en-CA" w:bidi="ar-SA"/>
              </w:rPr>
              <w:tab/>
            </w:r>
            <w:r w:rsidR="00FF404B" w:rsidRPr="00CA4351">
              <w:rPr>
                <w:rStyle w:val="Hyperlink"/>
                <w:noProof/>
              </w:rPr>
              <w:t>Ontology Design: Required Extensions</w:t>
            </w:r>
            <w:r w:rsidR="00FF404B">
              <w:rPr>
                <w:noProof/>
                <w:webHidden/>
              </w:rPr>
              <w:tab/>
            </w:r>
            <w:r w:rsidR="00FF404B">
              <w:rPr>
                <w:noProof/>
                <w:webHidden/>
              </w:rPr>
              <w:fldChar w:fldCharType="begin"/>
            </w:r>
            <w:r w:rsidR="00FF404B">
              <w:rPr>
                <w:noProof/>
                <w:webHidden/>
              </w:rPr>
              <w:instrText xml:space="preserve"> PAGEREF _Toc2843375 \h </w:instrText>
            </w:r>
            <w:r w:rsidR="00FF404B">
              <w:rPr>
                <w:noProof/>
                <w:webHidden/>
              </w:rPr>
            </w:r>
            <w:r w:rsidR="00FF404B">
              <w:rPr>
                <w:noProof/>
                <w:webHidden/>
              </w:rPr>
              <w:fldChar w:fldCharType="separate"/>
            </w:r>
            <w:r w:rsidR="00FF404B">
              <w:rPr>
                <w:noProof/>
                <w:webHidden/>
              </w:rPr>
              <w:t>67</w:t>
            </w:r>
            <w:r w:rsidR="00FF404B">
              <w:rPr>
                <w:noProof/>
                <w:webHidden/>
              </w:rPr>
              <w:fldChar w:fldCharType="end"/>
            </w:r>
          </w:hyperlink>
        </w:p>
        <w:p w14:paraId="4E933448" w14:textId="01B06763" w:rsidR="00FF404B" w:rsidRDefault="008663AF">
          <w:pPr>
            <w:pStyle w:val="TOC3"/>
            <w:tabs>
              <w:tab w:val="left" w:pos="1200"/>
              <w:tab w:val="right" w:leader="dot" w:pos="9350"/>
            </w:tabs>
            <w:rPr>
              <w:rFonts w:cstheme="minorBidi"/>
              <w:noProof/>
              <w:sz w:val="24"/>
              <w:lang w:val="en-CA" w:bidi="ar-SA"/>
            </w:rPr>
          </w:pPr>
          <w:hyperlink w:anchor="_Toc2843376" w:history="1">
            <w:r w:rsidR="00FF404B" w:rsidRPr="00CA4351">
              <w:rPr>
                <w:rStyle w:val="Hyperlink"/>
                <w:noProof/>
              </w:rPr>
              <w:t>7.1.4</w:t>
            </w:r>
            <w:r w:rsidR="00FF404B">
              <w:rPr>
                <w:rFonts w:cstheme="minorBidi"/>
                <w:noProof/>
                <w:sz w:val="24"/>
                <w:lang w:val="en-CA" w:bidi="ar-SA"/>
              </w:rPr>
              <w:tab/>
            </w:r>
            <w:r w:rsidR="00FF404B" w:rsidRPr="00CA4351">
              <w:rPr>
                <w:rStyle w:val="Hyperlink"/>
                <w:noProof/>
              </w:rPr>
              <w:t>Next Steps</w:t>
            </w:r>
            <w:r w:rsidR="00FF404B">
              <w:rPr>
                <w:noProof/>
                <w:webHidden/>
              </w:rPr>
              <w:tab/>
            </w:r>
            <w:r w:rsidR="00FF404B">
              <w:rPr>
                <w:noProof/>
                <w:webHidden/>
              </w:rPr>
              <w:fldChar w:fldCharType="begin"/>
            </w:r>
            <w:r w:rsidR="00FF404B">
              <w:rPr>
                <w:noProof/>
                <w:webHidden/>
              </w:rPr>
              <w:instrText xml:space="preserve"> PAGEREF _Toc2843376 \h </w:instrText>
            </w:r>
            <w:r w:rsidR="00FF404B">
              <w:rPr>
                <w:noProof/>
                <w:webHidden/>
              </w:rPr>
            </w:r>
            <w:r w:rsidR="00FF404B">
              <w:rPr>
                <w:noProof/>
                <w:webHidden/>
              </w:rPr>
              <w:fldChar w:fldCharType="separate"/>
            </w:r>
            <w:r w:rsidR="00FF404B">
              <w:rPr>
                <w:noProof/>
                <w:webHidden/>
              </w:rPr>
              <w:t>67</w:t>
            </w:r>
            <w:r w:rsidR="00FF404B">
              <w:rPr>
                <w:noProof/>
                <w:webHidden/>
              </w:rPr>
              <w:fldChar w:fldCharType="end"/>
            </w:r>
          </w:hyperlink>
        </w:p>
        <w:p w14:paraId="00499CFB" w14:textId="10BF7F12" w:rsidR="00FF404B" w:rsidRDefault="008663AF">
          <w:pPr>
            <w:pStyle w:val="TOC2"/>
            <w:tabs>
              <w:tab w:val="left" w:pos="720"/>
              <w:tab w:val="right" w:leader="dot" w:pos="9350"/>
            </w:tabs>
            <w:rPr>
              <w:rFonts w:cstheme="minorBidi"/>
              <w:noProof/>
              <w:sz w:val="24"/>
              <w:lang w:val="en-CA" w:bidi="ar-SA"/>
            </w:rPr>
          </w:pPr>
          <w:hyperlink w:anchor="_Toc2843377" w:history="1">
            <w:r w:rsidR="00FF404B" w:rsidRPr="00CA4351">
              <w:rPr>
                <w:rStyle w:val="Hyperlink"/>
                <w:rFonts w:ascii="Times New Roman" w:hAnsi="Times New Roman"/>
                <w:noProof/>
                <w:snapToGrid w:val="0"/>
                <w:w w:val="0"/>
              </w:rPr>
              <w:t>7.2</w:t>
            </w:r>
            <w:r w:rsidR="00FF404B">
              <w:rPr>
                <w:rFonts w:cstheme="minorBidi"/>
                <w:noProof/>
                <w:sz w:val="24"/>
                <w:lang w:val="en-CA" w:bidi="ar-SA"/>
              </w:rPr>
              <w:tab/>
            </w:r>
            <w:r w:rsidR="00FF404B" w:rsidRPr="00CA4351">
              <w:rPr>
                <w:rStyle w:val="Hyperlink"/>
                <w:noProof/>
              </w:rPr>
              <w:t>iCity Ontology for Urban Simulation Results</w:t>
            </w:r>
            <w:r w:rsidR="00FF404B">
              <w:rPr>
                <w:noProof/>
                <w:webHidden/>
              </w:rPr>
              <w:tab/>
            </w:r>
            <w:r w:rsidR="00FF404B">
              <w:rPr>
                <w:noProof/>
                <w:webHidden/>
              </w:rPr>
              <w:fldChar w:fldCharType="begin"/>
            </w:r>
            <w:r w:rsidR="00FF404B">
              <w:rPr>
                <w:noProof/>
                <w:webHidden/>
              </w:rPr>
              <w:instrText xml:space="preserve"> PAGEREF _Toc2843377 \h </w:instrText>
            </w:r>
            <w:r w:rsidR="00FF404B">
              <w:rPr>
                <w:noProof/>
                <w:webHidden/>
              </w:rPr>
            </w:r>
            <w:r w:rsidR="00FF404B">
              <w:rPr>
                <w:noProof/>
                <w:webHidden/>
              </w:rPr>
              <w:fldChar w:fldCharType="separate"/>
            </w:r>
            <w:r w:rsidR="00FF404B">
              <w:rPr>
                <w:noProof/>
                <w:webHidden/>
              </w:rPr>
              <w:t>67</w:t>
            </w:r>
            <w:r w:rsidR="00FF404B">
              <w:rPr>
                <w:noProof/>
                <w:webHidden/>
              </w:rPr>
              <w:fldChar w:fldCharType="end"/>
            </w:r>
          </w:hyperlink>
        </w:p>
        <w:p w14:paraId="2317EF19" w14:textId="72DE615D" w:rsidR="00FF404B" w:rsidRDefault="008663AF">
          <w:pPr>
            <w:pStyle w:val="TOC1"/>
            <w:tabs>
              <w:tab w:val="left" w:pos="400"/>
              <w:tab w:val="right" w:leader="dot" w:pos="9350"/>
            </w:tabs>
            <w:rPr>
              <w:rFonts w:cstheme="minorBidi"/>
              <w:noProof/>
              <w:sz w:val="24"/>
              <w:lang w:val="en-CA" w:bidi="ar-SA"/>
            </w:rPr>
          </w:pPr>
          <w:hyperlink w:anchor="_Toc2843378" w:history="1">
            <w:r w:rsidR="00FF404B" w:rsidRPr="00CA4351">
              <w:rPr>
                <w:rStyle w:val="Hyperlink"/>
                <w:noProof/>
              </w:rPr>
              <w:t>8</w:t>
            </w:r>
            <w:r w:rsidR="00FF404B">
              <w:rPr>
                <w:rFonts w:cstheme="minorBidi"/>
                <w:noProof/>
                <w:sz w:val="24"/>
                <w:lang w:val="en-CA" w:bidi="ar-SA"/>
              </w:rPr>
              <w:tab/>
            </w:r>
            <w:r w:rsidR="00FF404B" w:rsidRPr="00CA4351">
              <w:rPr>
                <w:rStyle w:val="Hyperlink"/>
                <w:noProof/>
              </w:rPr>
              <w:t>Future Work</w:t>
            </w:r>
            <w:r w:rsidR="00FF404B">
              <w:rPr>
                <w:noProof/>
                <w:webHidden/>
              </w:rPr>
              <w:tab/>
            </w:r>
            <w:r w:rsidR="00FF404B">
              <w:rPr>
                <w:noProof/>
                <w:webHidden/>
              </w:rPr>
              <w:fldChar w:fldCharType="begin"/>
            </w:r>
            <w:r w:rsidR="00FF404B">
              <w:rPr>
                <w:noProof/>
                <w:webHidden/>
              </w:rPr>
              <w:instrText xml:space="preserve"> PAGEREF _Toc2843378 \h </w:instrText>
            </w:r>
            <w:r w:rsidR="00FF404B">
              <w:rPr>
                <w:noProof/>
                <w:webHidden/>
              </w:rPr>
            </w:r>
            <w:r w:rsidR="00FF404B">
              <w:rPr>
                <w:noProof/>
                <w:webHidden/>
              </w:rPr>
              <w:fldChar w:fldCharType="separate"/>
            </w:r>
            <w:r w:rsidR="00FF404B">
              <w:rPr>
                <w:noProof/>
                <w:webHidden/>
              </w:rPr>
              <w:t>68</w:t>
            </w:r>
            <w:r w:rsidR="00FF404B">
              <w:rPr>
                <w:noProof/>
                <w:webHidden/>
              </w:rPr>
              <w:fldChar w:fldCharType="end"/>
            </w:r>
          </w:hyperlink>
        </w:p>
        <w:p w14:paraId="683C6879" w14:textId="213CFF00" w:rsidR="00FF404B" w:rsidRDefault="008663AF">
          <w:pPr>
            <w:pStyle w:val="TOC2"/>
            <w:tabs>
              <w:tab w:val="left" w:pos="720"/>
              <w:tab w:val="right" w:leader="dot" w:pos="9350"/>
            </w:tabs>
            <w:rPr>
              <w:rFonts w:cstheme="minorBidi"/>
              <w:noProof/>
              <w:sz w:val="24"/>
              <w:lang w:val="en-CA" w:bidi="ar-SA"/>
            </w:rPr>
          </w:pPr>
          <w:hyperlink w:anchor="_Toc2843379" w:history="1">
            <w:r w:rsidR="00FF404B" w:rsidRPr="00CA4351">
              <w:rPr>
                <w:rStyle w:val="Hyperlink"/>
                <w:rFonts w:ascii="Times New Roman" w:hAnsi="Times New Roman"/>
                <w:noProof/>
                <w:snapToGrid w:val="0"/>
                <w:w w:val="0"/>
              </w:rPr>
              <w:t>8.1</w:t>
            </w:r>
            <w:r w:rsidR="00FF404B">
              <w:rPr>
                <w:rFonts w:cstheme="minorBidi"/>
                <w:noProof/>
                <w:sz w:val="24"/>
                <w:lang w:val="en-CA" w:bidi="ar-SA"/>
              </w:rPr>
              <w:tab/>
            </w:r>
            <w:r w:rsidR="00FF404B" w:rsidRPr="00CA4351">
              <w:rPr>
                <w:rStyle w:val="Hyperlink"/>
                <w:noProof/>
              </w:rPr>
              <w:t>Extensions to the Urban System Ontology</w:t>
            </w:r>
            <w:r w:rsidR="00FF404B">
              <w:rPr>
                <w:noProof/>
                <w:webHidden/>
              </w:rPr>
              <w:tab/>
            </w:r>
            <w:r w:rsidR="00FF404B">
              <w:rPr>
                <w:noProof/>
                <w:webHidden/>
              </w:rPr>
              <w:fldChar w:fldCharType="begin"/>
            </w:r>
            <w:r w:rsidR="00FF404B">
              <w:rPr>
                <w:noProof/>
                <w:webHidden/>
              </w:rPr>
              <w:instrText xml:space="preserve"> PAGEREF _Toc2843379 \h </w:instrText>
            </w:r>
            <w:r w:rsidR="00FF404B">
              <w:rPr>
                <w:noProof/>
                <w:webHidden/>
              </w:rPr>
            </w:r>
            <w:r w:rsidR="00FF404B">
              <w:rPr>
                <w:noProof/>
                <w:webHidden/>
              </w:rPr>
              <w:fldChar w:fldCharType="separate"/>
            </w:r>
            <w:r w:rsidR="00FF404B">
              <w:rPr>
                <w:noProof/>
                <w:webHidden/>
              </w:rPr>
              <w:t>68</w:t>
            </w:r>
            <w:r w:rsidR="00FF404B">
              <w:rPr>
                <w:noProof/>
                <w:webHidden/>
              </w:rPr>
              <w:fldChar w:fldCharType="end"/>
            </w:r>
          </w:hyperlink>
        </w:p>
        <w:p w14:paraId="7080E2BD" w14:textId="1CBFDA27" w:rsidR="00FF404B" w:rsidRDefault="008663AF">
          <w:pPr>
            <w:pStyle w:val="TOC2"/>
            <w:tabs>
              <w:tab w:val="left" w:pos="720"/>
              <w:tab w:val="right" w:leader="dot" w:pos="9350"/>
            </w:tabs>
            <w:rPr>
              <w:rFonts w:cstheme="minorBidi"/>
              <w:noProof/>
              <w:sz w:val="24"/>
              <w:lang w:val="en-CA" w:bidi="ar-SA"/>
            </w:rPr>
          </w:pPr>
          <w:hyperlink w:anchor="_Toc2843380" w:history="1">
            <w:r w:rsidR="00FF404B" w:rsidRPr="00CA4351">
              <w:rPr>
                <w:rStyle w:val="Hyperlink"/>
                <w:rFonts w:ascii="Times New Roman" w:hAnsi="Times New Roman"/>
                <w:noProof/>
                <w:snapToGrid w:val="0"/>
                <w:w w:val="0"/>
              </w:rPr>
              <w:t>8.2</w:t>
            </w:r>
            <w:r w:rsidR="00FF404B">
              <w:rPr>
                <w:rFonts w:cstheme="minorBidi"/>
                <w:noProof/>
                <w:sz w:val="24"/>
                <w:lang w:val="en-CA" w:bidi="ar-SA"/>
              </w:rPr>
              <w:tab/>
            </w:r>
            <w:r w:rsidR="00FF404B" w:rsidRPr="00CA4351">
              <w:rPr>
                <w:rStyle w:val="Hyperlink"/>
                <w:noProof/>
              </w:rPr>
              <w:t>Extensions for iCity Applications</w:t>
            </w:r>
            <w:r w:rsidR="00FF404B">
              <w:rPr>
                <w:noProof/>
                <w:webHidden/>
              </w:rPr>
              <w:tab/>
            </w:r>
            <w:r w:rsidR="00FF404B">
              <w:rPr>
                <w:noProof/>
                <w:webHidden/>
              </w:rPr>
              <w:fldChar w:fldCharType="begin"/>
            </w:r>
            <w:r w:rsidR="00FF404B">
              <w:rPr>
                <w:noProof/>
                <w:webHidden/>
              </w:rPr>
              <w:instrText xml:space="preserve"> PAGEREF _Toc2843380 \h </w:instrText>
            </w:r>
            <w:r w:rsidR="00FF404B">
              <w:rPr>
                <w:noProof/>
                <w:webHidden/>
              </w:rPr>
            </w:r>
            <w:r w:rsidR="00FF404B">
              <w:rPr>
                <w:noProof/>
                <w:webHidden/>
              </w:rPr>
              <w:fldChar w:fldCharType="separate"/>
            </w:r>
            <w:r w:rsidR="00FF404B">
              <w:rPr>
                <w:noProof/>
                <w:webHidden/>
              </w:rPr>
              <w:t>69</w:t>
            </w:r>
            <w:r w:rsidR="00FF404B">
              <w:rPr>
                <w:noProof/>
                <w:webHidden/>
              </w:rPr>
              <w:fldChar w:fldCharType="end"/>
            </w:r>
          </w:hyperlink>
        </w:p>
        <w:p w14:paraId="1B87655F" w14:textId="7A6C41AA" w:rsidR="00FF404B" w:rsidRDefault="008663AF">
          <w:pPr>
            <w:pStyle w:val="TOC3"/>
            <w:tabs>
              <w:tab w:val="left" w:pos="1200"/>
              <w:tab w:val="right" w:leader="dot" w:pos="9350"/>
            </w:tabs>
            <w:rPr>
              <w:rFonts w:cstheme="minorBidi"/>
              <w:noProof/>
              <w:sz w:val="24"/>
              <w:lang w:val="en-CA" w:bidi="ar-SA"/>
            </w:rPr>
          </w:pPr>
          <w:hyperlink w:anchor="_Toc2843381" w:history="1">
            <w:r w:rsidR="00FF404B" w:rsidRPr="00CA4351">
              <w:rPr>
                <w:rStyle w:val="Hyperlink"/>
                <w:noProof/>
              </w:rPr>
              <w:t>8.2.1</w:t>
            </w:r>
            <w:r w:rsidR="00FF404B">
              <w:rPr>
                <w:rFonts w:cstheme="minorBidi"/>
                <w:noProof/>
                <w:sz w:val="24"/>
                <w:lang w:val="en-CA" w:bidi="ar-SA"/>
              </w:rPr>
              <w:tab/>
            </w:r>
            <w:r w:rsidR="00FF404B" w:rsidRPr="00CA4351">
              <w:rPr>
                <w:rStyle w:val="Hyperlink"/>
                <w:noProof/>
              </w:rPr>
              <w:t>Data Collection</w:t>
            </w:r>
            <w:r w:rsidR="00FF404B">
              <w:rPr>
                <w:noProof/>
                <w:webHidden/>
              </w:rPr>
              <w:tab/>
            </w:r>
            <w:r w:rsidR="00FF404B">
              <w:rPr>
                <w:noProof/>
                <w:webHidden/>
              </w:rPr>
              <w:fldChar w:fldCharType="begin"/>
            </w:r>
            <w:r w:rsidR="00FF404B">
              <w:rPr>
                <w:noProof/>
                <w:webHidden/>
              </w:rPr>
              <w:instrText xml:space="preserve"> PAGEREF _Toc2843381 \h </w:instrText>
            </w:r>
            <w:r w:rsidR="00FF404B">
              <w:rPr>
                <w:noProof/>
                <w:webHidden/>
              </w:rPr>
            </w:r>
            <w:r w:rsidR="00FF404B">
              <w:rPr>
                <w:noProof/>
                <w:webHidden/>
              </w:rPr>
              <w:fldChar w:fldCharType="separate"/>
            </w:r>
            <w:r w:rsidR="00FF404B">
              <w:rPr>
                <w:noProof/>
                <w:webHidden/>
              </w:rPr>
              <w:t>70</w:t>
            </w:r>
            <w:r w:rsidR="00FF404B">
              <w:rPr>
                <w:noProof/>
                <w:webHidden/>
              </w:rPr>
              <w:fldChar w:fldCharType="end"/>
            </w:r>
          </w:hyperlink>
        </w:p>
        <w:p w14:paraId="3448B8F7" w14:textId="45DDC71D" w:rsidR="00FF404B" w:rsidRDefault="008663AF">
          <w:pPr>
            <w:pStyle w:val="TOC3"/>
            <w:tabs>
              <w:tab w:val="left" w:pos="1200"/>
              <w:tab w:val="right" w:leader="dot" w:pos="9350"/>
            </w:tabs>
            <w:rPr>
              <w:rFonts w:cstheme="minorBidi"/>
              <w:noProof/>
              <w:sz w:val="24"/>
              <w:lang w:val="en-CA" w:bidi="ar-SA"/>
            </w:rPr>
          </w:pPr>
          <w:hyperlink w:anchor="_Toc2843382" w:history="1">
            <w:r w:rsidR="00FF404B" w:rsidRPr="00CA4351">
              <w:rPr>
                <w:rStyle w:val="Hyperlink"/>
                <w:noProof/>
              </w:rPr>
              <w:t>8.2.2</w:t>
            </w:r>
            <w:r w:rsidR="00FF404B">
              <w:rPr>
                <w:rFonts w:cstheme="minorBidi"/>
                <w:noProof/>
                <w:sz w:val="24"/>
                <w:lang w:val="en-CA" w:bidi="ar-SA"/>
              </w:rPr>
              <w:tab/>
            </w:r>
            <w:r w:rsidR="00FF404B" w:rsidRPr="00CA4351">
              <w:rPr>
                <w:rStyle w:val="Hyperlink"/>
                <w:noProof/>
              </w:rPr>
              <w:t>Simulation of Urban Systems</w:t>
            </w:r>
            <w:r w:rsidR="00FF404B">
              <w:rPr>
                <w:noProof/>
                <w:webHidden/>
              </w:rPr>
              <w:tab/>
            </w:r>
            <w:r w:rsidR="00FF404B">
              <w:rPr>
                <w:noProof/>
                <w:webHidden/>
              </w:rPr>
              <w:fldChar w:fldCharType="begin"/>
            </w:r>
            <w:r w:rsidR="00FF404B">
              <w:rPr>
                <w:noProof/>
                <w:webHidden/>
              </w:rPr>
              <w:instrText xml:space="preserve"> PAGEREF _Toc2843382 \h </w:instrText>
            </w:r>
            <w:r w:rsidR="00FF404B">
              <w:rPr>
                <w:noProof/>
                <w:webHidden/>
              </w:rPr>
            </w:r>
            <w:r w:rsidR="00FF404B">
              <w:rPr>
                <w:noProof/>
                <w:webHidden/>
              </w:rPr>
              <w:fldChar w:fldCharType="separate"/>
            </w:r>
            <w:r w:rsidR="00FF404B">
              <w:rPr>
                <w:noProof/>
                <w:webHidden/>
              </w:rPr>
              <w:t>70</w:t>
            </w:r>
            <w:r w:rsidR="00FF404B">
              <w:rPr>
                <w:noProof/>
                <w:webHidden/>
              </w:rPr>
              <w:fldChar w:fldCharType="end"/>
            </w:r>
          </w:hyperlink>
        </w:p>
        <w:p w14:paraId="64ECB232" w14:textId="34524EA2" w:rsidR="00FF404B" w:rsidRDefault="008663AF">
          <w:pPr>
            <w:pStyle w:val="TOC3"/>
            <w:tabs>
              <w:tab w:val="left" w:pos="1200"/>
              <w:tab w:val="right" w:leader="dot" w:pos="9350"/>
            </w:tabs>
            <w:rPr>
              <w:rFonts w:cstheme="minorBidi"/>
              <w:noProof/>
              <w:sz w:val="24"/>
              <w:lang w:val="en-CA" w:bidi="ar-SA"/>
            </w:rPr>
          </w:pPr>
          <w:hyperlink w:anchor="_Toc2843383" w:history="1">
            <w:r w:rsidR="00FF404B" w:rsidRPr="00CA4351">
              <w:rPr>
                <w:rStyle w:val="Hyperlink"/>
                <w:noProof/>
              </w:rPr>
              <w:t>8.2.3</w:t>
            </w:r>
            <w:r w:rsidR="00FF404B">
              <w:rPr>
                <w:rFonts w:cstheme="minorBidi"/>
                <w:noProof/>
                <w:sz w:val="24"/>
                <w:lang w:val="en-CA" w:bidi="ar-SA"/>
              </w:rPr>
              <w:tab/>
            </w:r>
            <w:r w:rsidR="00FF404B" w:rsidRPr="00CA4351">
              <w:rPr>
                <w:rStyle w:val="Hyperlink"/>
                <w:noProof/>
              </w:rPr>
              <w:t>Analysis of Urban Systems</w:t>
            </w:r>
            <w:r w:rsidR="00FF404B">
              <w:rPr>
                <w:noProof/>
                <w:webHidden/>
              </w:rPr>
              <w:tab/>
            </w:r>
            <w:r w:rsidR="00FF404B">
              <w:rPr>
                <w:noProof/>
                <w:webHidden/>
              </w:rPr>
              <w:fldChar w:fldCharType="begin"/>
            </w:r>
            <w:r w:rsidR="00FF404B">
              <w:rPr>
                <w:noProof/>
                <w:webHidden/>
              </w:rPr>
              <w:instrText xml:space="preserve"> PAGEREF _Toc2843383 \h </w:instrText>
            </w:r>
            <w:r w:rsidR="00FF404B">
              <w:rPr>
                <w:noProof/>
                <w:webHidden/>
              </w:rPr>
            </w:r>
            <w:r w:rsidR="00FF404B">
              <w:rPr>
                <w:noProof/>
                <w:webHidden/>
              </w:rPr>
              <w:fldChar w:fldCharType="separate"/>
            </w:r>
            <w:r w:rsidR="00FF404B">
              <w:rPr>
                <w:noProof/>
                <w:webHidden/>
              </w:rPr>
              <w:t>71</w:t>
            </w:r>
            <w:r w:rsidR="00FF404B">
              <w:rPr>
                <w:noProof/>
                <w:webHidden/>
              </w:rPr>
              <w:fldChar w:fldCharType="end"/>
            </w:r>
          </w:hyperlink>
        </w:p>
        <w:p w14:paraId="677D1987" w14:textId="06AD51D5" w:rsidR="00FF404B" w:rsidRDefault="008663AF">
          <w:pPr>
            <w:pStyle w:val="TOC3"/>
            <w:tabs>
              <w:tab w:val="left" w:pos="1200"/>
              <w:tab w:val="right" w:leader="dot" w:pos="9350"/>
            </w:tabs>
            <w:rPr>
              <w:rFonts w:cstheme="minorBidi"/>
              <w:noProof/>
              <w:sz w:val="24"/>
              <w:lang w:val="en-CA" w:bidi="ar-SA"/>
            </w:rPr>
          </w:pPr>
          <w:hyperlink w:anchor="_Toc2843384" w:history="1">
            <w:r w:rsidR="00FF404B" w:rsidRPr="00CA4351">
              <w:rPr>
                <w:rStyle w:val="Hyperlink"/>
                <w:noProof/>
              </w:rPr>
              <w:t>8.2.4</w:t>
            </w:r>
            <w:r w:rsidR="00FF404B">
              <w:rPr>
                <w:rFonts w:cstheme="minorBidi"/>
                <w:noProof/>
                <w:sz w:val="24"/>
                <w:lang w:val="en-CA" w:bidi="ar-SA"/>
              </w:rPr>
              <w:tab/>
            </w:r>
            <w:r w:rsidR="00FF404B" w:rsidRPr="00CA4351">
              <w:rPr>
                <w:rStyle w:val="Hyperlink"/>
                <w:noProof/>
              </w:rPr>
              <w:t>Visualization of Urban Systems</w:t>
            </w:r>
            <w:r w:rsidR="00FF404B">
              <w:rPr>
                <w:noProof/>
                <w:webHidden/>
              </w:rPr>
              <w:tab/>
            </w:r>
            <w:r w:rsidR="00FF404B">
              <w:rPr>
                <w:noProof/>
                <w:webHidden/>
              </w:rPr>
              <w:fldChar w:fldCharType="begin"/>
            </w:r>
            <w:r w:rsidR="00FF404B">
              <w:rPr>
                <w:noProof/>
                <w:webHidden/>
              </w:rPr>
              <w:instrText xml:space="preserve"> PAGEREF _Toc2843384 \h </w:instrText>
            </w:r>
            <w:r w:rsidR="00FF404B">
              <w:rPr>
                <w:noProof/>
                <w:webHidden/>
              </w:rPr>
            </w:r>
            <w:r w:rsidR="00FF404B">
              <w:rPr>
                <w:noProof/>
                <w:webHidden/>
              </w:rPr>
              <w:fldChar w:fldCharType="separate"/>
            </w:r>
            <w:r w:rsidR="00FF404B">
              <w:rPr>
                <w:noProof/>
                <w:webHidden/>
              </w:rPr>
              <w:t>71</w:t>
            </w:r>
            <w:r w:rsidR="00FF404B">
              <w:rPr>
                <w:noProof/>
                <w:webHidden/>
              </w:rPr>
              <w:fldChar w:fldCharType="end"/>
            </w:r>
          </w:hyperlink>
        </w:p>
        <w:p w14:paraId="4549496D" w14:textId="76E7193E" w:rsidR="00FF404B" w:rsidRDefault="008663AF">
          <w:pPr>
            <w:pStyle w:val="TOC1"/>
            <w:tabs>
              <w:tab w:val="left" w:pos="400"/>
              <w:tab w:val="right" w:leader="dot" w:pos="9350"/>
            </w:tabs>
            <w:rPr>
              <w:rFonts w:cstheme="minorBidi"/>
              <w:noProof/>
              <w:sz w:val="24"/>
              <w:lang w:val="en-CA" w:bidi="ar-SA"/>
            </w:rPr>
          </w:pPr>
          <w:hyperlink w:anchor="_Toc2843385" w:history="1">
            <w:r w:rsidR="00FF404B" w:rsidRPr="00CA4351">
              <w:rPr>
                <w:rStyle w:val="Hyperlink"/>
                <w:noProof/>
              </w:rPr>
              <w:t>9</w:t>
            </w:r>
            <w:r w:rsidR="00FF404B">
              <w:rPr>
                <w:rFonts w:cstheme="minorBidi"/>
                <w:noProof/>
                <w:sz w:val="24"/>
                <w:lang w:val="en-CA" w:bidi="ar-SA"/>
              </w:rPr>
              <w:tab/>
            </w:r>
            <w:r w:rsidR="00FF404B" w:rsidRPr="00CA4351">
              <w:rPr>
                <w:rStyle w:val="Hyperlink"/>
                <w:noProof/>
              </w:rPr>
              <w:t>Extra-logical Design Practices</w:t>
            </w:r>
            <w:r w:rsidR="00FF404B">
              <w:rPr>
                <w:noProof/>
                <w:webHidden/>
              </w:rPr>
              <w:tab/>
            </w:r>
            <w:r w:rsidR="00FF404B">
              <w:rPr>
                <w:noProof/>
                <w:webHidden/>
              </w:rPr>
              <w:fldChar w:fldCharType="begin"/>
            </w:r>
            <w:r w:rsidR="00FF404B">
              <w:rPr>
                <w:noProof/>
                <w:webHidden/>
              </w:rPr>
              <w:instrText xml:space="preserve"> PAGEREF _Toc2843385 \h </w:instrText>
            </w:r>
            <w:r w:rsidR="00FF404B">
              <w:rPr>
                <w:noProof/>
                <w:webHidden/>
              </w:rPr>
            </w:r>
            <w:r w:rsidR="00FF404B">
              <w:rPr>
                <w:noProof/>
                <w:webHidden/>
              </w:rPr>
              <w:fldChar w:fldCharType="separate"/>
            </w:r>
            <w:r w:rsidR="00FF404B">
              <w:rPr>
                <w:noProof/>
                <w:webHidden/>
              </w:rPr>
              <w:t>71</w:t>
            </w:r>
            <w:r w:rsidR="00FF404B">
              <w:rPr>
                <w:noProof/>
                <w:webHidden/>
              </w:rPr>
              <w:fldChar w:fldCharType="end"/>
            </w:r>
          </w:hyperlink>
        </w:p>
        <w:p w14:paraId="2792BE54" w14:textId="351124F0" w:rsidR="00FF404B" w:rsidRDefault="008663AF">
          <w:pPr>
            <w:pStyle w:val="TOC1"/>
            <w:tabs>
              <w:tab w:val="right" w:leader="dot" w:pos="9350"/>
            </w:tabs>
            <w:rPr>
              <w:rFonts w:cstheme="minorBidi"/>
              <w:noProof/>
              <w:sz w:val="24"/>
              <w:lang w:val="en-CA" w:bidi="ar-SA"/>
            </w:rPr>
          </w:pPr>
          <w:hyperlink w:anchor="_Toc2843386" w:history="1">
            <w:r w:rsidR="00FF404B" w:rsidRPr="00CA4351">
              <w:rPr>
                <w:rStyle w:val="Hyperlink"/>
                <w:noProof/>
              </w:rPr>
              <w:t>Acknowledgements</w:t>
            </w:r>
            <w:r w:rsidR="00FF404B">
              <w:rPr>
                <w:noProof/>
                <w:webHidden/>
              </w:rPr>
              <w:tab/>
            </w:r>
            <w:r w:rsidR="00FF404B">
              <w:rPr>
                <w:noProof/>
                <w:webHidden/>
              </w:rPr>
              <w:fldChar w:fldCharType="begin"/>
            </w:r>
            <w:r w:rsidR="00FF404B">
              <w:rPr>
                <w:noProof/>
                <w:webHidden/>
              </w:rPr>
              <w:instrText xml:space="preserve"> PAGEREF _Toc2843386 \h </w:instrText>
            </w:r>
            <w:r w:rsidR="00FF404B">
              <w:rPr>
                <w:noProof/>
                <w:webHidden/>
              </w:rPr>
            </w:r>
            <w:r w:rsidR="00FF404B">
              <w:rPr>
                <w:noProof/>
                <w:webHidden/>
              </w:rPr>
              <w:fldChar w:fldCharType="separate"/>
            </w:r>
            <w:r w:rsidR="00FF404B">
              <w:rPr>
                <w:noProof/>
                <w:webHidden/>
              </w:rPr>
              <w:t>72</w:t>
            </w:r>
            <w:r w:rsidR="00FF404B">
              <w:rPr>
                <w:noProof/>
                <w:webHidden/>
              </w:rPr>
              <w:fldChar w:fldCharType="end"/>
            </w:r>
          </w:hyperlink>
        </w:p>
        <w:p w14:paraId="439C6D4A" w14:textId="0E5105D6" w:rsidR="00FF404B" w:rsidRDefault="008663AF">
          <w:pPr>
            <w:pStyle w:val="TOC1"/>
            <w:tabs>
              <w:tab w:val="right" w:leader="dot" w:pos="9350"/>
            </w:tabs>
            <w:rPr>
              <w:rFonts w:cstheme="minorBidi"/>
              <w:noProof/>
              <w:sz w:val="24"/>
              <w:lang w:val="en-CA" w:bidi="ar-SA"/>
            </w:rPr>
          </w:pPr>
          <w:hyperlink w:anchor="_Toc2843387" w:history="1">
            <w:r w:rsidR="00FF404B" w:rsidRPr="00CA4351">
              <w:rPr>
                <w:rStyle w:val="Hyperlink"/>
                <w:noProof/>
              </w:rPr>
              <w:t>Bibliography</w:t>
            </w:r>
            <w:r w:rsidR="00FF404B">
              <w:rPr>
                <w:noProof/>
                <w:webHidden/>
              </w:rPr>
              <w:tab/>
            </w:r>
            <w:r w:rsidR="00FF404B">
              <w:rPr>
                <w:noProof/>
                <w:webHidden/>
              </w:rPr>
              <w:fldChar w:fldCharType="begin"/>
            </w:r>
            <w:r w:rsidR="00FF404B">
              <w:rPr>
                <w:noProof/>
                <w:webHidden/>
              </w:rPr>
              <w:instrText xml:space="preserve"> PAGEREF _Toc2843387 \h </w:instrText>
            </w:r>
            <w:r w:rsidR="00FF404B">
              <w:rPr>
                <w:noProof/>
                <w:webHidden/>
              </w:rPr>
            </w:r>
            <w:r w:rsidR="00FF404B">
              <w:rPr>
                <w:noProof/>
                <w:webHidden/>
              </w:rPr>
              <w:fldChar w:fldCharType="separate"/>
            </w:r>
            <w:r w:rsidR="00FF404B">
              <w:rPr>
                <w:noProof/>
                <w:webHidden/>
              </w:rPr>
              <w:t>73</w:t>
            </w:r>
            <w:r w:rsidR="00FF404B">
              <w:rPr>
                <w:noProof/>
                <w:webHidden/>
              </w:rPr>
              <w:fldChar w:fldCharType="end"/>
            </w:r>
          </w:hyperlink>
        </w:p>
        <w:p w14:paraId="6D1DC623" w14:textId="1EE6E722"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5040ECD7" w14:textId="77777777" w:rsidR="006549B4" w:rsidRDefault="006549B4" w:rsidP="00EA354A">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2843340"/>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65CAC1A7" w14:textId="108E928D" w:rsidR="006549B4" w:rsidRDefault="006549B4" w:rsidP="00EA354A">
      <w:r>
        <w:t xml:space="preserve">The purpose of this document is to present </w:t>
      </w:r>
      <w:r w:rsidR="00552456">
        <w:t>the first release of the iCity ontology.</w:t>
      </w:r>
      <w:r w:rsidR="00124453">
        <w:t xml:space="preserve"> This document provides a concrete outline of the concepts defined in the ontology; its purpose is to provide a point of reference to facilitate discussion and feedback on of the ontology, and to facilitate its implementation across the iCity projects</w:t>
      </w:r>
      <w:r w:rsidR="00F20CC2">
        <w:t xml:space="preserve"> and beyond</w:t>
      </w:r>
      <w:r w:rsidR="00124453">
        <w:t xml:space="preserve">. </w:t>
      </w:r>
      <w:r w:rsidR="00552456">
        <w:t xml:space="preserve"> This </w:t>
      </w:r>
      <w:r w:rsidR="00124453">
        <w:t xml:space="preserve">initial </w:t>
      </w:r>
      <w:r w:rsidR="00552456">
        <w:t>release focuses on the identification of</w:t>
      </w:r>
      <w:r w:rsidR="00124453">
        <w:t xml:space="preserve"> the</w:t>
      </w:r>
      <w:r w:rsidR="00552456">
        <w:t xml:space="preserve"> classes and properties that </w:t>
      </w:r>
      <w:r w:rsidR="0001086A">
        <w:t xml:space="preserve">will </w:t>
      </w:r>
      <w:r w:rsidR="00552456">
        <w:t xml:space="preserve">form </w:t>
      </w:r>
      <w:r>
        <w:t xml:space="preserve">the ontology. </w:t>
      </w:r>
      <w:r w:rsidR="00B640FA">
        <w:t>T</w:t>
      </w:r>
      <w:r>
        <w:t xml:space="preserve">hese classes </w:t>
      </w:r>
      <w:r w:rsidR="0001086A">
        <w:t xml:space="preserve">and properties </w:t>
      </w:r>
      <w:r w:rsidR="00B640FA">
        <w:t>provide a clear indication</w:t>
      </w:r>
      <w:r>
        <w:t xml:space="preserve"> of the breadth of the s</w:t>
      </w:r>
      <w:r w:rsidR="0001086A">
        <w:t>cope of the iCity ontology</w:t>
      </w:r>
      <w:r w:rsidR="00B640FA">
        <w:t>, and are</w:t>
      </w:r>
      <w:r>
        <w:t xml:space="preserve"> </w:t>
      </w:r>
      <w:r w:rsidR="0001086A">
        <w:t>thus</w:t>
      </w:r>
      <w:r>
        <w:t xml:space="preserve"> a critical </w:t>
      </w:r>
      <w:r w:rsidR="00B640FA">
        <w:t xml:space="preserve">first step </w:t>
      </w:r>
      <w:r w:rsidR="00124453">
        <w:t xml:space="preserve">in </w:t>
      </w:r>
      <w:r>
        <w:t xml:space="preserve">the </w:t>
      </w:r>
      <w:r w:rsidR="0001086A">
        <w:t>development</w:t>
      </w:r>
      <w:r>
        <w:t xml:space="preserve"> of the final artifact. </w:t>
      </w:r>
      <w:r w:rsidR="00D46E33">
        <w:t>Based on this release, we may begin the process of implementation by capturing relevant information in the language defined by the ontology, and thus providing a shared, commonly understood model of the knowledge being used and generated by the various iCity projects.</w:t>
      </w:r>
    </w:p>
    <w:p w14:paraId="2AFF469D" w14:textId="3AEFF265" w:rsidR="008F2010" w:rsidRDefault="00105569" w:rsidP="00EA354A">
      <w:r>
        <w:t xml:space="preserve">HTML documentation is maintained for </w:t>
      </w:r>
      <w:r w:rsidR="008F2010">
        <w:t>each ontology, automatica</w:t>
      </w:r>
      <w:r w:rsidR="00FF4EA6">
        <w:t>lly generated using Widoco</w:t>
      </w:r>
      <w:r w:rsidR="00FF4EA6">
        <w:rPr>
          <w:rStyle w:val="FootnoteReference"/>
        </w:rPr>
        <w:footnoteReference w:id="1"/>
      </w:r>
      <w:r w:rsidR="008F2010">
        <w:t xml:space="preserve">. </w:t>
      </w:r>
    </w:p>
    <w:p w14:paraId="2E7423CC" w14:textId="77777777" w:rsidR="004D2842" w:rsidRDefault="004D2842" w:rsidP="00EA354A">
      <w:pPr>
        <w:pStyle w:val="Heading1"/>
      </w:pPr>
      <w:bookmarkStart w:id="33" w:name="_Toc2843341"/>
      <w:r w:rsidRPr="004D2842">
        <w:t>Scope</w:t>
      </w:r>
      <w:bookmarkEnd w:id="33"/>
    </w:p>
    <w:p w14:paraId="388E13D0" w14:textId="79CE7F07" w:rsidR="004D2842" w:rsidRDefault="004D2842" w:rsidP="00EA354A">
      <w:r>
        <w:t xml:space="preserve">The scope of this document is limited to the identification of </w:t>
      </w:r>
      <w:r w:rsidR="008B3700">
        <w:t>the vocabulary</w:t>
      </w:r>
      <w:r>
        <w:t xml:space="preserve"> within the ontology</w:t>
      </w:r>
      <w:r w:rsidR="00CB7A9A">
        <w:t xml:space="preserve">. More specifically, it is restricted to the identification of </w:t>
      </w:r>
      <w:r w:rsidR="00124453">
        <w:t>vocabulary in the Urban System O</w:t>
      </w:r>
      <w:r w:rsidR="00CB7A9A">
        <w:t>ntology; at this stage</w:t>
      </w:r>
      <w:r w:rsidR="00967D94">
        <w:t>,</w:t>
      </w:r>
      <w:r w:rsidR="00CB7A9A">
        <w:t xml:space="preserve"> it does not capture the application-specific concepts of the individual iCity projects</w:t>
      </w:r>
      <w:r>
        <w:t xml:space="preserve">. </w:t>
      </w:r>
      <w:r w:rsidR="007A6F56">
        <w:t>We provide an initial specification of the</w:t>
      </w:r>
      <w:r w:rsidR="008B3700">
        <w:t xml:space="preserve"> classes and relationships (properties) to support formalization in OWL</w:t>
      </w:r>
      <w:r w:rsidR="00124453">
        <w:t xml:space="preserve"> 2 </w:t>
      </w:r>
      <w:sdt>
        <w:sdtPr>
          <w:id w:val="3293063"/>
          <w:citation/>
        </w:sdtPr>
        <w:sdtContent>
          <w:r w:rsidR="00672FFC">
            <w:fldChar w:fldCharType="begin"/>
          </w:r>
          <w:r w:rsidR="00124453">
            <w:instrText xml:space="preserve"> CITATION Gra08 \l 4105 </w:instrText>
          </w:r>
          <w:r w:rsidR="00672FFC">
            <w:fldChar w:fldCharType="separate"/>
          </w:r>
          <w:r w:rsidR="006158D6">
            <w:rPr>
              <w:noProof/>
            </w:rPr>
            <w:t>(Grau, et al., 2008)</w:t>
          </w:r>
          <w:r w:rsidR="00672FFC">
            <w:fldChar w:fldCharType="end"/>
          </w:r>
        </w:sdtContent>
      </w:sdt>
      <w:r w:rsidR="008B3700">
        <w:t>.</w:t>
      </w:r>
      <w:r w:rsidR="007A6F56">
        <w:t xml:space="preserve"> Future versions will expand on the depth of these definitions, providing more </w:t>
      </w:r>
      <w:r w:rsidR="00124453">
        <w:t>detailed</w:t>
      </w:r>
      <w:r w:rsidR="007A6F56">
        <w:t xml:space="preserve"> semantics in a complementary logical language.</w:t>
      </w:r>
      <w:r>
        <w:t xml:space="preserve"> </w:t>
      </w:r>
      <w:r w:rsidR="007A6F56">
        <w:t>This document aims only at conveying the vocabulary</w:t>
      </w:r>
      <w:r w:rsidR="001B5C0E">
        <w:t xml:space="preserve"> currently</w:t>
      </w:r>
      <w:r w:rsidR="007A6F56">
        <w:t xml:space="preserve"> defined in the iCity ontology, </w:t>
      </w:r>
      <w:r w:rsidR="001B5C0E">
        <w:t xml:space="preserve">implementation of the ontology </w:t>
      </w:r>
      <w:r w:rsidR="007A6F56">
        <w:t xml:space="preserve">shall </w:t>
      </w:r>
      <w:r>
        <w:t>be addressed in a separate iCity report.</w:t>
      </w:r>
    </w:p>
    <w:p w14:paraId="3D9AF013" w14:textId="77777777" w:rsidR="004D2842" w:rsidRDefault="004D2842" w:rsidP="00EA354A">
      <w:pPr>
        <w:pStyle w:val="Heading1"/>
      </w:pPr>
      <w:bookmarkStart w:id="34" w:name="_Toc2843342"/>
      <w:r w:rsidRPr="004D2842">
        <w:t>Outline</w:t>
      </w:r>
      <w:bookmarkEnd w:id="34"/>
    </w:p>
    <w:p w14:paraId="7BF8D6C0" w14:textId="2BD3DCE8" w:rsidR="004F57B7" w:rsidRDefault="00196B6E" w:rsidP="00EA354A">
      <w:r>
        <w:t xml:space="preserve">The report will begin with an introduction to the role of the ontology within the iCity project. </w:t>
      </w:r>
      <w:r w:rsidR="004F57B7">
        <w:t xml:space="preserve">The core concepts pertaining to the characteristics and behaviour of the urban system will </w:t>
      </w:r>
      <w:r>
        <w:t xml:space="preserve">then </w:t>
      </w:r>
      <w:r w:rsidR="004F57B7">
        <w:t>be presented in</w:t>
      </w:r>
      <w:r w:rsidR="002C509E">
        <w:t xml:space="preserve"> Section </w:t>
      </w:r>
      <w:r w:rsidR="00672FFC">
        <w:fldChar w:fldCharType="begin"/>
      </w:r>
      <w:r w:rsidR="00371F6C">
        <w:instrText xml:space="preserve"> REF _Ref462673081 \r \h </w:instrText>
      </w:r>
      <w:r w:rsidR="00672FFC">
        <w:fldChar w:fldCharType="separate"/>
      </w:r>
      <w:r w:rsidR="00211C28">
        <w:t>5</w:t>
      </w:r>
      <w:r w:rsidR="00672FFC">
        <w:fldChar w:fldCharType="end"/>
      </w:r>
      <w:r>
        <w:t xml:space="preserve">. </w:t>
      </w:r>
      <w:r w:rsidR="00DE7BFB">
        <w:t xml:space="preserve">Section </w:t>
      </w:r>
      <w:r w:rsidR="00672FFC">
        <w:fldChar w:fldCharType="begin"/>
      </w:r>
      <w:r w:rsidR="00DE7BFB">
        <w:instrText xml:space="preserve"> REF _Ref468171950 \r \h </w:instrText>
      </w:r>
      <w:r w:rsidR="00672FFC">
        <w:fldChar w:fldCharType="separate"/>
      </w:r>
      <w:r w:rsidR="00211C28">
        <w:t>0</w:t>
      </w:r>
      <w:r w:rsidR="00672FFC">
        <w:fldChar w:fldCharType="end"/>
      </w:r>
      <w:r w:rsidR="005E7D8F">
        <w:t xml:space="preserve"> </w:t>
      </w:r>
      <w:r w:rsidR="00552456">
        <w:t xml:space="preserve">identifies directions </w:t>
      </w:r>
      <w:r w:rsidR="005E7D8F">
        <w:t>for future iterations of the ontology; in particular</w:t>
      </w:r>
      <w:r w:rsidR="009D1F59">
        <w:t xml:space="preserve">, </w:t>
      </w:r>
      <w:r w:rsidR="00552456">
        <w:t>Section</w:t>
      </w:r>
      <w:r w:rsidR="006C7A58">
        <w:t xml:space="preserve"> </w:t>
      </w:r>
      <w:r w:rsidR="00672FFC">
        <w:fldChar w:fldCharType="begin"/>
      </w:r>
      <w:r w:rsidR="006C7A58">
        <w:instrText xml:space="preserve"> REF _Ref468171904 \r \h </w:instrText>
      </w:r>
      <w:r w:rsidR="00672FFC">
        <w:fldChar w:fldCharType="separate"/>
      </w:r>
      <w:r w:rsidR="00211C28">
        <w:t>6.2</w:t>
      </w:r>
      <w:r w:rsidR="00672FFC">
        <w:fldChar w:fldCharType="end"/>
      </w:r>
      <w:r w:rsidR="006C7A58">
        <w:t xml:space="preserve"> outlines </w:t>
      </w:r>
      <w:r w:rsidR="009D1F59">
        <w:t>top-level concepts required for data collection, simulation,</w:t>
      </w:r>
      <w:r w:rsidR="002C509E">
        <w:t xml:space="preserve"> and</w:t>
      </w:r>
      <w:r w:rsidR="009D1F59">
        <w:t xml:space="preserve"> analysis applications.</w:t>
      </w:r>
      <w:r w:rsidR="002C509E">
        <w:t xml:space="preserve"> At t</w:t>
      </w:r>
      <w:r w:rsidR="00967D94">
        <w:t xml:space="preserve">he current stage of development, </w:t>
      </w:r>
      <w:r w:rsidR="002C509E">
        <w:t xml:space="preserve">we have not identified any requirements specific to the Visualization application (Theme 3 in the iCity project). </w:t>
      </w:r>
      <w:r w:rsidR="006C2C08">
        <w:t xml:space="preserve">It is our understanding that </w:t>
      </w:r>
      <w:r w:rsidR="002C509E">
        <w:t xml:space="preserve">the Theme 3 work will interpret the iCity ontology in order to </w:t>
      </w:r>
      <w:r w:rsidR="006C2C08">
        <w:t>generate</w:t>
      </w:r>
      <w:r w:rsidR="002C509E">
        <w:t xml:space="preserve"> the required visualizations. Should this change </w:t>
      </w:r>
      <w:r w:rsidR="00552456">
        <w:t>in the future</w:t>
      </w:r>
      <w:r w:rsidR="002C509E">
        <w:t>,</w:t>
      </w:r>
      <w:r w:rsidR="00552456">
        <w:t xml:space="preserve"> it is likely</w:t>
      </w:r>
      <w:r w:rsidR="002C4AE3">
        <w:t xml:space="preserve"> that</w:t>
      </w:r>
      <w:r w:rsidR="002C509E">
        <w:t xml:space="preserve"> an extension to capture the visualization applications</w:t>
      </w:r>
      <w:r w:rsidR="00552456">
        <w:t xml:space="preserve"> will </w:t>
      </w:r>
      <w:r w:rsidR="002C4AE3">
        <w:t xml:space="preserve">also </w:t>
      </w:r>
      <w:r w:rsidR="002C509E">
        <w:t>be required.</w:t>
      </w:r>
    </w:p>
    <w:p w14:paraId="14537964" w14:textId="77777777" w:rsidR="00196B6E" w:rsidRDefault="00196B6E" w:rsidP="00EA354A">
      <w:pPr>
        <w:pStyle w:val="Heading1"/>
      </w:pPr>
      <w:bookmarkStart w:id="35" w:name="_Toc2843343"/>
      <w:r w:rsidRPr="00196B6E">
        <w:t>Role of the Ontology</w:t>
      </w:r>
      <w:bookmarkEnd w:id="35"/>
    </w:p>
    <w:p w14:paraId="6164ABB2" w14:textId="77777777" w:rsidR="00DA0EFA" w:rsidRDefault="007C0DC2" w:rsidP="00EA354A">
      <w:r>
        <w:t>Given that all of t</w:t>
      </w:r>
      <w:r w:rsidR="00DA0EFA">
        <w:t>h</w:t>
      </w:r>
      <w:r w:rsidR="00C92A26">
        <w:t xml:space="preserve">e projects within iCity are situated </w:t>
      </w:r>
      <w:r w:rsidR="00DA0EFA">
        <w:t>in the urban domain, and therefore it is not surprising to find many common concepts between them. It stands to reason that some integration between the different applications should be possible. For example, if data is collected about the population, it should be usable by ILUTE and other simulations, but also by the projects developing analysis tools, such as the smart parking app</w:t>
      </w:r>
      <w:r>
        <w:t>lication</w:t>
      </w:r>
      <w:r w:rsidR="00DA0EFA">
        <w:t xml:space="preserve">. Unfortunately, there is </w:t>
      </w:r>
      <w:r w:rsidR="009F11B5">
        <w:t xml:space="preserve">also </w:t>
      </w:r>
      <w:r w:rsidR="00DA0EFA">
        <w:t xml:space="preserve">ambiguity in how different concepts are used, and in some cases the same concept may be defined differently in different applications. This provides a challenge </w:t>
      </w:r>
      <w:r w:rsidR="00FD590F">
        <w:t xml:space="preserve">not only for integration of </w:t>
      </w:r>
      <w:r w:rsidR="00FD590F">
        <w:lastRenderedPageBreak/>
        <w:t>the iCity applications, bu</w:t>
      </w:r>
      <w:r w:rsidR="00577F14">
        <w:t>t for shareability of results: i</w:t>
      </w:r>
      <w:r w:rsidR="00FD590F">
        <w:t xml:space="preserve">f the knowledge generated by iCity is not defined sufficiently, it will be difficult for any other researchers to understand and leverage it. </w:t>
      </w:r>
    </w:p>
    <w:p w14:paraId="6E1BB89B" w14:textId="77777777" w:rsidR="009F11B5" w:rsidRDefault="00663DB9" w:rsidP="009F11B5">
      <w:r>
        <w:t xml:space="preserve">The iCity ontology provides a common set of terms with which data can be stored and accessed. </w:t>
      </w:r>
      <w:r w:rsidR="009F11B5">
        <w:t>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as means of publishing or sharing data with the research community.</w:t>
      </w:r>
    </w:p>
    <w:p w14:paraId="3886168F" w14:textId="73CE425C"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Pr>
          <w:rStyle w:val="FootnoteReference"/>
        </w:rPr>
        <w:footnoteReference w:id="2"/>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4D3B2F">
        <w:t xml:space="preserve">The 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F367B8">
        <w:t xml:space="preserve">Figure </w:t>
      </w:r>
      <w:r w:rsidR="00F367B8">
        <w:rPr>
          <w:noProof/>
        </w:rPr>
        <w:t>1</w:t>
      </w:r>
      <w:r w:rsidR="00F367B8">
        <w:fldChar w:fldCharType="end"/>
      </w:r>
      <w:r w:rsidR="004D3B2F">
        <w:t>.</w:t>
      </w:r>
    </w:p>
    <w:p w14:paraId="0B1C365B" w14:textId="2BE5C9EB"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77777777" w:rsidR="00F367B8" w:rsidRDefault="007E02F9" w:rsidP="00F367B8">
      <w:pPr>
        <w:keepNext/>
      </w:pPr>
      <w:r w:rsidRPr="007E02F9">
        <w:rPr>
          <w:noProof/>
        </w:rPr>
        <w:drawing>
          <wp:inline distT="0" distB="0" distL="0" distR="0" wp14:anchorId="008C5C4E" wp14:editId="52529465">
            <wp:extent cx="3112549" cy="3188556"/>
            <wp:effectExtent l="12700" t="12700" r="1206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0230" cy="3190875"/>
                    </a:xfrm>
                    <a:prstGeom prst="rect">
                      <a:avLst/>
                    </a:prstGeom>
                    <a:noFill/>
                    <a:ln w="9525">
                      <a:solidFill>
                        <a:schemeClr val="tx1"/>
                      </a:solidFill>
                      <a:miter lim="800000"/>
                      <a:headEnd/>
                      <a:tailEnd/>
                    </a:ln>
                    <a:effectLst/>
                  </pic:spPr>
                </pic:pic>
              </a:graphicData>
            </a:graphic>
          </wp:inline>
        </w:drawing>
      </w:r>
    </w:p>
    <w:p w14:paraId="7FE2FAB9" w14:textId="4CB5C6FA" w:rsidR="004A370E" w:rsidRDefault="00F367B8" w:rsidP="00F367B8">
      <w:pPr>
        <w:pStyle w:val="Caption"/>
      </w:pPr>
      <w:bookmarkStart w:id="36"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w:t>
      </w:r>
      <w:r w:rsidR="00FA06BD">
        <w:rPr>
          <w:noProof/>
        </w:rPr>
        <w:fldChar w:fldCharType="end"/>
      </w:r>
      <w:bookmarkEnd w:id="36"/>
      <w:r>
        <w:t>: iCity Knowledge Base Architecture</w:t>
      </w:r>
    </w:p>
    <w:p w14:paraId="06791E59" w14:textId="77777777" w:rsidR="00F367B8" w:rsidRDefault="00F367B8" w:rsidP="004A370E">
      <w:pPr>
        <w:keepNext/>
      </w:pPr>
    </w:p>
    <w:p w14:paraId="359A4500" w14:textId="25AAC698"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core ontology</w:t>
      </w:r>
      <w:r w:rsidR="00512299">
        <w:t xml:space="preserve"> required to </w:t>
      </w:r>
      <w:r w:rsidR="0019543E">
        <w:t>capture</w:t>
      </w:r>
      <w:r w:rsidR="00512299">
        <w:t xml:space="preserve"> the iCity p</w:t>
      </w:r>
      <w:r w:rsidR="00723909">
        <w:t>rojects</w:t>
      </w:r>
      <w:r w:rsidR="00BD68FC">
        <w:t>, in particular</w:t>
      </w:r>
      <w:r w:rsidR="0019543E">
        <w:t xml:space="preserve">, </w:t>
      </w:r>
      <w:r w:rsidR="00723909">
        <w:t xml:space="preserve">to define </w:t>
      </w:r>
      <w:r w:rsidR="0019543E">
        <w:t>the urban system.</w:t>
      </w:r>
      <w:r w:rsidR="00BE6A2E">
        <w:t xml:space="preserve"> Beyond this, the iCity ontology may be implemented to support specific applications. Examples of this are discussed in further detail in Section </w:t>
      </w:r>
      <w:r w:rsidR="00BE6A2E">
        <w:fldChar w:fldCharType="begin"/>
      </w:r>
      <w:r w:rsidR="00BE6A2E">
        <w:instrText xml:space="preserve"> REF _Ref520703666 \r \h </w:instrText>
      </w:r>
      <w:r w:rsidR="00BE6A2E">
        <w:fldChar w:fldCharType="separate"/>
      </w:r>
      <w:r w:rsidR="00BE6A2E">
        <w:t>7</w:t>
      </w:r>
      <w:r w:rsidR="00BE6A2E">
        <w:fldChar w:fldCharType="end"/>
      </w:r>
      <w:r w:rsidR="00BE6A2E">
        <w:t xml:space="preserve">.  </w:t>
      </w:r>
    </w:p>
    <w:p w14:paraId="64598446" w14:textId="77777777" w:rsidR="00BE6A2E" w:rsidRDefault="00BE6A2E" w:rsidP="00BE6A2E">
      <w:pPr>
        <w:pStyle w:val="Heading1"/>
      </w:pPr>
      <w:bookmarkStart w:id="37" w:name="_Toc2843344"/>
      <w:bookmarkStart w:id="38" w:name="_Ref462673081"/>
      <w:r>
        <w:t>Summary of Changes from Previous Version</w:t>
      </w:r>
      <w:bookmarkEnd w:id="37"/>
    </w:p>
    <w:p w14:paraId="494364B1" w14:textId="21922243" w:rsidR="00BE6A2E" w:rsidRPr="00E80D3C" w:rsidRDefault="002B7901" w:rsidP="00E80D3C">
      <w:r>
        <w:t>The</w:t>
      </w:r>
      <w:r w:rsidRPr="00E80D3C">
        <w:t xml:space="preserve"> </w:t>
      </w:r>
      <w:r>
        <w:t>“iCity</w:t>
      </w:r>
      <w:proofErr w:type="gramStart"/>
      <w:r>
        <w:t>-“</w:t>
      </w:r>
      <w:r w:rsidR="00BE6A2E" w:rsidRPr="00E80D3C">
        <w:t xml:space="preserve"> prefix</w:t>
      </w:r>
      <w:proofErr w:type="gramEnd"/>
      <w:r>
        <w:t xml:space="preserve"> was removed</w:t>
      </w:r>
      <w:r w:rsidR="00BE6A2E" w:rsidRPr="00E80D3C">
        <w:t xml:space="preserve"> from</w:t>
      </w:r>
      <w:r w:rsidRPr="00E80D3C">
        <w:t xml:space="preserve"> all ontology filenames</w:t>
      </w:r>
      <w:r>
        <w:t xml:space="preserve"> and</w:t>
      </w:r>
      <w:r w:rsidR="00BE6A2E" w:rsidRPr="00E80D3C">
        <w:t xml:space="preserve"> IRIs</w:t>
      </w:r>
      <w:r>
        <w:t xml:space="preserve"> in order to improve readability and convey generality. All other changes are summarized by ontology below.</w:t>
      </w:r>
    </w:p>
    <w:p w14:paraId="05B28208" w14:textId="77777777" w:rsidR="00BE6A2E" w:rsidRPr="00C142F9" w:rsidRDefault="00BE6A2E" w:rsidP="00BE6A2E">
      <w:pPr>
        <w:rPr>
          <w:highlight w:val="yellow"/>
          <w:u w:val="single"/>
        </w:rPr>
      </w:pPr>
    </w:p>
    <w:p w14:paraId="7E3915B7" w14:textId="77777777" w:rsidR="002B7901" w:rsidRDefault="00BE6A2E" w:rsidP="00BE6A2E">
      <w:r>
        <w:rPr>
          <w:u w:val="single"/>
        </w:rPr>
        <w:t>Activity ontology:</w:t>
      </w:r>
      <w:r>
        <w:t xml:space="preserve"> </w:t>
      </w:r>
    </w:p>
    <w:p w14:paraId="2C332388" w14:textId="6F030237" w:rsidR="00BE6A2E" w:rsidRDefault="00BE6A2E" w:rsidP="001D3F17">
      <w:pPr>
        <w:pStyle w:val="ListParagraph"/>
        <w:numPr>
          <w:ilvl w:val="0"/>
          <w:numId w:val="11"/>
        </w:numPr>
      </w:pPr>
      <w:r w:rsidRPr="00E80D3C">
        <w:rPr>
          <w:sz w:val="24"/>
        </w:rPr>
        <w:t>revised representation such that an activity is a class of occurrences (activities and occurrences are not separate entities); removal of ActivityOccurrence, definition of State instead of StateType</w:t>
      </w:r>
      <w:r>
        <w:t>.</w:t>
      </w:r>
    </w:p>
    <w:p w14:paraId="77C49607" w14:textId="77777777" w:rsidR="00BE6A2E" w:rsidRDefault="00BE6A2E" w:rsidP="00BE6A2E">
      <w:pPr>
        <w:rPr>
          <w:color w:val="FF0000"/>
        </w:rPr>
      </w:pPr>
    </w:p>
    <w:p w14:paraId="335880DF" w14:textId="77777777" w:rsidR="002B7901" w:rsidRDefault="00BE6A2E" w:rsidP="00BE6A2E">
      <w:pPr>
        <w:rPr>
          <w:color w:val="000000" w:themeColor="text1"/>
        </w:rPr>
      </w:pPr>
      <w:r>
        <w:rPr>
          <w:color w:val="000000" w:themeColor="text1"/>
          <w:u w:val="single"/>
        </w:rPr>
        <w:t>Transportation Network ontology:</w:t>
      </w:r>
      <w:r>
        <w:rPr>
          <w:color w:val="000000" w:themeColor="text1"/>
        </w:rPr>
        <w:t xml:space="preserve"> </w:t>
      </w:r>
    </w:p>
    <w:p w14:paraId="170C3956" w14:textId="77777777" w:rsidR="002B7901" w:rsidRDefault="00BE6A2E" w:rsidP="001D3F17">
      <w:pPr>
        <w:pStyle w:val="ListParagraph"/>
        <w:numPr>
          <w:ilvl w:val="0"/>
          <w:numId w:val="11"/>
        </w:numPr>
        <w:rPr>
          <w:color w:val="000000" w:themeColor="text1"/>
        </w:rPr>
      </w:pPr>
      <w:r w:rsidRPr="00E80D3C">
        <w:rPr>
          <w:color w:val="000000" w:themeColor="text1"/>
          <w:sz w:val="24"/>
        </w:rPr>
        <w:t xml:space="preserve">added Link and LinkPD classes to serve as “containers” for multiple arcs (e.g. vehicle lanes, bicycle lanes, </w:t>
      </w:r>
      <w:r w:rsidRPr="00E80D3C">
        <w:rPr>
          <w:sz w:val="24"/>
        </w:rPr>
        <w:t>walkways</w:t>
      </w:r>
      <w:r w:rsidRPr="00E80D3C">
        <w:rPr>
          <w:color w:val="000000" w:themeColor="text1"/>
          <w:sz w:val="24"/>
        </w:rPr>
        <w:t>); introduced some additional properties and changed the mode of an Arc from an invariant to variant property.</w:t>
      </w:r>
    </w:p>
    <w:p w14:paraId="17824B8A" w14:textId="4B0050BD" w:rsidR="00BE6A2E" w:rsidRPr="00E80D3C" w:rsidRDefault="00BE6A2E" w:rsidP="001D3F17">
      <w:pPr>
        <w:pStyle w:val="ListParagraph"/>
        <w:numPr>
          <w:ilvl w:val="0"/>
          <w:numId w:val="11"/>
        </w:numPr>
        <w:rPr>
          <w:color w:val="000000" w:themeColor="text1"/>
          <w:sz w:val="36"/>
        </w:rPr>
      </w:pPr>
      <w:r w:rsidRPr="00E80D3C">
        <w:rPr>
          <w:color w:val="000000" w:themeColor="text1"/>
          <w:sz w:val="24"/>
        </w:rPr>
        <w:t>Associated Nodes with location information.</w:t>
      </w:r>
    </w:p>
    <w:p w14:paraId="7C98BE94" w14:textId="33D238C5" w:rsidR="00BE6A2E" w:rsidRPr="00E80D3C" w:rsidRDefault="00BE6A2E" w:rsidP="001D3F17">
      <w:pPr>
        <w:pStyle w:val="ListParagraph"/>
        <w:numPr>
          <w:ilvl w:val="0"/>
          <w:numId w:val="9"/>
        </w:numPr>
        <w:rPr>
          <w:color w:val="000000" w:themeColor="text1"/>
          <w:sz w:val="24"/>
        </w:rPr>
      </w:pPr>
      <w:r w:rsidRPr="00E80D3C">
        <w:rPr>
          <w:color w:val="000000" w:themeColor="text1"/>
          <w:sz w:val="24"/>
        </w:rPr>
        <w:t xml:space="preserve">Links and Arcs represent access on some part of the physical infrastructure, which has an associated location. Although Nodes do not represent access in the same way, they are still associated with some physical location. </w:t>
      </w:r>
      <w:r w:rsidR="002B7901">
        <w:rPr>
          <w:color w:val="000000" w:themeColor="text1"/>
          <w:sz w:val="24"/>
        </w:rPr>
        <w:t>A</w:t>
      </w:r>
      <w:r w:rsidRPr="00E80D3C">
        <w:rPr>
          <w:color w:val="000000" w:themeColor="text1"/>
          <w:sz w:val="24"/>
        </w:rPr>
        <w:t xml:space="preserve"> property</w:t>
      </w:r>
      <w:r w:rsidR="002B7901">
        <w:rPr>
          <w:color w:val="000000" w:themeColor="text1"/>
          <w:sz w:val="24"/>
        </w:rPr>
        <w:t xml:space="preserve"> was added</w:t>
      </w:r>
      <w:r w:rsidRPr="00E80D3C">
        <w:rPr>
          <w:color w:val="000000" w:themeColor="text1"/>
          <w:sz w:val="24"/>
        </w:rPr>
        <w:t xml:space="preserve"> to specify the </w:t>
      </w:r>
      <w:r w:rsidRPr="00E80D3C">
        <w:rPr>
          <w:i/>
          <w:color w:val="000000" w:themeColor="text1"/>
          <w:sz w:val="24"/>
        </w:rPr>
        <w:t>associated</w:t>
      </w:r>
      <w:r w:rsidRPr="00E80D3C">
        <w:rPr>
          <w:color w:val="000000" w:themeColor="text1"/>
          <w:sz w:val="24"/>
        </w:rPr>
        <w:t xml:space="preserve"> location of a Node. </w:t>
      </w:r>
      <w:r w:rsidR="002B7901">
        <w:rPr>
          <w:color w:val="000000" w:themeColor="text1"/>
          <w:sz w:val="24"/>
        </w:rPr>
        <w:t>It should be possible</w:t>
      </w:r>
      <w:r w:rsidRPr="00E80D3C">
        <w:rPr>
          <w:color w:val="000000" w:themeColor="text1"/>
          <w:sz w:val="24"/>
        </w:rPr>
        <w:t xml:space="preserve"> to infer which Transportation Complexes (e.g. road segments) meet or contain the node based on th</w:t>
      </w:r>
      <w:r w:rsidR="002B7901">
        <w:rPr>
          <w:color w:val="000000" w:themeColor="text1"/>
          <w:sz w:val="24"/>
        </w:rPr>
        <w:t>e links it is connected to. F</w:t>
      </w:r>
      <w:r w:rsidRPr="00E80D3C">
        <w:rPr>
          <w:color w:val="000000" w:themeColor="text1"/>
          <w:sz w:val="24"/>
        </w:rPr>
        <w:t xml:space="preserve">uture extensions </w:t>
      </w:r>
      <w:r w:rsidR="002B7901">
        <w:rPr>
          <w:color w:val="000000" w:themeColor="text1"/>
          <w:sz w:val="24"/>
        </w:rPr>
        <w:t>may</w:t>
      </w:r>
      <w:r w:rsidRPr="00E80D3C">
        <w:rPr>
          <w:color w:val="000000" w:themeColor="text1"/>
          <w:sz w:val="24"/>
        </w:rPr>
        <w:t xml:space="preserve"> consider capturing the relationship between the </w:t>
      </w:r>
      <w:proofErr w:type="gramStart"/>
      <w:r w:rsidRPr="00E80D3C">
        <w:rPr>
          <w:color w:val="000000" w:themeColor="text1"/>
          <w:sz w:val="24"/>
        </w:rPr>
        <w:t>nodes</w:t>
      </w:r>
      <w:proofErr w:type="gramEnd"/>
      <w:r w:rsidRPr="00E80D3C">
        <w:rPr>
          <w:color w:val="000000" w:themeColor="text1"/>
          <w:sz w:val="24"/>
        </w:rPr>
        <w:t xml:space="preserve"> location and the location of the Transportation Complexes accessed by its related links.</w:t>
      </w:r>
    </w:p>
    <w:p w14:paraId="0AD41E9E" w14:textId="77777777" w:rsidR="00BE6A2E" w:rsidRDefault="00BE6A2E" w:rsidP="00BE6A2E">
      <w:pPr>
        <w:rPr>
          <w:color w:val="000000" w:themeColor="text1"/>
        </w:rPr>
      </w:pPr>
    </w:p>
    <w:p w14:paraId="06A747C7" w14:textId="00308EB5" w:rsidR="00BE6A2E" w:rsidRPr="00E80D3C" w:rsidRDefault="007A52BC" w:rsidP="00BE6A2E">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5A794F7E" w14:textId="77777777" w:rsidR="00BE6A2E" w:rsidRPr="00E80D3C" w:rsidRDefault="00BE6A2E" w:rsidP="00BE6A2E">
      <w:pPr>
        <w:rPr>
          <w:color w:val="000000" w:themeColor="text1"/>
        </w:rPr>
      </w:pPr>
      <w:r w:rsidRPr="00E80D3C">
        <w:rPr>
          <w:color w:val="000000" w:themeColor="text1"/>
        </w:rPr>
        <w:t xml:space="preserve">The notion of addresses is required to represent information about buildings, parking lots, the start and end of trips, and so on. Contact information for individuals and organizations may also be required and captured for some applications. </w:t>
      </w:r>
    </w:p>
    <w:p w14:paraId="77F363FF" w14:textId="77777777" w:rsidR="00BE6A2E" w:rsidRDefault="00BE6A2E" w:rsidP="00BE6A2E">
      <w:pPr>
        <w:rPr>
          <w:color w:val="000000" w:themeColor="text1"/>
        </w:rPr>
      </w:pPr>
    </w:p>
    <w:p w14:paraId="4F503542" w14:textId="44172947" w:rsidR="00BE6A2E" w:rsidRDefault="00BE6A2E" w:rsidP="00BE6A2E">
      <w:pPr>
        <w:rPr>
          <w:color w:val="000000" w:themeColor="text1"/>
          <w:u w:val="single"/>
        </w:rPr>
      </w:pPr>
      <w:r w:rsidRPr="00E80D3C">
        <w:rPr>
          <w:color w:val="000000" w:themeColor="text1"/>
          <w:u w:val="single"/>
        </w:rPr>
        <w:t>Added</w:t>
      </w:r>
      <w:r w:rsidR="007A52BC" w:rsidRPr="00E80D3C">
        <w:rPr>
          <w:color w:val="000000" w:themeColor="text1"/>
          <w:u w:val="single"/>
        </w:rPr>
        <w:t>:</w:t>
      </w:r>
      <w:r w:rsidRPr="00E80D3C">
        <w:rPr>
          <w:color w:val="000000" w:themeColor="text1"/>
          <w:u w:val="single"/>
        </w:rPr>
        <w:t xml:space="preserve"> Calendar</w:t>
      </w:r>
      <w:r w:rsidR="007A52BC" w:rsidRPr="00E80D3C">
        <w:rPr>
          <w:color w:val="000000" w:themeColor="text1"/>
          <w:u w:val="single"/>
        </w:rPr>
        <w:t>/Hours of Operation</w:t>
      </w:r>
      <w:r w:rsidRPr="00E80D3C">
        <w:rPr>
          <w:color w:val="000000" w:themeColor="text1"/>
          <w:u w:val="single"/>
        </w:rPr>
        <w:t xml:space="preserve"> Ontology:</w:t>
      </w:r>
    </w:p>
    <w:p w14:paraId="0867262A" w14:textId="1AA775E7" w:rsidR="00BE6A2E" w:rsidRDefault="007A52BC">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82FD785" w14:textId="77777777" w:rsidR="00BE6A2E" w:rsidRDefault="00BE6A2E" w:rsidP="00BE6A2E">
      <w:pPr>
        <w:rPr>
          <w:color w:val="000000" w:themeColor="text1"/>
        </w:rPr>
      </w:pPr>
    </w:p>
    <w:p w14:paraId="5E6C0758" w14:textId="77777777" w:rsidR="00BE6A2E" w:rsidRDefault="00BE6A2E" w:rsidP="00BE6A2E">
      <w:pPr>
        <w:rPr>
          <w:color w:val="000000" w:themeColor="text1"/>
          <w:u w:val="single"/>
        </w:rPr>
      </w:pPr>
      <w:r w:rsidRPr="00C142F9">
        <w:rPr>
          <w:color w:val="000000" w:themeColor="text1"/>
          <w:u w:val="single"/>
        </w:rPr>
        <w:t>Imported SSN/SOSA Ontology</w:t>
      </w:r>
      <w:r>
        <w:rPr>
          <w:color w:val="000000" w:themeColor="text1"/>
          <w:u w:val="single"/>
        </w:rPr>
        <w:t>:</w:t>
      </w:r>
    </w:p>
    <w:p w14:paraId="7162A8E3" w14:textId="2562E654" w:rsidR="00BE6A2E" w:rsidRDefault="00BE6A2E" w:rsidP="00BE6A2E">
      <w:pPr>
        <w:rPr>
          <w:color w:val="000000" w:themeColor="text1"/>
        </w:rPr>
      </w:pPr>
      <w:r>
        <w:rPr>
          <w:color w:val="000000" w:themeColor="text1"/>
        </w:rPr>
        <w:t>Sensor observations are an integral part of ITS operations and research. To capture these sensors and the data they generate, we import the SSN/SOSA ontology</w:t>
      </w:r>
      <w:r w:rsidR="007A52BC">
        <w:rPr>
          <w:color w:val="000000" w:themeColor="text1"/>
        </w:rPr>
        <w:t xml:space="preserve"> </w:t>
      </w:r>
      <w:r>
        <w:rPr>
          <w:color w:val="000000" w:themeColor="text1"/>
        </w:rPr>
        <w:t>[ref].</w:t>
      </w:r>
    </w:p>
    <w:p w14:paraId="147241EB" w14:textId="77777777" w:rsidR="00BE6A2E" w:rsidRDefault="00BE6A2E" w:rsidP="00BE6A2E">
      <w:pPr>
        <w:rPr>
          <w:color w:val="FF0000"/>
        </w:rPr>
      </w:pPr>
    </w:p>
    <w:p w14:paraId="7E5799D3" w14:textId="4F040F34" w:rsidR="00BE6A2E" w:rsidRDefault="007A52BC" w:rsidP="00BE6A2E">
      <w:pPr>
        <w:rPr>
          <w:color w:val="000000" w:themeColor="text1"/>
          <w:u w:val="single"/>
        </w:rPr>
      </w:pPr>
      <w:r>
        <w:rPr>
          <w:color w:val="000000" w:themeColor="text1"/>
          <w:u w:val="single"/>
        </w:rPr>
        <w:t>Units of Measure O</w:t>
      </w:r>
      <w:r w:rsidR="00BE6A2E">
        <w:rPr>
          <w:color w:val="000000" w:themeColor="text1"/>
          <w:u w:val="single"/>
        </w:rPr>
        <w:t>ntology:</w:t>
      </w:r>
    </w:p>
    <w:p w14:paraId="21C3B12A" w14:textId="56BB5731" w:rsidR="00BE6A2E" w:rsidRPr="00E80D3C" w:rsidRDefault="00BE6A2E" w:rsidP="001D3F17">
      <w:pPr>
        <w:pStyle w:val="ListParagraph"/>
        <w:numPr>
          <w:ilvl w:val="0"/>
          <w:numId w:val="12"/>
        </w:numPr>
        <w:rPr>
          <w:color w:val="000000" w:themeColor="text1"/>
        </w:rPr>
      </w:pPr>
      <w:r w:rsidRPr="00E80D3C">
        <w:rPr>
          <w:color w:val="000000" w:themeColor="text1"/>
          <w:sz w:val="24"/>
        </w:rPr>
        <w:t>Extended and merged with monetary value ontology</w:t>
      </w:r>
      <w:r w:rsidR="007A52BC" w:rsidRPr="00E80D3C">
        <w:rPr>
          <w:color w:val="000000" w:themeColor="text1"/>
          <w:sz w:val="24"/>
        </w:rPr>
        <w:t>.</w:t>
      </w:r>
    </w:p>
    <w:p w14:paraId="6B705B3E"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lastRenderedPageBreak/>
        <w:t>Updated with new release OM 2.0</w:t>
      </w:r>
    </w:p>
    <w:p w14:paraId="50695933"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t>Extend with specializations of quantities, measures, etc, as required by use cases.</w:t>
      </w:r>
    </w:p>
    <w:p w14:paraId="748FE725" w14:textId="77777777" w:rsidR="00BE6A2E" w:rsidRDefault="00BE6A2E" w:rsidP="00BE6A2E">
      <w:pPr>
        <w:rPr>
          <w:color w:val="FF0000"/>
        </w:rPr>
      </w:pPr>
    </w:p>
    <w:p w14:paraId="4FA36CAD" w14:textId="59E57097" w:rsidR="00BE6A2E" w:rsidRPr="007A52BC" w:rsidRDefault="00BE6A2E" w:rsidP="00BE6A2E">
      <w:pPr>
        <w:rPr>
          <w:color w:val="000000" w:themeColor="text1"/>
          <w:u w:val="single"/>
        </w:rPr>
      </w:pPr>
      <w:r>
        <w:rPr>
          <w:color w:val="000000" w:themeColor="text1"/>
          <w:u w:val="single"/>
        </w:rPr>
        <w:t>S</w:t>
      </w:r>
      <w:r w:rsidRPr="007A52BC">
        <w:rPr>
          <w:color w:val="000000" w:themeColor="text1"/>
          <w:u w:val="single"/>
        </w:rPr>
        <w:t>patial</w:t>
      </w:r>
      <w:r w:rsidR="007A52BC">
        <w:rPr>
          <w:color w:val="000000" w:themeColor="text1"/>
          <w:u w:val="single"/>
        </w:rPr>
        <w:t xml:space="preserve"> </w:t>
      </w:r>
      <w:r w:rsidRPr="007A52BC">
        <w:rPr>
          <w:color w:val="000000" w:themeColor="text1"/>
          <w:u w:val="single"/>
        </w:rPr>
        <w:t>Location ontology:</w:t>
      </w:r>
    </w:p>
    <w:p w14:paraId="4B8D1AF7" w14:textId="2789B298" w:rsidR="00BE6A2E"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Replaced original representation </w:t>
      </w:r>
      <w:r w:rsidR="007D5E2A" w:rsidRPr="00E80D3C">
        <w:rPr>
          <w:color w:val="000000" w:themeColor="text1"/>
          <w:sz w:val="24"/>
        </w:rPr>
        <w:t xml:space="preserve">with geoSPARQL terminology, primarily due to it being </w:t>
      </w:r>
      <w:r w:rsidRPr="00E80D3C">
        <w:rPr>
          <w:color w:val="000000" w:themeColor="text1"/>
          <w:sz w:val="24"/>
        </w:rPr>
        <w:t>better supported</w:t>
      </w:r>
      <w:r w:rsidR="007D5E2A" w:rsidRPr="00E80D3C">
        <w:rPr>
          <w:color w:val="000000" w:themeColor="text1"/>
          <w:sz w:val="24"/>
        </w:rPr>
        <w:t xml:space="preserve"> (geoSPARQL works for simple linked data but also offers the potential for specialized query abilities) and more current.</w:t>
      </w:r>
      <w:r w:rsidRPr="00E80D3C">
        <w:rPr>
          <w:color w:val="000000" w:themeColor="text1"/>
          <w:sz w:val="24"/>
        </w:rPr>
        <w:t xml:space="preserve"> </w:t>
      </w:r>
      <w:r w:rsidRPr="00E80D3C">
        <w:rPr>
          <w:color w:val="000000" w:themeColor="text1"/>
          <w:sz w:val="24"/>
        </w:rPr>
        <w:br/>
        <w:t>Features have geometry (</w:t>
      </w:r>
      <w:proofErr w:type="gramStart"/>
      <w:r w:rsidRPr="00E80D3C">
        <w:rPr>
          <w:color w:val="000000" w:themeColor="text1"/>
          <w:sz w:val="24"/>
        </w:rPr>
        <w:t>geo:hasGeometry</w:t>
      </w:r>
      <w:proofErr w:type="gramEnd"/>
      <w:r w:rsidRPr="00E80D3C">
        <w:rPr>
          <w:color w:val="000000" w:themeColor="text1"/>
          <w:sz w:val="24"/>
        </w:rPr>
        <w:t xml:space="preserve">); geometries can be defined as simple features (points, polygons,…); these geometries can be </w:t>
      </w:r>
      <w:r w:rsidRPr="00E80D3C">
        <w:rPr>
          <w:i/>
          <w:color w:val="000000" w:themeColor="text1"/>
          <w:sz w:val="24"/>
        </w:rPr>
        <w:t>serialized</w:t>
      </w:r>
      <w:r w:rsidRPr="00E80D3C">
        <w:rPr>
          <w:color w:val="000000" w:themeColor="text1"/>
          <w:sz w:val="24"/>
        </w:rPr>
        <w:t xml:space="preserve"> as WKT or GML, special purpose datatypes that allow for, e.g. a series of coordinates. Both serializations support the specification of a reference system, therefore (for now) we do not need to extend OM with NAD83 and WGS84.</w:t>
      </w:r>
      <w:r w:rsidRPr="00E80D3C">
        <w:rPr>
          <w:color w:val="000000" w:themeColor="text1"/>
          <w:sz w:val="24"/>
        </w:rPr>
        <w:br/>
      </w:r>
      <w:r w:rsidR="007D5E2A" w:rsidRPr="00E80D3C">
        <w:rPr>
          <w:color w:val="000000" w:themeColor="text1"/>
          <w:sz w:val="24"/>
        </w:rPr>
        <w:t xml:space="preserve">The </w:t>
      </w:r>
      <w:r w:rsidRPr="00E80D3C">
        <w:rPr>
          <w:color w:val="000000" w:themeColor="text1"/>
          <w:sz w:val="24"/>
        </w:rPr>
        <w:t>representation of the reference system is not ideal as in the current implementation of geoSPARQL it is appended within the same IRI as the coordinate data, (it is also not clear what code is</w:t>
      </w:r>
      <w:r w:rsidR="007D5E2A" w:rsidRPr="00E80D3C">
        <w:rPr>
          <w:color w:val="000000" w:themeColor="text1"/>
          <w:sz w:val="24"/>
        </w:rPr>
        <w:t xml:space="preserve"> to be used for NAD83). F</w:t>
      </w:r>
      <w:r w:rsidRPr="00E80D3C">
        <w:rPr>
          <w:color w:val="000000" w:themeColor="text1"/>
          <w:sz w:val="24"/>
        </w:rPr>
        <w:t>uture</w:t>
      </w:r>
      <w:r w:rsidR="007D5E2A" w:rsidRPr="00E80D3C">
        <w:rPr>
          <w:color w:val="000000" w:themeColor="text1"/>
          <w:sz w:val="24"/>
        </w:rPr>
        <w:t xml:space="preserve"> revisions should </w:t>
      </w:r>
      <w:r w:rsidRPr="00E80D3C">
        <w:rPr>
          <w:color w:val="000000" w:themeColor="text1"/>
          <w:sz w:val="24"/>
        </w:rPr>
        <w:t>investigate a possible extension to this representation that will capture the reference system in a more convenient way (while still leveraging the capabilities of geoSPARQL).</w:t>
      </w:r>
      <w:r w:rsidRPr="00E80D3C">
        <w:rPr>
          <w:color w:val="000000" w:themeColor="text1"/>
          <w:sz w:val="24"/>
        </w:rPr>
        <w:br/>
        <w:t>Ideally, in future work we would like to look consider the spatial-location theory in more detail as it geoSPARQL provides a vocabulary and a tool but lacks a complete declarative semantics</w:t>
      </w:r>
    </w:p>
    <w:p w14:paraId="56897FD6" w14:textId="77777777" w:rsidR="007D5E2A"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This change impacts many of the other ontologies within iCity (those with spatial information). Each </w:t>
      </w:r>
      <w:r w:rsidR="007D5E2A" w:rsidRPr="00E80D3C">
        <w:rPr>
          <w:color w:val="000000" w:themeColor="text1"/>
          <w:sz w:val="24"/>
        </w:rPr>
        <w:t>was</w:t>
      </w:r>
      <w:r w:rsidRPr="00E80D3C">
        <w:rPr>
          <w:color w:val="000000" w:themeColor="text1"/>
          <w:sz w:val="24"/>
        </w:rPr>
        <w:t xml:space="preserve"> modified to address this.</w:t>
      </w:r>
    </w:p>
    <w:p w14:paraId="7F5041B4" w14:textId="73FA05D0" w:rsidR="00BE6A2E" w:rsidRPr="00E80D3C" w:rsidRDefault="007D5E2A" w:rsidP="001D3F17">
      <w:pPr>
        <w:pStyle w:val="ListParagraph"/>
        <w:numPr>
          <w:ilvl w:val="0"/>
          <w:numId w:val="13"/>
        </w:numPr>
        <w:rPr>
          <w:color w:val="000000" w:themeColor="text1"/>
          <w:sz w:val="24"/>
        </w:rPr>
      </w:pPr>
      <w:r w:rsidRPr="00E80D3C">
        <w:rPr>
          <w:color w:val="000000" w:themeColor="text1"/>
          <w:sz w:val="24"/>
        </w:rPr>
        <w:t>Extended</w:t>
      </w:r>
      <w:r w:rsidR="00BE6A2E" w:rsidRPr="00E80D3C">
        <w:rPr>
          <w:color w:val="000000" w:themeColor="text1"/>
          <w:sz w:val="24"/>
        </w:rPr>
        <w:t xml:space="preserve"> SpatialLoc to include a hasLocation property. This allows us to separate objects from their spatial embodiment as required. Whether an object is related to </w:t>
      </w:r>
      <w:proofErr w:type="gramStart"/>
      <w:r w:rsidR="00BE6A2E" w:rsidRPr="00E80D3C">
        <w:rPr>
          <w:color w:val="000000" w:themeColor="text1"/>
          <w:sz w:val="24"/>
        </w:rPr>
        <w:t>geosparql:Feature</w:t>
      </w:r>
      <w:proofErr w:type="gramEnd"/>
      <w:r w:rsidR="00BE6A2E" w:rsidRPr="00E80D3C">
        <w:rPr>
          <w:color w:val="000000" w:themeColor="text1"/>
          <w:sz w:val="24"/>
        </w:rPr>
        <w:t xml:space="preserve"> or is a subclass of geosparql:Feature is a foundational ontological decision. In either case, we can describe location of these objects more precisely via the hasGeometry property.</w:t>
      </w:r>
    </w:p>
    <w:p w14:paraId="0DC6CDAF" w14:textId="16BA8EEC" w:rsidR="00BE6A2E" w:rsidRPr="00105569" w:rsidRDefault="007A52BC" w:rsidP="00BE6A2E">
      <w:pPr>
        <w:rPr>
          <w:color w:val="000000" w:themeColor="text1"/>
          <w:u w:val="single"/>
        </w:rPr>
      </w:pPr>
      <w:r w:rsidRPr="00105569">
        <w:rPr>
          <w:color w:val="000000" w:themeColor="text1"/>
          <w:u w:val="single"/>
        </w:rPr>
        <w:t>Foundation O</w:t>
      </w:r>
      <w:r w:rsidR="00BE6A2E" w:rsidRPr="00105569">
        <w:rPr>
          <w:color w:val="000000" w:themeColor="text1"/>
          <w:u w:val="single"/>
        </w:rPr>
        <w:t>ntology: removed</w:t>
      </w:r>
    </w:p>
    <w:p w14:paraId="1ECD6873"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sz w:val="24"/>
        </w:rPr>
        <w:br/>
        <w:t xml:space="preserve">This was originally done for </w:t>
      </w:r>
      <w:proofErr w:type="gramStart"/>
      <w:r w:rsidRPr="00105569">
        <w:rPr>
          <w:color w:val="000000" w:themeColor="text1"/>
          <w:sz w:val="24"/>
        </w:rPr>
        <w:t>convenience,</w:t>
      </w:r>
      <w:proofErr w:type="gramEnd"/>
      <w:r w:rsidRPr="00105569">
        <w:rPr>
          <w:color w:val="000000" w:themeColor="text1"/>
          <w:sz w:val="24"/>
        </w:rPr>
        <w:t xml:space="preserve"> however we observe that it may be more clear and effective to only consider the foundational grouping conceptually, and individually import whichever ontologies are required.</w:t>
      </w:r>
    </w:p>
    <w:p w14:paraId="492CCE41"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56F18295" w14:textId="17496C62" w:rsidR="00BE6A2E" w:rsidRPr="00105569" w:rsidRDefault="007A52BC" w:rsidP="00BE6A2E">
      <w:pPr>
        <w:rPr>
          <w:color w:val="000000" w:themeColor="text1"/>
          <w:u w:val="single"/>
        </w:rPr>
      </w:pPr>
      <w:r w:rsidRPr="00105569">
        <w:rPr>
          <w:color w:val="000000" w:themeColor="text1"/>
          <w:u w:val="single"/>
        </w:rPr>
        <w:t>Land Use O</w:t>
      </w:r>
      <w:r w:rsidR="00BE6A2E" w:rsidRPr="00105569">
        <w:rPr>
          <w:color w:val="000000" w:themeColor="text1"/>
          <w:u w:val="single"/>
        </w:rPr>
        <w:t>ntology:</w:t>
      </w:r>
    </w:p>
    <w:p w14:paraId="0A2B6859"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Defined new subclasses of Parcel based on sample data: TrafficZone, PlanningDistrict, Municipality. It’s unclear what the logical distinction between these classes will be, but they are distinct types of parcels used by the domain experts.</w:t>
      </w:r>
    </w:p>
    <w:p w14:paraId="3E4EC61F" w14:textId="6903E702"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Introduced additional land use classification</w:t>
      </w:r>
      <w:r w:rsidR="007A52BC" w:rsidRPr="00105569">
        <w:rPr>
          <w:color w:val="000000" w:themeColor="text1"/>
          <w:sz w:val="24"/>
        </w:rPr>
        <w:t>s, aligned</w:t>
      </w:r>
      <w:r w:rsidRPr="00105569">
        <w:rPr>
          <w:color w:val="000000" w:themeColor="text1"/>
          <w:sz w:val="24"/>
        </w:rPr>
        <w:t xml:space="preserve"> with lbcs</w:t>
      </w:r>
      <w:r w:rsidR="007A52BC" w:rsidRPr="00105569">
        <w:rPr>
          <w:color w:val="000000" w:themeColor="text1"/>
          <w:sz w:val="24"/>
        </w:rPr>
        <w:t xml:space="preserve"> classifications where possible, based on CLUMP and AAFC systems.</w:t>
      </w:r>
    </w:p>
    <w:p w14:paraId="1829E772" w14:textId="70B5822B" w:rsidR="00BE6A2E" w:rsidRPr="00105569" w:rsidRDefault="00BE6A2E" w:rsidP="001D3F17">
      <w:pPr>
        <w:pStyle w:val="ListParagraph"/>
        <w:numPr>
          <w:ilvl w:val="0"/>
          <w:numId w:val="21"/>
        </w:numPr>
        <w:rPr>
          <w:color w:val="000000" w:themeColor="text1"/>
          <w:sz w:val="24"/>
        </w:rPr>
      </w:pPr>
      <w:r w:rsidRPr="00105569">
        <w:rPr>
          <w:color w:val="000000" w:themeColor="text1"/>
          <w:sz w:val="24"/>
        </w:rPr>
        <w:lastRenderedPageBreak/>
        <w:t>Added TrafficZone subclass of Parcel</w:t>
      </w:r>
    </w:p>
    <w:p w14:paraId="1AA0BB03"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Added population properties for Parcels</w:t>
      </w:r>
    </w:p>
    <w:p w14:paraId="23331737" w14:textId="77777777" w:rsidR="00BE6A2E" w:rsidRPr="00105569" w:rsidRDefault="00BE6A2E" w:rsidP="00BE6A2E">
      <w:pPr>
        <w:rPr>
          <w:color w:val="000000" w:themeColor="text1"/>
          <w:u w:val="single"/>
        </w:rPr>
      </w:pPr>
      <w:r w:rsidRPr="00105569">
        <w:rPr>
          <w:color w:val="000000" w:themeColor="text1"/>
          <w:u w:val="single"/>
        </w:rPr>
        <w:t>PublicTransit Ontology:</w:t>
      </w:r>
    </w:p>
    <w:p w14:paraId="7A0E6A80"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Added specializations of the Activity class: TransitTrip and TransitIncident</w:t>
      </w:r>
    </w:p>
    <w:p w14:paraId="1618A25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Included some additional properties and added to the definitions of some existing classes</w:t>
      </w:r>
    </w:p>
    <w:p w14:paraId="4A17D3F8"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Transportation System ontology</w:t>
      </w:r>
    </w:p>
    <w:p w14:paraId="0F2BA31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Activity ontology</w:t>
      </w:r>
    </w:p>
    <w:p w14:paraId="181B9214" w14:textId="77777777" w:rsidR="00BE6A2E" w:rsidRPr="00105569" w:rsidRDefault="00BE6A2E" w:rsidP="00BE6A2E">
      <w:pPr>
        <w:rPr>
          <w:color w:val="000000" w:themeColor="text1"/>
          <w:u w:val="single"/>
        </w:rPr>
      </w:pPr>
      <w:r w:rsidRPr="00105569">
        <w:rPr>
          <w:color w:val="000000" w:themeColor="text1"/>
          <w:u w:val="single"/>
        </w:rPr>
        <w:t>Time Ontology:</w:t>
      </w:r>
    </w:p>
    <w:p w14:paraId="74BFC701" w14:textId="77777777" w:rsidR="00BE6A2E" w:rsidRPr="00105569" w:rsidRDefault="00BE6A2E" w:rsidP="001D3F17">
      <w:pPr>
        <w:pStyle w:val="ListParagraph"/>
        <w:numPr>
          <w:ilvl w:val="0"/>
          <w:numId w:val="23"/>
        </w:numPr>
        <w:rPr>
          <w:color w:val="000000" w:themeColor="text1"/>
          <w:sz w:val="24"/>
        </w:rPr>
      </w:pPr>
      <w:r w:rsidRPr="00105569">
        <w:rPr>
          <w:color w:val="000000" w:themeColor="text1"/>
          <w:sz w:val="24"/>
        </w:rPr>
        <w:t>Revised to reuse the new version of OWL-Time (updated via W3C in fall of 2017)</w:t>
      </w:r>
    </w:p>
    <w:p w14:paraId="25D4270A" w14:textId="77777777" w:rsidR="00BE6A2E" w:rsidRPr="00105569" w:rsidRDefault="00BE6A2E" w:rsidP="00BE6A2E">
      <w:pPr>
        <w:rPr>
          <w:color w:val="000000" w:themeColor="text1"/>
        </w:rPr>
      </w:pPr>
      <w:r w:rsidRPr="00105569">
        <w:rPr>
          <w:color w:val="000000" w:themeColor="text1"/>
          <w:u w:val="single"/>
        </w:rPr>
        <w:t>Parking Ontology:</w:t>
      </w:r>
    </w:p>
    <w:p w14:paraId="56EA6321" w14:textId="77777777" w:rsidR="00BE6A2E" w:rsidRPr="00105569" w:rsidRDefault="00BE6A2E" w:rsidP="001D3F17">
      <w:pPr>
        <w:pStyle w:val="ListParagraph"/>
        <w:numPr>
          <w:ilvl w:val="0"/>
          <w:numId w:val="24"/>
        </w:numPr>
        <w:rPr>
          <w:color w:val="000000" w:themeColor="text1"/>
          <w:sz w:val="24"/>
        </w:rPr>
      </w:pPr>
      <w:r w:rsidRPr="00105569">
        <w:rPr>
          <w:color w:val="000000" w:themeColor="text1"/>
          <w:sz w:val="24"/>
        </w:rPr>
        <w:t>Based on requirements identified by CUHK use cases, the parking ontology has been extended to capture additional concepts to provide a more detailed picture of existing car parks.</w:t>
      </w:r>
    </w:p>
    <w:p w14:paraId="7A55DEC6" w14:textId="77777777" w:rsidR="00196B6E" w:rsidRDefault="00196B6E" w:rsidP="00EA354A">
      <w:pPr>
        <w:pStyle w:val="Heading1"/>
      </w:pPr>
      <w:bookmarkStart w:id="39" w:name="_Toc2843345"/>
      <w:r>
        <w:t>Urban System Characteristics and Behaviour</w:t>
      </w:r>
      <w:bookmarkEnd w:id="38"/>
      <w:bookmarkEnd w:id="39"/>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rPr>
          <w:sz w:val="24"/>
        </w:rPr>
      </w:pPr>
      <w:r w:rsidRPr="00105569">
        <w:rPr>
          <w:sz w:val="24"/>
        </w:rPr>
        <w:t>Person</w:t>
      </w:r>
    </w:p>
    <w:p w14:paraId="698C3906" w14:textId="77777777" w:rsidR="00512299" w:rsidRPr="00105569" w:rsidRDefault="00512299" w:rsidP="009E4A69">
      <w:pPr>
        <w:pStyle w:val="ListParagraph"/>
        <w:rPr>
          <w:sz w:val="24"/>
        </w:rPr>
      </w:pPr>
      <w:r w:rsidRPr="00105569">
        <w:rPr>
          <w:sz w:val="24"/>
        </w:rPr>
        <w:t>Organization</w:t>
      </w:r>
    </w:p>
    <w:p w14:paraId="437480B5" w14:textId="77777777" w:rsidR="00B849EF" w:rsidRPr="00105569" w:rsidRDefault="00B849EF" w:rsidP="009E4A69">
      <w:pPr>
        <w:pStyle w:val="ListParagraph"/>
        <w:rPr>
          <w:sz w:val="24"/>
        </w:rPr>
      </w:pPr>
      <w:r w:rsidRPr="00105569">
        <w:rPr>
          <w:sz w:val="24"/>
        </w:rPr>
        <w:t>Household</w:t>
      </w:r>
    </w:p>
    <w:p w14:paraId="677A7E50" w14:textId="77777777" w:rsidR="00512299" w:rsidRPr="00105569" w:rsidRDefault="00512299" w:rsidP="009E4A69">
      <w:pPr>
        <w:pStyle w:val="ListParagraph"/>
        <w:rPr>
          <w:sz w:val="24"/>
        </w:rPr>
      </w:pPr>
      <w:r w:rsidRPr="00105569">
        <w:rPr>
          <w:sz w:val="24"/>
        </w:rPr>
        <w:t>Building</w:t>
      </w:r>
    </w:p>
    <w:p w14:paraId="614CA5BE" w14:textId="77777777" w:rsidR="00512299" w:rsidRPr="00105569" w:rsidRDefault="00512299" w:rsidP="009E4A69">
      <w:pPr>
        <w:pStyle w:val="ListParagraph"/>
        <w:rPr>
          <w:sz w:val="24"/>
        </w:rPr>
      </w:pPr>
      <w:r w:rsidRPr="00105569">
        <w:rPr>
          <w:sz w:val="24"/>
        </w:rPr>
        <w:t>Parking</w:t>
      </w:r>
    </w:p>
    <w:p w14:paraId="547F4C54" w14:textId="77777777" w:rsidR="00B849EF" w:rsidRPr="00105569" w:rsidRDefault="00B849EF" w:rsidP="009E4A69">
      <w:pPr>
        <w:pStyle w:val="ListParagraph"/>
        <w:rPr>
          <w:sz w:val="24"/>
        </w:rPr>
      </w:pPr>
      <w:r w:rsidRPr="00105569">
        <w:rPr>
          <w:sz w:val="24"/>
        </w:rPr>
        <w:t>Vehicle</w:t>
      </w:r>
    </w:p>
    <w:p w14:paraId="32A01858" w14:textId="77777777" w:rsidR="00B849EF" w:rsidRPr="00105569" w:rsidRDefault="00B849EF" w:rsidP="009E4A69">
      <w:pPr>
        <w:pStyle w:val="ListParagraph"/>
        <w:rPr>
          <w:sz w:val="24"/>
        </w:rPr>
      </w:pPr>
      <w:r w:rsidRPr="00105569">
        <w:rPr>
          <w:sz w:val="24"/>
        </w:rPr>
        <w:t>Transportation Networks</w:t>
      </w:r>
    </w:p>
    <w:p w14:paraId="42D2BC0A" w14:textId="77777777" w:rsidR="00512299" w:rsidRPr="00105569" w:rsidRDefault="00512299" w:rsidP="009E4A69">
      <w:pPr>
        <w:pStyle w:val="ListParagraph"/>
        <w:rPr>
          <w:sz w:val="24"/>
        </w:rPr>
      </w:pPr>
      <w:r w:rsidRPr="00105569">
        <w:rPr>
          <w:sz w:val="24"/>
        </w:rPr>
        <w:t>Transit</w:t>
      </w:r>
    </w:p>
    <w:p w14:paraId="29849DD5" w14:textId="77777777" w:rsidR="00512299" w:rsidRPr="00105569" w:rsidRDefault="00B849EF" w:rsidP="009E4A69">
      <w:pPr>
        <w:pStyle w:val="ListParagraph"/>
        <w:rPr>
          <w:sz w:val="24"/>
        </w:rPr>
      </w:pPr>
      <w:r w:rsidRPr="00105569">
        <w:rPr>
          <w:sz w:val="24"/>
        </w:rPr>
        <w:t>Land Use</w:t>
      </w:r>
    </w:p>
    <w:p w14:paraId="5FA7B1D2" w14:textId="77777777" w:rsidR="00B849EF" w:rsidRPr="00105569" w:rsidRDefault="00B849EF" w:rsidP="009E4A69">
      <w:pPr>
        <w:pStyle w:val="ListParagraph"/>
        <w:rPr>
          <w:sz w:val="24"/>
        </w:rPr>
      </w:pPr>
      <w:r w:rsidRPr="00105569">
        <w:rPr>
          <w:sz w:val="24"/>
        </w:rPr>
        <w:t>Travel</w:t>
      </w:r>
    </w:p>
    <w:p w14:paraId="3F5D9D08" w14:textId="0D958029" w:rsidR="00B849EF"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62C30242" w14:textId="77777777" w:rsidR="00161997" w:rsidRDefault="00161997" w:rsidP="00EA354A"/>
    <w:p w14:paraId="6E3A9017" w14:textId="584DE4AC" w:rsidR="00161997" w:rsidRDefault="00161997" w:rsidP="00EA354A">
      <w:r>
        <w:t>To do: include discussion on practices adopted for the reuse of existing ontologies</w:t>
      </w:r>
    </w:p>
    <w:p w14:paraId="61D8E173" w14:textId="191BC9CA" w:rsidR="00161997" w:rsidRPr="00105569" w:rsidRDefault="00161997" w:rsidP="001D3F17">
      <w:pPr>
        <w:pStyle w:val="ListParagraph"/>
        <w:numPr>
          <w:ilvl w:val="0"/>
          <w:numId w:val="9"/>
        </w:numPr>
        <w:rPr>
          <w:sz w:val="24"/>
        </w:rPr>
      </w:pPr>
      <w:r w:rsidRPr="00105569">
        <w:rPr>
          <w:sz w:val="24"/>
        </w:rPr>
        <w:t>Save and re-publish with new IRI to ensure availability and consistency (there may be issues if some ontologies update and do not use Version IRI metdata)</w:t>
      </w:r>
    </w:p>
    <w:p w14:paraId="263DAD14" w14:textId="003FDA21" w:rsidR="00161997" w:rsidRPr="00105569" w:rsidRDefault="00161997" w:rsidP="001D3F17">
      <w:pPr>
        <w:pStyle w:val="ListParagraph"/>
        <w:numPr>
          <w:ilvl w:val="0"/>
          <w:numId w:val="9"/>
        </w:numPr>
        <w:rPr>
          <w:sz w:val="24"/>
        </w:rPr>
      </w:pPr>
      <w:r w:rsidRPr="00105569">
        <w:rPr>
          <w:sz w:val="24"/>
        </w:rPr>
        <w:t>Entities created for organization: XThing, XObjectProperty, XDataProperty…</w:t>
      </w:r>
    </w:p>
    <w:p w14:paraId="055E0A49" w14:textId="37833FFD" w:rsidR="00520123" w:rsidRDefault="00520123" w:rsidP="00EA354A">
      <w:pPr>
        <w:pStyle w:val="Heading2"/>
      </w:pPr>
      <w:bookmarkStart w:id="40" w:name="_Toc2843346"/>
      <w:r>
        <w:t>Foundational Ontolog</w:t>
      </w:r>
      <w:r w:rsidR="0073758C">
        <w:t>ies</w:t>
      </w:r>
      <w:bookmarkEnd w:id="40"/>
    </w:p>
    <w:p w14:paraId="03BD45D9" w14:textId="3D958AAB" w:rsidR="007978A3" w:rsidRPr="00E80D3C" w:rsidRDefault="0089518D" w:rsidP="00EA354A">
      <w:pPr>
        <w:rPr>
          <w:i/>
          <w:strike/>
        </w:rPr>
      </w:pPr>
      <w:r>
        <w:rPr>
          <w:i/>
          <w:strike/>
        </w:rPr>
        <w:t>http://ontology.eil.utoronto.ca/icity/</w:t>
      </w:r>
      <w:r w:rsidR="007978A3" w:rsidRPr="00E80D3C">
        <w:rPr>
          <w:i/>
          <w:strike/>
        </w:rPr>
        <w:t>Foundation</w:t>
      </w:r>
      <w:r w:rsidR="00AC0B4C" w:rsidRPr="00E80D3C">
        <w:rPr>
          <w:i/>
          <w:strike/>
        </w:rPr>
        <w:t>.owl</w:t>
      </w:r>
    </w:p>
    <w:p w14:paraId="0F2D5992" w14:textId="77777777" w:rsidR="00520123" w:rsidRDefault="00520123" w:rsidP="00EA354A">
      <w:r>
        <w:lastRenderedPageBreak/>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77777777" w:rsidR="00520123" w:rsidRDefault="003D0AF6" w:rsidP="00EA354A">
      <w:pPr>
        <w:pStyle w:val="Heading3"/>
      </w:pPr>
      <w:bookmarkStart w:id="41" w:name="_Toc2843347"/>
      <w:r>
        <w:t>Spatial</w:t>
      </w:r>
      <w:r w:rsidR="00520123">
        <w:t xml:space="preserve"> </w:t>
      </w:r>
      <w:r w:rsidR="003F552F">
        <w:t xml:space="preserve">Location </w:t>
      </w:r>
      <w:r w:rsidR="00520123">
        <w:t>Ontology</w:t>
      </w:r>
      <w:bookmarkEnd w:id="41"/>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6F225E24" w14:textId="4BA2A1BD" w:rsidR="00BA5BA6" w:rsidRPr="00BA5BA6" w:rsidRDefault="00BA5BA6" w:rsidP="00BA5BA6">
      <w:pPr>
        <w:rPr>
          <w:b/>
        </w:rPr>
      </w:pPr>
      <w:r w:rsidRPr="00BA5BA6">
        <w:rPr>
          <w:b/>
        </w:rPr>
        <w:t xml:space="preserve">Namespace: </w:t>
      </w:r>
      <w:r w:rsidR="000F7B6B">
        <w:rPr>
          <w:b/>
        </w:rPr>
        <w:t>geo</w:t>
      </w:r>
    </w:p>
    <w:p w14:paraId="38E9CE5C" w14:textId="77777777" w:rsidR="00E23879" w:rsidRDefault="00E23879" w:rsidP="00E23879">
      <w:r>
        <w:t>To capture generic spatial features, we require concepts of location, but also concepts of geometry in order to describe shapes that are more complex than a single point in space. In addition, we need to be able to describe the spatial relationship between various features (e.g. containment, overlaps). To achieve this, we leverage the GeoSPARQL</w:t>
      </w:r>
      <w:r>
        <w:rPr>
          <w:rStyle w:val="FootnoteReference"/>
        </w:rPr>
        <w:footnoteReference w:id="3"/>
      </w:r>
      <w:r>
        <w:t xml:space="preserve"> standard. GeoSPARQL specifies the required vocabulary of spatial relations; it is particularly attractive as it has been published as a standard by the OGC, and in addition it provides specialized functions for querying spatial data according to these relations that are supported by some knowledge base implementations. The Spatial Location Ontology also includes the property hasLocation to capture the relationship between non-spatial objects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7C9E639A" w14:textId="77777777" w:rsidR="00E23879" w:rsidRDefault="00E23879" w:rsidP="00E23879">
      <w:r>
        <w:t>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In theory, GeoSPARQL supports the identification of alternate reference systems, these are captured as IRIs and concatenated with the coordinates. Currently, knowledge base support for translation between these systems is limited.</w:t>
      </w:r>
    </w:p>
    <w:p w14:paraId="0110265B" w14:textId="0B942339" w:rsidR="007F4062" w:rsidRDefault="007F4062" w:rsidP="00E23879"/>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186885" w14:paraId="729A01A4" w14:textId="77777777" w:rsidTr="00722F88">
        <w:tc>
          <w:tcPr>
            <w:tcW w:w="2433" w:type="dxa"/>
            <w:shd w:val="clear" w:color="auto" w:fill="00FFFF"/>
          </w:tcPr>
          <w:p w14:paraId="639C10FA" w14:textId="77777777" w:rsidR="00186885" w:rsidRDefault="00186885" w:rsidP="00000334">
            <w:r>
              <w:t>Object</w:t>
            </w:r>
          </w:p>
        </w:tc>
        <w:tc>
          <w:tcPr>
            <w:tcW w:w="3022" w:type="dxa"/>
            <w:shd w:val="clear" w:color="auto" w:fill="00FFFF"/>
          </w:tcPr>
          <w:p w14:paraId="75442F32" w14:textId="77777777" w:rsidR="00186885" w:rsidRDefault="00186885" w:rsidP="00000334">
            <w:r>
              <w:t>Property</w:t>
            </w:r>
          </w:p>
        </w:tc>
        <w:tc>
          <w:tcPr>
            <w:tcW w:w="3895" w:type="dxa"/>
            <w:shd w:val="clear" w:color="auto" w:fill="00FFFF"/>
          </w:tcPr>
          <w:p w14:paraId="53D37771" w14:textId="77777777" w:rsidR="00186885" w:rsidRDefault="00186885" w:rsidP="00000334">
            <w:r>
              <w:t>Value</w:t>
            </w:r>
          </w:p>
        </w:tc>
      </w:tr>
      <w:tr w:rsidR="0008527B" w14:paraId="2F48FAEB" w14:textId="77777777" w:rsidTr="00722F88">
        <w:tc>
          <w:tcPr>
            <w:tcW w:w="2433" w:type="dxa"/>
          </w:tcPr>
          <w:p w14:paraId="193DD762" w14:textId="4D17EB97" w:rsidR="0008527B" w:rsidRDefault="00722F88" w:rsidP="00722F88">
            <w:proofErr w:type="gramStart"/>
            <w:r>
              <w:t>geo:Feature</w:t>
            </w:r>
            <w:proofErr w:type="gramEnd"/>
          </w:p>
        </w:tc>
        <w:tc>
          <w:tcPr>
            <w:tcW w:w="3022" w:type="dxa"/>
          </w:tcPr>
          <w:p w14:paraId="747C862B" w14:textId="29B5EE4D" w:rsidR="0008527B" w:rsidRDefault="00722F88" w:rsidP="0008527B">
            <w:r>
              <w:t>subClassOf</w:t>
            </w:r>
          </w:p>
        </w:tc>
        <w:tc>
          <w:tcPr>
            <w:tcW w:w="3895" w:type="dxa"/>
          </w:tcPr>
          <w:p w14:paraId="683408F8" w14:textId="32C6A391" w:rsidR="0008527B" w:rsidRDefault="00722F88" w:rsidP="0008527B">
            <w:proofErr w:type="gramStart"/>
            <w:r>
              <w:t>geo:SpatialObject</w:t>
            </w:r>
            <w:proofErr w:type="gramEnd"/>
          </w:p>
        </w:tc>
      </w:tr>
      <w:tr w:rsidR="00722F88" w14:paraId="557E2B62" w14:textId="77777777" w:rsidTr="00722F88">
        <w:tc>
          <w:tcPr>
            <w:tcW w:w="2433" w:type="dxa"/>
          </w:tcPr>
          <w:p w14:paraId="59662B06" w14:textId="341108C1" w:rsidR="00722F88" w:rsidRDefault="00722F88" w:rsidP="0008527B">
            <w:proofErr w:type="gramStart"/>
            <w:r>
              <w:t>geo:Geometry</w:t>
            </w:r>
            <w:proofErr w:type="gramEnd"/>
          </w:p>
        </w:tc>
        <w:tc>
          <w:tcPr>
            <w:tcW w:w="3022" w:type="dxa"/>
          </w:tcPr>
          <w:p w14:paraId="3F8D6995" w14:textId="0C89A7D0" w:rsidR="00722F88" w:rsidDel="00722F88" w:rsidRDefault="00722F88" w:rsidP="0008527B">
            <w:r>
              <w:t>subClassOf</w:t>
            </w:r>
          </w:p>
        </w:tc>
        <w:tc>
          <w:tcPr>
            <w:tcW w:w="3895" w:type="dxa"/>
          </w:tcPr>
          <w:p w14:paraId="2F186241" w14:textId="25B9B869" w:rsidR="00722F88" w:rsidDel="00722F88" w:rsidRDefault="00722F88" w:rsidP="0008527B">
            <w:proofErr w:type="gramStart"/>
            <w:r>
              <w:t>geo:SpatialObject</w:t>
            </w:r>
            <w:proofErr w:type="gramEnd"/>
          </w:p>
        </w:tc>
      </w:tr>
    </w:tbl>
    <w:p w14:paraId="08C3C1BE" w14:textId="25DDB844" w:rsidR="00186885" w:rsidRDefault="00024402" w:rsidP="00186885">
      <w:r>
        <w:t>The ontology specifies properties for the topological relationship between spatial objects, among these are:</w:t>
      </w:r>
    </w:p>
    <w:tbl>
      <w:tblPr>
        <w:tblStyle w:val="TableGrid"/>
        <w:tblpPr w:leftFromText="180" w:rightFromText="180" w:vertAnchor="text" w:horzAnchor="margin" w:tblpY="128"/>
        <w:tblW w:w="0" w:type="auto"/>
        <w:tblLook w:val="04A0" w:firstRow="1" w:lastRow="0" w:firstColumn="1" w:lastColumn="0" w:noHBand="0" w:noVBand="1"/>
      </w:tblPr>
      <w:tblGrid>
        <w:gridCol w:w="2728"/>
        <w:gridCol w:w="2271"/>
        <w:gridCol w:w="4351"/>
      </w:tblGrid>
      <w:tr w:rsidR="00F51C25" w14:paraId="1717086F" w14:textId="77777777" w:rsidTr="00F51C25">
        <w:tc>
          <w:tcPr>
            <w:tcW w:w="2728" w:type="dxa"/>
            <w:shd w:val="clear" w:color="auto" w:fill="00FFFF"/>
          </w:tcPr>
          <w:p w14:paraId="58EC4E5E" w14:textId="77777777" w:rsidR="009A5F01" w:rsidRDefault="009A5F01" w:rsidP="00B82064">
            <w:pPr>
              <w:tabs>
                <w:tab w:val="left" w:pos="1027"/>
              </w:tabs>
            </w:pPr>
            <w:r>
              <w:t>Property</w:t>
            </w:r>
            <w:r>
              <w:tab/>
            </w:r>
          </w:p>
        </w:tc>
        <w:tc>
          <w:tcPr>
            <w:tcW w:w="2271" w:type="dxa"/>
            <w:shd w:val="clear" w:color="auto" w:fill="00FFFF"/>
          </w:tcPr>
          <w:p w14:paraId="7C875CC3" w14:textId="77777777" w:rsidR="009A5F01" w:rsidRDefault="009A5F01" w:rsidP="00B82064">
            <w:r>
              <w:t>Characteristic</w:t>
            </w:r>
          </w:p>
        </w:tc>
        <w:tc>
          <w:tcPr>
            <w:tcW w:w="4351" w:type="dxa"/>
            <w:shd w:val="clear" w:color="auto" w:fill="00FFFF"/>
          </w:tcPr>
          <w:p w14:paraId="6FFEA544" w14:textId="77777777" w:rsidR="009A5F01" w:rsidRDefault="009A5F01" w:rsidP="00B82064">
            <w:r>
              <w:t>Value (if applicable)</w:t>
            </w:r>
          </w:p>
        </w:tc>
      </w:tr>
      <w:tr w:rsidR="00F51C25" w14:paraId="6F899BD9" w14:textId="77777777" w:rsidTr="00F51C25">
        <w:tc>
          <w:tcPr>
            <w:tcW w:w="2728" w:type="dxa"/>
          </w:tcPr>
          <w:p w14:paraId="69AB3EFF" w14:textId="097DB3D7" w:rsidR="009A5F01" w:rsidRDefault="00024402" w:rsidP="00B82064">
            <w:proofErr w:type="gramStart"/>
            <w:r>
              <w:t>geo:sfEquals</w:t>
            </w:r>
            <w:proofErr w:type="gramEnd"/>
          </w:p>
        </w:tc>
        <w:tc>
          <w:tcPr>
            <w:tcW w:w="2271" w:type="dxa"/>
          </w:tcPr>
          <w:p w14:paraId="699CB113" w14:textId="3669017E" w:rsidR="009A5F01" w:rsidRDefault="00024402" w:rsidP="00B82064">
            <w:r>
              <w:t>Domain and Range</w:t>
            </w:r>
          </w:p>
        </w:tc>
        <w:tc>
          <w:tcPr>
            <w:tcW w:w="4351" w:type="dxa"/>
          </w:tcPr>
          <w:p w14:paraId="3B420A15" w14:textId="756B1610" w:rsidR="009A5F01" w:rsidRDefault="00024402" w:rsidP="00B82064">
            <w:proofErr w:type="gramStart"/>
            <w:r>
              <w:t>geo:SpatialObject</w:t>
            </w:r>
            <w:proofErr w:type="gramEnd"/>
          </w:p>
        </w:tc>
      </w:tr>
      <w:tr w:rsidR="00F51C25" w14:paraId="37CFBAE2" w14:textId="77777777" w:rsidTr="00F51C25">
        <w:tc>
          <w:tcPr>
            <w:tcW w:w="2728" w:type="dxa"/>
          </w:tcPr>
          <w:p w14:paraId="0D2CB3F8" w14:textId="283A551B" w:rsidR="00F51C25" w:rsidRDefault="00F51C25" w:rsidP="00F51C25">
            <w:proofErr w:type="gramStart"/>
            <w:r>
              <w:t>geo:</w:t>
            </w:r>
            <w:r w:rsidRPr="00F51C25">
              <w:t>sfDisjoint</w:t>
            </w:r>
            <w:proofErr w:type="gramEnd"/>
          </w:p>
        </w:tc>
        <w:tc>
          <w:tcPr>
            <w:tcW w:w="2271" w:type="dxa"/>
          </w:tcPr>
          <w:p w14:paraId="0700E65F" w14:textId="60DFB8DC" w:rsidR="00F51C25" w:rsidRDefault="00F51C25" w:rsidP="00F51C25">
            <w:r>
              <w:t>Domain and Range</w:t>
            </w:r>
          </w:p>
        </w:tc>
        <w:tc>
          <w:tcPr>
            <w:tcW w:w="4351" w:type="dxa"/>
          </w:tcPr>
          <w:p w14:paraId="4892839B" w14:textId="01C3B7C7" w:rsidR="00F51C25" w:rsidRDefault="00F51C25" w:rsidP="00F51C25">
            <w:proofErr w:type="gramStart"/>
            <w:r>
              <w:t>geo:SpatialObject</w:t>
            </w:r>
            <w:proofErr w:type="gramEnd"/>
          </w:p>
        </w:tc>
      </w:tr>
      <w:tr w:rsidR="00F51C25" w14:paraId="366BFE36" w14:textId="77777777" w:rsidTr="00F51C25">
        <w:tc>
          <w:tcPr>
            <w:tcW w:w="2728" w:type="dxa"/>
          </w:tcPr>
          <w:p w14:paraId="37414752" w14:textId="4C6DF754" w:rsidR="00F51C25" w:rsidRDefault="00F51C25" w:rsidP="00F51C25">
            <w:proofErr w:type="gramStart"/>
            <w:r w:rsidRPr="00F51C25">
              <w:t>geo:sfIntersects</w:t>
            </w:r>
            <w:proofErr w:type="gramEnd"/>
          </w:p>
        </w:tc>
        <w:tc>
          <w:tcPr>
            <w:tcW w:w="2271" w:type="dxa"/>
          </w:tcPr>
          <w:p w14:paraId="5E59D8BF" w14:textId="31B62789" w:rsidR="00F51C25" w:rsidRDefault="00F51C25" w:rsidP="00F51C25">
            <w:r>
              <w:t>Domain and Range</w:t>
            </w:r>
          </w:p>
        </w:tc>
        <w:tc>
          <w:tcPr>
            <w:tcW w:w="4351" w:type="dxa"/>
          </w:tcPr>
          <w:p w14:paraId="37DD0DED" w14:textId="34179155" w:rsidR="00F51C25" w:rsidRDefault="00F51C25" w:rsidP="00F51C25">
            <w:proofErr w:type="gramStart"/>
            <w:r>
              <w:t>geo:SpatialObject</w:t>
            </w:r>
            <w:proofErr w:type="gramEnd"/>
          </w:p>
        </w:tc>
      </w:tr>
      <w:tr w:rsidR="00F51C25" w14:paraId="5677F8DE" w14:textId="77777777" w:rsidTr="00F51C25">
        <w:tc>
          <w:tcPr>
            <w:tcW w:w="2728" w:type="dxa"/>
          </w:tcPr>
          <w:p w14:paraId="68043189" w14:textId="072F2633" w:rsidR="00F51C25" w:rsidRDefault="00F51C25" w:rsidP="00F51C25">
            <w:proofErr w:type="gramStart"/>
            <w:r w:rsidRPr="00F51C25">
              <w:t>geo:sfTouches</w:t>
            </w:r>
            <w:proofErr w:type="gramEnd"/>
          </w:p>
        </w:tc>
        <w:tc>
          <w:tcPr>
            <w:tcW w:w="2271" w:type="dxa"/>
          </w:tcPr>
          <w:p w14:paraId="03ED3F65" w14:textId="36D92E79" w:rsidR="00F51C25" w:rsidRDefault="00F51C25" w:rsidP="00F51C25">
            <w:r>
              <w:t>Domain and Range</w:t>
            </w:r>
          </w:p>
        </w:tc>
        <w:tc>
          <w:tcPr>
            <w:tcW w:w="4351" w:type="dxa"/>
          </w:tcPr>
          <w:p w14:paraId="3FA5CB60" w14:textId="44D8976C" w:rsidR="00F51C25" w:rsidRDefault="00F51C25" w:rsidP="00F51C25">
            <w:proofErr w:type="gramStart"/>
            <w:r>
              <w:t>geo:SpatialObject</w:t>
            </w:r>
            <w:proofErr w:type="gramEnd"/>
          </w:p>
        </w:tc>
      </w:tr>
      <w:tr w:rsidR="00F51C25" w14:paraId="5B001CEA" w14:textId="77777777" w:rsidTr="00F51C25">
        <w:tc>
          <w:tcPr>
            <w:tcW w:w="2728" w:type="dxa"/>
          </w:tcPr>
          <w:p w14:paraId="77607C54" w14:textId="0555DAD8" w:rsidR="00F51C25" w:rsidRPr="00F51C25" w:rsidRDefault="00F51C25" w:rsidP="00F51C25">
            <w:proofErr w:type="gramStart"/>
            <w:r w:rsidRPr="00F51C25">
              <w:t>geo:sfWithin</w:t>
            </w:r>
            <w:proofErr w:type="gramEnd"/>
          </w:p>
        </w:tc>
        <w:tc>
          <w:tcPr>
            <w:tcW w:w="2271" w:type="dxa"/>
          </w:tcPr>
          <w:p w14:paraId="4B8E954E" w14:textId="14D941C3" w:rsidR="00F51C25" w:rsidRDefault="00F51C25" w:rsidP="00F51C25">
            <w:r>
              <w:t>Domain and Range</w:t>
            </w:r>
          </w:p>
        </w:tc>
        <w:tc>
          <w:tcPr>
            <w:tcW w:w="4351" w:type="dxa"/>
          </w:tcPr>
          <w:p w14:paraId="3802B5AA" w14:textId="6DBC89FD" w:rsidR="00F51C25" w:rsidRDefault="00F51C25" w:rsidP="00F51C25">
            <w:proofErr w:type="gramStart"/>
            <w:r>
              <w:t>geo:SpatialObject</w:t>
            </w:r>
            <w:proofErr w:type="gramEnd"/>
          </w:p>
        </w:tc>
      </w:tr>
      <w:tr w:rsidR="00F51C25" w14:paraId="4669DD1B" w14:textId="77777777" w:rsidTr="00F51C25">
        <w:tc>
          <w:tcPr>
            <w:tcW w:w="2728" w:type="dxa"/>
          </w:tcPr>
          <w:p w14:paraId="61839740" w14:textId="10B32F91" w:rsidR="00F51C25" w:rsidRPr="00F51C25" w:rsidRDefault="00F51C25" w:rsidP="00F51C25">
            <w:proofErr w:type="gramStart"/>
            <w:r w:rsidRPr="00F51C25">
              <w:t>geo:sfContains</w:t>
            </w:r>
            <w:proofErr w:type="gramEnd"/>
          </w:p>
        </w:tc>
        <w:tc>
          <w:tcPr>
            <w:tcW w:w="2271" w:type="dxa"/>
          </w:tcPr>
          <w:p w14:paraId="104E6AD0" w14:textId="750698EE" w:rsidR="00F51C25" w:rsidRDefault="00F51C25" w:rsidP="00F51C25">
            <w:r>
              <w:t>Domain and Range</w:t>
            </w:r>
          </w:p>
        </w:tc>
        <w:tc>
          <w:tcPr>
            <w:tcW w:w="4351" w:type="dxa"/>
          </w:tcPr>
          <w:p w14:paraId="2B646B01" w14:textId="1925E391" w:rsidR="00F51C25" w:rsidRDefault="00F51C25" w:rsidP="00F51C25">
            <w:proofErr w:type="gramStart"/>
            <w:r>
              <w:t>geo:SpatialObject</w:t>
            </w:r>
            <w:proofErr w:type="gramEnd"/>
          </w:p>
        </w:tc>
      </w:tr>
      <w:tr w:rsidR="00F51C25" w14:paraId="3A18CD55" w14:textId="77777777" w:rsidTr="00F51C25">
        <w:tc>
          <w:tcPr>
            <w:tcW w:w="2728" w:type="dxa"/>
          </w:tcPr>
          <w:p w14:paraId="57578F39" w14:textId="3BC5AD22" w:rsidR="00F51C25" w:rsidRPr="00F51C25" w:rsidRDefault="00F51C25" w:rsidP="00F51C25">
            <w:proofErr w:type="gramStart"/>
            <w:r w:rsidRPr="00F51C25">
              <w:t>geo:sfOverlaps</w:t>
            </w:r>
            <w:proofErr w:type="gramEnd"/>
          </w:p>
        </w:tc>
        <w:tc>
          <w:tcPr>
            <w:tcW w:w="2271" w:type="dxa"/>
          </w:tcPr>
          <w:p w14:paraId="551E6016" w14:textId="5D97E3F4" w:rsidR="00F51C25" w:rsidRDefault="00F51C25" w:rsidP="00F51C25">
            <w:r>
              <w:t>Domain and Range</w:t>
            </w:r>
          </w:p>
        </w:tc>
        <w:tc>
          <w:tcPr>
            <w:tcW w:w="4351" w:type="dxa"/>
          </w:tcPr>
          <w:p w14:paraId="095918CB" w14:textId="2710DCE9" w:rsidR="00F51C25" w:rsidRDefault="00F51C25" w:rsidP="00F51C25">
            <w:proofErr w:type="gramStart"/>
            <w:r>
              <w:t>geo:SpatialObject</w:t>
            </w:r>
            <w:proofErr w:type="gramEnd"/>
          </w:p>
        </w:tc>
      </w:tr>
      <w:tr w:rsidR="00F51C25" w14:paraId="7BA841A3" w14:textId="77777777" w:rsidTr="00F51C25">
        <w:tc>
          <w:tcPr>
            <w:tcW w:w="2728" w:type="dxa"/>
          </w:tcPr>
          <w:p w14:paraId="3A1932AC" w14:textId="7794DD35" w:rsidR="00F51C25" w:rsidRPr="00F51C25" w:rsidRDefault="00F51C25" w:rsidP="00F51C25">
            <w:proofErr w:type="gramStart"/>
            <w:r w:rsidRPr="00F51C25">
              <w:t>geo:sfCrosses</w:t>
            </w:r>
            <w:proofErr w:type="gramEnd"/>
          </w:p>
        </w:tc>
        <w:tc>
          <w:tcPr>
            <w:tcW w:w="2271" w:type="dxa"/>
          </w:tcPr>
          <w:p w14:paraId="73B9D0C4" w14:textId="4CF7A53E" w:rsidR="00F51C25" w:rsidRDefault="00F51C25" w:rsidP="00F51C25">
            <w:r>
              <w:t>Domain and Range</w:t>
            </w:r>
          </w:p>
        </w:tc>
        <w:tc>
          <w:tcPr>
            <w:tcW w:w="4351" w:type="dxa"/>
          </w:tcPr>
          <w:p w14:paraId="3A8AD8B4" w14:textId="538B2A1E" w:rsidR="00F51C25" w:rsidRDefault="00F51C25" w:rsidP="00F51C25">
            <w:proofErr w:type="gramStart"/>
            <w:r>
              <w:t>geo:SpatialObject</w:t>
            </w:r>
            <w:proofErr w:type="gramEnd"/>
          </w:p>
        </w:tc>
      </w:tr>
      <w:tr w:rsidR="00E23879" w14:paraId="5B5D5AED" w14:textId="77777777" w:rsidTr="00F51C25">
        <w:tc>
          <w:tcPr>
            <w:tcW w:w="2728" w:type="dxa"/>
            <w:vMerge w:val="restart"/>
          </w:tcPr>
          <w:p w14:paraId="2AA0CA4C" w14:textId="35181905" w:rsidR="00E23879" w:rsidRPr="00F51C25" w:rsidRDefault="00E23879" w:rsidP="00F51C25">
            <w:proofErr w:type="gramStart"/>
            <w:r>
              <w:t>geo:hasGeometry</w:t>
            </w:r>
            <w:proofErr w:type="gramEnd"/>
          </w:p>
        </w:tc>
        <w:tc>
          <w:tcPr>
            <w:tcW w:w="2271" w:type="dxa"/>
          </w:tcPr>
          <w:p w14:paraId="757D85AC" w14:textId="392918A2" w:rsidR="00E23879" w:rsidRDefault="00E23879" w:rsidP="00F51C25">
            <w:r>
              <w:t>Domain</w:t>
            </w:r>
          </w:p>
        </w:tc>
        <w:tc>
          <w:tcPr>
            <w:tcW w:w="4351" w:type="dxa"/>
          </w:tcPr>
          <w:p w14:paraId="6B7DFCEF" w14:textId="6432C076" w:rsidR="00E23879" w:rsidRDefault="00E23879" w:rsidP="00F51C25">
            <w:proofErr w:type="gramStart"/>
            <w:r>
              <w:t>geo:Feature</w:t>
            </w:r>
            <w:proofErr w:type="gramEnd"/>
          </w:p>
        </w:tc>
      </w:tr>
      <w:tr w:rsidR="00E23879" w14:paraId="4B133609" w14:textId="77777777" w:rsidTr="00F51C25">
        <w:tc>
          <w:tcPr>
            <w:tcW w:w="2728" w:type="dxa"/>
            <w:vMerge/>
          </w:tcPr>
          <w:p w14:paraId="48E7388E" w14:textId="77777777" w:rsidR="00E23879" w:rsidRDefault="00E23879" w:rsidP="00F51C25"/>
        </w:tc>
        <w:tc>
          <w:tcPr>
            <w:tcW w:w="2271" w:type="dxa"/>
          </w:tcPr>
          <w:p w14:paraId="69717F31" w14:textId="657727B5" w:rsidR="00E23879" w:rsidRDefault="00E23879" w:rsidP="00F51C25">
            <w:r>
              <w:t>Range</w:t>
            </w:r>
          </w:p>
        </w:tc>
        <w:tc>
          <w:tcPr>
            <w:tcW w:w="4351" w:type="dxa"/>
          </w:tcPr>
          <w:p w14:paraId="42297250" w14:textId="207E5D36" w:rsidR="00E23879" w:rsidRDefault="00E23879" w:rsidP="00F51C25">
            <w:proofErr w:type="gramStart"/>
            <w:r>
              <w:t>geo:Geometry</w:t>
            </w:r>
            <w:proofErr w:type="gramEnd"/>
          </w:p>
        </w:tc>
      </w:tr>
      <w:tr w:rsidR="002C6657" w14:paraId="77B659FF" w14:textId="77777777" w:rsidTr="00F51C25">
        <w:tc>
          <w:tcPr>
            <w:tcW w:w="2728" w:type="dxa"/>
          </w:tcPr>
          <w:p w14:paraId="39211268" w14:textId="540F4D9E" w:rsidR="002C6657" w:rsidRPr="00F51C25" w:rsidRDefault="002C6657" w:rsidP="00F51C25">
            <w:r>
              <w:t>hasLocation</w:t>
            </w:r>
          </w:p>
        </w:tc>
        <w:tc>
          <w:tcPr>
            <w:tcW w:w="2271" w:type="dxa"/>
          </w:tcPr>
          <w:p w14:paraId="44CBE4DD" w14:textId="29CFC76E" w:rsidR="002C6657" w:rsidRDefault="002C6657" w:rsidP="00F51C25">
            <w:r>
              <w:t>Range</w:t>
            </w:r>
          </w:p>
        </w:tc>
        <w:tc>
          <w:tcPr>
            <w:tcW w:w="4351" w:type="dxa"/>
          </w:tcPr>
          <w:p w14:paraId="5D17DE41" w14:textId="11D2F1E4" w:rsidR="002C6657" w:rsidRDefault="002C6657" w:rsidP="00F51C25">
            <w:proofErr w:type="gramStart"/>
            <w:r>
              <w:t>geo:Feature</w:t>
            </w:r>
            <w:proofErr w:type="gramEnd"/>
          </w:p>
        </w:tc>
      </w:tr>
      <w:tr w:rsidR="002E3B0E" w14:paraId="15A41D93" w14:textId="77777777" w:rsidTr="00F51C25">
        <w:tc>
          <w:tcPr>
            <w:tcW w:w="2728" w:type="dxa"/>
          </w:tcPr>
          <w:p w14:paraId="7EA5CAF4" w14:textId="673907E9" w:rsidR="002E3B0E" w:rsidRDefault="002E3B0E" w:rsidP="00F51C25">
            <w:r>
              <w:t>associate</w:t>
            </w:r>
            <w:r w:rsidR="00E23879">
              <w:t>d</w:t>
            </w:r>
            <w:r>
              <w:t>Location</w:t>
            </w:r>
          </w:p>
        </w:tc>
        <w:tc>
          <w:tcPr>
            <w:tcW w:w="2271" w:type="dxa"/>
          </w:tcPr>
          <w:p w14:paraId="3967F8C3" w14:textId="7373E9B6" w:rsidR="002E3B0E" w:rsidRDefault="002E3B0E" w:rsidP="00F51C25">
            <w:r>
              <w:t>Range</w:t>
            </w:r>
          </w:p>
        </w:tc>
        <w:tc>
          <w:tcPr>
            <w:tcW w:w="4351" w:type="dxa"/>
          </w:tcPr>
          <w:p w14:paraId="64BF3012" w14:textId="45166216" w:rsidR="002E3B0E" w:rsidRDefault="002E3B0E" w:rsidP="00F51C25">
            <w:proofErr w:type="gramStart"/>
            <w:r>
              <w:t>geo:Feature</w:t>
            </w:r>
            <w:proofErr w:type="gramEnd"/>
          </w:p>
        </w:tc>
      </w:tr>
    </w:tbl>
    <w:p w14:paraId="53933211" w14:textId="30618F9C" w:rsidR="009A5F01" w:rsidRDefault="009A5F01" w:rsidP="00D50012">
      <w:pPr>
        <w:rPr>
          <w:b/>
        </w:rPr>
      </w:pPr>
    </w:p>
    <w:p w14:paraId="29CF1696" w14:textId="4CD715AB" w:rsidR="00F51C25" w:rsidRDefault="00F51C25" w:rsidP="00D50012">
      <w:r>
        <w:t xml:space="preserve">RCC8 </w:t>
      </w:r>
      <w:r w:rsidR="0076675C">
        <w:t xml:space="preserve">and Egenhofer </w:t>
      </w:r>
      <w:r>
        <w:t>relations are also defined.</w:t>
      </w:r>
    </w:p>
    <w:p w14:paraId="4F9899C3" w14:textId="77777777" w:rsidR="00D273D4" w:rsidRDefault="00D273D4" w:rsidP="00D50012"/>
    <w:p w14:paraId="10BEEDE6" w14:textId="4E151192" w:rsidR="00D273D4" w:rsidRDefault="00461B74" w:rsidP="00E80D3C">
      <w:pPr>
        <w:keepNext/>
      </w:pPr>
      <w:r w:rsidRPr="00461B74">
        <w:rPr>
          <w:noProof/>
        </w:rPr>
        <w:drawing>
          <wp:inline distT="0" distB="0" distL="0" distR="0" wp14:anchorId="6D5CEECE" wp14:editId="2CDDA524">
            <wp:extent cx="5943600" cy="18637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63725"/>
                    </a:xfrm>
                    <a:prstGeom prst="rect">
                      <a:avLst/>
                    </a:prstGeom>
                  </pic:spPr>
                </pic:pic>
              </a:graphicData>
            </a:graphic>
          </wp:inline>
        </w:drawing>
      </w:r>
    </w:p>
    <w:p w14:paraId="2C4FB6F7" w14:textId="7A8BA5C0" w:rsidR="00D273D4" w:rsidRDefault="00D273D4"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2</w:t>
      </w:r>
      <w:r w:rsidR="00FA06BD">
        <w:rPr>
          <w:noProof/>
        </w:rPr>
        <w:fldChar w:fldCharType="end"/>
      </w:r>
      <w:r w:rsidR="00461B74">
        <w:t>: K</w:t>
      </w:r>
      <w:r>
        <w:t>ey classes i</w:t>
      </w:r>
      <w:r w:rsidR="006158D6">
        <w:t>n geoSPARQ</w:t>
      </w:r>
      <w:r w:rsidR="00461B74">
        <w:t>L</w:t>
      </w:r>
      <w:r>
        <w:t>.</w:t>
      </w:r>
    </w:p>
    <w:tbl>
      <w:tblPr>
        <w:tblW w:w="0" w:type="auto"/>
        <w:tblBorders>
          <w:top w:val="single" w:sz="8" w:space="0" w:color="D34817"/>
          <w:left w:val="single" w:sz="8" w:space="0" w:color="D34817"/>
          <w:bottom w:val="single" w:sz="8" w:space="0" w:color="D34817"/>
          <w:right w:val="single" w:sz="8" w:space="0" w:color="D34817"/>
        </w:tblBorders>
        <w:tblLook w:val="00A0" w:firstRow="1" w:lastRow="0" w:firstColumn="1" w:lastColumn="0" w:noHBand="0" w:noVBand="0"/>
      </w:tblPr>
      <w:tblGrid>
        <w:gridCol w:w="1724"/>
        <w:gridCol w:w="1111"/>
        <w:gridCol w:w="2089"/>
        <w:gridCol w:w="4416"/>
      </w:tblGrid>
      <w:tr w:rsidR="00155C21" w:rsidRPr="00F62579" w14:paraId="519460A3" w14:textId="77777777" w:rsidTr="00F15D3D">
        <w:tc>
          <w:tcPr>
            <w:tcW w:w="1301" w:type="dxa"/>
            <w:tcBorders>
              <w:top w:val="single" w:sz="8" w:space="0" w:color="D34817"/>
            </w:tcBorders>
            <w:shd w:val="clear" w:color="auto" w:fill="D34817"/>
          </w:tcPr>
          <w:p w14:paraId="1D24F178" w14:textId="77777777" w:rsidR="00155C21" w:rsidRPr="00F62579" w:rsidRDefault="00155C21" w:rsidP="00F15D3D">
            <w:pPr>
              <w:rPr>
                <w:b/>
                <w:bCs/>
                <w:color w:val="FFFFFF"/>
              </w:rPr>
            </w:pPr>
            <w:r w:rsidRPr="00F62579">
              <w:rPr>
                <w:b/>
                <w:bCs/>
                <w:color w:val="FFFFFF"/>
              </w:rPr>
              <w:t>TYPE</w:t>
            </w:r>
          </w:p>
        </w:tc>
        <w:tc>
          <w:tcPr>
            <w:tcW w:w="1147" w:type="dxa"/>
            <w:tcBorders>
              <w:top w:val="single" w:sz="8" w:space="0" w:color="D34817"/>
            </w:tcBorders>
            <w:shd w:val="clear" w:color="auto" w:fill="D34817"/>
          </w:tcPr>
          <w:p w14:paraId="2D504523" w14:textId="77777777" w:rsidR="00155C21" w:rsidRPr="00F62579" w:rsidRDefault="00155C21" w:rsidP="00F15D3D">
            <w:pPr>
              <w:rPr>
                <w:b/>
                <w:bCs/>
                <w:color w:val="FFFFFF"/>
              </w:rPr>
            </w:pPr>
            <w:r w:rsidRPr="00F62579">
              <w:rPr>
                <w:b/>
                <w:bCs/>
                <w:color w:val="FFFFFF"/>
              </w:rPr>
              <w:t>SHAPE</w:t>
            </w:r>
          </w:p>
        </w:tc>
        <w:tc>
          <w:tcPr>
            <w:tcW w:w="1980" w:type="dxa"/>
            <w:tcBorders>
              <w:top w:val="single" w:sz="8" w:space="0" w:color="D34817"/>
            </w:tcBorders>
            <w:shd w:val="clear" w:color="auto" w:fill="D34817"/>
          </w:tcPr>
          <w:p w14:paraId="7B79208F" w14:textId="77777777" w:rsidR="00155C21" w:rsidRPr="00F62579" w:rsidRDefault="00155C21" w:rsidP="00F15D3D">
            <w:pPr>
              <w:rPr>
                <w:b/>
                <w:bCs/>
                <w:color w:val="FFFFFF"/>
              </w:rPr>
            </w:pPr>
            <w:r w:rsidRPr="00F62579">
              <w:rPr>
                <w:b/>
                <w:bCs/>
                <w:color w:val="FFFFFF"/>
              </w:rPr>
              <w:t>Geometry Class</w:t>
            </w:r>
          </w:p>
        </w:tc>
        <w:tc>
          <w:tcPr>
            <w:tcW w:w="5148" w:type="dxa"/>
            <w:tcBorders>
              <w:top w:val="single" w:sz="8" w:space="0" w:color="D34817"/>
            </w:tcBorders>
            <w:shd w:val="clear" w:color="auto" w:fill="D34817"/>
          </w:tcPr>
          <w:p w14:paraId="70E30DC6" w14:textId="77777777" w:rsidR="00155C21" w:rsidRPr="00F62579" w:rsidRDefault="00155C21" w:rsidP="00F15D3D">
            <w:pPr>
              <w:rPr>
                <w:b/>
                <w:bCs/>
                <w:color w:val="FFFFFF"/>
              </w:rPr>
            </w:pPr>
            <w:r w:rsidRPr="00F62579">
              <w:rPr>
                <w:b/>
                <w:bCs/>
                <w:color w:val="FFFFFF"/>
              </w:rPr>
              <w:t>SYNTAX</w:t>
            </w:r>
          </w:p>
        </w:tc>
      </w:tr>
      <w:tr w:rsidR="00155C21" w:rsidRPr="00F62579" w14:paraId="4BC7B677" w14:textId="77777777" w:rsidTr="00F15D3D">
        <w:tc>
          <w:tcPr>
            <w:tcW w:w="1301" w:type="dxa"/>
            <w:tcBorders>
              <w:top w:val="single" w:sz="8" w:space="0" w:color="D34817"/>
              <w:bottom w:val="single" w:sz="8" w:space="0" w:color="D34817"/>
            </w:tcBorders>
          </w:tcPr>
          <w:p w14:paraId="444C22DC" w14:textId="77777777" w:rsidR="00155C21" w:rsidRPr="00F62579" w:rsidRDefault="00155C21" w:rsidP="00F15D3D">
            <w:pPr>
              <w:rPr>
                <w:b/>
                <w:bCs/>
              </w:rPr>
            </w:pPr>
            <w:r w:rsidRPr="00F62579">
              <w:rPr>
                <w:b/>
                <w:bCs/>
              </w:rPr>
              <w:t>POINT</w:t>
            </w:r>
          </w:p>
        </w:tc>
        <w:tc>
          <w:tcPr>
            <w:tcW w:w="1147" w:type="dxa"/>
            <w:tcBorders>
              <w:top w:val="single" w:sz="8" w:space="0" w:color="D34817"/>
              <w:bottom w:val="single" w:sz="8" w:space="0" w:color="D34817"/>
            </w:tcBorders>
          </w:tcPr>
          <w:p w14:paraId="37E21D00" w14:textId="6744929D" w:rsidR="00155C21" w:rsidRPr="00F62579" w:rsidRDefault="00155C21" w:rsidP="00F15D3D">
            <w:r>
              <w:rPr>
                <w:noProof/>
              </w:rPr>
              <mc:AlternateContent>
                <mc:Choice Requires="wps">
                  <w:drawing>
                    <wp:anchor distT="0" distB="0" distL="114300" distR="114300" simplePos="0" relativeHeight="251663360" behindDoc="0" locked="0" layoutInCell="1" allowOverlap="1" wp14:anchorId="0DC12FAD" wp14:editId="19D3A3EE">
                      <wp:simplePos x="0" y="0"/>
                      <wp:positionH relativeFrom="column">
                        <wp:posOffset>238760</wp:posOffset>
                      </wp:positionH>
                      <wp:positionV relativeFrom="paragraph">
                        <wp:posOffset>51435</wp:posOffset>
                      </wp:positionV>
                      <wp:extent cx="52070" cy="45720"/>
                      <wp:effectExtent l="10160" t="13335" r="13970" b="1714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 cy="45720"/>
                              </a:xfrm>
                              <a:prstGeom prst="ellipse">
                                <a:avLst/>
                              </a:prstGeom>
                              <a:solidFill>
                                <a:srgbClr val="D34817"/>
                              </a:solidFill>
                              <a:ln w="25400">
                                <a:solidFill>
                                  <a:srgbClr val="68230B"/>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7DF133" id="Oval 33" o:spid="_x0000_s1026" style="position:absolute;margin-left:18.8pt;margin-top:4.05pt;width:4.1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" fillcolor="#d34817" strokecolor="#68230b" strokeweight="2pt"/>
                  </w:pict>
                </mc:Fallback>
              </mc:AlternateContent>
            </w:r>
          </w:p>
        </w:tc>
        <w:tc>
          <w:tcPr>
            <w:tcW w:w="1980" w:type="dxa"/>
            <w:tcBorders>
              <w:top w:val="single" w:sz="8" w:space="0" w:color="D34817"/>
              <w:bottom w:val="single" w:sz="8" w:space="0" w:color="D34817"/>
            </w:tcBorders>
          </w:tcPr>
          <w:p w14:paraId="787F62F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sf:Point</w:t>
            </w:r>
            <w:proofErr w:type="gramEnd"/>
          </w:p>
        </w:tc>
        <w:tc>
          <w:tcPr>
            <w:tcW w:w="5148" w:type="dxa"/>
            <w:tcBorders>
              <w:top w:val="single" w:sz="8" w:space="0" w:color="D34817"/>
              <w:bottom w:val="single" w:sz="8" w:space="0" w:color="D34817"/>
            </w:tcBorders>
          </w:tcPr>
          <w:p w14:paraId="4A056385"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POINT(</w:t>
            </w:r>
            <w:proofErr w:type="gramEnd"/>
            <w:r w:rsidRPr="00F62579">
              <w:rPr>
                <w:rFonts w:ascii="Courier New" w:hAnsi="Courier New" w:cs="Courier New"/>
              </w:rPr>
              <w:t>longitude latitude)</w:t>
            </w:r>
          </w:p>
        </w:tc>
      </w:tr>
      <w:tr w:rsidR="00155C21" w:rsidRPr="00F62579" w14:paraId="7C82FBE3" w14:textId="77777777" w:rsidTr="00F15D3D">
        <w:tc>
          <w:tcPr>
            <w:tcW w:w="1301" w:type="dxa"/>
          </w:tcPr>
          <w:p w14:paraId="47AFC234" w14:textId="77777777" w:rsidR="00155C21" w:rsidRPr="00F62579" w:rsidRDefault="00155C21" w:rsidP="00F15D3D">
            <w:pPr>
              <w:rPr>
                <w:b/>
                <w:bCs/>
              </w:rPr>
            </w:pPr>
            <w:r w:rsidRPr="00F62579">
              <w:rPr>
                <w:b/>
                <w:bCs/>
              </w:rPr>
              <w:t>LINESTRING</w:t>
            </w:r>
          </w:p>
        </w:tc>
        <w:tc>
          <w:tcPr>
            <w:tcW w:w="1147" w:type="dxa"/>
          </w:tcPr>
          <w:p w14:paraId="3CBA2FF7" w14:textId="0C6488A4" w:rsidR="00155C21" w:rsidRPr="00F62579" w:rsidRDefault="00155C21" w:rsidP="00F15D3D">
            <w:r>
              <w:rPr>
                <w:noProof/>
              </w:rPr>
              <mc:AlternateContent>
                <mc:Choice Requires="wps">
                  <w:drawing>
                    <wp:anchor distT="0" distB="0" distL="114300" distR="114300" simplePos="0" relativeHeight="251666432" behindDoc="0" locked="0" layoutInCell="1" allowOverlap="1" wp14:anchorId="474EAE87" wp14:editId="337436BC">
                      <wp:simplePos x="0" y="0"/>
                      <wp:positionH relativeFrom="column">
                        <wp:posOffset>312420</wp:posOffset>
                      </wp:positionH>
                      <wp:positionV relativeFrom="paragraph">
                        <wp:posOffset>40640</wp:posOffset>
                      </wp:positionV>
                      <wp:extent cx="163830" cy="60325"/>
                      <wp:effectExtent l="7620" t="15240" r="19050" b="2603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7C654D" id="Straight Connector 3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3.2pt" to="37.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" strokecolor="#c84416"/>
                  </w:pict>
                </mc:Fallback>
              </mc:AlternateContent>
            </w:r>
            <w:r>
              <w:rPr>
                <w:noProof/>
              </w:rPr>
              <mc:AlternateContent>
                <mc:Choice Requires="wps">
                  <w:drawing>
                    <wp:anchor distT="0" distB="0" distL="114300" distR="114300" simplePos="0" relativeHeight="251665408" behindDoc="0" locked="0" layoutInCell="1" allowOverlap="1" wp14:anchorId="308A511A" wp14:editId="09724A65">
                      <wp:simplePos x="0" y="0"/>
                      <wp:positionH relativeFrom="column">
                        <wp:posOffset>182880</wp:posOffset>
                      </wp:positionH>
                      <wp:positionV relativeFrom="paragraph">
                        <wp:posOffset>40640</wp:posOffset>
                      </wp:positionV>
                      <wp:extent cx="137795" cy="60325"/>
                      <wp:effectExtent l="17780" t="15240" r="22225" b="2603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95"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7C85AC" id="Straight Connector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3.2pt" to="25.2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" strokecolor="#c84416"/>
                  </w:pict>
                </mc:Fallback>
              </mc:AlternateContent>
            </w:r>
            <w:r>
              <w:rPr>
                <w:noProof/>
              </w:rPr>
              <mc:AlternateContent>
                <mc:Choice Requires="wps">
                  <w:drawing>
                    <wp:anchor distT="0" distB="0" distL="114300" distR="114300" simplePos="0" relativeHeight="251664384" behindDoc="0" locked="0" layoutInCell="1" allowOverlap="1" wp14:anchorId="4556270A" wp14:editId="26DC2941">
                      <wp:simplePos x="0" y="0"/>
                      <wp:positionH relativeFrom="column">
                        <wp:posOffset>71120</wp:posOffset>
                      </wp:positionH>
                      <wp:positionV relativeFrom="paragraph">
                        <wp:posOffset>40640</wp:posOffset>
                      </wp:positionV>
                      <wp:extent cx="111760" cy="112395"/>
                      <wp:effectExtent l="7620" t="15240" r="20320" b="247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760" cy="11239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AB8B79" id="Straight Connector 3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2pt" to="14.4pt,1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" strokecolor="#c84416"/>
                  </w:pict>
                </mc:Fallback>
              </mc:AlternateContent>
            </w:r>
          </w:p>
        </w:tc>
        <w:tc>
          <w:tcPr>
            <w:tcW w:w="1980" w:type="dxa"/>
          </w:tcPr>
          <w:p w14:paraId="4DCEDFD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sf:LineString</w:t>
            </w:r>
            <w:proofErr w:type="gramEnd"/>
          </w:p>
        </w:tc>
        <w:tc>
          <w:tcPr>
            <w:tcW w:w="5148" w:type="dxa"/>
          </w:tcPr>
          <w:p w14:paraId="146EDF8E"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LINESTRING(</w:t>
            </w:r>
            <w:proofErr w:type="gramEnd"/>
            <w:r w:rsidRPr="00F62579">
              <w:rPr>
                <w:rFonts w:ascii="Courier New" w:hAnsi="Courier New" w:cs="Courier New"/>
              </w:rPr>
              <w:t>long1 lat1, long2 lat2, …)</w:t>
            </w:r>
          </w:p>
        </w:tc>
      </w:tr>
      <w:tr w:rsidR="00155C21" w:rsidRPr="00F62579" w14:paraId="16A1EADA" w14:textId="77777777" w:rsidTr="00F15D3D">
        <w:tc>
          <w:tcPr>
            <w:tcW w:w="1301" w:type="dxa"/>
            <w:tcBorders>
              <w:top w:val="single" w:sz="8" w:space="0" w:color="D34817"/>
              <w:bottom w:val="single" w:sz="8" w:space="0" w:color="D34817"/>
            </w:tcBorders>
          </w:tcPr>
          <w:p w14:paraId="4806213C" w14:textId="77777777" w:rsidR="00155C21" w:rsidRPr="00F62579" w:rsidRDefault="00155C21" w:rsidP="00F15D3D">
            <w:pPr>
              <w:rPr>
                <w:b/>
                <w:bCs/>
              </w:rPr>
            </w:pPr>
            <w:r w:rsidRPr="00F62579">
              <w:rPr>
                <w:b/>
                <w:bCs/>
              </w:rPr>
              <w:t>POLYGON</w:t>
            </w:r>
          </w:p>
          <w:p w14:paraId="2E35D8AF" w14:textId="77777777" w:rsidR="00155C21" w:rsidRPr="00F62579" w:rsidRDefault="00155C21" w:rsidP="00F15D3D">
            <w:pPr>
              <w:rPr>
                <w:b/>
                <w:bCs/>
              </w:rPr>
            </w:pPr>
          </w:p>
        </w:tc>
        <w:tc>
          <w:tcPr>
            <w:tcW w:w="1147" w:type="dxa"/>
            <w:tcBorders>
              <w:top w:val="single" w:sz="8" w:space="0" w:color="D34817"/>
              <w:bottom w:val="single" w:sz="8" w:space="0" w:color="D34817"/>
            </w:tcBorders>
          </w:tcPr>
          <w:p w14:paraId="62C67BE7" w14:textId="7413EDF0" w:rsidR="00155C21" w:rsidRPr="00F62579" w:rsidRDefault="00155C21" w:rsidP="00F15D3D">
            <w:r>
              <w:rPr>
                <w:noProof/>
              </w:rPr>
              <mc:AlternateContent>
                <mc:Choice Requires="wps">
                  <w:drawing>
                    <wp:anchor distT="0" distB="0" distL="114300" distR="114300" simplePos="0" relativeHeight="251667456" behindDoc="0" locked="0" layoutInCell="1" allowOverlap="1" wp14:anchorId="1524873F" wp14:editId="445E634A">
                      <wp:simplePos x="0" y="0"/>
                      <wp:positionH relativeFrom="column">
                        <wp:posOffset>104140</wp:posOffset>
                      </wp:positionH>
                      <wp:positionV relativeFrom="paragraph">
                        <wp:posOffset>29210</wp:posOffset>
                      </wp:positionV>
                      <wp:extent cx="344805" cy="275590"/>
                      <wp:effectExtent l="104140" t="105410" r="97155" b="101600"/>
                      <wp:wrapNone/>
                      <wp:docPr id="29" name="Regular Pentag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 cy="275590"/>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E531110"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Regular Pentagon 29" o:spid="_x0000_s1026" type="#_x0000_t56" style="position:absolute;margin-left:8.2pt;margin-top:2.3pt;width:27.15pt;height:2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" fillcolor="#e1dfdf" strokecolor="#68230b" strokeweight="2pt"/>
                  </w:pict>
                </mc:Fallback>
              </mc:AlternateContent>
            </w:r>
          </w:p>
        </w:tc>
        <w:tc>
          <w:tcPr>
            <w:tcW w:w="1980" w:type="dxa"/>
            <w:tcBorders>
              <w:top w:val="single" w:sz="8" w:space="0" w:color="D34817"/>
              <w:bottom w:val="single" w:sz="8" w:space="0" w:color="D34817"/>
            </w:tcBorders>
          </w:tcPr>
          <w:p w14:paraId="738C2DF3"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top w:val="single" w:sz="8" w:space="0" w:color="D34817"/>
              <w:bottom w:val="single" w:sz="8" w:space="0" w:color="D34817"/>
            </w:tcBorders>
          </w:tcPr>
          <w:p w14:paraId="63CBA5BB"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w:t>
            </w:r>
          </w:p>
        </w:tc>
      </w:tr>
      <w:tr w:rsidR="00155C21" w:rsidRPr="00F62579" w14:paraId="3E1297C0" w14:textId="77777777" w:rsidTr="00F15D3D">
        <w:tc>
          <w:tcPr>
            <w:tcW w:w="1301" w:type="dxa"/>
            <w:tcBorders>
              <w:bottom w:val="single" w:sz="8" w:space="0" w:color="D34817"/>
            </w:tcBorders>
          </w:tcPr>
          <w:p w14:paraId="5CBB6098" w14:textId="77777777" w:rsidR="00155C21" w:rsidRPr="00F62579" w:rsidRDefault="00155C21" w:rsidP="00F15D3D">
            <w:pPr>
              <w:rPr>
                <w:b/>
                <w:bCs/>
              </w:rPr>
            </w:pPr>
            <w:r w:rsidRPr="00F62579">
              <w:rPr>
                <w:b/>
                <w:bCs/>
              </w:rPr>
              <w:t>POLYGON (WITH HOLE)</w:t>
            </w:r>
          </w:p>
        </w:tc>
        <w:tc>
          <w:tcPr>
            <w:tcW w:w="1147" w:type="dxa"/>
            <w:tcBorders>
              <w:bottom w:val="single" w:sz="8" w:space="0" w:color="D34817"/>
            </w:tcBorders>
          </w:tcPr>
          <w:p w14:paraId="1B75984A" w14:textId="207404F6" w:rsidR="00155C21" w:rsidRPr="00F62579" w:rsidRDefault="00155C21" w:rsidP="00F15D3D">
            <w:r>
              <w:rPr>
                <w:noProof/>
              </w:rPr>
              <mc:AlternateContent>
                <mc:Choice Requires="wps">
                  <w:drawing>
                    <wp:anchor distT="0" distB="0" distL="114300" distR="114300" simplePos="0" relativeHeight="251669504" behindDoc="0" locked="0" layoutInCell="1" allowOverlap="1" wp14:anchorId="356542D8" wp14:editId="0CC5EF25">
                      <wp:simplePos x="0" y="0"/>
                      <wp:positionH relativeFrom="column">
                        <wp:posOffset>285115</wp:posOffset>
                      </wp:positionH>
                      <wp:positionV relativeFrom="paragraph">
                        <wp:posOffset>253365</wp:posOffset>
                      </wp:positionV>
                      <wp:extent cx="120015" cy="137795"/>
                      <wp:effectExtent l="18415" t="12065" r="13970" b="1524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37795"/>
                              </a:xfrm>
                              <a:prstGeom prst="rect">
                                <a:avLst/>
                              </a:prstGeom>
                              <a:solidFill>
                                <a:srgbClr val="FFFFF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DF64E05" id="Rectangle 28" o:spid="_x0000_s1026" style="position:absolute;margin-left:22.45pt;margin-top:19.95pt;width:9.45pt;height:1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" strokecolor="#68230b" strokeweight="2pt"/>
                  </w:pict>
                </mc:Fallback>
              </mc:AlternateContent>
            </w:r>
            <w:r>
              <w:rPr>
                <w:noProof/>
              </w:rPr>
              <mc:AlternateContent>
                <mc:Choice Requires="wps">
                  <w:drawing>
                    <wp:anchor distT="0" distB="0" distL="114300" distR="114300" simplePos="0" relativeHeight="251668480" behindDoc="0" locked="0" layoutInCell="1" allowOverlap="1" wp14:anchorId="08C232D6" wp14:editId="30E2CACD">
                      <wp:simplePos x="0" y="0"/>
                      <wp:positionH relativeFrom="column">
                        <wp:posOffset>86995</wp:posOffset>
                      </wp:positionH>
                      <wp:positionV relativeFrom="paragraph">
                        <wp:posOffset>89535</wp:posOffset>
                      </wp:positionV>
                      <wp:extent cx="431165" cy="379095"/>
                      <wp:effectExtent l="99695" t="102235" r="104140" b="102870"/>
                      <wp:wrapNone/>
                      <wp:docPr id="27" name="Regular Pentagon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165" cy="379095"/>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998235" id="Regular Pentagon 27" o:spid="_x0000_s1026" type="#_x0000_t56" style="position:absolute;margin-left:6.85pt;margin-top:7.05pt;width:33.95pt;height:2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" fillcolor="#e1dfdf" strokecolor="#68230b" strokeweight="2pt"/>
                  </w:pict>
                </mc:Fallback>
              </mc:AlternateContent>
            </w:r>
          </w:p>
        </w:tc>
        <w:tc>
          <w:tcPr>
            <w:tcW w:w="1980" w:type="dxa"/>
            <w:tcBorders>
              <w:bottom w:val="single" w:sz="8" w:space="0" w:color="D34817"/>
            </w:tcBorders>
          </w:tcPr>
          <w:p w14:paraId="09600609"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bottom w:val="single" w:sz="8" w:space="0" w:color="D34817"/>
            </w:tcBorders>
          </w:tcPr>
          <w:p w14:paraId="43D42EC2"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 (longA latA, longB latB, …, longA latA))</w:t>
            </w:r>
          </w:p>
        </w:tc>
      </w:tr>
    </w:tbl>
    <w:p w14:paraId="7F196EEB" w14:textId="67D920B1" w:rsidR="00155C21" w:rsidRDefault="00155C21"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3</w:t>
      </w:r>
      <w:r w:rsidR="00FA06BD">
        <w:rPr>
          <w:noProof/>
        </w:rPr>
        <w:fldChar w:fldCharType="end"/>
      </w:r>
      <w:r>
        <w:t>: An example of some basic sh</w:t>
      </w:r>
      <w:r w:rsidR="005E45F1">
        <w:t xml:space="preserve">ape encodings in WKT, from </w:t>
      </w:r>
      <w:sdt>
        <w:sdtPr>
          <w:id w:val="72401784"/>
          <w:citation/>
        </w:sdtPr>
        <w:sdtContent>
          <w:r w:rsidR="005E45F1">
            <w:fldChar w:fldCharType="begin"/>
          </w:r>
          <w:r w:rsidR="005E45F1">
            <w:rPr>
              <w:lang w:val="en-CA"/>
            </w:rPr>
            <w:instrText xml:space="preserve"> CITATION Kol12 \l 4105 </w:instrText>
          </w:r>
          <w:r w:rsidR="005E45F1">
            <w:fldChar w:fldCharType="separate"/>
          </w:r>
          <w:r w:rsidR="005E45F1">
            <w:rPr>
              <w:noProof/>
              <w:lang w:val="en-CA"/>
            </w:rPr>
            <w:t>(Kolas &amp; Battle, 2012)</w:t>
          </w:r>
          <w:r w:rsidR="005E45F1">
            <w:fldChar w:fldCharType="end"/>
          </w:r>
        </w:sdtContent>
      </w:sdt>
      <w:r>
        <w:t>.</w:t>
      </w:r>
    </w:p>
    <w:p w14:paraId="437D454A" w14:textId="189B09C5" w:rsidR="00155C21" w:rsidRDefault="00155C21" w:rsidP="00155C21">
      <w:r>
        <w:t xml:space="preserve">To capture geometries as RDF literals, they are given the </w:t>
      </w:r>
      <w:proofErr w:type="gramStart"/>
      <w:r w:rsidRPr="00C91DF3">
        <w:rPr>
          <w:rStyle w:val="CodeChar"/>
          <w:rFonts w:eastAsiaTheme="minorEastAsia"/>
        </w:rPr>
        <w:t>geo:WktLiteral</w:t>
      </w:r>
      <w:proofErr w:type="gramEnd"/>
      <w:r>
        <w:t xml:space="preserve"> datatype, for example: </w:t>
      </w:r>
      <w:r w:rsidRPr="0071552B">
        <w:t>"</w:t>
      </w:r>
      <w:r w:rsidRPr="00C91DF3">
        <w:rPr>
          <w:rStyle w:val="CodeChar"/>
          <w:rFonts w:eastAsiaTheme="minorEastAsia"/>
        </w:rPr>
        <w:t>POINT(-77.03524 38.889468)"^^geo-sf:</w:t>
      </w:r>
      <w:r>
        <w:rPr>
          <w:rStyle w:val="CodeChar"/>
          <w:rFonts w:eastAsiaTheme="minorEastAsia"/>
        </w:rPr>
        <w:t>w</w:t>
      </w:r>
      <w:r w:rsidRPr="00C91DF3">
        <w:rPr>
          <w:rStyle w:val="CodeChar"/>
          <w:rFonts w:eastAsiaTheme="minorEastAsia"/>
        </w:rPr>
        <w:t>ktLiteral</w:t>
      </w:r>
      <w:r>
        <w:t xml:space="preserve">.  </w:t>
      </w:r>
    </w:p>
    <w:p w14:paraId="0C1A87A2" w14:textId="77777777" w:rsidR="00AC3C1E" w:rsidRDefault="00AC3C1E" w:rsidP="00155C21"/>
    <w:p w14:paraId="279354BC" w14:textId="77777777" w:rsidR="00DA460B" w:rsidRDefault="00DA460B" w:rsidP="00E80D3C">
      <w:pPr>
        <w:keepNext/>
      </w:pPr>
      <w:r>
        <w:rPr>
          <w:noProof/>
        </w:rPr>
        <mc:AlternateContent>
          <mc:Choice Requires="wps">
            <w:drawing>
              <wp:inline distT="0" distB="0" distL="0" distR="0" wp14:anchorId="5157FED3" wp14:editId="18281D65">
                <wp:extent cx="5866130" cy="1403985"/>
                <wp:effectExtent l="0" t="0" r="13970" b="18415"/>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3075305"/>
                        </a:xfrm>
                        <a:prstGeom prst="rect">
                          <a:avLst/>
                        </a:prstGeom>
                        <a:solidFill>
                          <a:srgbClr val="E1DFDF"/>
                        </a:solidFill>
                        <a:ln w="9525">
                          <a:solidFill>
                            <a:srgbClr val="000000"/>
                          </a:solidFill>
                          <a:miter lim="800000"/>
                          <a:headEnd/>
                          <a:tailEnd/>
                        </a:ln>
                      </wps:spPr>
                      <wps:txbx>
                        <w:txbxContent>
                          <w:p w14:paraId="6952295A" w14:textId="77777777" w:rsidR="008663AF" w:rsidRPr="00870DF4" w:rsidRDefault="008663AF" w:rsidP="00DA460B">
                            <w:pPr>
                              <w:rPr>
                                <w:rFonts w:ascii="Courier New" w:hAnsi="Courier New"/>
                              </w:rPr>
                            </w:pPr>
                            <w:r w:rsidRPr="00870DF4">
                              <w:rPr>
                                <w:rFonts w:ascii="Courier New" w:hAnsi="Courier New"/>
                              </w:rPr>
                              <w:t>ex:Monument1 a ex:Monument;</w:t>
                            </w:r>
                          </w:p>
                          <w:p w14:paraId="10094341" w14:textId="77777777" w:rsidR="008663AF" w:rsidRPr="00870DF4" w:rsidRDefault="008663AF" w:rsidP="00DA460B">
                            <w:pPr>
                              <w:rPr>
                                <w:rFonts w:ascii="Courier New" w:hAnsi="Courier New"/>
                              </w:rPr>
                            </w:pPr>
                            <w:r w:rsidRPr="00870DF4">
                              <w:rPr>
                                <w:rFonts w:ascii="Courier New" w:hAnsi="Courier New"/>
                              </w:rPr>
                              <w:t xml:space="preserve">   rdfs:label "Washington Monument";</w:t>
                            </w:r>
                          </w:p>
                          <w:p w14:paraId="4E65DB1F" w14:textId="77777777" w:rsidR="008663AF" w:rsidRPr="00870DF4" w:rsidRDefault="008663AF" w:rsidP="00DA460B">
                            <w:pPr>
                              <w:rPr>
                                <w:rFonts w:ascii="Courier New" w:hAnsi="Courier New"/>
                              </w:rPr>
                            </w:pPr>
                            <w:r w:rsidRPr="00870DF4">
                              <w:rPr>
                                <w:rFonts w:ascii="Courier New" w:hAnsi="Courier New"/>
                              </w:rPr>
                              <w:t xml:space="preserve">   geo:hasGeometry ex:Point1 .</w:t>
                            </w:r>
                          </w:p>
                          <w:p w14:paraId="34940B2E" w14:textId="77777777" w:rsidR="008663AF" w:rsidRPr="00870DF4" w:rsidRDefault="008663AF" w:rsidP="00DA460B">
                            <w:pPr>
                              <w:rPr>
                                <w:rFonts w:ascii="Courier New" w:hAnsi="Courier New"/>
                              </w:rPr>
                            </w:pPr>
                            <w:r w:rsidRPr="00870DF4">
                              <w:rPr>
                                <w:rFonts w:ascii="Courier New" w:hAnsi="Courier New"/>
                              </w:rPr>
                              <w:t>ex:Point1 a geo:Point;</w:t>
                            </w:r>
                          </w:p>
                          <w:p w14:paraId="2E7DB22A" w14:textId="77777777" w:rsidR="008663AF" w:rsidRPr="00870DF4" w:rsidRDefault="008663AF"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8663AF" w:rsidRPr="00870DF4" w:rsidRDefault="008663AF" w:rsidP="00DA460B">
                            <w:pPr>
                              <w:rPr>
                                <w:rFonts w:ascii="Courier New" w:hAnsi="Courier New"/>
                              </w:rPr>
                            </w:pPr>
                            <w:r w:rsidRPr="00870DF4">
                              <w:rPr>
                                <w:rFonts w:ascii="Courier New" w:hAnsi="Courier New"/>
                              </w:rPr>
                              <w:t>Ex:Park1 a ex:Park;</w:t>
                            </w:r>
                          </w:p>
                          <w:p w14:paraId="5EE39A33" w14:textId="77777777" w:rsidR="008663AF" w:rsidRPr="00870DF4" w:rsidRDefault="008663AF" w:rsidP="00DA460B">
                            <w:pPr>
                              <w:rPr>
                                <w:rFonts w:ascii="Courier New" w:hAnsi="Courier New"/>
                              </w:rPr>
                            </w:pPr>
                            <w:r w:rsidRPr="00870DF4">
                              <w:rPr>
                                <w:rFonts w:ascii="Courier New" w:hAnsi="Courier New"/>
                              </w:rPr>
                              <w:tab/>
                              <w:t>rdfs:label "Example Park";</w:t>
                            </w:r>
                          </w:p>
                          <w:p w14:paraId="5C9F7888" w14:textId="77777777" w:rsidR="008663AF" w:rsidRPr="00870DF4" w:rsidRDefault="008663AF" w:rsidP="00DA460B">
                            <w:pPr>
                              <w:rPr>
                                <w:rFonts w:ascii="Courier New" w:hAnsi="Courier New"/>
                              </w:rPr>
                            </w:pPr>
                            <w:r w:rsidRPr="00870DF4">
                              <w:rPr>
                                <w:rFonts w:ascii="Courier New" w:hAnsi="Courier New"/>
                              </w:rPr>
                              <w:tab/>
                              <w:t>geo:hasGeometry ex:Polygon1 .</w:t>
                            </w:r>
                          </w:p>
                          <w:p w14:paraId="6CDFE9B9" w14:textId="77777777" w:rsidR="008663AF" w:rsidRPr="00870DF4" w:rsidRDefault="008663AF" w:rsidP="00DA460B">
                            <w:pPr>
                              <w:rPr>
                                <w:rFonts w:ascii="Courier New" w:hAnsi="Courier New"/>
                              </w:rPr>
                            </w:pPr>
                            <w:r w:rsidRPr="00870DF4">
                              <w:rPr>
                                <w:rFonts w:ascii="Courier New" w:hAnsi="Courier New"/>
                              </w:rPr>
                              <w:t>ex:Polygon1 a geo:Polygon;</w:t>
                            </w:r>
                          </w:p>
                          <w:p w14:paraId="651642C2" w14:textId="77777777" w:rsidR="008663AF" w:rsidRPr="00870DF4" w:rsidRDefault="008663AF"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wps:txbx>
                      <wps:bodyPr rot="0" vert="horz" wrap="square" lIns="182880" tIns="91440" rIns="182880" bIns="45720" anchor="t" anchorCtr="0" upright="1">
                        <a:spAutoFit/>
                      </wps:bodyPr>
                    </wps:wsp>
                  </a:graphicData>
                </a:graphic>
              </wp:inline>
            </w:drawing>
          </mc:Choice>
          <mc:Fallback>
            <w:pict>
              <v:shapetype w14:anchorId="5157FED3" id="_x0000_t202" coordsize="21600,21600" o:spt="202" path="m,l,21600r21600,l21600,xe">
                <v:stroke joinstyle="miter"/>
                <v:path gradientshapeok="t" o:connecttype="rect"/>
              </v:shapetype>
              <v:shape id="Text Box 34" o:spid="_x0000_s1026" type="#_x0000_t202" style="width:461.9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" fillcolor="#e1dfdf">
                <v:textbox style="mso-fit-shape-to-text:t" inset="14.4pt,7.2pt,14.4pt">
                  <w:txbxContent>
                    <w:p w14:paraId="6952295A" w14:textId="77777777" w:rsidR="008663AF" w:rsidRPr="00870DF4" w:rsidRDefault="008663AF" w:rsidP="00DA460B">
                      <w:pPr>
                        <w:rPr>
                          <w:rFonts w:ascii="Courier New" w:hAnsi="Courier New"/>
                        </w:rPr>
                      </w:pPr>
                      <w:r w:rsidRPr="00870DF4">
                        <w:rPr>
                          <w:rFonts w:ascii="Courier New" w:hAnsi="Courier New"/>
                        </w:rPr>
                        <w:t>ex:Monument1 a ex:Monument;</w:t>
                      </w:r>
                    </w:p>
                    <w:p w14:paraId="10094341" w14:textId="77777777" w:rsidR="008663AF" w:rsidRPr="00870DF4" w:rsidRDefault="008663AF" w:rsidP="00DA460B">
                      <w:pPr>
                        <w:rPr>
                          <w:rFonts w:ascii="Courier New" w:hAnsi="Courier New"/>
                        </w:rPr>
                      </w:pPr>
                      <w:r w:rsidRPr="00870DF4">
                        <w:rPr>
                          <w:rFonts w:ascii="Courier New" w:hAnsi="Courier New"/>
                        </w:rPr>
                        <w:t xml:space="preserve">   rdfs:label "Washington Monument";</w:t>
                      </w:r>
                    </w:p>
                    <w:p w14:paraId="4E65DB1F" w14:textId="77777777" w:rsidR="008663AF" w:rsidRPr="00870DF4" w:rsidRDefault="008663AF" w:rsidP="00DA460B">
                      <w:pPr>
                        <w:rPr>
                          <w:rFonts w:ascii="Courier New" w:hAnsi="Courier New"/>
                        </w:rPr>
                      </w:pPr>
                      <w:r w:rsidRPr="00870DF4">
                        <w:rPr>
                          <w:rFonts w:ascii="Courier New" w:hAnsi="Courier New"/>
                        </w:rPr>
                        <w:t xml:space="preserve">   geo:hasGeometry ex:Point1 .</w:t>
                      </w:r>
                    </w:p>
                    <w:p w14:paraId="34940B2E" w14:textId="77777777" w:rsidR="008663AF" w:rsidRPr="00870DF4" w:rsidRDefault="008663AF" w:rsidP="00DA460B">
                      <w:pPr>
                        <w:rPr>
                          <w:rFonts w:ascii="Courier New" w:hAnsi="Courier New"/>
                        </w:rPr>
                      </w:pPr>
                      <w:r w:rsidRPr="00870DF4">
                        <w:rPr>
                          <w:rFonts w:ascii="Courier New" w:hAnsi="Courier New"/>
                        </w:rPr>
                        <w:t>ex:Point1 a geo:Point;</w:t>
                      </w:r>
                    </w:p>
                    <w:p w14:paraId="2E7DB22A" w14:textId="77777777" w:rsidR="008663AF" w:rsidRPr="00870DF4" w:rsidRDefault="008663AF"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8663AF" w:rsidRPr="00870DF4" w:rsidRDefault="008663AF" w:rsidP="00DA460B">
                      <w:pPr>
                        <w:rPr>
                          <w:rFonts w:ascii="Courier New" w:hAnsi="Courier New"/>
                        </w:rPr>
                      </w:pPr>
                      <w:r w:rsidRPr="00870DF4">
                        <w:rPr>
                          <w:rFonts w:ascii="Courier New" w:hAnsi="Courier New"/>
                        </w:rPr>
                        <w:t>Ex:Park1 a ex:Park;</w:t>
                      </w:r>
                    </w:p>
                    <w:p w14:paraId="5EE39A33" w14:textId="77777777" w:rsidR="008663AF" w:rsidRPr="00870DF4" w:rsidRDefault="008663AF" w:rsidP="00DA460B">
                      <w:pPr>
                        <w:rPr>
                          <w:rFonts w:ascii="Courier New" w:hAnsi="Courier New"/>
                        </w:rPr>
                      </w:pPr>
                      <w:r w:rsidRPr="00870DF4">
                        <w:rPr>
                          <w:rFonts w:ascii="Courier New" w:hAnsi="Courier New"/>
                        </w:rPr>
                        <w:tab/>
                        <w:t>rdfs:label "Example Park";</w:t>
                      </w:r>
                    </w:p>
                    <w:p w14:paraId="5C9F7888" w14:textId="77777777" w:rsidR="008663AF" w:rsidRPr="00870DF4" w:rsidRDefault="008663AF" w:rsidP="00DA460B">
                      <w:pPr>
                        <w:rPr>
                          <w:rFonts w:ascii="Courier New" w:hAnsi="Courier New"/>
                        </w:rPr>
                      </w:pPr>
                      <w:r w:rsidRPr="00870DF4">
                        <w:rPr>
                          <w:rFonts w:ascii="Courier New" w:hAnsi="Courier New"/>
                        </w:rPr>
                        <w:tab/>
                        <w:t>geo:hasGeometry ex:Polygon1 .</w:t>
                      </w:r>
                    </w:p>
                    <w:p w14:paraId="6CDFE9B9" w14:textId="77777777" w:rsidR="008663AF" w:rsidRPr="00870DF4" w:rsidRDefault="008663AF" w:rsidP="00DA460B">
                      <w:pPr>
                        <w:rPr>
                          <w:rFonts w:ascii="Courier New" w:hAnsi="Courier New"/>
                        </w:rPr>
                      </w:pPr>
                      <w:r w:rsidRPr="00870DF4">
                        <w:rPr>
                          <w:rFonts w:ascii="Courier New" w:hAnsi="Courier New"/>
                        </w:rPr>
                        <w:t>ex:Polygon1 a geo:Polygon;</w:t>
                      </w:r>
                    </w:p>
                    <w:p w14:paraId="651642C2" w14:textId="77777777" w:rsidR="008663AF" w:rsidRPr="00870DF4" w:rsidRDefault="008663AF"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v:textbox>
                <w10:anchorlock/>
              </v:shape>
            </w:pict>
          </mc:Fallback>
        </mc:AlternateContent>
      </w:r>
    </w:p>
    <w:p w14:paraId="77E525D7" w14:textId="09B2B8BB" w:rsidR="00706F9C" w:rsidRDefault="00DA460B"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4</w:t>
      </w:r>
      <w:r w:rsidR="00FA06BD">
        <w:rPr>
          <w:noProof/>
        </w:rPr>
        <w:fldChar w:fldCharType="end"/>
      </w:r>
      <w:r>
        <w:t xml:space="preserve">: An example encoding of geospatial information </w:t>
      </w:r>
      <w:r>
        <w:rPr>
          <w:noProof/>
        </w:rPr>
        <w:t xml:space="preserve">for the Washington Monument, from </w:t>
      </w:r>
      <w:sdt>
        <w:sdtPr>
          <w:rPr>
            <w:noProof/>
          </w:rPr>
          <w:id w:val="1410968273"/>
          <w:citation/>
        </w:sdtPr>
        <w:sdtContent>
          <w:r>
            <w:rPr>
              <w:noProof/>
            </w:rPr>
            <w:fldChar w:fldCharType="begin"/>
          </w:r>
          <w:r>
            <w:rPr>
              <w:noProof/>
              <w:lang w:val="en-CA"/>
            </w:rPr>
            <w:instrText xml:space="preserve"> CITATION Kol12 \l 4105 </w:instrText>
          </w:r>
          <w:r>
            <w:rPr>
              <w:noProof/>
            </w:rPr>
            <w:fldChar w:fldCharType="separate"/>
          </w:r>
          <w:r>
            <w:rPr>
              <w:noProof/>
              <w:lang w:val="en-CA"/>
            </w:rPr>
            <w:t>(Kolas &amp; Battle, 2012)</w:t>
          </w:r>
          <w:r>
            <w:rPr>
              <w:noProof/>
            </w:rPr>
            <w:fldChar w:fldCharType="end"/>
          </w:r>
        </w:sdtContent>
      </w:sdt>
      <w:r>
        <w:rPr>
          <w:noProof/>
        </w:rPr>
        <w:t>.</w:t>
      </w:r>
    </w:p>
    <w:p w14:paraId="50F492B6" w14:textId="77777777" w:rsidR="009A5F01" w:rsidRDefault="009A5F01" w:rsidP="00D50012">
      <w:pPr>
        <w:rPr>
          <w:b/>
        </w:rPr>
      </w:pPr>
    </w:p>
    <w:p w14:paraId="51AD3678" w14:textId="77777777" w:rsidR="00D50012" w:rsidRDefault="00D50012" w:rsidP="00D50012">
      <w:pPr>
        <w:rPr>
          <w:b/>
        </w:rPr>
      </w:pPr>
      <w:r>
        <w:rPr>
          <w:b/>
        </w:rPr>
        <w:t>Reused</w:t>
      </w:r>
      <w:r w:rsidRPr="00EA354A">
        <w:rPr>
          <w:b/>
        </w:rPr>
        <w:t xml:space="preserve"> Ontologies:</w:t>
      </w:r>
    </w:p>
    <w:p w14:paraId="148F30D6" w14:textId="77777777" w:rsidR="002F6849" w:rsidRPr="00E80D3C" w:rsidRDefault="002F6849" w:rsidP="001D3F17">
      <w:pPr>
        <w:pStyle w:val="p1"/>
        <w:numPr>
          <w:ilvl w:val="0"/>
          <w:numId w:val="8"/>
        </w:numPr>
        <w:rPr>
          <w:rFonts w:asciiTheme="minorHAnsi" w:hAnsiTheme="minorHAnsi" w:cstheme="minorHAnsi"/>
          <w:sz w:val="20"/>
        </w:rPr>
      </w:pPr>
      <w:r w:rsidRPr="00E80D3C">
        <w:rPr>
          <w:rFonts w:asciiTheme="minorHAnsi" w:hAnsiTheme="minorHAnsi" w:cstheme="minorHAnsi"/>
          <w:sz w:val="20"/>
        </w:rPr>
        <w:t>geo: http://www.opengis.net/ont/geosparql#</w:t>
      </w:r>
    </w:p>
    <w:p w14:paraId="19B75E59" w14:textId="77777777" w:rsidR="00520123" w:rsidRDefault="00520123" w:rsidP="00EA354A">
      <w:pPr>
        <w:pStyle w:val="Heading3"/>
      </w:pPr>
      <w:bookmarkStart w:id="42" w:name="_Toc519507734"/>
      <w:bookmarkStart w:id="43" w:name="_Toc520703198"/>
      <w:bookmarkStart w:id="44" w:name="_Toc520725402"/>
      <w:bookmarkStart w:id="45" w:name="_Toc519507735"/>
      <w:bookmarkStart w:id="46" w:name="_Toc520703199"/>
      <w:bookmarkStart w:id="47" w:name="_Toc520725403"/>
      <w:bookmarkStart w:id="48" w:name="_Toc519507736"/>
      <w:bookmarkStart w:id="49" w:name="_Toc520703200"/>
      <w:bookmarkStart w:id="50" w:name="_Toc520725404"/>
      <w:bookmarkStart w:id="51" w:name="_Toc519507737"/>
      <w:bookmarkStart w:id="52" w:name="_Toc520703201"/>
      <w:bookmarkStart w:id="53" w:name="_Toc520725405"/>
      <w:bookmarkStart w:id="54" w:name="_Toc519507738"/>
      <w:bookmarkStart w:id="55" w:name="_Toc520703202"/>
      <w:bookmarkStart w:id="56" w:name="_Toc520725406"/>
      <w:bookmarkStart w:id="57" w:name="_Toc2843348"/>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t>Time Ontology</w:t>
      </w:r>
      <w:bookmarkEnd w:id="57"/>
    </w:p>
    <w:p w14:paraId="2AAB4AC9" w14:textId="5ABFDA3E" w:rsidR="007978A3" w:rsidRPr="007978A3" w:rsidRDefault="0089518D" w:rsidP="007978A3">
      <w:pPr>
        <w:rPr>
          <w:i/>
        </w:rPr>
      </w:pPr>
      <w:r>
        <w:rPr>
          <w:i/>
        </w:rPr>
        <w:t>http://ontology.eil.utoronto.ca/icity/</w:t>
      </w:r>
      <w:r w:rsidR="007978A3">
        <w:rPr>
          <w:i/>
        </w:rPr>
        <w:t>Time</w:t>
      </w:r>
      <w:r w:rsidR="00AC0B4C">
        <w:rPr>
          <w:i/>
        </w:rPr>
        <w:t>.owl</w:t>
      </w:r>
    </w:p>
    <w:p w14:paraId="0860BB51" w14:textId="77777777" w:rsidR="00590C9F" w:rsidRPr="00590C9F" w:rsidRDefault="00590C9F" w:rsidP="00590C9F">
      <w:pPr>
        <w:rPr>
          <w:b/>
        </w:rPr>
      </w:pPr>
      <w:r w:rsidRPr="00590C9F">
        <w:rPr>
          <w:b/>
        </w:rPr>
        <w:t xml:space="preserve">Namespace: </w:t>
      </w:r>
      <w:r w:rsidR="00D17DF7">
        <w:rPr>
          <w:b/>
        </w:rPr>
        <w:t>t</w:t>
      </w:r>
      <w:r w:rsidRPr="00590C9F">
        <w:rPr>
          <w:b/>
        </w:rPr>
        <w:t>ime</w:t>
      </w:r>
    </w:p>
    <w:p w14:paraId="01FED20B" w14:textId="77777777" w:rsidR="00520123" w:rsidRDefault="00520123" w:rsidP="009E4A69">
      <w:pPr>
        <w:pStyle w:val="ListParagraph"/>
      </w:pPr>
      <w:r>
        <w:t>Temporal Entity: A Temporal Entity may refer to an instant or an interval in time.</w:t>
      </w:r>
      <w:r>
        <w:br/>
        <w:t xml:space="preserve">A Temporal Entity may be described as being </w:t>
      </w:r>
      <w:r>
        <w:rPr>
          <w:b/>
        </w:rPr>
        <w:t>before</w:t>
      </w:r>
      <w:r>
        <w:t xml:space="preserve"> or </w:t>
      </w:r>
      <w:r>
        <w:rPr>
          <w:b/>
        </w:rPr>
        <w:t>after</w:t>
      </w:r>
      <w:r>
        <w:t xml:space="preserve"> some other Temporal Entity(s).</w:t>
      </w:r>
      <w:r>
        <w:br/>
        <w:t xml:space="preserve">A Temporal Entity has a </w:t>
      </w:r>
      <w:r>
        <w:rPr>
          <w:b/>
        </w:rPr>
        <w:t>beginning</w:t>
      </w:r>
      <w:r>
        <w:t xml:space="preserve"> and </w:t>
      </w:r>
      <w:r>
        <w:rPr>
          <w:b/>
        </w:rPr>
        <w:t>ending</w:t>
      </w:r>
      <w:r>
        <w:t xml:space="preserve"> time Instant.</w:t>
      </w:r>
      <w:r>
        <w:br/>
        <w:t xml:space="preserve">A Temporal Entity has a </w:t>
      </w:r>
      <w:r>
        <w:rPr>
          <w:b/>
        </w:rPr>
        <w:t>duration</w:t>
      </w:r>
      <w:r>
        <w:t>.</w:t>
      </w:r>
    </w:p>
    <w:p w14:paraId="27CCABA4" w14:textId="77777777" w:rsidR="00520123" w:rsidRDefault="00520123" w:rsidP="009E4A69">
      <w:pPr>
        <w:pStyle w:val="ListParagraph"/>
      </w:pPr>
      <w:r>
        <w:t>Instant</w:t>
      </w:r>
      <w:r>
        <w:br/>
        <w:t xml:space="preserve">An Instant may be </w:t>
      </w:r>
      <w:r>
        <w:rPr>
          <w:b/>
        </w:rPr>
        <w:t>inside</w:t>
      </w:r>
      <w:r>
        <w:rPr>
          <w:b/>
          <w:i/>
        </w:rPr>
        <w:t xml:space="preserve"> </w:t>
      </w:r>
      <w:r>
        <w:t>some Interval.</w:t>
      </w:r>
    </w:p>
    <w:p w14:paraId="71E17C88" w14:textId="77777777" w:rsidR="00520123" w:rsidRDefault="00520123" w:rsidP="009E4A69">
      <w:pPr>
        <w:pStyle w:val="ListParagraph"/>
      </w:pPr>
      <w:r>
        <w:t>Interval</w:t>
      </w:r>
      <w:r>
        <w:br/>
        <w:t xml:space="preserve">An Interval may be described as </w:t>
      </w:r>
      <w:r>
        <w:rPr>
          <w:b/>
        </w:rPr>
        <w:t>before</w:t>
      </w:r>
      <w:r>
        <w:t xml:space="preserve">, </w:t>
      </w:r>
      <w:r>
        <w:rPr>
          <w:b/>
        </w:rPr>
        <w:t>meets, overlaps, starts, during, finishes, equals</w:t>
      </w:r>
      <w:r>
        <w:t xml:space="preserve"> some other Interval(s).</w:t>
      </w:r>
    </w:p>
    <w:tbl>
      <w:tblPr>
        <w:tblStyle w:val="TableGrid"/>
        <w:tblpPr w:leftFromText="180" w:rightFromText="180" w:vertAnchor="text" w:horzAnchor="margin" w:tblpY="128"/>
        <w:tblW w:w="0" w:type="auto"/>
        <w:tblLook w:val="04A0" w:firstRow="1" w:lastRow="0" w:firstColumn="1" w:lastColumn="0" w:noHBand="0" w:noVBand="1"/>
      </w:tblPr>
      <w:tblGrid>
        <w:gridCol w:w="2789"/>
        <w:gridCol w:w="2460"/>
        <w:gridCol w:w="4101"/>
      </w:tblGrid>
      <w:tr w:rsidR="00000334" w14:paraId="09721CD7" w14:textId="77777777" w:rsidTr="00EE1032">
        <w:tc>
          <w:tcPr>
            <w:tcW w:w="2484" w:type="dxa"/>
            <w:shd w:val="clear" w:color="auto" w:fill="00FFFF"/>
          </w:tcPr>
          <w:p w14:paraId="727368F6" w14:textId="77777777" w:rsidR="00000334" w:rsidRDefault="00000334" w:rsidP="00000334">
            <w:r>
              <w:t>Object</w:t>
            </w:r>
          </w:p>
        </w:tc>
        <w:tc>
          <w:tcPr>
            <w:tcW w:w="2506" w:type="dxa"/>
            <w:shd w:val="clear" w:color="auto" w:fill="00FFFF"/>
          </w:tcPr>
          <w:p w14:paraId="508E9370" w14:textId="77777777" w:rsidR="00000334" w:rsidRDefault="00000334" w:rsidP="00000334">
            <w:r>
              <w:t>Property</w:t>
            </w:r>
          </w:p>
        </w:tc>
        <w:tc>
          <w:tcPr>
            <w:tcW w:w="4586" w:type="dxa"/>
            <w:shd w:val="clear" w:color="auto" w:fill="00FFFF"/>
          </w:tcPr>
          <w:p w14:paraId="08BB0316" w14:textId="77777777" w:rsidR="00000334" w:rsidRDefault="00000334" w:rsidP="00000334">
            <w:r>
              <w:t>Value</w:t>
            </w:r>
          </w:p>
        </w:tc>
      </w:tr>
      <w:tr w:rsidR="00A97751" w14:paraId="3BF030C6" w14:textId="77777777" w:rsidTr="00EE1032">
        <w:tc>
          <w:tcPr>
            <w:tcW w:w="2484" w:type="dxa"/>
            <w:vMerge w:val="restart"/>
          </w:tcPr>
          <w:p w14:paraId="79C92045" w14:textId="77777777" w:rsidR="00A97751" w:rsidRDefault="00E254B2" w:rsidP="00935842">
            <w:proofErr w:type="gramStart"/>
            <w:r>
              <w:t>time:</w:t>
            </w:r>
            <w:r w:rsidR="00A97751">
              <w:t>TemporalEntity</w:t>
            </w:r>
            <w:proofErr w:type="gramEnd"/>
          </w:p>
        </w:tc>
        <w:tc>
          <w:tcPr>
            <w:tcW w:w="2506" w:type="dxa"/>
          </w:tcPr>
          <w:p w14:paraId="33E7F1CD" w14:textId="77777777" w:rsidR="00A97751" w:rsidRDefault="00A97751" w:rsidP="00000334">
            <w:r>
              <w:t>EquivalentClass</w:t>
            </w:r>
          </w:p>
        </w:tc>
        <w:tc>
          <w:tcPr>
            <w:tcW w:w="4586" w:type="dxa"/>
          </w:tcPr>
          <w:p w14:paraId="64340D54" w14:textId="77777777" w:rsidR="00A97751" w:rsidRDefault="00E254B2" w:rsidP="00000334">
            <w:proofErr w:type="gramStart"/>
            <w:r>
              <w:t>time:</w:t>
            </w:r>
            <w:r w:rsidR="00A97751">
              <w:t>Instant</w:t>
            </w:r>
            <w:proofErr w:type="gramEnd"/>
            <w:r w:rsidR="00A97751">
              <w:t xml:space="preserve"> and </w:t>
            </w:r>
            <w:r>
              <w:t xml:space="preserve"> time:</w:t>
            </w:r>
            <w:r w:rsidR="00A97751">
              <w:t>Interval</w:t>
            </w:r>
          </w:p>
        </w:tc>
      </w:tr>
      <w:tr w:rsidR="00A97751" w14:paraId="211CF899" w14:textId="77777777" w:rsidTr="00EE1032">
        <w:tc>
          <w:tcPr>
            <w:tcW w:w="2484" w:type="dxa"/>
            <w:vMerge/>
          </w:tcPr>
          <w:p w14:paraId="088BECEE" w14:textId="77777777" w:rsidR="00A97751" w:rsidRDefault="00A97751" w:rsidP="00000334"/>
        </w:tc>
        <w:tc>
          <w:tcPr>
            <w:tcW w:w="2506" w:type="dxa"/>
          </w:tcPr>
          <w:p w14:paraId="7B0D277F" w14:textId="77777777" w:rsidR="00A97751" w:rsidRDefault="00E254B2" w:rsidP="00000334">
            <w:proofErr w:type="gramStart"/>
            <w:r>
              <w:t>time:</w:t>
            </w:r>
            <w:r w:rsidR="00A97751">
              <w:t>before</w:t>
            </w:r>
            <w:proofErr w:type="gramEnd"/>
          </w:p>
        </w:tc>
        <w:tc>
          <w:tcPr>
            <w:tcW w:w="4586" w:type="dxa"/>
          </w:tcPr>
          <w:p w14:paraId="42B12674"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1B2D23E2" w14:textId="77777777" w:rsidTr="00EE1032">
        <w:tc>
          <w:tcPr>
            <w:tcW w:w="2484" w:type="dxa"/>
            <w:vMerge/>
          </w:tcPr>
          <w:p w14:paraId="6F79D1DB" w14:textId="77777777" w:rsidR="00A97751" w:rsidRDefault="00A97751" w:rsidP="00000334"/>
        </w:tc>
        <w:tc>
          <w:tcPr>
            <w:tcW w:w="2506" w:type="dxa"/>
          </w:tcPr>
          <w:p w14:paraId="2F74BB51" w14:textId="77777777" w:rsidR="00A97751" w:rsidRDefault="00E254B2" w:rsidP="00000334">
            <w:proofErr w:type="gramStart"/>
            <w:r>
              <w:t>time:a</w:t>
            </w:r>
            <w:r w:rsidR="00A97751">
              <w:t>fter</w:t>
            </w:r>
            <w:proofErr w:type="gramEnd"/>
          </w:p>
        </w:tc>
        <w:tc>
          <w:tcPr>
            <w:tcW w:w="4586" w:type="dxa"/>
          </w:tcPr>
          <w:p w14:paraId="2C42D68A"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5332D517" w14:textId="77777777" w:rsidTr="00EE1032">
        <w:tc>
          <w:tcPr>
            <w:tcW w:w="2484" w:type="dxa"/>
            <w:vMerge/>
          </w:tcPr>
          <w:p w14:paraId="2DC64DF9" w14:textId="77777777" w:rsidR="00A97751" w:rsidRDefault="00A97751" w:rsidP="00000334"/>
        </w:tc>
        <w:tc>
          <w:tcPr>
            <w:tcW w:w="2506" w:type="dxa"/>
          </w:tcPr>
          <w:p w14:paraId="2BAA1E21" w14:textId="77777777" w:rsidR="00A97751" w:rsidRDefault="00E254B2" w:rsidP="00000334">
            <w:proofErr w:type="gramStart"/>
            <w:r>
              <w:t>time:</w:t>
            </w:r>
            <w:r w:rsidR="00A97751">
              <w:t>hasBeginning</w:t>
            </w:r>
            <w:proofErr w:type="gramEnd"/>
          </w:p>
        </w:tc>
        <w:tc>
          <w:tcPr>
            <w:tcW w:w="4586" w:type="dxa"/>
          </w:tcPr>
          <w:p w14:paraId="38529535"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66027002" w14:textId="77777777" w:rsidTr="00EE1032">
        <w:tc>
          <w:tcPr>
            <w:tcW w:w="2484" w:type="dxa"/>
            <w:vMerge/>
          </w:tcPr>
          <w:p w14:paraId="6025AE18" w14:textId="77777777" w:rsidR="00A97751" w:rsidRDefault="00A97751" w:rsidP="00000334"/>
        </w:tc>
        <w:tc>
          <w:tcPr>
            <w:tcW w:w="2506" w:type="dxa"/>
          </w:tcPr>
          <w:p w14:paraId="2094A749" w14:textId="77777777" w:rsidR="00A97751" w:rsidRDefault="00E254B2" w:rsidP="00000334">
            <w:proofErr w:type="gramStart"/>
            <w:r>
              <w:t>time:</w:t>
            </w:r>
            <w:r w:rsidR="00A97751">
              <w:t>hasEnding</w:t>
            </w:r>
            <w:proofErr w:type="gramEnd"/>
          </w:p>
        </w:tc>
        <w:tc>
          <w:tcPr>
            <w:tcW w:w="4586" w:type="dxa"/>
          </w:tcPr>
          <w:p w14:paraId="01E269D3"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3BA6E805" w14:textId="77777777" w:rsidTr="00EE1032">
        <w:tc>
          <w:tcPr>
            <w:tcW w:w="2484" w:type="dxa"/>
            <w:vMerge/>
          </w:tcPr>
          <w:p w14:paraId="068FEAF4" w14:textId="77777777" w:rsidR="00A97751" w:rsidRDefault="00A97751" w:rsidP="00000334"/>
        </w:tc>
        <w:tc>
          <w:tcPr>
            <w:tcW w:w="2506" w:type="dxa"/>
          </w:tcPr>
          <w:p w14:paraId="5A353E2C" w14:textId="77777777" w:rsidR="00A97751" w:rsidRDefault="00E254B2" w:rsidP="00000334">
            <w:proofErr w:type="gramStart"/>
            <w:r>
              <w:t>time:</w:t>
            </w:r>
            <w:r w:rsidR="00A97751">
              <w:t>hasDuration</w:t>
            </w:r>
            <w:proofErr w:type="gramEnd"/>
          </w:p>
        </w:tc>
        <w:tc>
          <w:tcPr>
            <w:tcW w:w="4586" w:type="dxa"/>
          </w:tcPr>
          <w:p w14:paraId="479F0C47" w14:textId="77777777" w:rsidR="00A97751" w:rsidRDefault="00A97751" w:rsidP="00000334">
            <w:proofErr w:type="gramStart"/>
            <w:r>
              <w:t xml:space="preserve">only </w:t>
            </w:r>
            <w:r w:rsidR="00E254B2">
              <w:t xml:space="preserve"> time</w:t>
            </w:r>
            <w:proofErr w:type="gramEnd"/>
            <w:r w:rsidR="00E254B2">
              <w:t>:</w:t>
            </w:r>
            <w:r>
              <w:t>Duration</w:t>
            </w:r>
          </w:p>
        </w:tc>
      </w:tr>
      <w:tr w:rsidR="00A97751" w14:paraId="22FDB0CE" w14:textId="77777777" w:rsidTr="00EE1032">
        <w:tc>
          <w:tcPr>
            <w:tcW w:w="2484" w:type="dxa"/>
            <w:vMerge w:val="restart"/>
          </w:tcPr>
          <w:p w14:paraId="0D1FD4B2" w14:textId="77777777" w:rsidR="00A97751" w:rsidRDefault="00E254B2" w:rsidP="00935842">
            <w:proofErr w:type="gramStart"/>
            <w:r>
              <w:t>time:</w:t>
            </w:r>
            <w:r w:rsidR="00A97751">
              <w:t>Instant</w:t>
            </w:r>
            <w:proofErr w:type="gramEnd"/>
          </w:p>
        </w:tc>
        <w:tc>
          <w:tcPr>
            <w:tcW w:w="2506" w:type="dxa"/>
          </w:tcPr>
          <w:p w14:paraId="192F7214" w14:textId="77777777" w:rsidR="00A97751" w:rsidRDefault="00A97751" w:rsidP="00000334">
            <w:r>
              <w:t>subClassOf</w:t>
            </w:r>
          </w:p>
        </w:tc>
        <w:tc>
          <w:tcPr>
            <w:tcW w:w="4586" w:type="dxa"/>
          </w:tcPr>
          <w:p w14:paraId="4C3832B2" w14:textId="77777777" w:rsidR="00A97751" w:rsidRDefault="00E254B2" w:rsidP="00000334">
            <w:proofErr w:type="gramStart"/>
            <w:r>
              <w:t>time:</w:t>
            </w:r>
            <w:r w:rsidR="00A97751">
              <w:t>TemporalEntity</w:t>
            </w:r>
            <w:proofErr w:type="gramEnd"/>
          </w:p>
        </w:tc>
      </w:tr>
      <w:tr w:rsidR="00A97751" w14:paraId="469B8C5C" w14:textId="77777777" w:rsidTr="00EE1032">
        <w:tc>
          <w:tcPr>
            <w:tcW w:w="2484" w:type="dxa"/>
            <w:vMerge/>
          </w:tcPr>
          <w:p w14:paraId="79749604" w14:textId="77777777" w:rsidR="00A97751" w:rsidRDefault="00A97751" w:rsidP="00000334"/>
        </w:tc>
        <w:tc>
          <w:tcPr>
            <w:tcW w:w="2506" w:type="dxa"/>
          </w:tcPr>
          <w:p w14:paraId="08AC06BA" w14:textId="77777777" w:rsidR="00A97751" w:rsidRDefault="00E254B2" w:rsidP="00000334">
            <w:proofErr w:type="gramStart"/>
            <w:r>
              <w:t>time:</w:t>
            </w:r>
            <w:r w:rsidR="00A97751">
              <w:t>inside</w:t>
            </w:r>
            <w:proofErr w:type="gramEnd"/>
          </w:p>
        </w:tc>
        <w:tc>
          <w:tcPr>
            <w:tcW w:w="4586" w:type="dxa"/>
          </w:tcPr>
          <w:p w14:paraId="4A8AB701"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223677A7" w14:textId="77777777" w:rsidTr="00EE1032">
        <w:tc>
          <w:tcPr>
            <w:tcW w:w="2484" w:type="dxa"/>
            <w:vMerge/>
          </w:tcPr>
          <w:p w14:paraId="58648DF2" w14:textId="77777777" w:rsidR="00A97751" w:rsidRDefault="00A97751" w:rsidP="00000334"/>
        </w:tc>
        <w:tc>
          <w:tcPr>
            <w:tcW w:w="2506" w:type="dxa"/>
          </w:tcPr>
          <w:p w14:paraId="24A665AA" w14:textId="77777777" w:rsidR="00A97751" w:rsidRDefault="00E254B2" w:rsidP="00000334">
            <w:proofErr w:type="gramStart"/>
            <w:r>
              <w:t>time:</w:t>
            </w:r>
            <w:r w:rsidR="00A97751">
              <w:t>inTimePosition</w:t>
            </w:r>
            <w:proofErr w:type="gramEnd"/>
          </w:p>
        </w:tc>
        <w:tc>
          <w:tcPr>
            <w:tcW w:w="4586" w:type="dxa"/>
          </w:tcPr>
          <w:p w14:paraId="1E97020D" w14:textId="77777777" w:rsidR="00A97751" w:rsidRDefault="00A97751" w:rsidP="00000334">
            <w:r>
              <w:t xml:space="preserve">max </w:t>
            </w:r>
            <w:proofErr w:type="gramStart"/>
            <w:r>
              <w:t xml:space="preserve">1 </w:t>
            </w:r>
            <w:r w:rsidR="00E254B2">
              <w:t xml:space="preserve"> time</w:t>
            </w:r>
            <w:proofErr w:type="gramEnd"/>
            <w:r w:rsidR="00E254B2">
              <w:t>:</w:t>
            </w:r>
            <w:r>
              <w:t>TimePosition</w:t>
            </w:r>
          </w:p>
        </w:tc>
      </w:tr>
      <w:tr w:rsidR="00A97751" w14:paraId="71F4AFE7" w14:textId="77777777" w:rsidTr="00EE1032">
        <w:tc>
          <w:tcPr>
            <w:tcW w:w="2484" w:type="dxa"/>
            <w:vMerge/>
          </w:tcPr>
          <w:p w14:paraId="1E990DB9" w14:textId="77777777" w:rsidR="00A97751" w:rsidRDefault="00A97751" w:rsidP="00000334"/>
        </w:tc>
        <w:tc>
          <w:tcPr>
            <w:tcW w:w="2506" w:type="dxa"/>
          </w:tcPr>
          <w:p w14:paraId="70B033B1" w14:textId="77777777" w:rsidR="00A97751" w:rsidRDefault="00E254B2" w:rsidP="00000334">
            <w:proofErr w:type="gramStart"/>
            <w:r>
              <w:t>time:</w:t>
            </w:r>
            <w:r w:rsidR="00A97751">
              <w:t>inXSDDateTime</w:t>
            </w:r>
            <w:proofErr w:type="gramEnd"/>
          </w:p>
        </w:tc>
        <w:tc>
          <w:tcPr>
            <w:tcW w:w="4586" w:type="dxa"/>
          </w:tcPr>
          <w:p w14:paraId="32BC0410" w14:textId="77777777" w:rsidR="00A97751" w:rsidRDefault="00A97751" w:rsidP="00000334">
            <w:r>
              <w:t xml:space="preserve">max 1 </w:t>
            </w:r>
            <w:proofErr w:type="gramStart"/>
            <w:r>
              <w:t>xsd:DateTime</w:t>
            </w:r>
            <w:proofErr w:type="gramEnd"/>
          </w:p>
        </w:tc>
      </w:tr>
      <w:tr w:rsidR="00A97751" w14:paraId="42591A97" w14:textId="77777777" w:rsidTr="00EE1032">
        <w:tc>
          <w:tcPr>
            <w:tcW w:w="2484" w:type="dxa"/>
            <w:vMerge w:val="restart"/>
          </w:tcPr>
          <w:p w14:paraId="530D25CE" w14:textId="77777777" w:rsidR="00A97751" w:rsidRDefault="00E254B2" w:rsidP="00935842">
            <w:proofErr w:type="gramStart"/>
            <w:r>
              <w:t>time:</w:t>
            </w:r>
            <w:r w:rsidR="00A97751">
              <w:t>Interval</w:t>
            </w:r>
            <w:proofErr w:type="gramEnd"/>
          </w:p>
        </w:tc>
        <w:tc>
          <w:tcPr>
            <w:tcW w:w="2506" w:type="dxa"/>
          </w:tcPr>
          <w:p w14:paraId="3A703776" w14:textId="77777777" w:rsidR="00A97751" w:rsidRDefault="00A97751" w:rsidP="00000334">
            <w:r>
              <w:t>subClassOf</w:t>
            </w:r>
          </w:p>
        </w:tc>
        <w:tc>
          <w:tcPr>
            <w:tcW w:w="4586" w:type="dxa"/>
          </w:tcPr>
          <w:p w14:paraId="7E0C8BB8" w14:textId="77777777" w:rsidR="00A97751" w:rsidRDefault="00E254B2" w:rsidP="00000334">
            <w:proofErr w:type="gramStart"/>
            <w:r>
              <w:t>time:</w:t>
            </w:r>
            <w:r w:rsidR="00A97751">
              <w:t>TemporalEntity</w:t>
            </w:r>
            <w:proofErr w:type="gramEnd"/>
          </w:p>
        </w:tc>
      </w:tr>
      <w:tr w:rsidR="00A97751" w14:paraId="7FBB16D6" w14:textId="77777777" w:rsidTr="00EE1032">
        <w:tc>
          <w:tcPr>
            <w:tcW w:w="2484" w:type="dxa"/>
            <w:vMerge/>
          </w:tcPr>
          <w:p w14:paraId="6F5DD95C" w14:textId="77777777" w:rsidR="00A97751" w:rsidRDefault="00A97751" w:rsidP="00000334"/>
        </w:tc>
        <w:tc>
          <w:tcPr>
            <w:tcW w:w="2506" w:type="dxa"/>
          </w:tcPr>
          <w:p w14:paraId="7E689BB3" w14:textId="77777777" w:rsidR="00A97751" w:rsidRDefault="00E254B2" w:rsidP="00000334">
            <w:proofErr w:type="gramStart"/>
            <w:r>
              <w:t>time:</w:t>
            </w:r>
            <w:r w:rsidR="00A97751">
              <w:t>before</w:t>
            </w:r>
            <w:proofErr w:type="gramEnd"/>
          </w:p>
        </w:tc>
        <w:tc>
          <w:tcPr>
            <w:tcW w:w="4586" w:type="dxa"/>
          </w:tcPr>
          <w:p w14:paraId="0E2A16D8"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110EB26" w14:textId="77777777" w:rsidTr="00EE1032">
        <w:tc>
          <w:tcPr>
            <w:tcW w:w="2484" w:type="dxa"/>
            <w:vMerge/>
          </w:tcPr>
          <w:p w14:paraId="4767FCB0" w14:textId="77777777" w:rsidR="00A97751" w:rsidRDefault="00A97751" w:rsidP="00000334"/>
        </w:tc>
        <w:tc>
          <w:tcPr>
            <w:tcW w:w="2506" w:type="dxa"/>
          </w:tcPr>
          <w:p w14:paraId="7B55C9F8" w14:textId="77777777" w:rsidR="00A97751" w:rsidRDefault="00E254B2" w:rsidP="00000334">
            <w:proofErr w:type="gramStart"/>
            <w:r>
              <w:t>time:</w:t>
            </w:r>
            <w:r w:rsidR="00A97751">
              <w:t>meets</w:t>
            </w:r>
            <w:proofErr w:type="gramEnd"/>
          </w:p>
        </w:tc>
        <w:tc>
          <w:tcPr>
            <w:tcW w:w="4586" w:type="dxa"/>
          </w:tcPr>
          <w:p w14:paraId="25322DB9"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3613C011" w14:textId="77777777" w:rsidTr="00EE1032">
        <w:tc>
          <w:tcPr>
            <w:tcW w:w="2484" w:type="dxa"/>
            <w:vMerge/>
          </w:tcPr>
          <w:p w14:paraId="5119DB95" w14:textId="77777777" w:rsidR="00A97751" w:rsidRDefault="00A97751" w:rsidP="00000334"/>
        </w:tc>
        <w:tc>
          <w:tcPr>
            <w:tcW w:w="2506" w:type="dxa"/>
          </w:tcPr>
          <w:p w14:paraId="6809C79B" w14:textId="77777777" w:rsidR="00A97751" w:rsidRDefault="00E254B2" w:rsidP="00000334">
            <w:proofErr w:type="gramStart"/>
            <w:r>
              <w:t>time:</w:t>
            </w:r>
            <w:r w:rsidR="00A97751">
              <w:t>overlaps</w:t>
            </w:r>
            <w:proofErr w:type="gramEnd"/>
          </w:p>
        </w:tc>
        <w:tc>
          <w:tcPr>
            <w:tcW w:w="4586" w:type="dxa"/>
          </w:tcPr>
          <w:p w14:paraId="5A3B7566"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50AA9266" w14:textId="77777777" w:rsidTr="00EE1032">
        <w:tc>
          <w:tcPr>
            <w:tcW w:w="2484" w:type="dxa"/>
            <w:vMerge/>
          </w:tcPr>
          <w:p w14:paraId="2EBC293D" w14:textId="77777777" w:rsidR="00A97751" w:rsidRDefault="00A97751" w:rsidP="00000334"/>
        </w:tc>
        <w:tc>
          <w:tcPr>
            <w:tcW w:w="2506" w:type="dxa"/>
          </w:tcPr>
          <w:p w14:paraId="0386D391" w14:textId="77777777" w:rsidR="00A97751" w:rsidRDefault="00E254B2" w:rsidP="00000334">
            <w:proofErr w:type="gramStart"/>
            <w:r>
              <w:t>time:</w:t>
            </w:r>
            <w:r w:rsidR="00A97751">
              <w:t>starts</w:t>
            </w:r>
            <w:proofErr w:type="gramEnd"/>
          </w:p>
        </w:tc>
        <w:tc>
          <w:tcPr>
            <w:tcW w:w="4586" w:type="dxa"/>
          </w:tcPr>
          <w:p w14:paraId="666F2350"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0BC936E" w14:textId="77777777" w:rsidTr="00EE1032">
        <w:tc>
          <w:tcPr>
            <w:tcW w:w="2484" w:type="dxa"/>
            <w:vMerge/>
          </w:tcPr>
          <w:p w14:paraId="3ABF20D5" w14:textId="77777777" w:rsidR="00A97751" w:rsidRDefault="00A97751" w:rsidP="00000334"/>
        </w:tc>
        <w:tc>
          <w:tcPr>
            <w:tcW w:w="2506" w:type="dxa"/>
          </w:tcPr>
          <w:p w14:paraId="515B53AF" w14:textId="77777777" w:rsidR="00A97751" w:rsidRDefault="00E254B2" w:rsidP="00000334">
            <w:proofErr w:type="gramStart"/>
            <w:r>
              <w:t>time:</w:t>
            </w:r>
            <w:r w:rsidR="00A97751">
              <w:t>finishes</w:t>
            </w:r>
            <w:proofErr w:type="gramEnd"/>
          </w:p>
        </w:tc>
        <w:tc>
          <w:tcPr>
            <w:tcW w:w="4586" w:type="dxa"/>
          </w:tcPr>
          <w:p w14:paraId="37A64547"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6D592CA" w14:textId="77777777" w:rsidTr="00EE1032">
        <w:tc>
          <w:tcPr>
            <w:tcW w:w="2484" w:type="dxa"/>
            <w:vMerge/>
          </w:tcPr>
          <w:p w14:paraId="5D70A63F" w14:textId="77777777" w:rsidR="00A97751" w:rsidRDefault="00A97751" w:rsidP="00000334"/>
        </w:tc>
        <w:tc>
          <w:tcPr>
            <w:tcW w:w="2506" w:type="dxa"/>
          </w:tcPr>
          <w:p w14:paraId="45A69D13" w14:textId="77777777" w:rsidR="00A97751" w:rsidRDefault="00E254B2" w:rsidP="00000334">
            <w:proofErr w:type="gramStart"/>
            <w:r>
              <w:t>time:</w:t>
            </w:r>
            <w:r w:rsidR="00A97751">
              <w:t>during</w:t>
            </w:r>
            <w:proofErr w:type="gramEnd"/>
          </w:p>
        </w:tc>
        <w:tc>
          <w:tcPr>
            <w:tcW w:w="4586" w:type="dxa"/>
          </w:tcPr>
          <w:p w14:paraId="23E4AD35"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DA2980F" w14:textId="77777777" w:rsidTr="00EE1032">
        <w:tc>
          <w:tcPr>
            <w:tcW w:w="2484" w:type="dxa"/>
            <w:vMerge/>
          </w:tcPr>
          <w:p w14:paraId="1A6CFC44" w14:textId="77777777" w:rsidR="00A97751" w:rsidRDefault="00A97751" w:rsidP="00000334"/>
        </w:tc>
        <w:tc>
          <w:tcPr>
            <w:tcW w:w="2506" w:type="dxa"/>
          </w:tcPr>
          <w:p w14:paraId="62168EF9" w14:textId="77777777" w:rsidR="00A97751" w:rsidRDefault="00E254B2" w:rsidP="00000334">
            <w:proofErr w:type="gramStart"/>
            <w:r>
              <w:t>time:</w:t>
            </w:r>
            <w:r w:rsidR="00A97751">
              <w:t>equals</w:t>
            </w:r>
            <w:proofErr w:type="gramEnd"/>
          </w:p>
        </w:tc>
        <w:tc>
          <w:tcPr>
            <w:tcW w:w="4586" w:type="dxa"/>
          </w:tcPr>
          <w:p w14:paraId="1677D13C" w14:textId="77777777" w:rsidR="00EE1032" w:rsidRDefault="00A97751" w:rsidP="00000334">
            <w:proofErr w:type="gramStart"/>
            <w:r>
              <w:t xml:space="preserve">only </w:t>
            </w:r>
            <w:r w:rsidR="00E254B2">
              <w:t xml:space="preserve"> time</w:t>
            </w:r>
            <w:proofErr w:type="gramEnd"/>
            <w:r w:rsidR="00E254B2">
              <w:t>:</w:t>
            </w:r>
            <w:r>
              <w:t>Interval</w:t>
            </w:r>
          </w:p>
        </w:tc>
      </w:tr>
      <w:tr w:rsidR="00EE1032" w14:paraId="055FDC39" w14:textId="77777777" w:rsidTr="00EE1032">
        <w:tc>
          <w:tcPr>
            <w:tcW w:w="2484" w:type="dxa"/>
            <w:vMerge w:val="restart"/>
          </w:tcPr>
          <w:p w14:paraId="31B01FD6" w14:textId="77777777" w:rsidR="00EE1032" w:rsidRDefault="00EE1032" w:rsidP="00000334">
            <w:proofErr w:type="gramStart"/>
            <w:r>
              <w:t>time:DateTimeDescription</w:t>
            </w:r>
            <w:proofErr w:type="gramEnd"/>
          </w:p>
        </w:tc>
        <w:tc>
          <w:tcPr>
            <w:tcW w:w="2506" w:type="dxa"/>
          </w:tcPr>
          <w:p w14:paraId="4CC22AE9" w14:textId="77777777" w:rsidR="00EE1032" w:rsidRDefault="00EE1032" w:rsidP="00000334">
            <w:proofErr w:type="gramStart"/>
            <w:r>
              <w:t>time:day</w:t>
            </w:r>
            <w:proofErr w:type="gramEnd"/>
          </w:p>
        </w:tc>
        <w:tc>
          <w:tcPr>
            <w:tcW w:w="4586" w:type="dxa"/>
          </w:tcPr>
          <w:p w14:paraId="4FF50223" w14:textId="77777777" w:rsidR="00EE1032" w:rsidRDefault="00EE1032" w:rsidP="00000334">
            <w:r>
              <w:t xml:space="preserve">max 1 </w:t>
            </w:r>
            <w:proofErr w:type="gramStart"/>
            <w:r>
              <w:t>rdfs:Literal</w:t>
            </w:r>
            <w:proofErr w:type="gramEnd"/>
          </w:p>
        </w:tc>
      </w:tr>
      <w:tr w:rsidR="00EE1032" w14:paraId="5112DD3A" w14:textId="77777777" w:rsidTr="00EE1032">
        <w:tc>
          <w:tcPr>
            <w:tcW w:w="2484" w:type="dxa"/>
            <w:vMerge/>
          </w:tcPr>
          <w:p w14:paraId="49903293" w14:textId="77777777" w:rsidR="00EE1032" w:rsidRDefault="00EE1032" w:rsidP="00EE1032"/>
        </w:tc>
        <w:tc>
          <w:tcPr>
            <w:tcW w:w="2506" w:type="dxa"/>
          </w:tcPr>
          <w:p w14:paraId="3BF11043" w14:textId="77777777" w:rsidR="00EE1032" w:rsidRDefault="00EE1032" w:rsidP="00EE1032">
            <w:proofErr w:type="gramStart"/>
            <w:r>
              <w:t>time:dayOfWeek</w:t>
            </w:r>
            <w:proofErr w:type="gramEnd"/>
          </w:p>
        </w:tc>
        <w:tc>
          <w:tcPr>
            <w:tcW w:w="4586" w:type="dxa"/>
          </w:tcPr>
          <w:p w14:paraId="2A09B288" w14:textId="77777777" w:rsidR="00EE1032" w:rsidRDefault="00EE1032" w:rsidP="00EE1032">
            <w:r>
              <w:t xml:space="preserve">max 1 </w:t>
            </w:r>
            <w:proofErr w:type="gramStart"/>
            <w:r>
              <w:t>owl:Thing</w:t>
            </w:r>
            <w:proofErr w:type="gramEnd"/>
          </w:p>
        </w:tc>
      </w:tr>
      <w:tr w:rsidR="00EE1032" w14:paraId="5523CBA6" w14:textId="77777777" w:rsidTr="00EE1032">
        <w:tc>
          <w:tcPr>
            <w:tcW w:w="2484" w:type="dxa"/>
            <w:vMerge/>
          </w:tcPr>
          <w:p w14:paraId="5BBDE165" w14:textId="77777777" w:rsidR="00EE1032" w:rsidRDefault="00EE1032" w:rsidP="00EE1032"/>
        </w:tc>
        <w:tc>
          <w:tcPr>
            <w:tcW w:w="2506" w:type="dxa"/>
          </w:tcPr>
          <w:p w14:paraId="1E7CCC0A" w14:textId="77777777" w:rsidR="00EE1032" w:rsidRDefault="00EE1032" w:rsidP="00EE1032">
            <w:proofErr w:type="gramStart"/>
            <w:r>
              <w:t>time:dayOfYear</w:t>
            </w:r>
            <w:proofErr w:type="gramEnd"/>
          </w:p>
        </w:tc>
        <w:tc>
          <w:tcPr>
            <w:tcW w:w="4586" w:type="dxa"/>
          </w:tcPr>
          <w:p w14:paraId="34AC6823" w14:textId="77777777" w:rsidR="00EE1032" w:rsidRDefault="00EE1032" w:rsidP="00EE1032">
            <w:r>
              <w:t xml:space="preserve">max 1 </w:t>
            </w:r>
            <w:proofErr w:type="gramStart"/>
            <w:r>
              <w:t>rdfs:Literal</w:t>
            </w:r>
            <w:proofErr w:type="gramEnd"/>
          </w:p>
        </w:tc>
      </w:tr>
      <w:tr w:rsidR="00EE1032" w14:paraId="016D0CAF" w14:textId="77777777" w:rsidTr="00EE1032">
        <w:tc>
          <w:tcPr>
            <w:tcW w:w="2484" w:type="dxa"/>
            <w:vMerge/>
          </w:tcPr>
          <w:p w14:paraId="59487D57" w14:textId="77777777" w:rsidR="00EE1032" w:rsidRDefault="00EE1032" w:rsidP="00EE1032"/>
        </w:tc>
        <w:tc>
          <w:tcPr>
            <w:tcW w:w="2506" w:type="dxa"/>
          </w:tcPr>
          <w:p w14:paraId="4CFD4ADF" w14:textId="77777777" w:rsidR="00EE1032" w:rsidRDefault="00EE1032" w:rsidP="00EE1032">
            <w:proofErr w:type="gramStart"/>
            <w:r>
              <w:t>time:hour</w:t>
            </w:r>
            <w:proofErr w:type="gramEnd"/>
          </w:p>
        </w:tc>
        <w:tc>
          <w:tcPr>
            <w:tcW w:w="4586" w:type="dxa"/>
          </w:tcPr>
          <w:p w14:paraId="2C2E25CE" w14:textId="77777777" w:rsidR="00EE1032" w:rsidRDefault="00EE1032" w:rsidP="00EE1032">
            <w:r>
              <w:t xml:space="preserve">max 1 </w:t>
            </w:r>
            <w:proofErr w:type="gramStart"/>
            <w:r>
              <w:t>rdfs:Literal</w:t>
            </w:r>
            <w:proofErr w:type="gramEnd"/>
          </w:p>
        </w:tc>
      </w:tr>
      <w:tr w:rsidR="00EE1032" w14:paraId="76EA2858" w14:textId="77777777" w:rsidTr="00EE1032">
        <w:tc>
          <w:tcPr>
            <w:tcW w:w="2484" w:type="dxa"/>
            <w:vMerge/>
          </w:tcPr>
          <w:p w14:paraId="4F8C3591" w14:textId="77777777" w:rsidR="00EE1032" w:rsidRDefault="00EE1032" w:rsidP="00EE1032"/>
        </w:tc>
        <w:tc>
          <w:tcPr>
            <w:tcW w:w="2506" w:type="dxa"/>
          </w:tcPr>
          <w:p w14:paraId="50EFEB05" w14:textId="77777777" w:rsidR="00EE1032" w:rsidRDefault="00EE1032" w:rsidP="00EE1032">
            <w:proofErr w:type="gramStart"/>
            <w:r>
              <w:t>time:minute</w:t>
            </w:r>
            <w:proofErr w:type="gramEnd"/>
          </w:p>
        </w:tc>
        <w:tc>
          <w:tcPr>
            <w:tcW w:w="4586" w:type="dxa"/>
          </w:tcPr>
          <w:p w14:paraId="1F1800FA" w14:textId="77777777" w:rsidR="00EE1032" w:rsidRDefault="00EE1032" w:rsidP="00EE1032">
            <w:r>
              <w:t xml:space="preserve">max 1 </w:t>
            </w:r>
            <w:proofErr w:type="gramStart"/>
            <w:r>
              <w:t>rdfs:Literal</w:t>
            </w:r>
            <w:proofErr w:type="gramEnd"/>
          </w:p>
        </w:tc>
      </w:tr>
      <w:tr w:rsidR="00EE1032" w14:paraId="4FAF8B4D" w14:textId="77777777" w:rsidTr="00EE1032">
        <w:tc>
          <w:tcPr>
            <w:tcW w:w="2484" w:type="dxa"/>
            <w:vMerge/>
          </w:tcPr>
          <w:p w14:paraId="101ABAA6" w14:textId="77777777" w:rsidR="00EE1032" w:rsidRDefault="00EE1032" w:rsidP="00EE1032"/>
        </w:tc>
        <w:tc>
          <w:tcPr>
            <w:tcW w:w="2506" w:type="dxa"/>
          </w:tcPr>
          <w:p w14:paraId="6C771D63" w14:textId="77777777" w:rsidR="00EE1032" w:rsidRDefault="00EE1032" w:rsidP="00EE1032">
            <w:proofErr w:type="gramStart"/>
            <w:r>
              <w:t>time:month</w:t>
            </w:r>
            <w:proofErr w:type="gramEnd"/>
          </w:p>
        </w:tc>
        <w:tc>
          <w:tcPr>
            <w:tcW w:w="4586" w:type="dxa"/>
          </w:tcPr>
          <w:p w14:paraId="30AF49D0" w14:textId="77777777" w:rsidR="00EE1032" w:rsidRDefault="00EE1032" w:rsidP="00EE1032">
            <w:r>
              <w:t xml:space="preserve">max 1 </w:t>
            </w:r>
            <w:proofErr w:type="gramStart"/>
            <w:r>
              <w:t>rdfs:Literal</w:t>
            </w:r>
            <w:proofErr w:type="gramEnd"/>
          </w:p>
        </w:tc>
      </w:tr>
      <w:tr w:rsidR="00EE1032" w14:paraId="473DD637" w14:textId="77777777" w:rsidTr="00EE1032">
        <w:tc>
          <w:tcPr>
            <w:tcW w:w="2484" w:type="dxa"/>
            <w:vMerge/>
          </w:tcPr>
          <w:p w14:paraId="1C7FE18A" w14:textId="77777777" w:rsidR="00EE1032" w:rsidRDefault="00EE1032" w:rsidP="00EE1032"/>
        </w:tc>
        <w:tc>
          <w:tcPr>
            <w:tcW w:w="2506" w:type="dxa"/>
          </w:tcPr>
          <w:p w14:paraId="70FC396E" w14:textId="77777777" w:rsidR="00EE1032" w:rsidRDefault="00EE1032" w:rsidP="00EE1032">
            <w:proofErr w:type="gramStart"/>
            <w:r>
              <w:t>time:second</w:t>
            </w:r>
            <w:proofErr w:type="gramEnd"/>
          </w:p>
        </w:tc>
        <w:tc>
          <w:tcPr>
            <w:tcW w:w="4586" w:type="dxa"/>
          </w:tcPr>
          <w:p w14:paraId="17342A0C" w14:textId="77777777" w:rsidR="00EE1032" w:rsidRDefault="00EE1032" w:rsidP="00EE1032">
            <w:r>
              <w:t xml:space="preserve">max 1 </w:t>
            </w:r>
            <w:proofErr w:type="gramStart"/>
            <w:r>
              <w:t>rdfs:Literal</w:t>
            </w:r>
            <w:proofErr w:type="gramEnd"/>
          </w:p>
        </w:tc>
      </w:tr>
      <w:tr w:rsidR="00582894" w14:paraId="63617CC6" w14:textId="77777777" w:rsidTr="00EE1032">
        <w:tc>
          <w:tcPr>
            <w:tcW w:w="2484" w:type="dxa"/>
          </w:tcPr>
          <w:p w14:paraId="2A4FDD3D" w14:textId="77777777" w:rsidR="00582894" w:rsidRDefault="00582894" w:rsidP="00EE1032">
            <w:r>
              <w:t>TimePeriod</w:t>
            </w:r>
          </w:p>
        </w:tc>
        <w:tc>
          <w:tcPr>
            <w:tcW w:w="2506" w:type="dxa"/>
          </w:tcPr>
          <w:p w14:paraId="54E73E28" w14:textId="77777777" w:rsidR="00582894" w:rsidRDefault="00582894" w:rsidP="00EE1032">
            <w:r>
              <w:t>subClassOf</w:t>
            </w:r>
          </w:p>
        </w:tc>
        <w:tc>
          <w:tcPr>
            <w:tcW w:w="4586" w:type="dxa"/>
          </w:tcPr>
          <w:p w14:paraId="46486BEF" w14:textId="77777777" w:rsidR="00582894" w:rsidRDefault="00582894" w:rsidP="00EE1032">
            <w:proofErr w:type="gramStart"/>
            <w:r>
              <w:t>time:DateTimeDescription</w:t>
            </w:r>
            <w:proofErr w:type="gramEnd"/>
          </w:p>
        </w:tc>
      </w:tr>
      <w:tr w:rsidR="00582894" w14:paraId="07886506" w14:textId="77777777" w:rsidTr="00EE1032">
        <w:tc>
          <w:tcPr>
            <w:tcW w:w="2484" w:type="dxa"/>
          </w:tcPr>
          <w:p w14:paraId="2DFCA6AD" w14:textId="77777777" w:rsidR="00582894" w:rsidRDefault="00582894" w:rsidP="00582894">
            <w:r>
              <w:t>CalendarPeriod</w:t>
            </w:r>
          </w:p>
        </w:tc>
        <w:tc>
          <w:tcPr>
            <w:tcW w:w="2506" w:type="dxa"/>
          </w:tcPr>
          <w:p w14:paraId="50930028" w14:textId="77777777" w:rsidR="00582894" w:rsidRDefault="00582894" w:rsidP="00582894">
            <w:r>
              <w:t>subClassOf</w:t>
            </w:r>
          </w:p>
        </w:tc>
        <w:tc>
          <w:tcPr>
            <w:tcW w:w="4586" w:type="dxa"/>
          </w:tcPr>
          <w:p w14:paraId="3279D90C" w14:textId="77777777" w:rsidR="00582894" w:rsidRDefault="00582894" w:rsidP="00582894">
            <w:proofErr w:type="gramStart"/>
            <w:r>
              <w:t>time:DateTimeDescription</w:t>
            </w:r>
            <w:proofErr w:type="gramEnd"/>
          </w:p>
        </w:tc>
      </w:tr>
    </w:tbl>
    <w:p w14:paraId="16984B7C" w14:textId="77777777" w:rsidR="00EA354A" w:rsidRDefault="00EA354A" w:rsidP="00EA354A">
      <w:pPr>
        <w:rPr>
          <w:b/>
        </w:rPr>
      </w:pPr>
    </w:p>
    <w:p w14:paraId="452952BB" w14:textId="6CC9B504" w:rsidR="00B22684" w:rsidRPr="00E80D3C" w:rsidRDefault="00B22684" w:rsidP="00EA354A">
      <w:r>
        <w:rPr>
          <w:b/>
        </w:rPr>
        <w:t>Update:</w:t>
      </w:r>
      <w:r>
        <w:t xml:space="preserve"> Note, version 1.1 updated to reflect revision to owl-time released </w:t>
      </w:r>
      <w:r w:rsidR="00A10D62">
        <w:t>as a W3C recommendation in October 2017.</w:t>
      </w:r>
    </w:p>
    <w:p w14:paraId="6B947F47" w14:textId="77777777" w:rsidR="00520123" w:rsidRPr="00EA354A" w:rsidRDefault="009A36FB" w:rsidP="00EA354A">
      <w:pPr>
        <w:rPr>
          <w:b/>
        </w:rPr>
      </w:pPr>
      <w:r>
        <w:rPr>
          <w:b/>
        </w:rPr>
        <w:lastRenderedPageBreak/>
        <w:t>Reused</w:t>
      </w:r>
      <w:r w:rsidR="00520123" w:rsidRPr="00EA354A">
        <w:rPr>
          <w:b/>
        </w:rPr>
        <w:t xml:space="preserve"> Ontologies:</w:t>
      </w:r>
    </w:p>
    <w:p w14:paraId="3AE3BF94" w14:textId="77777777" w:rsidR="00520123" w:rsidRDefault="00CF3517" w:rsidP="009E4A69">
      <w:pPr>
        <w:pStyle w:val="ListParagraph"/>
      </w:pPr>
      <w:r>
        <w:t xml:space="preserve">time: </w:t>
      </w:r>
      <w:r w:rsidR="00520123">
        <w:t>OWL-Time Ontology</w:t>
      </w:r>
      <w:r>
        <w:rPr>
          <w:rStyle w:val="FootnoteReference"/>
        </w:rPr>
        <w:footnoteReference w:id="4"/>
      </w:r>
      <w:r>
        <w:t xml:space="preserve"> originally presented by </w:t>
      </w:r>
      <w:sdt>
        <w:sdtPr>
          <w:id w:val="186619329"/>
          <w:citation/>
        </w:sdt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58" w:name="_Toc2843349"/>
      <w:r>
        <w:t>Change Ontology</w:t>
      </w:r>
      <w:bookmarkEnd w:id="58"/>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21C15282" w14:textId="77777777" w:rsidR="00BA5BA6" w:rsidRPr="00BA5BA6" w:rsidRDefault="00BA5BA6" w:rsidP="00BA5BA6">
      <w:pPr>
        <w:rPr>
          <w:b/>
        </w:rPr>
      </w:pPr>
      <w:r w:rsidRPr="00BA5BA6">
        <w:rPr>
          <w:b/>
        </w:rPr>
        <w:t>Namespace: iCity-Change</w:t>
      </w:r>
    </w:p>
    <w:p w14:paraId="1087145B" w14:textId="14205401" w:rsidR="00494297" w:rsidRDefault="00494297" w:rsidP="00494297">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r w:rsidR="00935842">
        <w:t xml:space="preserve">An </w:t>
      </w:r>
      <w:r w:rsidR="0070052E">
        <w:t xml:space="preserve">approach to representing changing properties, or </w:t>
      </w:r>
      <w:r w:rsidR="0070052E">
        <w:rPr>
          <w:i/>
        </w:rPr>
        <w:t>fluents</w:t>
      </w:r>
      <w:r w:rsidR="00070B80">
        <w:t>,</w:t>
      </w:r>
      <w:r w:rsidR="0070052E">
        <w:rPr>
          <w:i/>
        </w:rPr>
        <w:t xml:space="preserve"> </w:t>
      </w:r>
      <w:r w:rsidR="00CE3959">
        <w:t>that leverages the 4-dimensionalist perspective</w:t>
      </w:r>
      <w:r w:rsidR="00935842">
        <w:t xml:space="preserve"> was proposed by </w:t>
      </w:r>
      <w:sdt>
        <w:sdtPr>
          <w:id w:val="39854830"/>
          <w:citation/>
        </w:sdtPr>
        <w:sdtContent>
          <w:r w:rsidR="00672FFC">
            <w:fldChar w:fldCharType="begin"/>
          </w:r>
          <w:r w:rsidR="00935842">
            <w:instrText xml:space="preserve"> CITATION Wel062 \l 4105 </w:instrText>
          </w:r>
          <w:r w:rsidR="00672FFC">
            <w:fldChar w:fldCharType="separate"/>
          </w:r>
          <w:r w:rsidR="006158D6">
            <w:rPr>
              <w:noProof/>
            </w:rPr>
            <w:t>(Welty, Fikes, &amp; Makarios, 2006)</w:t>
          </w:r>
          <w:r w:rsidR="00672FFC">
            <w:fldChar w:fldCharType="end"/>
          </w:r>
        </w:sdtContent>
      </w:sdt>
      <w:r w:rsidR="00CE3959">
        <w:t>.</w:t>
      </w:r>
      <w:r w:rsidR="0024607C">
        <w:t xml:space="preserve"> We adopt a similar approach</w:t>
      </w:r>
      <w:proofErr w:type="gramStart"/>
      <w:r w:rsidR="0024607C">
        <w:t xml:space="preserve">, </w:t>
      </w:r>
      <w:r w:rsidR="00485C15">
        <w:t>,</w:t>
      </w:r>
      <w:proofErr w:type="gramEnd"/>
      <w:r w:rsidR="00485C15">
        <w:t xml:space="preserve"> based on the design pattern presented by </w:t>
      </w:r>
      <w:r w:rsidR="00485C15" w:rsidRPr="00485C15">
        <w:rPr>
          <w:highlight w:val="yellow"/>
        </w:rPr>
        <w:t>(ref WOP)</w:t>
      </w:r>
      <w:r w:rsidR="00485C15">
        <w:t xml:space="preserve"> </w:t>
      </w:r>
      <w:r w:rsidR="0024607C">
        <w:t>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w:t>
      </w:r>
      <w:r w:rsidR="003A74B9">
        <w:t xml:space="preserve">the ontology supports the capture of both the static and dynamic aspects of a particular entity. </w:t>
      </w:r>
    </w:p>
    <w:p w14:paraId="29249358" w14:textId="77777777" w:rsidR="00494297" w:rsidRDefault="00494297" w:rsidP="009E4A69">
      <w:pPr>
        <w:pStyle w:val="ListParagraph"/>
      </w:pPr>
      <w:r>
        <w:t>TimeVaryingConcept: A class that is subject to change is defined as a type of TimeVaryingConcept (e.g. Vehicle may be a subclass of TimeVaryingConcept). The TimeVaryingConcept itself is invariant and defined by properties that do not change over time.</w:t>
      </w:r>
      <w:r w:rsidR="0001629A">
        <w:t xml:space="preserve"> As per </w:t>
      </w:r>
      <w:sdt>
        <w:sdtPr>
          <w:id w:val="39854829"/>
          <w:citation/>
        </w:sdtPr>
        <w:sdtContent>
          <w:r w:rsidR="00672FFC">
            <w:fldChar w:fldCharType="begin"/>
          </w:r>
          <w:r w:rsidR="0040754B">
            <w:rPr>
              <w:lang w:val="en-CA"/>
            </w:rPr>
            <w:instrText xml:space="preserve"> CITATION Kri08 \l 4105 </w:instrText>
          </w:r>
          <w:r w:rsidR="00672FFC">
            <w:fldChar w:fldCharType="separate"/>
          </w:r>
          <w:r w:rsidR="006158D6">
            <w:rPr>
              <w:noProof/>
              <w:lang w:val="en-CA"/>
            </w:rPr>
            <w:t>(Krieger, 2008)</w:t>
          </w:r>
          <w:r w:rsidR="00672FFC">
            <w:fldChar w:fldCharType="end"/>
          </w:r>
        </w:sdtContent>
      </w:sdt>
      <w:r w:rsidR="0001629A">
        <w:t>, we view TimeVaryingConcepts as perdurants (</w:t>
      </w:r>
      <w:r w:rsidR="0040754B">
        <w:t>things that occur over time, i.e. processes</w:t>
      </w:r>
      <w:r w:rsidR="0001629A">
        <w:t>).</w:t>
      </w:r>
      <w:r>
        <w:br/>
        <w:t xml:space="preserve">A TimeVaryingConcept has </w:t>
      </w:r>
      <w:r w:rsidRPr="007535DF">
        <w:rPr>
          <w:b/>
        </w:rPr>
        <w:t>Manifestations</w:t>
      </w:r>
      <w:r>
        <w:t xml:space="preserve"> that demonstrate </w:t>
      </w:r>
      <w:r w:rsidR="0001629A">
        <w:t xml:space="preserve">their </w:t>
      </w:r>
      <w:r>
        <w:t>changing (variant) properties over time.</w:t>
      </w:r>
      <w:r w:rsidR="002A4A86">
        <w:br/>
        <w:t>Different types (</w:t>
      </w:r>
      <w:r w:rsidR="002A4A86" w:rsidRPr="00427874">
        <w:rPr>
          <w:b/>
        </w:rPr>
        <w:t>subclasses</w:t>
      </w:r>
      <w:r w:rsidR="002A4A86">
        <w:t>) of TimeVaryingConcept may be defined based on the Manifestations that are part of them</w:t>
      </w:r>
      <w:r w:rsidR="00E53DD3">
        <w:t>. For example, V</w:t>
      </w:r>
      <w:r w:rsidR="002A4A86">
        <w:t>ehicle</w:t>
      </w:r>
      <w:r w:rsidR="008161C5">
        <w:t>PD</w:t>
      </w:r>
      <w:r w:rsidR="008161C5">
        <w:rPr>
          <w:rStyle w:val="FootnoteReference"/>
        </w:rPr>
        <w:footnoteReference w:id="5"/>
      </w:r>
      <w:r w:rsidR="00E53DD3">
        <w:t xml:space="preserve">s </w:t>
      </w:r>
      <w:proofErr w:type="gramStart"/>
      <w:r w:rsidR="00E53DD3">
        <w:t>have</w:t>
      </w:r>
      <w:proofErr w:type="gramEnd"/>
      <w:r w:rsidR="00E53DD3">
        <w:t xml:space="preserve"> manifestations that are Vehicles.</w:t>
      </w:r>
      <w:r>
        <w:br/>
        <w:t xml:space="preserve">A TimeVaryingConcept </w:t>
      </w:r>
      <w:r w:rsidRPr="00B2283D">
        <w:rPr>
          <w:b/>
        </w:rPr>
        <w:t>exists at</w:t>
      </w:r>
      <w:r>
        <w:t xml:space="preserve"> some Interval.</w:t>
      </w:r>
      <w:r w:rsidR="004F530E">
        <w:br/>
        <w:t xml:space="preserve">The class of TimeVaryingConcepts is equivalent to the class of things that have some Manifestations - and </w:t>
      </w:r>
      <w:r w:rsidR="004F530E">
        <w:rPr>
          <w:i/>
        </w:rPr>
        <w:t>only</w:t>
      </w:r>
      <w:r w:rsidR="004F530E">
        <w:t xml:space="preserve"> Manifestations - in the hasManifestation relation.</w:t>
      </w:r>
    </w:p>
    <w:p w14:paraId="7B3557DA" w14:textId="77777777" w:rsidR="004F530E" w:rsidRDefault="00494297" w:rsidP="009E4A69">
      <w:pPr>
        <w:pStyle w:val="ListParagraph"/>
      </w:pPr>
      <w:r>
        <w:t xml:space="preserve">Manifestation: A Manifestation of some TimeVaryingConcept at a particular point/interval in </w:t>
      </w:r>
      <w:r w:rsidR="002A4A86">
        <w:t>time.</w:t>
      </w:r>
      <w:r>
        <w:br/>
        <w:t xml:space="preserve">A Manifestation </w:t>
      </w:r>
      <w:r w:rsidRPr="00B2283D">
        <w:rPr>
          <w:b/>
        </w:rPr>
        <w:t>exists at</w:t>
      </w:r>
      <w:r>
        <w:t xml:space="preserve"> some Instant</w:t>
      </w:r>
      <w:r w:rsidR="00E16B33">
        <w:t xml:space="preserve"> (or possibly Interval)</w:t>
      </w:r>
      <w:r>
        <w:t>.</w:t>
      </w:r>
      <w:r w:rsidR="004F530E">
        <w:br/>
        <w:t xml:space="preserve">The class of Manifestations is equivalent to the class of things that are manifestations of some TimeVaryingConcept - and </w:t>
      </w:r>
      <w:r w:rsidR="004F530E">
        <w:rPr>
          <w:i/>
        </w:rPr>
        <w:t>only</w:t>
      </w:r>
      <w:r w:rsidR="004F530E">
        <w:t xml:space="preserve"> time varying </w:t>
      </w:r>
      <w:r w:rsidR="00070B80">
        <w:t>concepts</w:t>
      </w:r>
      <w:r w:rsidR="004F530E">
        <w:t xml:space="preserve"> - in the manifestationOf relation.</w:t>
      </w:r>
    </w:p>
    <w:p w14:paraId="487851F0" w14:textId="77777777" w:rsidR="00494297" w:rsidRDefault="00494297" w:rsidP="0074025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309"/>
        <w:gridCol w:w="2477"/>
        <w:gridCol w:w="4564"/>
      </w:tblGrid>
      <w:tr w:rsidR="00494297" w14:paraId="3EA6B100" w14:textId="77777777" w:rsidTr="00C0283B">
        <w:tc>
          <w:tcPr>
            <w:tcW w:w="2126" w:type="dxa"/>
            <w:shd w:val="clear" w:color="auto" w:fill="00FFFF"/>
          </w:tcPr>
          <w:p w14:paraId="4AEC34E3" w14:textId="77777777" w:rsidR="00494297" w:rsidRDefault="00494297" w:rsidP="00C0283B">
            <w:r>
              <w:t>Object</w:t>
            </w:r>
          </w:p>
        </w:tc>
        <w:tc>
          <w:tcPr>
            <w:tcW w:w="2564" w:type="dxa"/>
            <w:shd w:val="clear" w:color="auto" w:fill="00FFFF"/>
          </w:tcPr>
          <w:p w14:paraId="62B5B3FE" w14:textId="77777777" w:rsidR="00494297" w:rsidRDefault="00494297" w:rsidP="00C0283B">
            <w:r>
              <w:t>Property</w:t>
            </w:r>
          </w:p>
        </w:tc>
        <w:tc>
          <w:tcPr>
            <w:tcW w:w="4886" w:type="dxa"/>
            <w:shd w:val="clear" w:color="auto" w:fill="00FFFF"/>
          </w:tcPr>
          <w:p w14:paraId="6FC6F4B5" w14:textId="77777777" w:rsidR="00494297" w:rsidRDefault="00494297" w:rsidP="00C0283B">
            <w:r>
              <w:t>Value</w:t>
            </w:r>
          </w:p>
        </w:tc>
      </w:tr>
      <w:tr w:rsidR="00494297" w14:paraId="3B5EDA3B" w14:textId="77777777" w:rsidTr="00C0283B">
        <w:tc>
          <w:tcPr>
            <w:tcW w:w="2126" w:type="dxa"/>
            <w:vMerge w:val="restart"/>
          </w:tcPr>
          <w:p w14:paraId="1BE1208C" w14:textId="77777777" w:rsidR="00494297" w:rsidRDefault="00494297" w:rsidP="00C0283B">
            <w:r>
              <w:t>TimeVaryingConcept</w:t>
            </w:r>
          </w:p>
          <w:p w14:paraId="26AA62A4" w14:textId="77777777" w:rsidR="00494297" w:rsidRDefault="00494297" w:rsidP="00C0283B"/>
        </w:tc>
        <w:tc>
          <w:tcPr>
            <w:tcW w:w="2564" w:type="dxa"/>
          </w:tcPr>
          <w:p w14:paraId="719707DD" w14:textId="77777777" w:rsidR="00494297" w:rsidRDefault="00494297" w:rsidP="00C0283B">
            <w:r>
              <w:t>disjointWith</w:t>
            </w:r>
          </w:p>
        </w:tc>
        <w:tc>
          <w:tcPr>
            <w:tcW w:w="4886" w:type="dxa"/>
          </w:tcPr>
          <w:p w14:paraId="4A15A4C4" w14:textId="77777777" w:rsidR="00494297" w:rsidRDefault="00197D00" w:rsidP="00C0283B">
            <w:r>
              <w:t>time:</w:t>
            </w:r>
            <w:r w:rsidR="009039E4">
              <w:t xml:space="preserve"> TemporalEntity </w:t>
            </w:r>
            <w:r w:rsidR="00494297">
              <w:t>and Manifestation</w:t>
            </w:r>
          </w:p>
        </w:tc>
      </w:tr>
      <w:tr w:rsidR="00494297" w14:paraId="7AAD329E" w14:textId="77777777" w:rsidTr="00C0283B">
        <w:tc>
          <w:tcPr>
            <w:tcW w:w="2126" w:type="dxa"/>
            <w:vMerge/>
          </w:tcPr>
          <w:p w14:paraId="40E6D9E8" w14:textId="77777777" w:rsidR="00494297" w:rsidRDefault="00494297" w:rsidP="00C0283B"/>
        </w:tc>
        <w:tc>
          <w:tcPr>
            <w:tcW w:w="2564" w:type="dxa"/>
          </w:tcPr>
          <w:p w14:paraId="73427644" w14:textId="77777777" w:rsidR="00494297" w:rsidRDefault="00AE1DF0" w:rsidP="00C0283B">
            <w:r>
              <w:t>existsAt</w:t>
            </w:r>
          </w:p>
        </w:tc>
        <w:tc>
          <w:tcPr>
            <w:tcW w:w="4886" w:type="dxa"/>
          </w:tcPr>
          <w:p w14:paraId="57BFF880" w14:textId="77777777" w:rsidR="00494297" w:rsidRDefault="00494297" w:rsidP="00C0283B">
            <w:r>
              <w:t xml:space="preserve">exactly </w:t>
            </w:r>
            <w:proofErr w:type="gramStart"/>
            <w:r>
              <w:t xml:space="preserve">1 </w:t>
            </w:r>
            <w:r w:rsidR="00197D00">
              <w:t xml:space="preserve"> time</w:t>
            </w:r>
            <w:proofErr w:type="gramEnd"/>
            <w:r w:rsidR="00197D00">
              <w:t>:</w:t>
            </w:r>
            <w:r>
              <w:t>Interval</w:t>
            </w:r>
          </w:p>
        </w:tc>
      </w:tr>
      <w:tr w:rsidR="00494297" w14:paraId="7BE8D08A" w14:textId="77777777" w:rsidTr="00C0283B">
        <w:tc>
          <w:tcPr>
            <w:tcW w:w="2126" w:type="dxa"/>
            <w:vMerge/>
          </w:tcPr>
          <w:p w14:paraId="617BDBB8" w14:textId="77777777" w:rsidR="00494297" w:rsidRDefault="00494297" w:rsidP="00C0283B"/>
        </w:tc>
        <w:tc>
          <w:tcPr>
            <w:tcW w:w="2564" w:type="dxa"/>
          </w:tcPr>
          <w:p w14:paraId="67A919A7" w14:textId="77777777" w:rsidR="00494297" w:rsidRDefault="00494297" w:rsidP="00C0283B">
            <w:r>
              <w:t>hasManifestation</w:t>
            </w:r>
          </w:p>
        </w:tc>
        <w:tc>
          <w:tcPr>
            <w:tcW w:w="4886" w:type="dxa"/>
          </w:tcPr>
          <w:p w14:paraId="5D4A0684" w14:textId="77777777" w:rsidR="00494297" w:rsidRDefault="00494297" w:rsidP="00C0283B">
            <w:r>
              <w:t>only Manifestation</w:t>
            </w:r>
          </w:p>
        </w:tc>
      </w:tr>
      <w:tr w:rsidR="00494297" w14:paraId="1E290A1F" w14:textId="77777777" w:rsidTr="00C0283B">
        <w:tc>
          <w:tcPr>
            <w:tcW w:w="2126" w:type="dxa"/>
            <w:vMerge/>
          </w:tcPr>
          <w:p w14:paraId="2D952F20" w14:textId="77777777" w:rsidR="00494297" w:rsidRDefault="00494297" w:rsidP="00C0283B"/>
        </w:tc>
        <w:tc>
          <w:tcPr>
            <w:tcW w:w="2564" w:type="dxa"/>
          </w:tcPr>
          <w:p w14:paraId="4F3DB52B" w14:textId="77777777" w:rsidR="00494297" w:rsidRDefault="00494297" w:rsidP="00C0283B">
            <w:r>
              <w:t>equivalentClass</w:t>
            </w:r>
          </w:p>
        </w:tc>
        <w:tc>
          <w:tcPr>
            <w:tcW w:w="4886" w:type="dxa"/>
          </w:tcPr>
          <w:p w14:paraId="0D5C0499" w14:textId="77777777" w:rsidR="00494297" w:rsidRDefault="004F530E" w:rsidP="00C0283B">
            <w:r>
              <w:t xml:space="preserve">hasManifestation </w:t>
            </w:r>
            <w:r w:rsidR="00494297">
              <w:t xml:space="preserve">some Manifestation </w:t>
            </w:r>
            <w:proofErr w:type="gramStart"/>
            <w:r w:rsidR="00494297">
              <w:t xml:space="preserve">and </w:t>
            </w:r>
            <w:r>
              <w:t xml:space="preserve"> hasManifestation</w:t>
            </w:r>
            <w:proofErr w:type="gramEnd"/>
            <w:r>
              <w:t xml:space="preserve"> </w:t>
            </w:r>
            <w:r w:rsidR="00494297">
              <w:t>only Manifestation</w:t>
            </w:r>
          </w:p>
        </w:tc>
      </w:tr>
      <w:tr w:rsidR="00494297" w14:paraId="10FCB539" w14:textId="77777777" w:rsidTr="00C0283B">
        <w:tc>
          <w:tcPr>
            <w:tcW w:w="2126" w:type="dxa"/>
            <w:vMerge w:val="restart"/>
          </w:tcPr>
          <w:p w14:paraId="27760501" w14:textId="77777777" w:rsidR="00494297" w:rsidRDefault="00494297" w:rsidP="00C0283B">
            <w:r>
              <w:t>Manifestation</w:t>
            </w:r>
          </w:p>
        </w:tc>
        <w:tc>
          <w:tcPr>
            <w:tcW w:w="2564" w:type="dxa"/>
          </w:tcPr>
          <w:p w14:paraId="75AAC49D" w14:textId="77777777" w:rsidR="00494297" w:rsidRDefault="00494297" w:rsidP="00C0283B">
            <w:r>
              <w:t>disjointWith</w:t>
            </w:r>
          </w:p>
        </w:tc>
        <w:tc>
          <w:tcPr>
            <w:tcW w:w="4886" w:type="dxa"/>
          </w:tcPr>
          <w:p w14:paraId="33459F4A" w14:textId="77777777" w:rsidR="00494297" w:rsidRDefault="00494297" w:rsidP="00C0283B">
            <w:r>
              <w:t xml:space="preserve">TimeVaryingConcept </w:t>
            </w:r>
            <w:proofErr w:type="gramStart"/>
            <w:r>
              <w:t xml:space="preserve">and </w:t>
            </w:r>
            <w:r w:rsidR="00197D00">
              <w:t xml:space="preserve"> time</w:t>
            </w:r>
            <w:proofErr w:type="gramEnd"/>
            <w:r w:rsidR="00197D00">
              <w:t>:</w:t>
            </w:r>
            <w:r w:rsidR="009039E4">
              <w:t xml:space="preserve"> TemporalEntity</w:t>
            </w:r>
          </w:p>
        </w:tc>
      </w:tr>
      <w:tr w:rsidR="00494297" w14:paraId="5B234B1D" w14:textId="77777777" w:rsidTr="00C0283B">
        <w:tc>
          <w:tcPr>
            <w:tcW w:w="2126" w:type="dxa"/>
            <w:vMerge/>
          </w:tcPr>
          <w:p w14:paraId="49C10F4B" w14:textId="77777777" w:rsidR="00494297" w:rsidRDefault="00494297" w:rsidP="00C0283B"/>
        </w:tc>
        <w:tc>
          <w:tcPr>
            <w:tcW w:w="2564" w:type="dxa"/>
          </w:tcPr>
          <w:p w14:paraId="0E7483F2" w14:textId="77777777" w:rsidR="00494297" w:rsidRDefault="00494297" w:rsidP="00C0283B">
            <w:r>
              <w:t>equivalentClass</w:t>
            </w:r>
          </w:p>
        </w:tc>
        <w:tc>
          <w:tcPr>
            <w:tcW w:w="4886" w:type="dxa"/>
          </w:tcPr>
          <w:p w14:paraId="26F68A45" w14:textId="77777777" w:rsidR="00494297" w:rsidRDefault="004F530E" w:rsidP="00C0283B">
            <w:r>
              <w:t xml:space="preserve">manifestationOf </w:t>
            </w:r>
            <w:proofErr w:type="gramStart"/>
            <w:r w:rsidR="00494297">
              <w:t>some  TimeVaryingConcept</w:t>
            </w:r>
            <w:proofErr w:type="gramEnd"/>
            <w:r w:rsidR="00494297">
              <w:t xml:space="preserve"> and </w:t>
            </w:r>
            <w:r>
              <w:t xml:space="preserve"> manifestationOf </w:t>
            </w:r>
            <w:r w:rsidR="00494297">
              <w:t>only  TimeVaryingConcept</w:t>
            </w:r>
          </w:p>
        </w:tc>
      </w:tr>
      <w:tr w:rsidR="00494297" w14:paraId="1E31B79A" w14:textId="77777777" w:rsidTr="00C0283B">
        <w:tc>
          <w:tcPr>
            <w:tcW w:w="2126" w:type="dxa"/>
            <w:vMerge/>
          </w:tcPr>
          <w:p w14:paraId="74056D66" w14:textId="77777777" w:rsidR="00494297" w:rsidRDefault="00494297" w:rsidP="00C0283B"/>
        </w:tc>
        <w:tc>
          <w:tcPr>
            <w:tcW w:w="2564" w:type="dxa"/>
          </w:tcPr>
          <w:p w14:paraId="0F42E868" w14:textId="77777777" w:rsidR="00494297" w:rsidRDefault="00494297" w:rsidP="00C0283B">
            <w:r>
              <w:t>manifestationOf</w:t>
            </w:r>
          </w:p>
        </w:tc>
        <w:tc>
          <w:tcPr>
            <w:tcW w:w="4886" w:type="dxa"/>
          </w:tcPr>
          <w:p w14:paraId="14DA851F" w14:textId="77777777" w:rsidR="00494297" w:rsidRDefault="009039E4" w:rsidP="00C0283B">
            <w:r>
              <w:t xml:space="preserve">only </w:t>
            </w:r>
            <w:r w:rsidR="00494297">
              <w:t>TimeVaryingConcept</w:t>
            </w:r>
          </w:p>
        </w:tc>
      </w:tr>
      <w:tr w:rsidR="00494297" w14:paraId="5A8C5001" w14:textId="77777777" w:rsidTr="00C0283B">
        <w:tc>
          <w:tcPr>
            <w:tcW w:w="2126" w:type="dxa"/>
            <w:vMerge/>
          </w:tcPr>
          <w:p w14:paraId="745D5167" w14:textId="77777777" w:rsidR="00494297" w:rsidRDefault="00494297" w:rsidP="00C0283B"/>
        </w:tc>
        <w:tc>
          <w:tcPr>
            <w:tcW w:w="2564" w:type="dxa"/>
          </w:tcPr>
          <w:p w14:paraId="3B08E10B" w14:textId="77777777" w:rsidR="00494297" w:rsidRDefault="00AE1DF0" w:rsidP="00C0283B">
            <w:r>
              <w:t>existsAt</w:t>
            </w:r>
          </w:p>
        </w:tc>
        <w:tc>
          <w:tcPr>
            <w:tcW w:w="4886" w:type="dxa"/>
          </w:tcPr>
          <w:p w14:paraId="5EAE29F4" w14:textId="77777777" w:rsidR="00494297" w:rsidRDefault="00494297" w:rsidP="00C0283B">
            <w:r>
              <w:t xml:space="preserve">exactly </w:t>
            </w:r>
            <w:proofErr w:type="gramStart"/>
            <w:r>
              <w:t xml:space="preserve">1 </w:t>
            </w:r>
            <w:r w:rsidR="00197D00">
              <w:t xml:space="preserve"> time</w:t>
            </w:r>
            <w:proofErr w:type="gramEnd"/>
            <w:r w:rsidR="00197D00">
              <w:t>:</w:t>
            </w:r>
            <w:r>
              <w:t>TemporalEntity</w:t>
            </w:r>
          </w:p>
        </w:tc>
      </w:tr>
    </w:tbl>
    <w:p w14:paraId="53E61273" w14:textId="77777777" w:rsidR="00494297" w:rsidRDefault="00494297" w:rsidP="00494297"/>
    <w:tbl>
      <w:tblPr>
        <w:tblStyle w:val="TableGrid"/>
        <w:tblpPr w:leftFromText="180" w:rightFromText="180" w:vertAnchor="text" w:horzAnchor="margin" w:tblpY="128"/>
        <w:tblW w:w="0" w:type="auto"/>
        <w:tblLook w:val="04A0" w:firstRow="1" w:lastRow="0" w:firstColumn="1" w:lastColumn="0" w:noHBand="0" w:noVBand="1"/>
      </w:tblPr>
      <w:tblGrid>
        <w:gridCol w:w="2111"/>
        <w:gridCol w:w="2506"/>
        <w:gridCol w:w="4733"/>
      </w:tblGrid>
      <w:tr w:rsidR="00AE1DF0" w14:paraId="7705B238" w14:textId="77777777" w:rsidTr="005E732C">
        <w:tc>
          <w:tcPr>
            <w:tcW w:w="2126" w:type="dxa"/>
            <w:shd w:val="clear" w:color="auto" w:fill="00FFFF"/>
          </w:tcPr>
          <w:p w14:paraId="3C5EA8AF" w14:textId="77777777" w:rsidR="00AE1DF0" w:rsidRDefault="00AE1DF0" w:rsidP="00AE1DF0">
            <w:pPr>
              <w:tabs>
                <w:tab w:val="left" w:pos="1027"/>
              </w:tabs>
            </w:pPr>
            <w:r>
              <w:t>Property</w:t>
            </w:r>
            <w:r>
              <w:tab/>
            </w:r>
          </w:p>
        </w:tc>
        <w:tc>
          <w:tcPr>
            <w:tcW w:w="2564" w:type="dxa"/>
            <w:shd w:val="clear" w:color="auto" w:fill="00FFFF"/>
          </w:tcPr>
          <w:p w14:paraId="167A126D" w14:textId="77777777" w:rsidR="00AE1DF0" w:rsidRDefault="00AE1DF0" w:rsidP="005E732C">
            <w:r>
              <w:t>Characteristic</w:t>
            </w:r>
          </w:p>
        </w:tc>
        <w:tc>
          <w:tcPr>
            <w:tcW w:w="4886" w:type="dxa"/>
            <w:shd w:val="clear" w:color="auto" w:fill="00FFFF"/>
          </w:tcPr>
          <w:p w14:paraId="642192B2" w14:textId="77777777" w:rsidR="00AE1DF0" w:rsidRDefault="00AE1DF0" w:rsidP="005E732C">
            <w:r>
              <w:t>Value (if applicable)</w:t>
            </w:r>
          </w:p>
        </w:tc>
      </w:tr>
      <w:tr w:rsidR="00AE1DF0" w14:paraId="185DC311" w14:textId="77777777" w:rsidTr="005E732C">
        <w:tc>
          <w:tcPr>
            <w:tcW w:w="2126" w:type="dxa"/>
            <w:vMerge w:val="restart"/>
          </w:tcPr>
          <w:p w14:paraId="3092FC57" w14:textId="77777777" w:rsidR="00AE1DF0" w:rsidRDefault="00AE1DF0" w:rsidP="005E732C">
            <w:r>
              <w:t>hasManifestation</w:t>
            </w:r>
          </w:p>
        </w:tc>
        <w:tc>
          <w:tcPr>
            <w:tcW w:w="2564" w:type="dxa"/>
          </w:tcPr>
          <w:p w14:paraId="11E761F6" w14:textId="77777777" w:rsidR="00AE1DF0" w:rsidRDefault="00AE1DF0" w:rsidP="005E732C">
            <w:r>
              <w:t>inverseOf</w:t>
            </w:r>
          </w:p>
        </w:tc>
        <w:tc>
          <w:tcPr>
            <w:tcW w:w="4886" w:type="dxa"/>
          </w:tcPr>
          <w:p w14:paraId="74A5D15D" w14:textId="77777777" w:rsidR="00AE1DF0" w:rsidRDefault="00AE1DF0" w:rsidP="005E732C">
            <w:r>
              <w:t>manifestationOf</w:t>
            </w:r>
          </w:p>
        </w:tc>
      </w:tr>
      <w:tr w:rsidR="00AE1DF0" w14:paraId="2CE8BEC8" w14:textId="77777777" w:rsidTr="005E732C">
        <w:tc>
          <w:tcPr>
            <w:tcW w:w="2126" w:type="dxa"/>
            <w:vMerge/>
          </w:tcPr>
          <w:p w14:paraId="60111467" w14:textId="77777777" w:rsidR="00AE1DF0" w:rsidRDefault="00AE1DF0" w:rsidP="00AE1DF0"/>
        </w:tc>
        <w:tc>
          <w:tcPr>
            <w:tcW w:w="2564" w:type="dxa"/>
          </w:tcPr>
          <w:p w14:paraId="0A489A39" w14:textId="77777777" w:rsidR="00AE1DF0" w:rsidRDefault="00AE1DF0" w:rsidP="00AE1DF0">
            <w:r>
              <w:t>Inverse Functional</w:t>
            </w:r>
          </w:p>
        </w:tc>
        <w:tc>
          <w:tcPr>
            <w:tcW w:w="4886" w:type="dxa"/>
          </w:tcPr>
          <w:p w14:paraId="1E513847" w14:textId="77777777" w:rsidR="00AE1DF0" w:rsidRDefault="00AE1DF0" w:rsidP="00AE1DF0">
            <w:r>
              <w:t>-</w:t>
            </w:r>
          </w:p>
        </w:tc>
      </w:tr>
      <w:tr w:rsidR="00AE1DF0" w14:paraId="47FE4E69" w14:textId="77777777" w:rsidTr="005E732C">
        <w:tc>
          <w:tcPr>
            <w:tcW w:w="2126" w:type="dxa"/>
          </w:tcPr>
          <w:p w14:paraId="77EBC0F7" w14:textId="77777777" w:rsidR="00AE1DF0" w:rsidRDefault="00AE1DF0" w:rsidP="00AE1DF0">
            <w:r>
              <w:t>manifestationOf</w:t>
            </w:r>
          </w:p>
        </w:tc>
        <w:tc>
          <w:tcPr>
            <w:tcW w:w="2564" w:type="dxa"/>
          </w:tcPr>
          <w:p w14:paraId="2A56BA6B" w14:textId="77777777" w:rsidR="00AE1DF0" w:rsidRDefault="00AE1DF0" w:rsidP="00AE1DF0">
            <w:r>
              <w:t>Functional</w:t>
            </w:r>
          </w:p>
        </w:tc>
        <w:tc>
          <w:tcPr>
            <w:tcW w:w="4886" w:type="dxa"/>
          </w:tcPr>
          <w:p w14:paraId="5C3A69EB" w14:textId="77777777" w:rsidR="00AE1DF0" w:rsidRDefault="00AE1DF0" w:rsidP="00AE1DF0">
            <w:r>
              <w:t>-</w:t>
            </w:r>
          </w:p>
        </w:tc>
      </w:tr>
      <w:tr w:rsidR="006D5597" w14:paraId="7D5E1DF8" w14:textId="77777777" w:rsidTr="005E732C">
        <w:tc>
          <w:tcPr>
            <w:tcW w:w="2126" w:type="dxa"/>
          </w:tcPr>
          <w:p w14:paraId="0212FD85" w14:textId="77777777" w:rsidR="006D5597" w:rsidRDefault="006D5597" w:rsidP="00AE1DF0">
            <w:r>
              <w:t>existsAt</w:t>
            </w:r>
          </w:p>
        </w:tc>
        <w:tc>
          <w:tcPr>
            <w:tcW w:w="2564" w:type="dxa"/>
          </w:tcPr>
          <w:p w14:paraId="2D9495F5" w14:textId="77777777" w:rsidR="006D5597" w:rsidRDefault="006D5597" w:rsidP="00AE1DF0">
            <w:r>
              <w:t>Ranges</w:t>
            </w:r>
          </w:p>
        </w:tc>
        <w:tc>
          <w:tcPr>
            <w:tcW w:w="4886" w:type="dxa"/>
          </w:tcPr>
          <w:p w14:paraId="3849AC27" w14:textId="77777777" w:rsidR="006D5597" w:rsidRDefault="00FA36DF" w:rsidP="00AE1DF0">
            <w:proofErr w:type="gramStart"/>
            <w:r>
              <w:t>time:</w:t>
            </w:r>
            <w:r w:rsidR="006D5597">
              <w:t>TemporalEntity</w:t>
            </w:r>
            <w:proofErr w:type="gramEnd"/>
          </w:p>
        </w:tc>
      </w:tr>
    </w:tbl>
    <w:p w14:paraId="1EB0B014" w14:textId="77777777"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59" w:name="_Toc2843350"/>
      <w:r>
        <w:t>Activity Ontology</w:t>
      </w:r>
      <w:bookmarkEnd w:id="59"/>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67A5592B" w14:textId="77777777" w:rsidR="00BA5BA6" w:rsidRPr="00BA5BA6" w:rsidRDefault="00A40575" w:rsidP="00BA5BA6">
      <w:pPr>
        <w:rPr>
          <w:b/>
        </w:rPr>
      </w:pPr>
      <w:r>
        <w:rPr>
          <w:b/>
        </w:rPr>
        <w:t>Namespace:</w:t>
      </w:r>
      <w:r w:rsidR="00D17DF7">
        <w:rPr>
          <w:b/>
        </w:rPr>
        <w:t xml:space="preserve"> </w:t>
      </w:r>
      <w:r w:rsidR="0016027A">
        <w:rPr>
          <w:b/>
        </w:rPr>
        <w:t>a</w:t>
      </w:r>
      <w:r w:rsidR="00BA5BA6" w:rsidRPr="00BA5BA6">
        <w:rPr>
          <w:b/>
        </w:rPr>
        <w:t>ctivity</w:t>
      </w:r>
    </w:p>
    <w:p w14:paraId="4A406E7A" w14:textId="508763B6" w:rsidR="009B1A62" w:rsidRDefault="009B1A62" w:rsidP="009B1A62">
      <w:pPr>
        <w:pStyle w:val="ListParagraph"/>
      </w:pPr>
      <w:r>
        <w:t>Activity: An Activity describes something that occurs in the domain.</w:t>
      </w:r>
      <w:r>
        <w:br/>
        <w:t xml:space="preserve">An Activity may be further defined by </w:t>
      </w:r>
      <w:r w:rsidRPr="000A6D60">
        <w:rPr>
          <w:b/>
        </w:rPr>
        <w:t>(decomposed into) Subactivities</w:t>
      </w:r>
      <w:r>
        <w:t>.</w:t>
      </w:r>
      <w:r>
        <w:br/>
        <w:t xml:space="preserve">An Activity may have </w:t>
      </w:r>
      <w:r w:rsidRPr="000A6D60">
        <w:rPr>
          <w:b/>
        </w:rPr>
        <w:t>precondition and/or effect</w:t>
      </w:r>
      <w:r>
        <w:t xml:space="preserve"> States.</w:t>
      </w:r>
      <w:r>
        <w:br/>
        <w:t xml:space="preserve">An Activity may be </w:t>
      </w:r>
      <w:r w:rsidRPr="000A6D60">
        <w:rPr>
          <w:b/>
        </w:rPr>
        <w:t>enabled by or cause</w:t>
      </w:r>
      <w:r>
        <w:t xml:space="preserve"> some State</w:t>
      </w:r>
      <w:r>
        <w:rPr>
          <w:strike/>
        </w:rPr>
        <w:t>s</w:t>
      </w:r>
      <w:r>
        <w:t xml:space="preserve">. An enabling of causing state is a generalization of a precondition/effect; an Activity is enabled by or causes some State if it has a subactivity with a precondition or effect (respectively) of that State. </w:t>
      </w:r>
      <w:r>
        <w:br/>
        <w:t>In other words, the state may not be required directly before, or cause directly after the activity, but by some more specialized sub-activity.</w:t>
      </w:r>
      <w:r>
        <w:br/>
        <w:t xml:space="preserve">An Activity </w:t>
      </w:r>
      <w:r w:rsidRPr="000A6D60">
        <w:rPr>
          <w:b/>
        </w:rPr>
        <w:t>occurs a</w:t>
      </w:r>
      <w:r w:rsidRPr="003E3145">
        <w:rPr>
          <w:b/>
        </w:rPr>
        <w:t>t</w:t>
      </w:r>
      <w:r w:rsidRPr="006841E7">
        <w:t xml:space="preserve"> some point in time and space</w:t>
      </w:r>
      <w:r>
        <w:t>.</w:t>
      </w:r>
      <w:r>
        <w:br/>
        <w:t>An Activity takes place</w:t>
      </w:r>
      <w:r w:rsidRPr="000A6D60">
        <w:rPr>
          <w:b/>
        </w:rPr>
        <w:t xml:space="preserve"> during som</w:t>
      </w:r>
      <w:r w:rsidRPr="00C0283B">
        <w:rPr>
          <w:b/>
        </w:rPr>
        <w:t>e</w:t>
      </w:r>
      <w:r w:rsidRPr="000A6D60">
        <w:rPr>
          <w:b/>
        </w:rPr>
        <w:t xml:space="preserve"> interva</w:t>
      </w:r>
      <w:r>
        <w:rPr>
          <w:b/>
        </w:rPr>
        <w:t>l</w:t>
      </w:r>
      <w:r>
        <w:t>, and so</w:t>
      </w:r>
      <w:r w:rsidRPr="000A6D60">
        <w:rPr>
          <w:b/>
        </w:rPr>
        <w:t xml:space="preserve"> ha</w:t>
      </w:r>
      <w:r w:rsidRPr="003E3145">
        <w:rPr>
          <w:b/>
        </w:rPr>
        <w:t>s</w:t>
      </w:r>
      <w:r w:rsidRPr="00DD6EA0">
        <w:t xml:space="preserve"> some</w:t>
      </w:r>
      <w:r w:rsidRPr="000A6D60">
        <w:rPr>
          <w:b/>
        </w:rPr>
        <w:t xml:space="preserve"> duratio</w:t>
      </w:r>
      <w:r w:rsidRPr="003E3145">
        <w:rPr>
          <w:b/>
        </w:rPr>
        <w:t>n</w:t>
      </w:r>
      <w:r>
        <w:t>.</w:t>
      </w:r>
      <w:r>
        <w:br/>
        <w:t>An Activity may have some Manifestations that participate in it.</w:t>
      </w:r>
      <w:r w:rsidR="002029D7">
        <w:br/>
        <w:t xml:space="preserve">An Activity may </w:t>
      </w:r>
      <w:r w:rsidR="002029D7">
        <w:rPr>
          <w:b/>
        </w:rPr>
        <w:t>occur before</w:t>
      </w:r>
      <w:r w:rsidR="002029D7">
        <w:t xml:space="preserve"> some other Activity.</w:t>
      </w:r>
    </w:p>
    <w:p w14:paraId="551193BA" w14:textId="77C075B6" w:rsidR="00583C89" w:rsidRDefault="008807BA" w:rsidP="009E4A69">
      <w:pPr>
        <w:pStyle w:val="ListParagraph"/>
      </w:pPr>
      <w:r>
        <w:t>State: a state refers to a class of manifestations. It may be a</w:t>
      </w:r>
      <w:r w:rsidR="003C6E29">
        <w:t>n immediate</w:t>
      </w:r>
      <w:r>
        <w:t xml:space="preserve"> precondition or effect of some Activity, </w:t>
      </w:r>
      <w:r w:rsidR="003C6E29">
        <w:t>or more generally it may enable</w:t>
      </w:r>
      <w:r>
        <w:t xml:space="preserve"> or be caused by some Activity</w:t>
      </w:r>
      <w:r w:rsidR="003C6E29">
        <w:t xml:space="preserve"> (in which case, it might be a direct precondition or effect of some subactivity of the activity)</w:t>
      </w:r>
      <w:r>
        <w:t>.</w:t>
      </w:r>
      <w:r w:rsidR="006F76ED">
        <w:t xml:space="preserve"> </w:t>
      </w:r>
      <w:r w:rsidR="007B1478">
        <w:br/>
        <w:t xml:space="preserve">A state may be complex and </w:t>
      </w:r>
      <w:r w:rsidR="006F76ED">
        <w:t>refer to some combination of classes of manifestations.</w:t>
      </w:r>
      <w:r w:rsidR="006F76ED">
        <w:br/>
      </w:r>
      <w:r w:rsidR="009B1A62">
        <w:rPr>
          <w:b/>
        </w:rPr>
        <w:t>A note on complex states</w:t>
      </w:r>
      <w:r w:rsidR="00583C89" w:rsidRPr="006F76ED">
        <w:rPr>
          <w:b/>
        </w:rPr>
        <w:t>:</w:t>
      </w:r>
      <w:r w:rsidR="006F76ED">
        <w:rPr>
          <w:b/>
        </w:rPr>
        <w:br/>
      </w:r>
      <w:r w:rsidR="00583C89">
        <w:t xml:space="preserve">Say that a shopping activity, Activity-Shop, requires both the </w:t>
      </w:r>
      <w:r w:rsidR="007B1478">
        <w:t xml:space="preserve">state of a vehicle having at least 30L of gas in the tank (let's call this state </w:t>
      </w:r>
      <w:r w:rsidR="00583C89">
        <w:t>VehicleW30LGas</w:t>
      </w:r>
      <w:r w:rsidR="007B1478">
        <w:t>)</w:t>
      </w:r>
      <w:r w:rsidR="00583C89">
        <w:t>, but also some state</w:t>
      </w:r>
      <w:r w:rsidR="00F31201">
        <w:t xml:space="preserve"> type</w:t>
      </w:r>
      <w:r w:rsidR="00583C89">
        <w:t xml:space="preserve"> wherein the mall is open, </w:t>
      </w:r>
      <w:r w:rsidR="007B1478">
        <w:t xml:space="preserve">(we'll call this state </w:t>
      </w:r>
      <w:r w:rsidR="00583C89">
        <w:t>OpenMall</w:t>
      </w:r>
      <w:r w:rsidR="007B1478">
        <w:t>)</w:t>
      </w:r>
      <w:r w:rsidR="00583C89">
        <w:t xml:space="preserve">. Each state type would first be defined separately. </w:t>
      </w:r>
      <w:r w:rsidR="007B1478">
        <w:t>This precondition could bet stated as:</w:t>
      </w:r>
    </w:p>
    <w:p w14:paraId="1E5D28A7" w14:textId="77777777" w:rsidR="00583C89" w:rsidRDefault="00583C89" w:rsidP="00583C89">
      <w:pPr>
        <w:pStyle w:val="Quote"/>
        <w:ind w:left="1440"/>
      </w:pPr>
      <w:proofErr w:type="gramStart"/>
      <w:r>
        <w:t>precondition(</w:t>
      </w:r>
      <w:proofErr w:type="gramEnd"/>
      <w:r>
        <w:t xml:space="preserve">VehicleW30LGas,Activity-Shop) </w:t>
      </w:r>
      <w:r w:rsidR="00F31201">
        <w:t xml:space="preserve">AND </w:t>
      </w:r>
      <w:r>
        <w:t xml:space="preserve"> precondition(OpenMall,Activity-Shop)</w:t>
      </w:r>
    </w:p>
    <w:p w14:paraId="76ED5F96" w14:textId="77777777" w:rsidR="00583C89" w:rsidRDefault="00583C89" w:rsidP="00583C89">
      <w:pPr>
        <w:ind w:left="1440"/>
      </w:pPr>
      <w:r>
        <w:t>were the preconditions required disjunctively, we could state:</w:t>
      </w:r>
    </w:p>
    <w:p w14:paraId="0B79044B" w14:textId="77777777" w:rsidR="00583C89" w:rsidRDefault="00583C89" w:rsidP="00583C89">
      <w:pPr>
        <w:pStyle w:val="Quote"/>
        <w:ind w:left="1440"/>
      </w:pPr>
      <w:proofErr w:type="gramStart"/>
      <w:r>
        <w:t>preconditio</w:t>
      </w:r>
      <w:r w:rsidR="00F31201">
        <w:t>n(</w:t>
      </w:r>
      <w:proofErr w:type="gramEnd"/>
      <w:r w:rsidR="00F31201">
        <w:t>VehicleW30LGas,Activity-Shop) OR</w:t>
      </w:r>
      <w:r>
        <w:t xml:space="preserve"> precondition(OpenMall,Activity-Shop)</w:t>
      </w:r>
    </w:p>
    <w:p w14:paraId="3CA65C08" w14:textId="7A14EEA3" w:rsidR="007B1478" w:rsidRDefault="00583C89" w:rsidP="007B1478">
      <w:pPr>
        <w:ind w:left="720"/>
      </w:pPr>
      <w:r>
        <w:t xml:space="preserve">However, in large and complex domains, there will be cases in which the above approach is </w:t>
      </w:r>
      <w:r w:rsidR="00AB4E09">
        <w:t>undesirable</w:t>
      </w:r>
      <w:r>
        <w:t xml:space="preserve">. In particular, due to the complexity </w:t>
      </w:r>
      <w:r w:rsidR="00AA7EFB">
        <w:t xml:space="preserve">of the description that results as the </w:t>
      </w:r>
      <w:r>
        <w:t xml:space="preserve">state </w:t>
      </w:r>
      <w:r w:rsidR="00AB4E09">
        <w:t xml:space="preserve">type </w:t>
      </w:r>
      <w:r>
        <w:t>be</w:t>
      </w:r>
      <w:r w:rsidR="00AA7EFB">
        <w:t>comes more detailed. I</w:t>
      </w:r>
      <w:r>
        <w:t xml:space="preserve">n many cases it </w:t>
      </w:r>
      <w:r w:rsidR="00AA7EFB">
        <w:t>will be more natural and convenient</w:t>
      </w:r>
      <w:r>
        <w:t xml:space="preserve"> to be able to refer to a single, aggregate state.</w:t>
      </w:r>
      <w:r w:rsidR="00203506">
        <w:t xml:space="preserve"> </w:t>
      </w:r>
      <w:r>
        <w:t>We therefore ext</w:t>
      </w:r>
      <w:r w:rsidR="009B1A62">
        <w:t xml:space="preserve">end the representation of States </w:t>
      </w:r>
      <w:r>
        <w:t xml:space="preserve">to capture aggregation, </w:t>
      </w:r>
      <w:r w:rsidR="007B1478">
        <w:t>adopting the</w:t>
      </w:r>
      <w:r w:rsidR="00F16ED5">
        <w:t xml:space="preserve"> following</w:t>
      </w:r>
      <w:r w:rsidR="007B1478">
        <w:t xml:space="preserve"> approach used in the description </w:t>
      </w:r>
      <w:r>
        <w:t>o</w:t>
      </w:r>
      <w:r w:rsidR="007B1478">
        <w:t xml:space="preserve">f state trees in </w:t>
      </w:r>
      <w:r>
        <w:t xml:space="preserve">TOVE </w:t>
      </w:r>
      <w:r w:rsidR="007B1478">
        <w:t xml:space="preserve">by </w:t>
      </w:r>
      <w:sdt>
        <w:sdtPr>
          <w:id w:val="58942251"/>
          <w:citation/>
        </w:sdtPr>
        <w:sdtContent>
          <w:r w:rsidR="00672FFC">
            <w:fldChar w:fldCharType="begin"/>
          </w:r>
          <w:r w:rsidR="007B1478">
            <w:instrText xml:space="preserve"> CITATION Fox93 \l 4105 </w:instrText>
          </w:r>
          <w:r w:rsidR="00672FFC">
            <w:fldChar w:fldCharType="separate"/>
          </w:r>
          <w:r w:rsidR="006158D6">
            <w:rPr>
              <w:noProof/>
            </w:rPr>
            <w:t>(Fox, Chionglo, &amp; Fadel, 1993)</w:t>
          </w:r>
          <w:r w:rsidR="00672FFC">
            <w:fldChar w:fldCharType="end"/>
          </w:r>
        </w:sdtContent>
      </w:sdt>
      <w:r w:rsidR="00393168">
        <w:t>.</w:t>
      </w:r>
    </w:p>
    <w:p w14:paraId="55256DE1" w14:textId="0BDF0915" w:rsidR="00583C89" w:rsidRDefault="00583C89" w:rsidP="007B1478">
      <w:pPr>
        <w:ind w:left="720"/>
      </w:pPr>
      <w:r>
        <w:t xml:space="preserve">A </w:t>
      </w:r>
      <w:r w:rsidR="009B1A62">
        <w:t>State</w:t>
      </w:r>
      <w:r>
        <w:t xml:space="preserve"> may be either non-terminal or terminal. A</w:t>
      </w:r>
      <w:r w:rsidR="00203506">
        <w:t xml:space="preserve"> terminal state has no child states</w:t>
      </w:r>
      <w:r>
        <w:t xml:space="preserve">, and therefore refers directly to a class of manifestations, whereas a non-terminal state has child states, which may define some classes of manifestations, or further define some other </w:t>
      </w:r>
      <w:r w:rsidR="00203506">
        <w:t xml:space="preserve">complex </w:t>
      </w:r>
      <w:r>
        <w:t>state types.</w:t>
      </w:r>
    </w:p>
    <w:p w14:paraId="17F53BD0" w14:textId="1E2226D7" w:rsidR="00583C89" w:rsidRDefault="00203506" w:rsidP="00583C89">
      <w:pPr>
        <w:pStyle w:val="Quote"/>
        <w:ind w:left="720"/>
      </w:pPr>
      <w:r>
        <w:tab/>
      </w:r>
      <w:r w:rsidR="009B1A62">
        <w:t>NonTerminalState(x) v TerminalState(x) = State</w:t>
      </w:r>
      <w:r w:rsidR="00583C89">
        <w:t>(x)</w:t>
      </w:r>
    </w:p>
    <w:p w14:paraId="360463B2" w14:textId="77777777" w:rsidR="00583C89" w:rsidRDefault="00583C89" w:rsidP="00583C89">
      <w:pPr>
        <w:ind w:left="720"/>
      </w:pPr>
      <w:r>
        <w:t>A state type cannot be both non-terminal and terminal.</w:t>
      </w:r>
    </w:p>
    <w:p w14:paraId="617161EE" w14:textId="07D1DF2A" w:rsidR="00203506" w:rsidRPr="00203506" w:rsidRDefault="00203506" w:rsidP="00583C89">
      <w:pPr>
        <w:ind w:left="720"/>
        <w:rPr>
          <w:i/>
        </w:rPr>
      </w:pPr>
      <w:r>
        <w:rPr>
          <w:i/>
        </w:rPr>
        <w:tab/>
        <w:t>TerminalSta</w:t>
      </w:r>
      <w:r w:rsidR="009B1A62">
        <w:rPr>
          <w:i/>
        </w:rPr>
        <w:t>te</w:t>
      </w:r>
      <w:r>
        <w:rPr>
          <w:i/>
        </w:rPr>
        <w:t xml:space="preserve"> d</w:t>
      </w:r>
      <w:r w:rsidR="009B1A62">
        <w:rPr>
          <w:i/>
        </w:rPr>
        <w:t>isjointWith NonTerminalState</w:t>
      </w:r>
    </w:p>
    <w:p w14:paraId="55C6BF20" w14:textId="196B0722" w:rsidR="006F76ED" w:rsidRDefault="006F76ED" w:rsidP="009E4A69">
      <w:pPr>
        <w:pStyle w:val="ListParagraph"/>
      </w:pPr>
      <w:r>
        <w:lastRenderedPageBreak/>
        <w:t>A terminal state has no substates (cannot be decomposed). It corresponds to a particular class of manifestations. A terminal state is achieved at some time if and only if there exists a manifestation within its defined classification, that exists at that time.</w:t>
      </w:r>
    </w:p>
    <w:p w14:paraId="449F1C65" w14:textId="011FEFC1" w:rsidR="00583C89" w:rsidRDefault="00583C89" w:rsidP="009E4A69">
      <w:pPr>
        <w:pStyle w:val="ListParagraph"/>
      </w:pPr>
      <w:r>
        <w:t>A non-terminal state may be conjunctive or disjunctive. Naturally, a conjunctive state is defined by the conjunction of its child state, whereas a disjunctive state is defined by the disjunction of its child states.</w:t>
      </w:r>
    </w:p>
    <w:p w14:paraId="27112C81" w14:textId="77777777" w:rsidR="00583C89" w:rsidRDefault="00203506" w:rsidP="00583C89">
      <w:pPr>
        <w:pStyle w:val="Quote"/>
        <w:ind w:left="720"/>
      </w:pPr>
      <w:r>
        <w:tab/>
      </w:r>
      <w:r w:rsidR="00583C89">
        <w:t>ConjunctiveStateType(x) v DisjunctiveStateType(x) = NonTerminalStateType(x)</w:t>
      </w:r>
    </w:p>
    <w:p w14:paraId="58E51439" w14:textId="413D7151" w:rsidR="00583C89" w:rsidRDefault="00583C89" w:rsidP="00583C89">
      <w:pPr>
        <w:ind w:left="720"/>
      </w:pPr>
      <w:r>
        <w:t>A state cannot be both conjunctive and disjunctive.</w:t>
      </w:r>
    </w:p>
    <w:p w14:paraId="6745B3DC" w14:textId="77777777" w:rsidR="00203506" w:rsidRPr="00203506" w:rsidRDefault="00203506" w:rsidP="00583C89">
      <w:pPr>
        <w:ind w:left="720"/>
        <w:rPr>
          <w:i/>
        </w:rPr>
      </w:pPr>
      <w:r>
        <w:tab/>
      </w:r>
      <w:r>
        <w:rPr>
          <w:i/>
        </w:rPr>
        <w:t>ConjunctiveStateType disjointWith DisjunctiveStateType</w:t>
      </w:r>
    </w:p>
    <w:p w14:paraId="7811E100" w14:textId="351FD64E" w:rsidR="00583C89" w:rsidRDefault="00583C89" w:rsidP="00583C89">
      <w:pPr>
        <w:ind w:left="720"/>
      </w:pPr>
      <w:r>
        <w:t>C</w:t>
      </w:r>
      <w:r w:rsidR="009B1A62">
        <w:t>onjunctive and disjunctive states</w:t>
      </w:r>
      <w:r>
        <w:t xml:space="preserve">, which </w:t>
      </w:r>
      <w:r>
        <w:rPr>
          <w:i/>
        </w:rPr>
        <w:t xml:space="preserve">do </w:t>
      </w:r>
      <w:r>
        <w:t>have substates, are achieved at some time if their decomposition of state is achieved.</w:t>
      </w:r>
    </w:p>
    <w:p w14:paraId="60F1B449" w14:textId="216D2E07" w:rsidR="00583C89" w:rsidRPr="00C311CC" w:rsidRDefault="00583C89" w:rsidP="00583C89">
      <w:pPr>
        <w:ind w:left="720"/>
      </w:pPr>
      <w:r>
        <w:t xml:space="preserve">Note that in this representation, </w:t>
      </w:r>
      <w:r w:rsidRPr="008D1E42">
        <w:rPr>
          <w:i/>
        </w:rPr>
        <w:t>decomp_of</w:t>
      </w:r>
      <w:r>
        <w:t xml:space="preserve"> is not a transitive relation, it only refers to the direct children of a non-terminal state. </w:t>
      </w:r>
      <w:r w:rsidR="00C311CC">
        <w:t>A</w:t>
      </w:r>
      <w:r>
        <w:t xml:space="preserve"> more general relation that </w:t>
      </w:r>
      <w:r>
        <w:rPr>
          <w:i/>
        </w:rPr>
        <w:t xml:space="preserve">is </w:t>
      </w:r>
      <w:r>
        <w:t>transitive</w:t>
      </w:r>
      <w:r w:rsidR="00C311CC">
        <w:t xml:space="preserve"> is the </w:t>
      </w:r>
      <w:r w:rsidR="00C311CC">
        <w:rPr>
          <w:i/>
        </w:rPr>
        <w:t>substate</w:t>
      </w:r>
      <w:r w:rsidR="00C311CC">
        <w:t xml:space="preserve"> relation.</w:t>
      </w:r>
    </w:p>
    <w:p w14:paraId="339E34F4" w14:textId="77777777" w:rsidR="00583C89" w:rsidRDefault="00583C89" w:rsidP="00756549">
      <w:pPr>
        <w:pStyle w:val="Quote"/>
        <w:ind w:left="1440"/>
        <w:rPr>
          <w:lang w:val="en-CA"/>
        </w:rPr>
      </w:pPr>
      <w:r>
        <w:rPr>
          <w:lang w:val="en-CA"/>
        </w:rPr>
        <w:t>decomp_of(</w:t>
      </w:r>
      <w:proofErr w:type="gramStart"/>
      <w:r>
        <w:rPr>
          <w:lang w:val="en-CA"/>
        </w:rPr>
        <w:t>x,y</w:t>
      </w:r>
      <w:proofErr w:type="gramEnd"/>
      <w:r>
        <w:rPr>
          <w:lang w:val="en-CA"/>
        </w:rPr>
        <w:t>) -&gt; substate(x,y)</w:t>
      </w:r>
    </w:p>
    <w:p w14:paraId="576245B6" w14:textId="7C9B7924" w:rsidR="00354ABE" w:rsidRDefault="00354ABE" w:rsidP="00354ABE">
      <w:pPr>
        <w:rPr>
          <w:b/>
        </w:rPr>
      </w:pPr>
    </w:p>
    <w:p w14:paraId="73835F13" w14:textId="38D1EA17" w:rsidR="002029D7" w:rsidRPr="002029D7" w:rsidRDefault="002029D7" w:rsidP="00354ABE">
      <w:r>
        <w:rPr>
          <w:b/>
        </w:rPr>
        <w:t xml:space="preserve">A note on activity ordering: </w:t>
      </w:r>
      <w:r>
        <w:t>Although we are unable to fully define the semantics, some notion of an ordering on activity occurrences must be captured in some cases. To address this, we introduce the properties: “occursBefore” and “occursDirectlyBefore” in the Activity ontology.</w:t>
      </w:r>
      <w:r>
        <w:br/>
        <w:t>An activity occursBefore another if its endOf instant is before the beginOf instant of the other activity; the occursBefore relation is transitive. An activity occursDirectlyBefore another if it occursAt an interval that meets the interval of the other activity. We cannot define this semantics in OWL, though it would be supported by an extension with rules. In OWL, we are only able to comment on the semantics, and define occursBefore as transitive and occursDirectlyBefore as a subproperty of occursBefore.</w:t>
      </w:r>
      <w:r>
        <w:br/>
      </w:r>
    </w:p>
    <w:tbl>
      <w:tblPr>
        <w:tblStyle w:val="TableGrid"/>
        <w:tblpPr w:leftFromText="180" w:rightFromText="180" w:vertAnchor="text" w:horzAnchor="margin" w:tblpY="128"/>
        <w:tblW w:w="0" w:type="auto"/>
        <w:tblLook w:val="04A0" w:firstRow="1" w:lastRow="0" w:firstColumn="1" w:lastColumn="0" w:noHBand="0" w:noVBand="1"/>
      </w:tblPr>
      <w:tblGrid>
        <w:gridCol w:w="2553"/>
        <w:gridCol w:w="2564"/>
        <w:gridCol w:w="4233"/>
      </w:tblGrid>
      <w:tr w:rsidR="009B1A62" w14:paraId="46314059" w14:textId="77777777" w:rsidTr="009B1A62">
        <w:tc>
          <w:tcPr>
            <w:tcW w:w="2553" w:type="dxa"/>
            <w:shd w:val="clear" w:color="auto" w:fill="00FFFF"/>
          </w:tcPr>
          <w:p w14:paraId="526FC080" w14:textId="77777777" w:rsidR="009B1A62" w:rsidRDefault="009B1A62" w:rsidP="00C63381">
            <w:r>
              <w:t>Object</w:t>
            </w:r>
          </w:p>
        </w:tc>
        <w:tc>
          <w:tcPr>
            <w:tcW w:w="2564" w:type="dxa"/>
            <w:shd w:val="clear" w:color="auto" w:fill="00FFFF"/>
          </w:tcPr>
          <w:p w14:paraId="2438D8AD" w14:textId="77777777" w:rsidR="009B1A62" w:rsidRDefault="009B1A62" w:rsidP="00C63381">
            <w:r>
              <w:t>Property</w:t>
            </w:r>
          </w:p>
        </w:tc>
        <w:tc>
          <w:tcPr>
            <w:tcW w:w="4233" w:type="dxa"/>
            <w:shd w:val="clear" w:color="auto" w:fill="00FFFF"/>
          </w:tcPr>
          <w:p w14:paraId="33DD2716" w14:textId="77777777" w:rsidR="009B1A62" w:rsidRDefault="009B1A62" w:rsidP="00C63381">
            <w:r>
              <w:t>Value</w:t>
            </w:r>
          </w:p>
        </w:tc>
      </w:tr>
      <w:tr w:rsidR="002029D7" w14:paraId="65B8BA56" w14:textId="77777777" w:rsidTr="009B1A62">
        <w:tc>
          <w:tcPr>
            <w:tcW w:w="2553" w:type="dxa"/>
            <w:vMerge w:val="restart"/>
          </w:tcPr>
          <w:p w14:paraId="0D24F212" w14:textId="2FE4A390" w:rsidR="002029D7" w:rsidRDefault="002029D7" w:rsidP="00C63381">
            <w:r>
              <w:t>Activity</w:t>
            </w:r>
          </w:p>
        </w:tc>
        <w:tc>
          <w:tcPr>
            <w:tcW w:w="2564" w:type="dxa"/>
          </w:tcPr>
          <w:p w14:paraId="5D676717" w14:textId="77777777" w:rsidR="002029D7" w:rsidRDefault="002029D7" w:rsidP="00C63381">
            <w:r>
              <w:t>hasSubactivity</w:t>
            </w:r>
          </w:p>
        </w:tc>
        <w:tc>
          <w:tcPr>
            <w:tcW w:w="4233" w:type="dxa"/>
          </w:tcPr>
          <w:p w14:paraId="62EAD34A" w14:textId="77777777" w:rsidR="002029D7" w:rsidRDefault="002029D7" w:rsidP="00C63381">
            <w:r>
              <w:t>only Activity</w:t>
            </w:r>
          </w:p>
        </w:tc>
      </w:tr>
      <w:tr w:rsidR="002029D7" w14:paraId="12FB2815" w14:textId="77777777" w:rsidTr="009B1A62">
        <w:tc>
          <w:tcPr>
            <w:tcW w:w="2553" w:type="dxa"/>
            <w:vMerge/>
          </w:tcPr>
          <w:p w14:paraId="7AD16A21" w14:textId="77777777" w:rsidR="002029D7" w:rsidRDefault="002029D7" w:rsidP="00C63381"/>
        </w:tc>
        <w:tc>
          <w:tcPr>
            <w:tcW w:w="2564" w:type="dxa"/>
          </w:tcPr>
          <w:p w14:paraId="4EE15B9D" w14:textId="77777777" w:rsidR="002029D7" w:rsidRDefault="002029D7" w:rsidP="00C63381">
            <w:r>
              <w:t>hasPrecondition</w:t>
            </w:r>
          </w:p>
        </w:tc>
        <w:tc>
          <w:tcPr>
            <w:tcW w:w="4233" w:type="dxa"/>
          </w:tcPr>
          <w:p w14:paraId="368477F8" w14:textId="77777777" w:rsidR="002029D7" w:rsidRDefault="002029D7" w:rsidP="00C63381">
            <w:r>
              <w:t>only State</w:t>
            </w:r>
          </w:p>
        </w:tc>
      </w:tr>
      <w:tr w:rsidR="002029D7" w14:paraId="0D84415B" w14:textId="77777777" w:rsidTr="009B1A62">
        <w:tc>
          <w:tcPr>
            <w:tcW w:w="2553" w:type="dxa"/>
            <w:vMerge/>
          </w:tcPr>
          <w:p w14:paraId="483D6FF1" w14:textId="77777777" w:rsidR="002029D7" w:rsidRDefault="002029D7" w:rsidP="00C63381"/>
        </w:tc>
        <w:tc>
          <w:tcPr>
            <w:tcW w:w="2564" w:type="dxa"/>
          </w:tcPr>
          <w:p w14:paraId="77FC40DF" w14:textId="77777777" w:rsidR="002029D7" w:rsidRDefault="002029D7" w:rsidP="00C63381">
            <w:r>
              <w:t>enabledBy</w:t>
            </w:r>
          </w:p>
        </w:tc>
        <w:tc>
          <w:tcPr>
            <w:tcW w:w="4233" w:type="dxa"/>
          </w:tcPr>
          <w:p w14:paraId="2351A06D" w14:textId="77777777" w:rsidR="002029D7" w:rsidRDefault="002029D7" w:rsidP="00C63381">
            <w:r>
              <w:t>only State</w:t>
            </w:r>
          </w:p>
        </w:tc>
      </w:tr>
      <w:tr w:rsidR="002029D7" w14:paraId="2D310FC4" w14:textId="77777777" w:rsidTr="009B1A62">
        <w:tc>
          <w:tcPr>
            <w:tcW w:w="2553" w:type="dxa"/>
            <w:vMerge/>
          </w:tcPr>
          <w:p w14:paraId="25CBE5AD" w14:textId="77777777" w:rsidR="002029D7" w:rsidRDefault="002029D7" w:rsidP="00C63381"/>
        </w:tc>
        <w:tc>
          <w:tcPr>
            <w:tcW w:w="2564" w:type="dxa"/>
          </w:tcPr>
          <w:p w14:paraId="1A36D85F" w14:textId="77777777" w:rsidR="002029D7" w:rsidRDefault="002029D7" w:rsidP="00C63381">
            <w:r>
              <w:t>hasEffect</w:t>
            </w:r>
          </w:p>
        </w:tc>
        <w:tc>
          <w:tcPr>
            <w:tcW w:w="4233" w:type="dxa"/>
          </w:tcPr>
          <w:p w14:paraId="451762AB" w14:textId="77777777" w:rsidR="002029D7" w:rsidRDefault="002029D7" w:rsidP="00C63381">
            <w:r>
              <w:t>only State</w:t>
            </w:r>
          </w:p>
        </w:tc>
      </w:tr>
      <w:tr w:rsidR="002029D7" w14:paraId="5AFE77DE" w14:textId="77777777" w:rsidTr="009B1A62">
        <w:tc>
          <w:tcPr>
            <w:tcW w:w="2553" w:type="dxa"/>
            <w:vMerge/>
          </w:tcPr>
          <w:p w14:paraId="4E369D48" w14:textId="77777777" w:rsidR="002029D7" w:rsidRDefault="002029D7" w:rsidP="00C63381"/>
        </w:tc>
        <w:tc>
          <w:tcPr>
            <w:tcW w:w="2564" w:type="dxa"/>
          </w:tcPr>
          <w:p w14:paraId="203CAD26" w14:textId="77777777" w:rsidR="002029D7" w:rsidRDefault="002029D7" w:rsidP="00C63381">
            <w:r>
              <w:t>causes</w:t>
            </w:r>
          </w:p>
        </w:tc>
        <w:tc>
          <w:tcPr>
            <w:tcW w:w="4233" w:type="dxa"/>
          </w:tcPr>
          <w:p w14:paraId="52CB440D" w14:textId="77777777" w:rsidR="002029D7" w:rsidRDefault="002029D7" w:rsidP="00C63381">
            <w:r>
              <w:t>only State</w:t>
            </w:r>
          </w:p>
        </w:tc>
      </w:tr>
      <w:tr w:rsidR="002029D7" w14:paraId="4B9218B7" w14:textId="77777777" w:rsidTr="009B1A62">
        <w:tc>
          <w:tcPr>
            <w:tcW w:w="2553" w:type="dxa"/>
            <w:vMerge/>
          </w:tcPr>
          <w:p w14:paraId="1335B2EF" w14:textId="77777777" w:rsidR="002029D7" w:rsidRDefault="002029D7" w:rsidP="00C63381"/>
        </w:tc>
        <w:tc>
          <w:tcPr>
            <w:tcW w:w="2564" w:type="dxa"/>
          </w:tcPr>
          <w:p w14:paraId="0E1E3E7D" w14:textId="77777777" w:rsidR="002029D7" w:rsidRDefault="002029D7" w:rsidP="00C63381">
            <w:pPr>
              <w:tabs>
                <w:tab w:val="center" w:pos="1174"/>
              </w:tabs>
            </w:pPr>
            <w:r>
              <w:t>occursAt</w:t>
            </w:r>
            <w:r>
              <w:tab/>
            </w:r>
          </w:p>
        </w:tc>
        <w:tc>
          <w:tcPr>
            <w:tcW w:w="4233" w:type="dxa"/>
          </w:tcPr>
          <w:p w14:paraId="394FF5B6" w14:textId="0EBDCA8C" w:rsidR="002029D7" w:rsidRDefault="002029D7" w:rsidP="00C63381">
            <w:r>
              <w:t xml:space="preserve">some </w:t>
            </w:r>
            <w:proofErr w:type="gramStart"/>
            <w:r>
              <w:t>time:Interval</w:t>
            </w:r>
            <w:proofErr w:type="gramEnd"/>
          </w:p>
        </w:tc>
      </w:tr>
      <w:tr w:rsidR="002029D7" w14:paraId="55E73F20" w14:textId="77777777" w:rsidTr="009B1A62">
        <w:tc>
          <w:tcPr>
            <w:tcW w:w="2553" w:type="dxa"/>
            <w:vMerge/>
          </w:tcPr>
          <w:p w14:paraId="3ECAF6E7" w14:textId="77777777" w:rsidR="002029D7" w:rsidRDefault="002029D7" w:rsidP="00C63381"/>
        </w:tc>
        <w:tc>
          <w:tcPr>
            <w:tcW w:w="2564" w:type="dxa"/>
          </w:tcPr>
          <w:p w14:paraId="0B6ECE45" w14:textId="77777777" w:rsidR="002029D7" w:rsidRDefault="002029D7" w:rsidP="00C63381">
            <w:pPr>
              <w:tabs>
                <w:tab w:val="center" w:pos="1174"/>
              </w:tabs>
            </w:pPr>
            <w:r>
              <w:t>beginOf</w:t>
            </w:r>
          </w:p>
        </w:tc>
        <w:tc>
          <w:tcPr>
            <w:tcW w:w="4233" w:type="dxa"/>
          </w:tcPr>
          <w:p w14:paraId="34EBD215" w14:textId="22100300" w:rsidR="002029D7" w:rsidRDefault="002029D7" w:rsidP="00C63381">
            <w:r>
              <w:t xml:space="preserve">some </w:t>
            </w:r>
            <w:proofErr w:type="gramStart"/>
            <w:r>
              <w:t>time:Instant</w:t>
            </w:r>
            <w:proofErr w:type="gramEnd"/>
          </w:p>
        </w:tc>
      </w:tr>
      <w:tr w:rsidR="002029D7" w14:paraId="690278BE" w14:textId="77777777" w:rsidTr="009B1A62">
        <w:tc>
          <w:tcPr>
            <w:tcW w:w="2553" w:type="dxa"/>
            <w:vMerge/>
          </w:tcPr>
          <w:p w14:paraId="236DA41D" w14:textId="77777777" w:rsidR="002029D7" w:rsidRDefault="002029D7" w:rsidP="00C63381"/>
        </w:tc>
        <w:tc>
          <w:tcPr>
            <w:tcW w:w="2564" w:type="dxa"/>
          </w:tcPr>
          <w:p w14:paraId="403DBF2E" w14:textId="77777777" w:rsidR="002029D7" w:rsidRDefault="002029D7" w:rsidP="00C63381">
            <w:pPr>
              <w:tabs>
                <w:tab w:val="center" w:pos="1174"/>
              </w:tabs>
            </w:pPr>
            <w:r>
              <w:t>endOf</w:t>
            </w:r>
          </w:p>
        </w:tc>
        <w:tc>
          <w:tcPr>
            <w:tcW w:w="4233" w:type="dxa"/>
          </w:tcPr>
          <w:p w14:paraId="1BDC2EF7" w14:textId="5B4FDBEF" w:rsidR="002029D7" w:rsidRDefault="002029D7" w:rsidP="00C63381">
            <w:r>
              <w:t xml:space="preserve">some </w:t>
            </w:r>
            <w:proofErr w:type="gramStart"/>
            <w:r>
              <w:t>time:Instant</w:t>
            </w:r>
            <w:proofErr w:type="gramEnd"/>
          </w:p>
        </w:tc>
      </w:tr>
      <w:tr w:rsidR="002029D7" w14:paraId="0B2158F2" w14:textId="77777777" w:rsidTr="009B1A62">
        <w:tc>
          <w:tcPr>
            <w:tcW w:w="2553" w:type="dxa"/>
            <w:vMerge/>
          </w:tcPr>
          <w:p w14:paraId="1EDF0803" w14:textId="77777777" w:rsidR="002029D7" w:rsidRDefault="002029D7" w:rsidP="00C63381"/>
        </w:tc>
        <w:tc>
          <w:tcPr>
            <w:tcW w:w="2564" w:type="dxa"/>
          </w:tcPr>
          <w:p w14:paraId="6D431FA6" w14:textId="77777777" w:rsidR="002029D7" w:rsidRDefault="002029D7" w:rsidP="00C63381">
            <w:r>
              <w:t>spatial_</w:t>
            </w:r>
            <w:proofErr w:type="gramStart"/>
            <w:r>
              <w:t>loc:hasLocation</w:t>
            </w:r>
            <w:proofErr w:type="gramEnd"/>
          </w:p>
        </w:tc>
        <w:tc>
          <w:tcPr>
            <w:tcW w:w="4233" w:type="dxa"/>
          </w:tcPr>
          <w:p w14:paraId="432204DD" w14:textId="77777777" w:rsidR="002029D7" w:rsidRDefault="002029D7" w:rsidP="00C63381">
            <w:r>
              <w:t>only spatial_</w:t>
            </w:r>
            <w:proofErr w:type="gramStart"/>
            <w:r>
              <w:t>loc:SpatialFeature</w:t>
            </w:r>
            <w:proofErr w:type="gramEnd"/>
          </w:p>
        </w:tc>
      </w:tr>
      <w:tr w:rsidR="002029D7" w14:paraId="1C47165D" w14:textId="77777777" w:rsidTr="009B1A62">
        <w:tc>
          <w:tcPr>
            <w:tcW w:w="2553" w:type="dxa"/>
            <w:vMerge/>
          </w:tcPr>
          <w:p w14:paraId="195DFA68" w14:textId="77777777" w:rsidR="002029D7" w:rsidRDefault="002029D7" w:rsidP="00C63381"/>
        </w:tc>
        <w:tc>
          <w:tcPr>
            <w:tcW w:w="2564" w:type="dxa"/>
          </w:tcPr>
          <w:p w14:paraId="455C2DFD" w14:textId="77777777" w:rsidR="002029D7" w:rsidRDefault="002029D7" w:rsidP="00C63381">
            <w:r>
              <w:t>hasParticipant</w:t>
            </w:r>
          </w:p>
        </w:tc>
        <w:tc>
          <w:tcPr>
            <w:tcW w:w="4233" w:type="dxa"/>
          </w:tcPr>
          <w:p w14:paraId="7C5D2450" w14:textId="77777777" w:rsidR="002029D7" w:rsidRDefault="002029D7" w:rsidP="00C63381">
            <w:r>
              <w:t xml:space="preserve">only </w:t>
            </w:r>
            <w:proofErr w:type="gramStart"/>
            <w:r>
              <w:t>change:Manifestation</w:t>
            </w:r>
            <w:proofErr w:type="gramEnd"/>
          </w:p>
        </w:tc>
      </w:tr>
      <w:tr w:rsidR="002029D7" w14:paraId="5B364CFD" w14:textId="77777777" w:rsidTr="009B1A62">
        <w:tc>
          <w:tcPr>
            <w:tcW w:w="2553" w:type="dxa"/>
            <w:vMerge/>
          </w:tcPr>
          <w:p w14:paraId="59BF6927" w14:textId="77777777" w:rsidR="002029D7" w:rsidRDefault="002029D7" w:rsidP="00C63381"/>
        </w:tc>
        <w:tc>
          <w:tcPr>
            <w:tcW w:w="2564" w:type="dxa"/>
          </w:tcPr>
          <w:p w14:paraId="1F31D1D7" w14:textId="492EA652" w:rsidR="002029D7" w:rsidRPr="00F66192" w:rsidRDefault="002029D7" w:rsidP="00C63381">
            <w:r w:rsidRPr="00F66192">
              <w:t>occursBefore</w:t>
            </w:r>
          </w:p>
        </w:tc>
        <w:tc>
          <w:tcPr>
            <w:tcW w:w="4233" w:type="dxa"/>
          </w:tcPr>
          <w:p w14:paraId="554BE252" w14:textId="61DF8A22" w:rsidR="002029D7" w:rsidRDefault="002029D7" w:rsidP="00C63381">
            <w:r>
              <w:t>only Activity</w:t>
            </w:r>
          </w:p>
        </w:tc>
      </w:tr>
      <w:tr w:rsidR="002029D7" w14:paraId="39081DF1" w14:textId="77777777" w:rsidTr="009B1A62">
        <w:tc>
          <w:tcPr>
            <w:tcW w:w="2553" w:type="dxa"/>
            <w:vMerge/>
          </w:tcPr>
          <w:p w14:paraId="55D4DCDB" w14:textId="77777777" w:rsidR="002029D7" w:rsidRDefault="002029D7" w:rsidP="00C63381"/>
        </w:tc>
        <w:tc>
          <w:tcPr>
            <w:tcW w:w="2564" w:type="dxa"/>
          </w:tcPr>
          <w:p w14:paraId="6229B2D2" w14:textId="28D1E332" w:rsidR="002029D7" w:rsidRPr="00F66192" w:rsidRDefault="002029D7" w:rsidP="00C63381">
            <w:r w:rsidRPr="00F66192">
              <w:t>occursDirectlyBefore</w:t>
            </w:r>
          </w:p>
        </w:tc>
        <w:tc>
          <w:tcPr>
            <w:tcW w:w="4233" w:type="dxa"/>
          </w:tcPr>
          <w:p w14:paraId="74BE0664" w14:textId="01E8672E" w:rsidR="002029D7" w:rsidRDefault="002029D7" w:rsidP="00C63381">
            <w:r>
              <w:t>only Activity</w:t>
            </w:r>
          </w:p>
        </w:tc>
      </w:tr>
      <w:tr w:rsidR="009B1A62" w14:paraId="3ED70841" w14:textId="77777777" w:rsidTr="009B1A62">
        <w:tc>
          <w:tcPr>
            <w:tcW w:w="2553" w:type="dxa"/>
            <w:vMerge w:val="restart"/>
          </w:tcPr>
          <w:p w14:paraId="6E31A6A7" w14:textId="77777777" w:rsidR="009B1A62" w:rsidRDefault="009B1A62" w:rsidP="00C63381">
            <w:r>
              <w:t>State</w:t>
            </w:r>
          </w:p>
        </w:tc>
        <w:tc>
          <w:tcPr>
            <w:tcW w:w="2564" w:type="dxa"/>
          </w:tcPr>
          <w:p w14:paraId="01D34FB4" w14:textId="77777777" w:rsidR="009B1A62" w:rsidRDefault="009B1A62" w:rsidP="00C63381">
            <w:r>
              <w:t>preconditionOf</w:t>
            </w:r>
          </w:p>
        </w:tc>
        <w:tc>
          <w:tcPr>
            <w:tcW w:w="4233" w:type="dxa"/>
          </w:tcPr>
          <w:p w14:paraId="22A569C2" w14:textId="77777777" w:rsidR="009B1A62" w:rsidRDefault="009B1A62" w:rsidP="00C63381">
            <w:r>
              <w:t>only Activity</w:t>
            </w:r>
          </w:p>
        </w:tc>
      </w:tr>
      <w:tr w:rsidR="009B1A62" w14:paraId="32FF6B6E" w14:textId="77777777" w:rsidTr="009B1A62">
        <w:tc>
          <w:tcPr>
            <w:tcW w:w="2553" w:type="dxa"/>
            <w:vMerge/>
          </w:tcPr>
          <w:p w14:paraId="5A6468BF" w14:textId="77777777" w:rsidR="009B1A62" w:rsidRDefault="009B1A62" w:rsidP="00C63381"/>
        </w:tc>
        <w:tc>
          <w:tcPr>
            <w:tcW w:w="2564" w:type="dxa"/>
          </w:tcPr>
          <w:p w14:paraId="59135DFF" w14:textId="77777777" w:rsidR="009B1A62" w:rsidRDefault="009B1A62" w:rsidP="00C63381">
            <w:r>
              <w:t>enables</w:t>
            </w:r>
          </w:p>
        </w:tc>
        <w:tc>
          <w:tcPr>
            <w:tcW w:w="4233" w:type="dxa"/>
          </w:tcPr>
          <w:p w14:paraId="5709EE14" w14:textId="77777777" w:rsidR="009B1A62" w:rsidRDefault="009B1A62" w:rsidP="00C63381">
            <w:r>
              <w:t>only Activity</w:t>
            </w:r>
          </w:p>
        </w:tc>
      </w:tr>
      <w:tr w:rsidR="009B1A62" w14:paraId="3DF5C239" w14:textId="77777777" w:rsidTr="009B1A62">
        <w:tc>
          <w:tcPr>
            <w:tcW w:w="2553" w:type="dxa"/>
            <w:vMerge/>
          </w:tcPr>
          <w:p w14:paraId="0BC91F99" w14:textId="77777777" w:rsidR="009B1A62" w:rsidRDefault="009B1A62" w:rsidP="00C63381"/>
        </w:tc>
        <w:tc>
          <w:tcPr>
            <w:tcW w:w="2564" w:type="dxa"/>
          </w:tcPr>
          <w:p w14:paraId="3DCDF2BF" w14:textId="77777777" w:rsidR="009B1A62" w:rsidRDefault="009B1A62" w:rsidP="00C63381">
            <w:r>
              <w:t>effectOf</w:t>
            </w:r>
          </w:p>
        </w:tc>
        <w:tc>
          <w:tcPr>
            <w:tcW w:w="4233" w:type="dxa"/>
          </w:tcPr>
          <w:p w14:paraId="20E64BC7" w14:textId="77777777" w:rsidR="009B1A62" w:rsidRDefault="009B1A62" w:rsidP="00C63381">
            <w:r>
              <w:t>only Activity</w:t>
            </w:r>
          </w:p>
        </w:tc>
      </w:tr>
      <w:tr w:rsidR="009B1A62" w14:paraId="29E89C23" w14:textId="77777777" w:rsidTr="009B1A62">
        <w:tc>
          <w:tcPr>
            <w:tcW w:w="2553" w:type="dxa"/>
            <w:vMerge/>
          </w:tcPr>
          <w:p w14:paraId="1828CFA3" w14:textId="77777777" w:rsidR="009B1A62" w:rsidRDefault="009B1A62" w:rsidP="00C63381"/>
        </w:tc>
        <w:tc>
          <w:tcPr>
            <w:tcW w:w="2564" w:type="dxa"/>
          </w:tcPr>
          <w:p w14:paraId="70B26C44" w14:textId="77777777" w:rsidR="009B1A62" w:rsidRDefault="009B1A62" w:rsidP="00C63381">
            <w:r>
              <w:t>causedBy</w:t>
            </w:r>
          </w:p>
        </w:tc>
        <w:tc>
          <w:tcPr>
            <w:tcW w:w="4233" w:type="dxa"/>
          </w:tcPr>
          <w:p w14:paraId="07F0548F" w14:textId="77777777" w:rsidR="009B1A62" w:rsidRDefault="009B1A62" w:rsidP="00C63381">
            <w:r>
              <w:t>only Activity</w:t>
            </w:r>
          </w:p>
        </w:tc>
      </w:tr>
      <w:tr w:rsidR="009B1A62" w14:paraId="5809E5EE" w14:textId="77777777" w:rsidTr="009B1A62">
        <w:tc>
          <w:tcPr>
            <w:tcW w:w="2553" w:type="dxa"/>
            <w:vMerge/>
          </w:tcPr>
          <w:p w14:paraId="5BBAA84E" w14:textId="77777777" w:rsidR="009B1A62" w:rsidRDefault="009B1A62" w:rsidP="00C63381"/>
        </w:tc>
        <w:tc>
          <w:tcPr>
            <w:tcW w:w="2564" w:type="dxa"/>
          </w:tcPr>
          <w:p w14:paraId="22D79E04" w14:textId="77777777" w:rsidR="009B1A62" w:rsidRDefault="009B1A62" w:rsidP="00C63381">
            <w:r>
              <w:t>achievedAt</w:t>
            </w:r>
          </w:p>
        </w:tc>
        <w:tc>
          <w:tcPr>
            <w:tcW w:w="4233" w:type="dxa"/>
          </w:tcPr>
          <w:p w14:paraId="44D5C596" w14:textId="77777777" w:rsidR="009B1A62" w:rsidRDefault="009B1A62" w:rsidP="00C63381">
            <w:r>
              <w:t xml:space="preserve">only </w:t>
            </w:r>
            <w:proofErr w:type="gramStart"/>
            <w:r>
              <w:t>time:TemporalEntity</w:t>
            </w:r>
            <w:proofErr w:type="gramEnd"/>
          </w:p>
        </w:tc>
      </w:tr>
      <w:tr w:rsidR="009B1A62" w14:paraId="7DD4770A" w14:textId="77777777" w:rsidTr="009B1A62">
        <w:tc>
          <w:tcPr>
            <w:tcW w:w="2553" w:type="dxa"/>
            <w:vMerge w:val="restart"/>
          </w:tcPr>
          <w:p w14:paraId="0EC6BE85" w14:textId="77777777" w:rsidR="009B1A62" w:rsidRDefault="009B1A62" w:rsidP="00C63381">
            <w:r>
              <w:t>TerminalState</w:t>
            </w:r>
          </w:p>
        </w:tc>
        <w:tc>
          <w:tcPr>
            <w:tcW w:w="2564" w:type="dxa"/>
          </w:tcPr>
          <w:p w14:paraId="7987ACBC" w14:textId="77777777" w:rsidR="009B1A62" w:rsidRDefault="009B1A62" w:rsidP="00C63381">
            <w:r>
              <w:t>subClassOf</w:t>
            </w:r>
          </w:p>
        </w:tc>
        <w:tc>
          <w:tcPr>
            <w:tcW w:w="4233" w:type="dxa"/>
          </w:tcPr>
          <w:p w14:paraId="64FA9FE1" w14:textId="77777777" w:rsidR="009B1A62" w:rsidRDefault="009B1A62" w:rsidP="00C63381">
            <w:r>
              <w:t>State</w:t>
            </w:r>
          </w:p>
        </w:tc>
      </w:tr>
      <w:tr w:rsidR="009B1A62" w14:paraId="4AC4B90C" w14:textId="77777777" w:rsidTr="009B1A62">
        <w:tc>
          <w:tcPr>
            <w:tcW w:w="2553" w:type="dxa"/>
            <w:vMerge/>
          </w:tcPr>
          <w:p w14:paraId="5AE7C7F2" w14:textId="77777777" w:rsidR="009B1A62" w:rsidRDefault="009B1A62" w:rsidP="00C63381"/>
        </w:tc>
        <w:tc>
          <w:tcPr>
            <w:tcW w:w="2564" w:type="dxa"/>
          </w:tcPr>
          <w:p w14:paraId="08EE7EEF" w14:textId="77777777" w:rsidR="009B1A62" w:rsidRDefault="009B1A62" w:rsidP="00C63381">
            <w:r>
              <w:t>disjointWith</w:t>
            </w:r>
          </w:p>
        </w:tc>
        <w:tc>
          <w:tcPr>
            <w:tcW w:w="4233" w:type="dxa"/>
          </w:tcPr>
          <w:p w14:paraId="40885F81" w14:textId="77777777" w:rsidR="009B1A62" w:rsidRDefault="009B1A62" w:rsidP="00C63381">
            <w:r>
              <w:t>NonTerminalState</w:t>
            </w:r>
          </w:p>
        </w:tc>
      </w:tr>
      <w:tr w:rsidR="009B1A62" w14:paraId="487E20AF" w14:textId="77777777" w:rsidTr="009B1A62">
        <w:tc>
          <w:tcPr>
            <w:tcW w:w="2553" w:type="dxa"/>
            <w:vMerge/>
          </w:tcPr>
          <w:p w14:paraId="77FBCB63" w14:textId="77777777" w:rsidR="009B1A62" w:rsidRDefault="009B1A62" w:rsidP="00C63381"/>
        </w:tc>
        <w:tc>
          <w:tcPr>
            <w:tcW w:w="2564" w:type="dxa"/>
          </w:tcPr>
          <w:p w14:paraId="11B6807D" w14:textId="77777777" w:rsidR="009B1A62" w:rsidRDefault="009B1A62" w:rsidP="00C63381">
            <w:r>
              <w:t>subClassOf</w:t>
            </w:r>
          </w:p>
        </w:tc>
        <w:tc>
          <w:tcPr>
            <w:tcW w:w="4233" w:type="dxa"/>
          </w:tcPr>
          <w:p w14:paraId="216C0810" w14:textId="77777777" w:rsidR="009B1A62" w:rsidRDefault="009B1A62" w:rsidP="00C63381">
            <w:proofErr w:type="gramStart"/>
            <w:r>
              <w:t>change:Manifestation</w:t>
            </w:r>
            <w:proofErr w:type="gramEnd"/>
            <w:r>
              <w:t xml:space="preserve"> and (preconditionOf some Activity or effectOf some Activity)</w:t>
            </w:r>
          </w:p>
        </w:tc>
      </w:tr>
      <w:tr w:rsidR="009B1A62" w14:paraId="1938A1B9" w14:textId="77777777" w:rsidTr="009B1A62">
        <w:tc>
          <w:tcPr>
            <w:tcW w:w="2553" w:type="dxa"/>
            <w:vMerge/>
          </w:tcPr>
          <w:p w14:paraId="29B8AF5E" w14:textId="77777777" w:rsidR="009B1A62" w:rsidRDefault="009B1A62" w:rsidP="00C63381"/>
        </w:tc>
        <w:tc>
          <w:tcPr>
            <w:tcW w:w="2564" w:type="dxa"/>
          </w:tcPr>
          <w:p w14:paraId="2D2C822A" w14:textId="77777777" w:rsidR="009B1A62" w:rsidRDefault="009B1A62" w:rsidP="00C63381">
            <w:r>
              <w:t>hasDecomp</w:t>
            </w:r>
          </w:p>
        </w:tc>
        <w:tc>
          <w:tcPr>
            <w:tcW w:w="4233" w:type="dxa"/>
          </w:tcPr>
          <w:p w14:paraId="1F8A5702" w14:textId="77777777" w:rsidR="009B1A62" w:rsidRDefault="009B1A62" w:rsidP="00C63381">
            <w:r>
              <w:t>exactly 0 StateType</w:t>
            </w:r>
          </w:p>
        </w:tc>
      </w:tr>
      <w:tr w:rsidR="009B1A62" w14:paraId="1F262142" w14:textId="77777777" w:rsidTr="009B1A62">
        <w:tc>
          <w:tcPr>
            <w:tcW w:w="2553" w:type="dxa"/>
            <w:vMerge w:val="restart"/>
          </w:tcPr>
          <w:p w14:paraId="2CA10050" w14:textId="77777777" w:rsidR="009B1A62" w:rsidRDefault="009B1A62" w:rsidP="00C63381">
            <w:r>
              <w:t>NonTerminalState</w:t>
            </w:r>
          </w:p>
        </w:tc>
        <w:tc>
          <w:tcPr>
            <w:tcW w:w="2564" w:type="dxa"/>
          </w:tcPr>
          <w:p w14:paraId="3795C931" w14:textId="77777777" w:rsidR="009B1A62" w:rsidRDefault="009B1A62" w:rsidP="00C63381">
            <w:r>
              <w:t>subClassOf</w:t>
            </w:r>
          </w:p>
        </w:tc>
        <w:tc>
          <w:tcPr>
            <w:tcW w:w="4233" w:type="dxa"/>
          </w:tcPr>
          <w:p w14:paraId="08542543" w14:textId="77777777" w:rsidR="009B1A62" w:rsidRDefault="009B1A62" w:rsidP="00C63381">
            <w:r>
              <w:t>State</w:t>
            </w:r>
          </w:p>
        </w:tc>
      </w:tr>
      <w:tr w:rsidR="009B1A62" w14:paraId="163E588B" w14:textId="77777777" w:rsidTr="009B1A62">
        <w:tc>
          <w:tcPr>
            <w:tcW w:w="2553" w:type="dxa"/>
            <w:vMerge/>
          </w:tcPr>
          <w:p w14:paraId="14D69102" w14:textId="77777777" w:rsidR="009B1A62" w:rsidRDefault="009B1A62" w:rsidP="00C63381"/>
        </w:tc>
        <w:tc>
          <w:tcPr>
            <w:tcW w:w="2564" w:type="dxa"/>
          </w:tcPr>
          <w:p w14:paraId="0685BDC4" w14:textId="77777777" w:rsidR="009B1A62" w:rsidRDefault="009B1A62" w:rsidP="00C63381">
            <w:r>
              <w:t>disjointWtih</w:t>
            </w:r>
          </w:p>
        </w:tc>
        <w:tc>
          <w:tcPr>
            <w:tcW w:w="4233" w:type="dxa"/>
          </w:tcPr>
          <w:p w14:paraId="53CDB8FB" w14:textId="77777777" w:rsidR="009B1A62" w:rsidRDefault="009B1A62" w:rsidP="00C63381">
            <w:r>
              <w:t>TerminalState</w:t>
            </w:r>
          </w:p>
        </w:tc>
      </w:tr>
      <w:tr w:rsidR="009B1A62" w14:paraId="18891476" w14:textId="77777777" w:rsidTr="009B1A62">
        <w:tc>
          <w:tcPr>
            <w:tcW w:w="2553" w:type="dxa"/>
            <w:vMerge/>
          </w:tcPr>
          <w:p w14:paraId="70D77A6D" w14:textId="77777777" w:rsidR="009B1A62" w:rsidRDefault="009B1A62" w:rsidP="00C63381"/>
        </w:tc>
        <w:tc>
          <w:tcPr>
            <w:tcW w:w="2564" w:type="dxa"/>
          </w:tcPr>
          <w:p w14:paraId="15808EB4" w14:textId="77777777" w:rsidR="009B1A62" w:rsidRDefault="009B1A62" w:rsidP="00C63381">
            <w:r>
              <w:t>hasDecomp</w:t>
            </w:r>
          </w:p>
        </w:tc>
        <w:tc>
          <w:tcPr>
            <w:tcW w:w="4233" w:type="dxa"/>
          </w:tcPr>
          <w:p w14:paraId="7FEF4077" w14:textId="77777777" w:rsidR="009B1A62" w:rsidRDefault="009B1A62" w:rsidP="00C63381">
            <w:r>
              <w:t>only State and min 2 State</w:t>
            </w:r>
          </w:p>
        </w:tc>
      </w:tr>
      <w:tr w:rsidR="009B1A62" w14:paraId="4DAC27ED" w14:textId="77777777" w:rsidTr="009B1A62">
        <w:tc>
          <w:tcPr>
            <w:tcW w:w="2553" w:type="dxa"/>
            <w:vMerge/>
          </w:tcPr>
          <w:p w14:paraId="5DE2B6D3" w14:textId="77777777" w:rsidR="009B1A62" w:rsidRDefault="009B1A62" w:rsidP="00C63381"/>
        </w:tc>
        <w:tc>
          <w:tcPr>
            <w:tcW w:w="2564" w:type="dxa"/>
          </w:tcPr>
          <w:p w14:paraId="5D8CB330" w14:textId="77777777" w:rsidR="009B1A62" w:rsidRDefault="009B1A62" w:rsidP="00C63381">
            <w:r>
              <w:t>hasSubstate</w:t>
            </w:r>
          </w:p>
        </w:tc>
        <w:tc>
          <w:tcPr>
            <w:tcW w:w="4233" w:type="dxa"/>
          </w:tcPr>
          <w:p w14:paraId="79C31FE9" w14:textId="6AFB9133" w:rsidR="009B1A62" w:rsidRDefault="009B1A62" w:rsidP="00C63381">
            <w:r>
              <w:t>only State</w:t>
            </w:r>
          </w:p>
        </w:tc>
      </w:tr>
      <w:tr w:rsidR="009B1A62" w14:paraId="445595B5" w14:textId="77777777" w:rsidTr="009B1A62">
        <w:tc>
          <w:tcPr>
            <w:tcW w:w="2553" w:type="dxa"/>
            <w:vMerge w:val="restart"/>
          </w:tcPr>
          <w:p w14:paraId="608499B8" w14:textId="77777777" w:rsidR="009B1A62" w:rsidRDefault="009B1A62" w:rsidP="00C63381">
            <w:r>
              <w:t>ConjunctiveState</w:t>
            </w:r>
          </w:p>
        </w:tc>
        <w:tc>
          <w:tcPr>
            <w:tcW w:w="2564" w:type="dxa"/>
          </w:tcPr>
          <w:p w14:paraId="5A0A13E4" w14:textId="77777777" w:rsidR="009B1A62" w:rsidRDefault="009B1A62" w:rsidP="00C63381">
            <w:r>
              <w:t>subClassOf</w:t>
            </w:r>
          </w:p>
        </w:tc>
        <w:tc>
          <w:tcPr>
            <w:tcW w:w="4233" w:type="dxa"/>
          </w:tcPr>
          <w:p w14:paraId="4FA9E8D2" w14:textId="77777777" w:rsidR="009B1A62" w:rsidRDefault="009B1A62" w:rsidP="00C63381">
            <w:r>
              <w:t>NonTerminalState</w:t>
            </w:r>
          </w:p>
        </w:tc>
      </w:tr>
      <w:tr w:rsidR="009B1A62" w14:paraId="40C8C7DE" w14:textId="77777777" w:rsidTr="009B1A62">
        <w:tc>
          <w:tcPr>
            <w:tcW w:w="2553" w:type="dxa"/>
            <w:vMerge/>
          </w:tcPr>
          <w:p w14:paraId="225D1D4B" w14:textId="77777777" w:rsidR="009B1A62" w:rsidRDefault="009B1A62" w:rsidP="00C63381"/>
        </w:tc>
        <w:tc>
          <w:tcPr>
            <w:tcW w:w="2564" w:type="dxa"/>
          </w:tcPr>
          <w:p w14:paraId="6939863C" w14:textId="77777777" w:rsidR="009B1A62" w:rsidRDefault="009B1A62" w:rsidP="00C63381">
            <w:r>
              <w:t>disjointWith</w:t>
            </w:r>
          </w:p>
        </w:tc>
        <w:tc>
          <w:tcPr>
            <w:tcW w:w="4233" w:type="dxa"/>
          </w:tcPr>
          <w:p w14:paraId="5EDF8A48" w14:textId="77777777" w:rsidR="009B1A62" w:rsidRDefault="009B1A62" w:rsidP="00C63381">
            <w:r>
              <w:t>DisjunctiveState</w:t>
            </w:r>
          </w:p>
        </w:tc>
      </w:tr>
      <w:tr w:rsidR="009B1A62" w14:paraId="190254DA" w14:textId="77777777" w:rsidTr="009B1A62">
        <w:tc>
          <w:tcPr>
            <w:tcW w:w="2553" w:type="dxa"/>
            <w:vMerge w:val="restart"/>
          </w:tcPr>
          <w:p w14:paraId="71A87613" w14:textId="77777777" w:rsidR="009B1A62" w:rsidRDefault="009B1A62" w:rsidP="00C63381">
            <w:r>
              <w:t>DisjunctiveState</w:t>
            </w:r>
          </w:p>
        </w:tc>
        <w:tc>
          <w:tcPr>
            <w:tcW w:w="2564" w:type="dxa"/>
          </w:tcPr>
          <w:p w14:paraId="66C69C5A" w14:textId="77777777" w:rsidR="009B1A62" w:rsidRDefault="009B1A62" w:rsidP="00C63381">
            <w:r>
              <w:t>subClassOf</w:t>
            </w:r>
          </w:p>
        </w:tc>
        <w:tc>
          <w:tcPr>
            <w:tcW w:w="4233" w:type="dxa"/>
          </w:tcPr>
          <w:p w14:paraId="6C6926CC" w14:textId="77777777" w:rsidR="009B1A62" w:rsidRDefault="009B1A62" w:rsidP="00C63381">
            <w:r>
              <w:t>NonTerminalState</w:t>
            </w:r>
          </w:p>
        </w:tc>
      </w:tr>
      <w:tr w:rsidR="009B1A62" w14:paraId="427D08F6" w14:textId="77777777" w:rsidTr="009B1A62">
        <w:tc>
          <w:tcPr>
            <w:tcW w:w="2553" w:type="dxa"/>
            <w:vMerge/>
          </w:tcPr>
          <w:p w14:paraId="097DE2AD" w14:textId="77777777" w:rsidR="009B1A62" w:rsidRDefault="009B1A62" w:rsidP="00C63381"/>
        </w:tc>
        <w:tc>
          <w:tcPr>
            <w:tcW w:w="2564" w:type="dxa"/>
          </w:tcPr>
          <w:p w14:paraId="3D6DB228" w14:textId="77777777" w:rsidR="009B1A62" w:rsidRDefault="009B1A62" w:rsidP="00C63381">
            <w:r>
              <w:t>disjointWith</w:t>
            </w:r>
          </w:p>
        </w:tc>
        <w:tc>
          <w:tcPr>
            <w:tcW w:w="4233" w:type="dxa"/>
          </w:tcPr>
          <w:p w14:paraId="345881EC" w14:textId="77777777" w:rsidR="009B1A62" w:rsidRDefault="009B1A62" w:rsidP="00C63381">
            <w:r>
              <w:t>ConjunctiveState</w:t>
            </w:r>
          </w:p>
        </w:tc>
      </w:tr>
    </w:tbl>
    <w:p w14:paraId="51CD911E" w14:textId="77777777" w:rsidR="009B1A62" w:rsidRDefault="009B1A62" w:rsidP="009B1A62"/>
    <w:tbl>
      <w:tblPr>
        <w:tblStyle w:val="TableGrid"/>
        <w:tblpPr w:leftFromText="180" w:rightFromText="180" w:vertAnchor="text" w:horzAnchor="margin" w:tblpY="128"/>
        <w:tblW w:w="0" w:type="auto"/>
        <w:tblLook w:val="04A0" w:firstRow="1" w:lastRow="0" w:firstColumn="1" w:lastColumn="0" w:noHBand="0" w:noVBand="1"/>
      </w:tblPr>
      <w:tblGrid>
        <w:gridCol w:w="2554"/>
        <w:gridCol w:w="2390"/>
        <w:gridCol w:w="4406"/>
      </w:tblGrid>
      <w:tr w:rsidR="009B1A62" w14:paraId="3F437299" w14:textId="77777777" w:rsidTr="009B1A62">
        <w:tc>
          <w:tcPr>
            <w:tcW w:w="2554" w:type="dxa"/>
            <w:shd w:val="clear" w:color="auto" w:fill="00FFFF"/>
          </w:tcPr>
          <w:p w14:paraId="56451E3D" w14:textId="77777777" w:rsidR="009B1A62" w:rsidRDefault="009B1A62" w:rsidP="00C63381">
            <w:pPr>
              <w:tabs>
                <w:tab w:val="left" w:pos="1027"/>
              </w:tabs>
            </w:pPr>
            <w:r>
              <w:t>Property</w:t>
            </w:r>
            <w:r>
              <w:tab/>
            </w:r>
          </w:p>
        </w:tc>
        <w:tc>
          <w:tcPr>
            <w:tcW w:w="2390" w:type="dxa"/>
            <w:shd w:val="clear" w:color="auto" w:fill="00FFFF"/>
          </w:tcPr>
          <w:p w14:paraId="34A5EB0B" w14:textId="77777777" w:rsidR="009B1A62" w:rsidRDefault="009B1A62" w:rsidP="00C63381">
            <w:r>
              <w:t>Characteristic</w:t>
            </w:r>
          </w:p>
        </w:tc>
        <w:tc>
          <w:tcPr>
            <w:tcW w:w="4406" w:type="dxa"/>
            <w:shd w:val="clear" w:color="auto" w:fill="00FFFF"/>
          </w:tcPr>
          <w:p w14:paraId="5C36D984" w14:textId="77777777" w:rsidR="009B1A62" w:rsidRDefault="009B1A62" w:rsidP="00C63381">
            <w:r>
              <w:t>Value (if applicable)</w:t>
            </w:r>
          </w:p>
        </w:tc>
      </w:tr>
      <w:tr w:rsidR="009B1A62" w14:paraId="2C599B32" w14:textId="77777777" w:rsidTr="009B1A62">
        <w:tc>
          <w:tcPr>
            <w:tcW w:w="2554" w:type="dxa"/>
          </w:tcPr>
          <w:p w14:paraId="11A9CE54" w14:textId="77777777" w:rsidR="009B1A62" w:rsidRDefault="009B1A62" w:rsidP="00C63381">
            <w:r>
              <w:t>hasSubactivity</w:t>
            </w:r>
          </w:p>
        </w:tc>
        <w:tc>
          <w:tcPr>
            <w:tcW w:w="2390" w:type="dxa"/>
          </w:tcPr>
          <w:p w14:paraId="3A5D2011" w14:textId="77777777" w:rsidR="009B1A62" w:rsidRDefault="009B1A62" w:rsidP="00C63381">
            <w:r>
              <w:t>Transitive</w:t>
            </w:r>
          </w:p>
        </w:tc>
        <w:tc>
          <w:tcPr>
            <w:tcW w:w="4406" w:type="dxa"/>
          </w:tcPr>
          <w:p w14:paraId="21A404D1" w14:textId="77777777" w:rsidR="009B1A62" w:rsidRDefault="009B1A62" w:rsidP="00C63381">
            <w:r>
              <w:t>-</w:t>
            </w:r>
          </w:p>
        </w:tc>
      </w:tr>
      <w:tr w:rsidR="009B1A62" w14:paraId="0AF44835" w14:textId="77777777" w:rsidTr="009B1A62">
        <w:tc>
          <w:tcPr>
            <w:tcW w:w="2554" w:type="dxa"/>
            <w:vMerge w:val="restart"/>
          </w:tcPr>
          <w:p w14:paraId="04A39BC5" w14:textId="77777777" w:rsidR="009B1A62" w:rsidRDefault="009B1A62" w:rsidP="00C63381">
            <w:r>
              <w:t>hasPrecondition</w:t>
            </w:r>
          </w:p>
        </w:tc>
        <w:tc>
          <w:tcPr>
            <w:tcW w:w="2390" w:type="dxa"/>
          </w:tcPr>
          <w:p w14:paraId="139B7670" w14:textId="77777777" w:rsidR="009B1A62" w:rsidRDefault="009B1A62" w:rsidP="00C63381">
            <w:r>
              <w:t>Domains</w:t>
            </w:r>
          </w:p>
        </w:tc>
        <w:tc>
          <w:tcPr>
            <w:tcW w:w="4406" w:type="dxa"/>
          </w:tcPr>
          <w:p w14:paraId="4E1B5E0F" w14:textId="77777777" w:rsidR="009B1A62" w:rsidRDefault="009B1A62" w:rsidP="00C63381">
            <w:r>
              <w:t>Activity</w:t>
            </w:r>
          </w:p>
        </w:tc>
      </w:tr>
      <w:tr w:rsidR="009B1A62" w14:paraId="6A36DD05" w14:textId="77777777" w:rsidTr="009B1A62">
        <w:tc>
          <w:tcPr>
            <w:tcW w:w="2554" w:type="dxa"/>
            <w:vMerge/>
          </w:tcPr>
          <w:p w14:paraId="5882DC2A" w14:textId="77777777" w:rsidR="009B1A62" w:rsidRDefault="009B1A62" w:rsidP="00C63381"/>
        </w:tc>
        <w:tc>
          <w:tcPr>
            <w:tcW w:w="2390" w:type="dxa"/>
          </w:tcPr>
          <w:p w14:paraId="2F4518F7" w14:textId="77777777" w:rsidR="009B1A62" w:rsidRDefault="009B1A62" w:rsidP="00C63381">
            <w:r>
              <w:t>Ranges</w:t>
            </w:r>
          </w:p>
        </w:tc>
        <w:tc>
          <w:tcPr>
            <w:tcW w:w="4406" w:type="dxa"/>
          </w:tcPr>
          <w:p w14:paraId="08DB902E" w14:textId="77777777" w:rsidR="009B1A62" w:rsidRDefault="009B1A62" w:rsidP="00C63381">
            <w:r>
              <w:t>State</w:t>
            </w:r>
          </w:p>
        </w:tc>
      </w:tr>
      <w:tr w:rsidR="009B1A62" w14:paraId="30F5D3E8" w14:textId="77777777" w:rsidTr="009B1A62">
        <w:tc>
          <w:tcPr>
            <w:tcW w:w="2554" w:type="dxa"/>
          </w:tcPr>
          <w:p w14:paraId="55C9FE61" w14:textId="77777777" w:rsidR="009B1A62" w:rsidRPr="00E80D3C" w:rsidRDefault="009B1A62" w:rsidP="00C63381">
            <w:pPr>
              <w:rPr>
                <w:strike/>
              </w:rPr>
            </w:pPr>
            <w:r w:rsidRPr="00E80D3C">
              <w:rPr>
                <w:strike/>
              </w:rPr>
              <w:t>enabledBy</w:t>
            </w:r>
          </w:p>
        </w:tc>
        <w:tc>
          <w:tcPr>
            <w:tcW w:w="2390" w:type="dxa"/>
          </w:tcPr>
          <w:p w14:paraId="4130A8DA" w14:textId="77777777" w:rsidR="009B1A62" w:rsidRPr="00E80D3C" w:rsidRDefault="009B1A62" w:rsidP="00C63381">
            <w:pPr>
              <w:rPr>
                <w:strike/>
              </w:rPr>
            </w:pPr>
            <w:r w:rsidRPr="00E80D3C">
              <w:rPr>
                <w:strike/>
              </w:rPr>
              <w:t>subPropertyOf</w:t>
            </w:r>
          </w:p>
        </w:tc>
        <w:tc>
          <w:tcPr>
            <w:tcW w:w="4406" w:type="dxa"/>
          </w:tcPr>
          <w:p w14:paraId="02CA9654" w14:textId="77777777" w:rsidR="009B1A62" w:rsidRPr="00E80D3C" w:rsidRDefault="009B1A62" w:rsidP="00C63381">
            <w:pPr>
              <w:rPr>
                <w:strike/>
              </w:rPr>
            </w:pPr>
            <w:r w:rsidRPr="00E80D3C">
              <w:rPr>
                <w:strike/>
              </w:rPr>
              <w:t>hasPrecondition</w:t>
            </w:r>
          </w:p>
        </w:tc>
      </w:tr>
      <w:tr w:rsidR="00C65004" w14:paraId="2B095FC0" w14:textId="77777777" w:rsidTr="009B1A62">
        <w:tc>
          <w:tcPr>
            <w:tcW w:w="2554" w:type="dxa"/>
          </w:tcPr>
          <w:p w14:paraId="656948E9" w14:textId="21AB0166" w:rsidR="00C65004" w:rsidRPr="00E80D3C" w:rsidRDefault="00C65004" w:rsidP="00C63381">
            <w:r>
              <w:t>hasPrecondition</w:t>
            </w:r>
          </w:p>
        </w:tc>
        <w:tc>
          <w:tcPr>
            <w:tcW w:w="2390" w:type="dxa"/>
          </w:tcPr>
          <w:p w14:paraId="131F06DD" w14:textId="386165D2" w:rsidR="00C65004" w:rsidRPr="00E80D3C" w:rsidRDefault="00C65004" w:rsidP="00C63381">
            <w:r w:rsidRPr="00E80D3C">
              <w:t>subPropertyOf</w:t>
            </w:r>
          </w:p>
        </w:tc>
        <w:tc>
          <w:tcPr>
            <w:tcW w:w="4406" w:type="dxa"/>
          </w:tcPr>
          <w:p w14:paraId="2856F533" w14:textId="0B8BF2DF" w:rsidR="00C65004" w:rsidRPr="00E80D3C" w:rsidRDefault="00C65004" w:rsidP="00C63381">
            <w:r w:rsidRPr="00E80D3C">
              <w:t>enabledBy</w:t>
            </w:r>
          </w:p>
        </w:tc>
      </w:tr>
      <w:tr w:rsidR="009B1A62" w14:paraId="278A872C" w14:textId="77777777" w:rsidTr="009B1A62">
        <w:tc>
          <w:tcPr>
            <w:tcW w:w="2554" w:type="dxa"/>
            <w:vMerge w:val="restart"/>
          </w:tcPr>
          <w:p w14:paraId="61CF3862" w14:textId="77777777" w:rsidR="009B1A62" w:rsidRDefault="009B1A62" w:rsidP="00C63381">
            <w:r>
              <w:t>hasEffect</w:t>
            </w:r>
          </w:p>
        </w:tc>
        <w:tc>
          <w:tcPr>
            <w:tcW w:w="2390" w:type="dxa"/>
          </w:tcPr>
          <w:p w14:paraId="65B2F4EC" w14:textId="77777777" w:rsidR="009B1A62" w:rsidRDefault="009B1A62" w:rsidP="00C63381">
            <w:r>
              <w:t>Domains</w:t>
            </w:r>
          </w:p>
        </w:tc>
        <w:tc>
          <w:tcPr>
            <w:tcW w:w="4406" w:type="dxa"/>
          </w:tcPr>
          <w:p w14:paraId="1D6ADC1A" w14:textId="77777777" w:rsidR="009B1A62" w:rsidRDefault="009B1A62" w:rsidP="00C63381">
            <w:r>
              <w:t>Activity</w:t>
            </w:r>
          </w:p>
        </w:tc>
      </w:tr>
      <w:tr w:rsidR="009B1A62" w14:paraId="1E3F0471" w14:textId="77777777" w:rsidTr="009B1A62">
        <w:tc>
          <w:tcPr>
            <w:tcW w:w="2554" w:type="dxa"/>
            <w:vMerge/>
          </w:tcPr>
          <w:p w14:paraId="08705F88" w14:textId="77777777" w:rsidR="009B1A62" w:rsidRDefault="009B1A62" w:rsidP="00C63381"/>
        </w:tc>
        <w:tc>
          <w:tcPr>
            <w:tcW w:w="2390" w:type="dxa"/>
          </w:tcPr>
          <w:p w14:paraId="5A0D8EE4" w14:textId="77777777" w:rsidR="009B1A62" w:rsidRDefault="009B1A62" w:rsidP="00C63381">
            <w:r>
              <w:t>Ranges</w:t>
            </w:r>
          </w:p>
        </w:tc>
        <w:tc>
          <w:tcPr>
            <w:tcW w:w="4406" w:type="dxa"/>
          </w:tcPr>
          <w:p w14:paraId="552F9A4B" w14:textId="77777777" w:rsidR="009B1A62" w:rsidRDefault="009B1A62" w:rsidP="00C63381">
            <w:r>
              <w:t>State</w:t>
            </w:r>
          </w:p>
        </w:tc>
      </w:tr>
      <w:tr w:rsidR="009B1A62" w14:paraId="51414AA7" w14:textId="77777777" w:rsidTr="009B1A62">
        <w:tc>
          <w:tcPr>
            <w:tcW w:w="2554" w:type="dxa"/>
          </w:tcPr>
          <w:p w14:paraId="729A2AAE" w14:textId="77777777" w:rsidR="009B1A62" w:rsidRPr="00E80D3C" w:rsidRDefault="009B1A62" w:rsidP="00C63381">
            <w:pPr>
              <w:rPr>
                <w:strike/>
              </w:rPr>
            </w:pPr>
            <w:r w:rsidRPr="00E80D3C">
              <w:rPr>
                <w:strike/>
              </w:rPr>
              <w:t>causes</w:t>
            </w:r>
          </w:p>
        </w:tc>
        <w:tc>
          <w:tcPr>
            <w:tcW w:w="2390" w:type="dxa"/>
          </w:tcPr>
          <w:p w14:paraId="1F6447EE" w14:textId="77777777" w:rsidR="009B1A62" w:rsidRPr="00E80D3C" w:rsidRDefault="009B1A62" w:rsidP="00C63381">
            <w:pPr>
              <w:rPr>
                <w:strike/>
              </w:rPr>
            </w:pPr>
            <w:r w:rsidRPr="00E80D3C">
              <w:rPr>
                <w:strike/>
              </w:rPr>
              <w:t>subPropertyOf</w:t>
            </w:r>
          </w:p>
        </w:tc>
        <w:tc>
          <w:tcPr>
            <w:tcW w:w="4406" w:type="dxa"/>
          </w:tcPr>
          <w:p w14:paraId="65282C88" w14:textId="77777777" w:rsidR="009B1A62" w:rsidRPr="00E80D3C" w:rsidRDefault="009B1A62" w:rsidP="00C63381">
            <w:pPr>
              <w:rPr>
                <w:strike/>
              </w:rPr>
            </w:pPr>
            <w:r w:rsidRPr="00E80D3C">
              <w:rPr>
                <w:strike/>
              </w:rPr>
              <w:t>effectOf</w:t>
            </w:r>
          </w:p>
        </w:tc>
      </w:tr>
      <w:tr w:rsidR="00675F84" w14:paraId="29F7C5E5" w14:textId="77777777" w:rsidTr="009B1A62">
        <w:tc>
          <w:tcPr>
            <w:tcW w:w="2554" w:type="dxa"/>
          </w:tcPr>
          <w:p w14:paraId="64867CDD" w14:textId="1714BE1A" w:rsidR="00675F84" w:rsidRDefault="00BE3CE6" w:rsidP="00C63381">
            <w:r>
              <w:t>hasEffect</w:t>
            </w:r>
          </w:p>
        </w:tc>
        <w:tc>
          <w:tcPr>
            <w:tcW w:w="2390" w:type="dxa"/>
          </w:tcPr>
          <w:p w14:paraId="16710DCB" w14:textId="6C389A7F" w:rsidR="00675F84" w:rsidRDefault="00932E71" w:rsidP="00C63381">
            <w:r>
              <w:t>subPropertyOf</w:t>
            </w:r>
          </w:p>
        </w:tc>
        <w:tc>
          <w:tcPr>
            <w:tcW w:w="4406" w:type="dxa"/>
          </w:tcPr>
          <w:p w14:paraId="0A2AE09E" w14:textId="1CC32274" w:rsidR="00675F84" w:rsidRDefault="00BE3CE6" w:rsidP="00C63381">
            <w:r>
              <w:t>causedBy</w:t>
            </w:r>
          </w:p>
        </w:tc>
      </w:tr>
      <w:tr w:rsidR="009B1A62" w14:paraId="1430A4DC" w14:textId="77777777" w:rsidTr="009B1A62">
        <w:tc>
          <w:tcPr>
            <w:tcW w:w="2554" w:type="dxa"/>
            <w:vMerge w:val="restart"/>
          </w:tcPr>
          <w:p w14:paraId="31189592" w14:textId="77777777" w:rsidR="009B1A62" w:rsidRDefault="009B1A62" w:rsidP="00C63381">
            <w:r>
              <w:t>occursAt</w:t>
            </w:r>
          </w:p>
        </w:tc>
        <w:tc>
          <w:tcPr>
            <w:tcW w:w="2390" w:type="dxa"/>
          </w:tcPr>
          <w:p w14:paraId="172ECD45" w14:textId="77777777" w:rsidR="009B1A62" w:rsidRDefault="009B1A62" w:rsidP="00C63381">
            <w:r>
              <w:t>Domains</w:t>
            </w:r>
          </w:p>
        </w:tc>
        <w:tc>
          <w:tcPr>
            <w:tcW w:w="4406" w:type="dxa"/>
          </w:tcPr>
          <w:p w14:paraId="798591A0" w14:textId="77A77C32" w:rsidR="009B1A62" w:rsidRDefault="009B1A62" w:rsidP="00C63381">
            <w:r>
              <w:t>Activity</w:t>
            </w:r>
          </w:p>
        </w:tc>
      </w:tr>
      <w:tr w:rsidR="009B1A62" w14:paraId="4FBC9381" w14:textId="77777777" w:rsidTr="009B1A62">
        <w:tc>
          <w:tcPr>
            <w:tcW w:w="2554" w:type="dxa"/>
            <w:vMerge/>
          </w:tcPr>
          <w:p w14:paraId="2931379B" w14:textId="77777777" w:rsidR="009B1A62" w:rsidRDefault="009B1A62" w:rsidP="00C63381"/>
        </w:tc>
        <w:tc>
          <w:tcPr>
            <w:tcW w:w="2390" w:type="dxa"/>
          </w:tcPr>
          <w:p w14:paraId="602F0B2D" w14:textId="77777777" w:rsidR="009B1A62" w:rsidRDefault="009B1A62" w:rsidP="00C63381">
            <w:r>
              <w:t>Ranges</w:t>
            </w:r>
          </w:p>
        </w:tc>
        <w:tc>
          <w:tcPr>
            <w:tcW w:w="4406" w:type="dxa"/>
          </w:tcPr>
          <w:p w14:paraId="07CC9D56" w14:textId="77777777" w:rsidR="009B1A62" w:rsidRDefault="009B1A62" w:rsidP="00C63381">
            <w:proofErr w:type="gramStart"/>
            <w:r>
              <w:t>time:TemporalEntity</w:t>
            </w:r>
            <w:proofErr w:type="gramEnd"/>
          </w:p>
        </w:tc>
      </w:tr>
      <w:tr w:rsidR="009B1A62" w14:paraId="782C9AC4" w14:textId="77777777" w:rsidTr="009B1A62">
        <w:tc>
          <w:tcPr>
            <w:tcW w:w="2554" w:type="dxa"/>
            <w:vMerge w:val="restart"/>
          </w:tcPr>
          <w:p w14:paraId="10739C99" w14:textId="77777777" w:rsidR="009B1A62" w:rsidRDefault="009B1A62" w:rsidP="00C63381">
            <w:r>
              <w:t>hasParticipant</w:t>
            </w:r>
          </w:p>
        </w:tc>
        <w:tc>
          <w:tcPr>
            <w:tcW w:w="2390" w:type="dxa"/>
          </w:tcPr>
          <w:p w14:paraId="3E4B602A" w14:textId="77777777" w:rsidR="009B1A62" w:rsidRDefault="009B1A62" w:rsidP="00C63381">
            <w:r>
              <w:t>Domains</w:t>
            </w:r>
          </w:p>
        </w:tc>
        <w:tc>
          <w:tcPr>
            <w:tcW w:w="4406" w:type="dxa"/>
          </w:tcPr>
          <w:p w14:paraId="6CB50924" w14:textId="26E5BFA5" w:rsidR="009B1A62" w:rsidRDefault="009B1A62" w:rsidP="00C63381">
            <w:r>
              <w:t>Activity</w:t>
            </w:r>
          </w:p>
        </w:tc>
      </w:tr>
      <w:tr w:rsidR="009B1A62" w14:paraId="74869022" w14:textId="77777777" w:rsidTr="009B1A62">
        <w:tc>
          <w:tcPr>
            <w:tcW w:w="2554" w:type="dxa"/>
            <w:vMerge/>
          </w:tcPr>
          <w:p w14:paraId="623A5899" w14:textId="77777777" w:rsidR="009B1A62" w:rsidRDefault="009B1A62" w:rsidP="00C63381"/>
        </w:tc>
        <w:tc>
          <w:tcPr>
            <w:tcW w:w="2390" w:type="dxa"/>
          </w:tcPr>
          <w:p w14:paraId="7365C81C" w14:textId="77777777" w:rsidR="009B1A62" w:rsidRDefault="009B1A62" w:rsidP="00C63381">
            <w:r>
              <w:t>Ranges</w:t>
            </w:r>
          </w:p>
        </w:tc>
        <w:tc>
          <w:tcPr>
            <w:tcW w:w="4406" w:type="dxa"/>
          </w:tcPr>
          <w:p w14:paraId="22BAD4E8" w14:textId="77777777" w:rsidR="009B1A62" w:rsidRDefault="009B1A62" w:rsidP="00C63381">
            <w:proofErr w:type="gramStart"/>
            <w:r>
              <w:t>change:Manifestation</w:t>
            </w:r>
            <w:proofErr w:type="gramEnd"/>
          </w:p>
        </w:tc>
      </w:tr>
      <w:tr w:rsidR="009B1A62" w14:paraId="4E9C0E3A" w14:textId="77777777" w:rsidTr="009B1A62">
        <w:tc>
          <w:tcPr>
            <w:tcW w:w="2554" w:type="dxa"/>
          </w:tcPr>
          <w:p w14:paraId="69546FF8" w14:textId="77777777" w:rsidR="009B1A62" w:rsidRDefault="009B1A62" w:rsidP="00C63381">
            <w:r>
              <w:t>participatesIn</w:t>
            </w:r>
          </w:p>
        </w:tc>
        <w:tc>
          <w:tcPr>
            <w:tcW w:w="2390" w:type="dxa"/>
          </w:tcPr>
          <w:p w14:paraId="6758749A" w14:textId="77777777" w:rsidR="009B1A62" w:rsidRDefault="009B1A62" w:rsidP="00C63381">
            <w:r>
              <w:t>inverseOf</w:t>
            </w:r>
          </w:p>
        </w:tc>
        <w:tc>
          <w:tcPr>
            <w:tcW w:w="4406" w:type="dxa"/>
          </w:tcPr>
          <w:p w14:paraId="477E2D48" w14:textId="77777777" w:rsidR="009B1A62" w:rsidRDefault="009B1A62" w:rsidP="00C63381">
            <w:r>
              <w:t>hasParticipant</w:t>
            </w:r>
          </w:p>
        </w:tc>
      </w:tr>
      <w:tr w:rsidR="009B1A62" w14:paraId="0C59F2C1" w14:textId="77777777" w:rsidTr="009B1A62">
        <w:tc>
          <w:tcPr>
            <w:tcW w:w="2554" w:type="dxa"/>
          </w:tcPr>
          <w:p w14:paraId="53DAB690" w14:textId="77777777" w:rsidR="009B1A62" w:rsidRDefault="009B1A62" w:rsidP="00C63381">
            <w:r>
              <w:t>preconditionOf</w:t>
            </w:r>
          </w:p>
        </w:tc>
        <w:tc>
          <w:tcPr>
            <w:tcW w:w="2390" w:type="dxa"/>
          </w:tcPr>
          <w:p w14:paraId="089A96F2" w14:textId="77777777" w:rsidR="009B1A62" w:rsidRDefault="009B1A62" w:rsidP="00C63381">
            <w:r>
              <w:t>inverseOf</w:t>
            </w:r>
          </w:p>
        </w:tc>
        <w:tc>
          <w:tcPr>
            <w:tcW w:w="4406" w:type="dxa"/>
          </w:tcPr>
          <w:p w14:paraId="2D9D7338" w14:textId="77777777" w:rsidR="009B1A62" w:rsidRDefault="009B1A62" w:rsidP="00C63381">
            <w:r>
              <w:t>hasPrecondition</w:t>
            </w:r>
          </w:p>
        </w:tc>
      </w:tr>
      <w:tr w:rsidR="009B1A62" w14:paraId="34BC5E2B" w14:textId="77777777" w:rsidTr="009B1A62">
        <w:tc>
          <w:tcPr>
            <w:tcW w:w="2554" w:type="dxa"/>
          </w:tcPr>
          <w:p w14:paraId="71C28D8F" w14:textId="77777777" w:rsidR="009B1A62" w:rsidRDefault="009B1A62" w:rsidP="00C63381">
            <w:r>
              <w:t>enables</w:t>
            </w:r>
          </w:p>
        </w:tc>
        <w:tc>
          <w:tcPr>
            <w:tcW w:w="2390" w:type="dxa"/>
          </w:tcPr>
          <w:p w14:paraId="4FBD90AC" w14:textId="77777777" w:rsidR="009B1A62" w:rsidRDefault="009B1A62" w:rsidP="00C63381">
            <w:r>
              <w:t>inverseOf</w:t>
            </w:r>
          </w:p>
        </w:tc>
        <w:tc>
          <w:tcPr>
            <w:tcW w:w="4406" w:type="dxa"/>
          </w:tcPr>
          <w:p w14:paraId="3663FBB7" w14:textId="77777777" w:rsidR="009B1A62" w:rsidRDefault="009B1A62" w:rsidP="00C63381">
            <w:r>
              <w:t>enabledBy</w:t>
            </w:r>
          </w:p>
        </w:tc>
      </w:tr>
      <w:tr w:rsidR="009B1A62" w14:paraId="04801FA1" w14:textId="77777777" w:rsidTr="009B1A62">
        <w:tc>
          <w:tcPr>
            <w:tcW w:w="2554" w:type="dxa"/>
          </w:tcPr>
          <w:p w14:paraId="3975646C" w14:textId="77777777" w:rsidR="009B1A62" w:rsidRDefault="009B1A62" w:rsidP="00C63381">
            <w:r>
              <w:t>effectOf</w:t>
            </w:r>
          </w:p>
        </w:tc>
        <w:tc>
          <w:tcPr>
            <w:tcW w:w="2390" w:type="dxa"/>
          </w:tcPr>
          <w:p w14:paraId="679A640A" w14:textId="77777777" w:rsidR="009B1A62" w:rsidRDefault="009B1A62" w:rsidP="00C63381">
            <w:r>
              <w:t>inverseOf</w:t>
            </w:r>
          </w:p>
        </w:tc>
        <w:tc>
          <w:tcPr>
            <w:tcW w:w="4406" w:type="dxa"/>
          </w:tcPr>
          <w:p w14:paraId="28FCC78C" w14:textId="77777777" w:rsidR="009B1A62" w:rsidRDefault="009B1A62" w:rsidP="00C63381">
            <w:r>
              <w:t>hasEffect</w:t>
            </w:r>
          </w:p>
        </w:tc>
      </w:tr>
      <w:tr w:rsidR="009B1A62" w14:paraId="6AEE5D77" w14:textId="77777777" w:rsidTr="009B1A62">
        <w:tc>
          <w:tcPr>
            <w:tcW w:w="2554" w:type="dxa"/>
          </w:tcPr>
          <w:p w14:paraId="424A07D4" w14:textId="77777777" w:rsidR="009B1A62" w:rsidRDefault="009B1A62" w:rsidP="00C63381">
            <w:r>
              <w:t>causedBy</w:t>
            </w:r>
          </w:p>
        </w:tc>
        <w:tc>
          <w:tcPr>
            <w:tcW w:w="2390" w:type="dxa"/>
          </w:tcPr>
          <w:p w14:paraId="2D1B2D87" w14:textId="77777777" w:rsidR="009B1A62" w:rsidRDefault="009B1A62" w:rsidP="00C63381">
            <w:r>
              <w:t>inverseOf</w:t>
            </w:r>
          </w:p>
        </w:tc>
        <w:tc>
          <w:tcPr>
            <w:tcW w:w="4406" w:type="dxa"/>
          </w:tcPr>
          <w:p w14:paraId="06AE61E6" w14:textId="77777777" w:rsidR="009B1A62" w:rsidRDefault="009B1A62" w:rsidP="00C63381">
            <w:r>
              <w:t>causes</w:t>
            </w:r>
          </w:p>
        </w:tc>
      </w:tr>
      <w:tr w:rsidR="009B1A62" w14:paraId="65824017" w14:textId="77777777" w:rsidTr="009B1A62">
        <w:tc>
          <w:tcPr>
            <w:tcW w:w="2554" w:type="dxa"/>
            <w:vMerge w:val="restart"/>
          </w:tcPr>
          <w:p w14:paraId="55847ED0" w14:textId="77777777" w:rsidR="009B1A62" w:rsidRDefault="009B1A62" w:rsidP="00C63381">
            <w:r>
              <w:t>achievedAt</w:t>
            </w:r>
          </w:p>
        </w:tc>
        <w:tc>
          <w:tcPr>
            <w:tcW w:w="2390" w:type="dxa"/>
          </w:tcPr>
          <w:p w14:paraId="5701D0A5" w14:textId="77777777" w:rsidR="009B1A62" w:rsidRDefault="009B1A62" w:rsidP="00C63381">
            <w:r>
              <w:t>Domains</w:t>
            </w:r>
          </w:p>
        </w:tc>
        <w:tc>
          <w:tcPr>
            <w:tcW w:w="4406" w:type="dxa"/>
          </w:tcPr>
          <w:p w14:paraId="7BAE3709" w14:textId="21B53DDD" w:rsidR="009B1A62" w:rsidRDefault="009B1A62" w:rsidP="00C63381">
            <w:r>
              <w:t>Stat</w:t>
            </w:r>
            <w:r w:rsidR="00A6666F">
              <w:t>e</w:t>
            </w:r>
          </w:p>
        </w:tc>
      </w:tr>
      <w:tr w:rsidR="009B1A62" w14:paraId="0BBF7066" w14:textId="77777777" w:rsidTr="009B1A62">
        <w:tc>
          <w:tcPr>
            <w:tcW w:w="2554" w:type="dxa"/>
            <w:vMerge/>
          </w:tcPr>
          <w:p w14:paraId="50E19AE1" w14:textId="77777777" w:rsidR="009B1A62" w:rsidRDefault="009B1A62" w:rsidP="00C63381"/>
        </w:tc>
        <w:tc>
          <w:tcPr>
            <w:tcW w:w="2390" w:type="dxa"/>
          </w:tcPr>
          <w:p w14:paraId="79FF927C" w14:textId="77777777" w:rsidR="009B1A62" w:rsidRDefault="009B1A62" w:rsidP="00C63381">
            <w:r>
              <w:t>Ranges</w:t>
            </w:r>
          </w:p>
        </w:tc>
        <w:tc>
          <w:tcPr>
            <w:tcW w:w="4406" w:type="dxa"/>
          </w:tcPr>
          <w:p w14:paraId="5CA39CB3" w14:textId="77777777" w:rsidR="009B1A62" w:rsidRDefault="009B1A62" w:rsidP="00C63381">
            <w:proofErr w:type="gramStart"/>
            <w:r>
              <w:t>time:TemporalEntity</w:t>
            </w:r>
            <w:proofErr w:type="gramEnd"/>
          </w:p>
        </w:tc>
      </w:tr>
      <w:tr w:rsidR="009B1A62" w14:paraId="305557CE" w14:textId="77777777" w:rsidTr="009B1A62">
        <w:tc>
          <w:tcPr>
            <w:tcW w:w="2554" w:type="dxa"/>
            <w:vMerge/>
          </w:tcPr>
          <w:p w14:paraId="4A47A5B6" w14:textId="77777777" w:rsidR="009B1A62" w:rsidRDefault="009B1A62" w:rsidP="00C63381"/>
        </w:tc>
        <w:tc>
          <w:tcPr>
            <w:tcW w:w="2390" w:type="dxa"/>
          </w:tcPr>
          <w:p w14:paraId="39AD1AD9" w14:textId="77777777" w:rsidR="009B1A62" w:rsidRDefault="009B1A62" w:rsidP="00C63381">
            <w:r>
              <w:t>superPropertyOf</w:t>
            </w:r>
          </w:p>
        </w:tc>
        <w:tc>
          <w:tcPr>
            <w:tcW w:w="4406" w:type="dxa"/>
          </w:tcPr>
          <w:p w14:paraId="40EBC79B" w14:textId="77777777" w:rsidR="009B1A62" w:rsidRDefault="009B1A62" w:rsidP="00C63381">
            <w:r>
              <w:t>inverse(preconditionOf) o beginOf</w:t>
            </w:r>
          </w:p>
        </w:tc>
      </w:tr>
      <w:tr w:rsidR="009B1A62" w14:paraId="6D7CD48F" w14:textId="77777777" w:rsidTr="009B1A62">
        <w:tc>
          <w:tcPr>
            <w:tcW w:w="2554" w:type="dxa"/>
            <w:vMerge/>
          </w:tcPr>
          <w:p w14:paraId="55165326" w14:textId="77777777" w:rsidR="009B1A62" w:rsidRDefault="009B1A62" w:rsidP="00C63381"/>
        </w:tc>
        <w:tc>
          <w:tcPr>
            <w:tcW w:w="2390" w:type="dxa"/>
          </w:tcPr>
          <w:p w14:paraId="5480C66D" w14:textId="77777777" w:rsidR="009B1A62" w:rsidRDefault="009B1A62" w:rsidP="00C63381">
            <w:r>
              <w:t>superPropertyOf</w:t>
            </w:r>
          </w:p>
        </w:tc>
        <w:tc>
          <w:tcPr>
            <w:tcW w:w="4406" w:type="dxa"/>
          </w:tcPr>
          <w:p w14:paraId="6B491378" w14:textId="77777777" w:rsidR="009B1A62" w:rsidRDefault="009B1A62" w:rsidP="00C63381">
            <w:r>
              <w:t>inverse(effectOf) o endOf</w:t>
            </w:r>
          </w:p>
        </w:tc>
      </w:tr>
      <w:tr w:rsidR="009B1A62" w14:paraId="283C6D3B" w14:textId="77777777" w:rsidTr="009B1A62">
        <w:tc>
          <w:tcPr>
            <w:tcW w:w="2554" w:type="dxa"/>
            <w:vMerge/>
          </w:tcPr>
          <w:p w14:paraId="68F3566D" w14:textId="77777777" w:rsidR="009B1A62" w:rsidRDefault="009B1A62" w:rsidP="00C63381"/>
        </w:tc>
        <w:tc>
          <w:tcPr>
            <w:tcW w:w="2390" w:type="dxa"/>
          </w:tcPr>
          <w:p w14:paraId="5A4783C4" w14:textId="77777777" w:rsidR="009B1A62" w:rsidRDefault="009B1A62" w:rsidP="00C63381">
            <w:r>
              <w:t>superPropertyOf</w:t>
            </w:r>
          </w:p>
        </w:tc>
        <w:tc>
          <w:tcPr>
            <w:tcW w:w="4406" w:type="dxa"/>
          </w:tcPr>
          <w:p w14:paraId="0496CCD3" w14:textId="77777777" w:rsidR="009B1A62" w:rsidRDefault="009B1A62" w:rsidP="00C63381">
            <w:r>
              <w:t>inverse (hasDecomp) o conjunctiveAchievedAt o during</w:t>
            </w:r>
          </w:p>
        </w:tc>
      </w:tr>
      <w:tr w:rsidR="00695539" w14:paraId="32BCCCFD" w14:textId="77777777" w:rsidTr="009B1A62">
        <w:tc>
          <w:tcPr>
            <w:tcW w:w="2554" w:type="dxa"/>
            <w:vMerge w:val="restart"/>
          </w:tcPr>
          <w:p w14:paraId="3A84D453" w14:textId="77777777" w:rsidR="00695539" w:rsidRDefault="00695539" w:rsidP="00C63381">
            <w:r>
              <w:t>hasDecomp</w:t>
            </w:r>
          </w:p>
        </w:tc>
        <w:tc>
          <w:tcPr>
            <w:tcW w:w="2390" w:type="dxa"/>
          </w:tcPr>
          <w:p w14:paraId="14D24A19" w14:textId="77777777" w:rsidR="00695539" w:rsidRDefault="00695539" w:rsidP="00C63381">
            <w:r>
              <w:t>Domains</w:t>
            </w:r>
          </w:p>
        </w:tc>
        <w:tc>
          <w:tcPr>
            <w:tcW w:w="4406" w:type="dxa"/>
          </w:tcPr>
          <w:p w14:paraId="627161AB" w14:textId="77777777" w:rsidR="00695539" w:rsidRDefault="00695539" w:rsidP="00C63381">
            <w:r>
              <w:t>State</w:t>
            </w:r>
          </w:p>
        </w:tc>
      </w:tr>
      <w:tr w:rsidR="00695539" w14:paraId="0079FE2C" w14:textId="77777777" w:rsidTr="009B1A62">
        <w:tc>
          <w:tcPr>
            <w:tcW w:w="2554" w:type="dxa"/>
            <w:vMerge/>
          </w:tcPr>
          <w:p w14:paraId="1010E705" w14:textId="77777777" w:rsidR="00695539" w:rsidRDefault="00695539" w:rsidP="00C63381"/>
        </w:tc>
        <w:tc>
          <w:tcPr>
            <w:tcW w:w="2390" w:type="dxa"/>
          </w:tcPr>
          <w:p w14:paraId="737B6DE0" w14:textId="77777777" w:rsidR="00695539" w:rsidRDefault="00695539" w:rsidP="00C63381">
            <w:r>
              <w:t>Ranges</w:t>
            </w:r>
          </w:p>
        </w:tc>
        <w:tc>
          <w:tcPr>
            <w:tcW w:w="4406" w:type="dxa"/>
          </w:tcPr>
          <w:p w14:paraId="61331A04" w14:textId="77777777" w:rsidR="00695539" w:rsidRDefault="00695539" w:rsidP="00C63381">
            <w:r>
              <w:t>State</w:t>
            </w:r>
          </w:p>
        </w:tc>
      </w:tr>
      <w:tr w:rsidR="00695539" w14:paraId="1865A679" w14:textId="77777777" w:rsidTr="009B1A62">
        <w:tc>
          <w:tcPr>
            <w:tcW w:w="2554" w:type="dxa"/>
            <w:vMerge/>
          </w:tcPr>
          <w:p w14:paraId="411979D5" w14:textId="77777777" w:rsidR="00695539" w:rsidRDefault="00695539" w:rsidP="00C63381"/>
        </w:tc>
        <w:tc>
          <w:tcPr>
            <w:tcW w:w="2390" w:type="dxa"/>
          </w:tcPr>
          <w:p w14:paraId="0963BD38" w14:textId="0EB026CF" w:rsidR="00695539" w:rsidRDefault="00695539" w:rsidP="00C63381">
            <w:r>
              <w:t>subPropertyOf</w:t>
            </w:r>
          </w:p>
        </w:tc>
        <w:tc>
          <w:tcPr>
            <w:tcW w:w="4406" w:type="dxa"/>
          </w:tcPr>
          <w:p w14:paraId="525EC2D7" w14:textId="16CD852E" w:rsidR="00695539" w:rsidRDefault="00695539" w:rsidP="00C63381">
            <w:r>
              <w:t>hasSubstate</w:t>
            </w:r>
          </w:p>
        </w:tc>
      </w:tr>
      <w:tr w:rsidR="00695539" w14:paraId="0048C8A7" w14:textId="77777777" w:rsidTr="009B1A62">
        <w:tc>
          <w:tcPr>
            <w:tcW w:w="2554" w:type="dxa"/>
            <w:vMerge w:val="restart"/>
          </w:tcPr>
          <w:p w14:paraId="631894FB" w14:textId="4112F930" w:rsidR="00695539" w:rsidRDefault="00695539" w:rsidP="00C63381">
            <w:r>
              <w:t>hasSubstate</w:t>
            </w:r>
          </w:p>
        </w:tc>
        <w:tc>
          <w:tcPr>
            <w:tcW w:w="2390" w:type="dxa"/>
          </w:tcPr>
          <w:p w14:paraId="41184776" w14:textId="77777777" w:rsidR="00695539" w:rsidRDefault="00695539" w:rsidP="00C63381">
            <w:r>
              <w:t>Domains</w:t>
            </w:r>
          </w:p>
        </w:tc>
        <w:tc>
          <w:tcPr>
            <w:tcW w:w="4406" w:type="dxa"/>
          </w:tcPr>
          <w:p w14:paraId="5B7A5CD9" w14:textId="77777777" w:rsidR="00695539" w:rsidRDefault="00695539" w:rsidP="00C63381">
            <w:r>
              <w:t>State</w:t>
            </w:r>
          </w:p>
        </w:tc>
      </w:tr>
      <w:tr w:rsidR="00695539" w14:paraId="3FFDB650" w14:textId="77777777" w:rsidTr="009B1A62">
        <w:tc>
          <w:tcPr>
            <w:tcW w:w="2554" w:type="dxa"/>
            <w:vMerge/>
          </w:tcPr>
          <w:p w14:paraId="03465DA7" w14:textId="77777777" w:rsidR="00695539" w:rsidRDefault="00695539" w:rsidP="00C63381"/>
        </w:tc>
        <w:tc>
          <w:tcPr>
            <w:tcW w:w="2390" w:type="dxa"/>
          </w:tcPr>
          <w:p w14:paraId="3D837EE0" w14:textId="77777777" w:rsidR="00695539" w:rsidRDefault="00695539" w:rsidP="00C63381">
            <w:r>
              <w:t>Ranges</w:t>
            </w:r>
          </w:p>
        </w:tc>
        <w:tc>
          <w:tcPr>
            <w:tcW w:w="4406" w:type="dxa"/>
          </w:tcPr>
          <w:p w14:paraId="78A729DB" w14:textId="77777777" w:rsidR="00695539" w:rsidRDefault="00695539" w:rsidP="00C63381">
            <w:r>
              <w:t>State</w:t>
            </w:r>
          </w:p>
        </w:tc>
      </w:tr>
      <w:tr w:rsidR="00695539" w14:paraId="506653E3" w14:textId="77777777" w:rsidTr="009B1A62">
        <w:tc>
          <w:tcPr>
            <w:tcW w:w="2554" w:type="dxa"/>
            <w:vMerge/>
          </w:tcPr>
          <w:p w14:paraId="0347E95E" w14:textId="77777777" w:rsidR="00695539" w:rsidRDefault="00695539" w:rsidP="00C63381"/>
        </w:tc>
        <w:tc>
          <w:tcPr>
            <w:tcW w:w="2390" w:type="dxa"/>
          </w:tcPr>
          <w:p w14:paraId="78D06781" w14:textId="77777777" w:rsidR="00695539" w:rsidRPr="00E80D3C" w:rsidRDefault="00695539" w:rsidP="00C63381">
            <w:pPr>
              <w:rPr>
                <w:strike/>
              </w:rPr>
            </w:pPr>
            <w:r w:rsidRPr="00E80D3C">
              <w:rPr>
                <w:strike/>
              </w:rPr>
              <w:t>subPropertyOf</w:t>
            </w:r>
          </w:p>
        </w:tc>
        <w:tc>
          <w:tcPr>
            <w:tcW w:w="4406" w:type="dxa"/>
          </w:tcPr>
          <w:p w14:paraId="6E1FAE15" w14:textId="77777777" w:rsidR="00695539" w:rsidRPr="00E80D3C" w:rsidRDefault="00695539" w:rsidP="00C63381">
            <w:pPr>
              <w:rPr>
                <w:strike/>
              </w:rPr>
            </w:pPr>
            <w:r w:rsidRPr="00E80D3C">
              <w:rPr>
                <w:strike/>
              </w:rPr>
              <w:t>hasDecomp</w:t>
            </w:r>
          </w:p>
        </w:tc>
      </w:tr>
      <w:tr w:rsidR="00695539" w14:paraId="12DD8649" w14:textId="77777777" w:rsidTr="009B1A62">
        <w:tc>
          <w:tcPr>
            <w:tcW w:w="2554" w:type="dxa"/>
            <w:vMerge/>
          </w:tcPr>
          <w:p w14:paraId="1A384E94" w14:textId="77777777" w:rsidR="00695539" w:rsidRDefault="00695539" w:rsidP="00C63381"/>
        </w:tc>
        <w:tc>
          <w:tcPr>
            <w:tcW w:w="2390" w:type="dxa"/>
          </w:tcPr>
          <w:p w14:paraId="7D2B47DF" w14:textId="345EE290" w:rsidR="00695539" w:rsidRPr="00E80D3C" w:rsidRDefault="005B0DB3" w:rsidP="00C63381">
            <w:r>
              <w:t>T</w:t>
            </w:r>
            <w:r w:rsidR="00695539" w:rsidRPr="00E80D3C">
              <w:t>ransititve</w:t>
            </w:r>
          </w:p>
        </w:tc>
        <w:tc>
          <w:tcPr>
            <w:tcW w:w="4406" w:type="dxa"/>
          </w:tcPr>
          <w:p w14:paraId="00713A7D" w14:textId="77777777" w:rsidR="00695539" w:rsidRPr="001410B1" w:rsidRDefault="00695539" w:rsidP="00C63381">
            <w:pPr>
              <w:rPr>
                <w:strike/>
              </w:rPr>
            </w:pPr>
          </w:p>
        </w:tc>
      </w:tr>
      <w:tr w:rsidR="009B1A62" w14:paraId="14AB2930" w14:textId="77777777" w:rsidTr="009B1A62">
        <w:tc>
          <w:tcPr>
            <w:tcW w:w="2554" w:type="dxa"/>
            <w:vMerge w:val="restart"/>
          </w:tcPr>
          <w:p w14:paraId="00AD19D7" w14:textId="77777777" w:rsidR="009B1A62" w:rsidRDefault="009B1A62" w:rsidP="00C63381">
            <w:r w:rsidRPr="009B1A62">
              <w:t>beginOf</w:t>
            </w:r>
          </w:p>
        </w:tc>
        <w:tc>
          <w:tcPr>
            <w:tcW w:w="2390" w:type="dxa"/>
          </w:tcPr>
          <w:p w14:paraId="0BC4EF93" w14:textId="77777777" w:rsidR="009B1A62" w:rsidRDefault="009B1A62" w:rsidP="00C63381">
            <w:r>
              <w:t>Domains</w:t>
            </w:r>
          </w:p>
        </w:tc>
        <w:tc>
          <w:tcPr>
            <w:tcW w:w="4406" w:type="dxa"/>
          </w:tcPr>
          <w:p w14:paraId="1D27A329" w14:textId="77777777" w:rsidR="009B1A62" w:rsidRDefault="009B1A62" w:rsidP="00C63381">
            <w:r>
              <w:t>Activity</w:t>
            </w:r>
          </w:p>
        </w:tc>
      </w:tr>
      <w:tr w:rsidR="009B1A62" w14:paraId="41FCE6E0" w14:textId="77777777" w:rsidTr="009B1A62">
        <w:tc>
          <w:tcPr>
            <w:tcW w:w="2554" w:type="dxa"/>
            <w:vMerge/>
          </w:tcPr>
          <w:p w14:paraId="0557C4A2" w14:textId="77777777" w:rsidR="009B1A62" w:rsidRDefault="009B1A62" w:rsidP="00C63381"/>
        </w:tc>
        <w:tc>
          <w:tcPr>
            <w:tcW w:w="2390" w:type="dxa"/>
          </w:tcPr>
          <w:p w14:paraId="131F40CD" w14:textId="77777777" w:rsidR="009B1A62" w:rsidRDefault="009B1A62" w:rsidP="00C63381">
            <w:r>
              <w:t>Ranges</w:t>
            </w:r>
          </w:p>
        </w:tc>
        <w:tc>
          <w:tcPr>
            <w:tcW w:w="4406" w:type="dxa"/>
          </w:tcPr>
          <w:p w14:paraId="3105AE4F" w14:textId="77777777" w:rsidR="009B1A62" w:rsidRDefault="009B1A62" w:rsidP="00C63381">
            <w:proofErr w:type="gramStart"/>
            <w:r>
              <w:t>time:Instant</w:t>
            </w:r>
            <w:proofErr w:type="gramEnd"/>
          </w:p>
        </w:tc>
      </w:tr>
      <w:tr w:rsidR="009B1A62" w14:paraId="1BC5098C" w14:textId="77777777" w:rsidTr="009B1A62">
        <w:tc>
          <w:tcPr>
            <w:tcW w:w="2554" w:type="dxa"/>
            <w:vMerge/>
          </w:tcPr>
          <w:p w14:paraId="1E31FD3A" w14:textId="77777777" w:rsidR="009B1A62" w:rsidRDefault="009B1A62" w:rsidP="00C63381"/>
        </w:tc>
        <w:tc>
          <w:tcPr>
            <w:tcW w:w="2390" w:type="dxa"/>
          </w:tcPr>
          <w:p w14:paraId="7ECC4DC4" w14:textId="77777777" w:rsidR="009B1A62" w:rsidRDefault="009B1A62" w:rsidP="00C63381">
            <w:r>
              <w:t>superPropertyOf</w:t>
            </w:r>
          </w:p>
        </w:tc>
        <w:tc>
          <w:tcPr>
            <w:tcW w:w="4406" w:type="dxa"/>
          </w:tcPr>
          <w:p w14:paraId="7ED06524" w14:textId="77777777" w:rsidR="009B1A62" w:rsidRDefault="009B1A62" w:rsidP="00C63381">
            <w:r>
              <w:t xml:space="preserve">occursAt o </w:t>
            </w:r>
            <w:proofErr w:type="gramStart"/>
            <w:r>
              <w:t>time:hasBeginning</w:t>
            </w:r>
            <w:proofErr w:type="gramEnd"/>
          </w:p>
        </w:tc>
      </w:tr>
      <w:tr w:rsidR="009B1A62" w14:paraId="61AFC307" w14:textId="77777777" w:rsidTr="009B1A62">
        <w:tc>
          <w:tcPr>
            <w:tcW w:w="2554" w:type="dxa"/>
            <w:vMerge w:val="restart"/>
          </w:tcPr>
          <w:p w14:paraId="710BEFE3" w14:textId="77777777" w:rsidR="009B1A62" w:rsidRDefault="009B1A62" w:rsidP="00C63381">
            <w:r w:rsidRPr="009B1A62">
              <w:t>endOf</w:t>
            </w:r>
          </w:p>
        </w:tc>
        <w:tc>
          <w:tcPr>
            <w:tcW w:w="2390" w:type="dxa"/>
          </w:tcPr>
          <w:p w14:paraId="71FEC1DC" w14:textId="77777777" w:rsidR="009B1A62" w:rsidRDefault="009B1A62" w:rsidP="00C63381">
            <w:r>
              <w:t>Domains</w:t>
            </w:r>
          </w:p>
        </w:tc>
        <w:tc>
          <w:tcPr>
            <w:tcW w:w="4406" w:type="dxa"/>
          </w:tcPr>
          <w:p w14:paraId="5560126D" w14:textId="77777777" w:rsidR="009B1A62" w:rsidRDefault="009B1A62" w:rsidP="00C63381">
            <w:r>
              <w:t>Activity</w:t>
            </w:r>
          </w:p>
        </w:tc>
      </w:tr>
      <w:tr w:rsidR="009B1A62" w14:paraId="4AD2725E" w14:textId="77777777" w:rsidTr="009B1A62">
        <w:tc>
          <w:tcPr>
            <w:tcW w:w="2554" w:type="dxa"/>
            <w:vMerge/>
          </w:tcPr>
          <w:p w14:paraId="2ED9BECF" w14:textId="77777777" w:rsidR="009B1A62" w:rsidRDefault="009B1A62" w:rsidP="00C63381"/>
        </w:tc>
        <w:tc>
          <w:tcPr>
            <w:tcW w:w="2390" w:type="dxa"/>
          </w:tcPr>
          <w:p w14:paraId="7279C7D0" w14:textId="77777777" w:rsidR="009B1A62" w:rsidRDefault="009B1A62" w:rsidP="00C63381">
            <w:r>
              <w:t>Ranges</w:t>
            </w:r>
          </w:p>
        </w:tc>
        <w:tc>
          <w:tcPr>
            <w:tcW w:w="4406" w:type="dxa"/>
          </w:tcPr>
          <w:p w14:paraId="44F374BE" w14:textId="77777777" w:rsidR="009B1A62" w:rsidRDefault="009B1A62" w:rsidP="00C63381">
            <w:proofErr w:type="gramStart"/>
            <w:r>
              <w:t>time:Instant</w:t>
            </w:r>
            <w:proofErr w:type="gramEnd"/>
          </w:p>
        </w:tc>
      </w:tr>
      <w:tr w:rsidR="009B1A62" w14:paraId="5867C9FC" w14:textId="77777777" w:rsidTr="009B1A62">
        <w:tc>
          <w:tcPr>
            <w:tcW w:w="2554" w:type="dxa"/>
            <w:vMerge/>
          </w:tcPr>
          <w:p w14:paraId="067A55B8" w14:textId="77777777" w:rsidR="009B1A62" w:rsidRDefault="009B1A62" w:rsidP="00C63381"/>
        </w:tc>
        <w:tc>
          <w:tcPr>
            <w:tcW w:w="2390" w:type="dxa"/>
          </w:tcPr>
          <w:p w14:paraId="1E3737F5" w14:textId="77777777" w:rsidR="009B1A62" w:rsidRDefault="009B1A62" w:rsidP="00C63381">
            <w:r>
              <w:t>superPropertyOf</w:t>
            </w:r>
          </w:p>
        </w:tc>
        <w:tc>
          <w:tcPr>
            <w:tcW w:w="4406" w:type="dxa"/>
          </w:tcPr>
          <w:p w14:paraId="476A69C0" w14:textId="77777777" w:rsidR="009B1A62" w:rsidRDefault="009B1A62" w:rsidP="00C63381">
            <w:r>
              <w:t xml:space="preserve">occursAt o </w:t>
            </w:r>
            <w:proofErr w:type="gramStart"/>
            <w:r>
              <w:t>time:hasEnd</w:t>
            </w:r>
            <w:proofErr w:type="gramEnd"/>
          </w:p>
        </w:tc>
      </w:tr>
      <w:tr w:rsidR="009B1A62" w14:paraId="70C1218A" w14:textId="77777777" w:rsidTr="009B1A62">
        <w:tc>
          <w:tcPr>
            <w:tcW w:w="2554" w:type="dxa"/>
            <w:vMerge w:val="restart"/>
          </w:tcPr>
          <w:p w14:paraId="20BC9D38" w14:textId="77777777" w:rsidR="009B1A62" w:rsidRDefault="009B1A62" w:rsidP="00C63381">
            <w:r>
              <w:t>terminalAchievedAt</w:t>
            </w:r>
          </w:p>
        </w:tc>
        <w:tc>
          <w:tcPr>
            <w:tcW w:w="2390" w:type="dxa"/>
          </w:tcPr>
          <w:p w14:paraId="7EE82A8F" w14:textId="77777777" w:rsidR="009B1A62" w:rsidRDefault="009B1A62" w:rsidP="00C63381">
            <w:r>
              <w:t>subPropertyOf</w:t>
            </w:r>
          </w:p>
        </w:tc>
        <w:tc>
          <w:tcPr>
            <w:tcW w:w="4406" w:type="dxa"/>
          </w:tcPr>
          <w:p w14:paraId="2BB59926" w14:textId="77777777" w:rsidR="009B1A62" w:rsidRDefault="009B1A62" w:rsidP="00C63381">
            <w:r>
              <w:t>achievedAt</w:t>
            </w:r>
          </w:p>
        </w:tc>
      </w:tr>
      <w:tr w:rsidR="009B1A62" w14:paraId="6D59449D" w14:textId="77777777" w:rsidTr="009B1A62">
        <w:tc>
          <w:tcPr>
            <w:tcW w:w="2554" w:type="dxa"/>
            <w:vMerge/>
          </w:tcPr>
          <w:p w14:paraId="3C30AA10" w14:textId="77777777" w:rsidR="009B1A62" w:rsidRDefault="009B1A62" w:rsidP="00C63381"/>
        </w:tc>
        <w:tc>
          <w:tcPr>
            <w:tcW w:w="2390" w:type="dxa"/>
          </w:tcPr>
          <w:p w14:paraId="31F8F643" w14:textId="14641218" w:rsidR="009B1A62" w:rsidRDefault="009B1A62" w:rsidP="00C63381">
            <w:r w:rsidRPr="00E80D3C">
              <w:rPr>
                <w:highlight w:val="yellow"/>
              </w:rPr>
              <w:t>subPropertyOf</w:t>
            </w:r>
            <w:r w:rsidR="00387E43">
              <w:rPr>
                <w:rStyle w:val="FootnoteReference"/>
              </w:rPr>
              <w:footnoteReference w:id="6"/>
            </w:r>
          </w:p>
        </w:tc>
        <w:tc>
          <w:tcPr>
            <w:tcW w:w="4406" w:type="dxa"/>
          </w:tcPr>
          <w:p w14:paraId="370C4900" w14:textId="77777777" w:rsidR="009B1A62" w:rsidRDefault="009B1A62" w:rsidP="00C63381">
            <w:r>
              <w:t>existsAt</w:t>
            </w:r>
          </w:p>
        </w:tc>
      </w:tr>
      <w:tr w:rsidR="009B1A62" w14:paraId="39ECCA14" w14:textId="77777777" w:rsidTr="009B1A62">
        <w:tc>
          <w:tcPr>
            <w:tcW w:w="2554" w:type="dxa"/>
            <w:vMerge/>
          </w:tcPr>
          <w:p w14:paraId="14AA1D0B" w14:textId="77777777" w:rsidR="009B1A62" w:rsidRDefault="009B1A62" w:rsidP="00C63381"/>
        </w:tc>
        <w:tc>
          <w:tcPr>
            <w:tcW w:w="2390" w:type="dxa"/>
          </w:tcPr>
          <w:p w14:paraId="5D28F8F3" w14:textId="77777777" w:rsidR="009B1A62" w:rsidRDefault="009B1A62" w:rsidP="00C63381">
            <w:r>
              <w:t>Domains</w:t>
            </w:r>
          </w:p>
        </w:tc>
        <w:tc>
          <w:tcPr>
            <w:tcW w:w="4406" w:type="dxa"/>
          </w:tcPr>
          <w:p w14:paraId="07E366D6" w14:textId="77777777" w:rsidR="009B1A62" w:rsidRDefault="009B1A62" w:rsidP="00C63381">
            <w:r>
              <w:t>TerminalState</w:t>
            </w:r>
          </w:p>
        </w:tc>
      </w:tr>
      <w:tr w:rsidR="009B1A62" w14:paraId="4E01A466" w14:textId="77777777" w:rsidTr="009B1A62">
        <w:tc>
          <w:tcPr>
            <w:tcW w:w="2554" w:type="dxa"/>
            <w:vMerge w:val="restart"/>
          </w:tcPr>
          <w:p w14:paraId="4C112CCB" w14:textId="77777777" w:rsidR="009B1A62" w:rsidRDefault="009B1A62" w:rsidP="00C63381">
            <w:r>
              <w:t>disjunctiveAchievedAt</w:t>
            </w:r>
          </w:p>
        </w:tc>
        <w:tc>
          <w:tcPr>
            <w:tcW w:w="2390" w:type="dxa"/>
          </w:tcPr>
          <w:p w14:paraId="49F0452E" w14:textId="77777777" w:rsidR="009B1A62" w:rsidRDefault="009B1A62" w:rsidP="00C63381">
            <w:r>
              <w:t>subPropertyOf</w:t>
            </w:r>
          </w:p>
        </w:tc>
        <w:tc>
          <w:tcPr>
            <w:tcW w:w="4406" w:type="dxa"/>
          </w:tcPr>
          <w:p w14:paraId="219AE2F5" w14:textId="77777777" w:rsidR="009B1A62" w:rsidRDefault="009B1A62" w:rsidP="00C63381">
            <w:r>
              <w:t>achievedAt</w:t>
            </w:r>
          </w:p>
        </w:tc>
      </w:tr>
      <w:tr w:rsidR="009B1A62" w14:paraId="48655775" w14:textId="77777777" w:rsidTr="009B1A62">
        <w:tc>
          <w:tcPr>
            <w:tcW w:w="2554" w:type="dxa"/>
            <w:vMerge/>
          </w:tcPr>
          <w:p w14:paraId="300CBD44" w14:textId="77777777" w:rsidR="009B1A62" w:rsidRDefault="009B1A62" w:rsidP="00C63381"/>
        </w:tc>
        <w:tc>
          <w:tcPr>
            <w:tcW w:w="2390" w:type="dxa"/>
          </w:tcPr>
          <w:p w14:paraId="73C595DE" w14:textId="77777777" w:rsidR="009B1A62" w:rsidRDefault="009B1A62" w:rsidP="00C63381">
            <w:r>
              <w:t>superPropertyOf</w:t>
            </w:r>
          </w:p>
        </w:tc>
        <w:tc>
          <w:tcPr>
            <w:tcW w:w="4406" w:type="dxa"/>
          </w:tcPr>
          <w:p w14:paraId="7E136061" w14:textId="77777777" w:rsidR="009B1A62" w:rsidRDefault="009B1A62" w:rsidP="00C63381">
            <w:r>
              <w:t xml:space="preserve">hasDecomp o achievedAt </w:t>
            </w:r>
          </w:p>
        </w:tc>
      </w:tr>
      <w:tr w:rsidR="009B1A62" w14:paraId="53B40256" w14:textId="77777777" w:rsidTr="009B1A62">
        <w:tc>
          <w:tcPr>
            <w:tcW w:w="2554" w:type="dxa"/>
            <w:vMerge/>
          </w:tcPr>
          <w:p w14:paraId="72D904D5" w14:textId="77777777" w:rsidR="009B1A62" w:rsidRDefault="009B1A62" w:rsidP="00C63381"/>
        </w:tc>
        <w:tc>
          <w:tcPr>
            <w:tcW w:w="2390" w:type="dxa"/>
          </w:tcPr>
          <w:p w14:paraId="0A9B5DB6" w14:textId="77777777" w:rsidR="009B1A62" w:rsidRDefault="009B1A62" w:rsidP="00C63381">
            <w:r>
              <w:t>Domains</w:t>
            </w:r>
          </w:p>
        </w:tc>
        <w:tc>
          <w:tcPr>
            <w:tcW w:w="4406" w:type="dxa"/>
          </w:tcPr>
          <w:p w14:paraId="0566CC30" w14:textId="77777777" w:rsidR="009B1A62" w:rsidRDefault="009B1A62" w:rsidP="00C63381">
            <w:r>
              <w:t>DisjunctiveState</w:t>
            </w:r>
          </w:p>
        </w:tc>
      </w:tr>
      <w:tr w:rsidR="009B1A62" w14:paraId="62D72FBF" w14:textId="77777777" w:rsidTr="009B1A62">
        <w:tc>
          <w:tcPr>
            <w:tcW w:w="2554" w:type="dxa"/>
            <w:vMerge w:val="restart"/>
          </w:tcPr>
          <w:p w14:paraId="3BCA8039" w14:textId="77777777" w:rsidR="009B1A62" w:rsidRDefault="009B1A62" w:rsidP="00C63381">
            <w:r>
              <w:t>conjunctiveAchievedAt</w:t>
            </w:r>
          </w:p>
        </w:tc>
        <w:tc>
          <w:tcPr>
            <w:tcW w:w="2390" w:type="dxa"/>
          </w:tcPr>
          <w:p w14:paraId="62A5E285" w14:textId="77777777" w:rsidR="009B1A62" w:rsidRDefault="009B1A62" w:rsidP="00C63381">
            <w:r>
              <w:t>subPropertyOf</w:t>
            </w:r>
          </w:p>
        </w:tc>
        <w:tc>
          <w:tcPr>
            <w:tcW w:w="4406" w:type="dxa"/>
          </w:tcPr>
          <w:p w14:paraId="10F00407" w14:textId="77777777" w:rsidR="009B1A62" w:rsidRDefault="009B1A62" w:rsidP="00C63381">
            <w:r>
              <w:t>achievedAt</w:t>
            </w:r>
          </w:p>
        </w:tc>
      </w:tr>
      <w:tr w:rsidR="009B1A62" w14:paraId="6943D5BF" w14:textId="77777777" w:rsidTr="009B1A62">
        <w:tc>
          <w:tcPr>
            <w:tcW w:w="2554" w:type="dxa"/>
            <w:vMerge/>
          </w:tcPr>
          <w:p w14:paraId="744F9CDB" w14:textId="77777777" w:rsidR="009B1A62" w:rsidRDefault="009B1A62" w:rsidP="00C63381"/>
        </w:tc>
        <w:tc>
          <w:tcPr>
            <w:tcW w:w="2390" w:type="dxa"/>
          </w:tcPr>
          <w:p w14:paraId="2D418209" w14:textId="77777777" w:rsidR="009B1A62" w:rsidRDefault="009B1A62" w:rsidP="00C63381">
            <w:r>
              <w:t>Domains</w:t>
            </w:r>
          </w:p>
        </w:tc>
        <w:tc>
          <w:tcPr>
            <w:tcW w:w="4406" w:type="dxa"/>
          </w:tcPr>
          <w:p w14:paraId="45264C24" w14:textId="77777777" w:rsidR="009B1A62" w:rsidRDefault="009B1A62" w:rsidP="00C63381">
            <w:r>
              <w:t>ConjunctiveState</w:t>
            </w:r>
          </w:p>
        </w:tc>
      </w:tr>
      <w:tr w:rsidR="008C4514" w14:paraId="02B6E1F4" w14:textId="77777777" w:rsidTr="009B1A62">
        <w:tc>
          <w:tcPr>
            <w:tcW w:w="2554" w:type="dxa"/>
            <w:vMerge w:val="restart"/>
          </w:tcPr>
          <w:p w14:paraId="1913DE00" w14:textId="17D71E52" w:rsidR="008C4514" w:rsidRDefault="008C4514" w:rsidP="00C63381">
            <w:r>
              <w:t>occursBefore</w:t>
            </w:r>
          </w:p>
        </w:tc>
        <w:tc>
          <w:tcPr>
            <w:tcW w:w="2390" w:type="dxa"/>
          </w:tcPr>
          <w:p w14:paraId="2A38659E" w14:textId="3ACBE86F" w:rsidR="008C4514" w:rsidRDefault="008C4514" w:rsidP="00C63381">
            <w:r>
              <w:t>range</w:t>
            </w:r>
          </w:p>
        </w:tc>
        <w:tc>
          <w:tcPr>
            <w:tcW w:w="4406" w:type="dxa"/>
          </w:tcPr>
          <w:p w14:paraId="509F1A0A" w14:textId="5C898B55" w:rsidR="008C4514" w:rsidRDefault="008C4514" w:rsidP="00C63381">
            <w:r>
              <w:t>Activity</w:t>
            </w:r>
          </w:p>
        </w:tc>
      </w:tr>
      <w:tr w:rsidR="008C4514" w14:paraId="79D9E3F8" w14:textId="77777777" w:rsidTr="009B1A62">
        <w:tc>
          <w:tcPr>
            <w:tcW w:w="2554" w:type="dxa"/>
            <w:vMerge/>
          </w:tcPr>
          <w:p w14:paraId="3309D3F0" w14:textId="77777777" w:rsidR="008C4514" w:rsidRDefault="008C4514" w:rsidP="00C63381"/>
        </w:tc>
        <w:tc>
          <w:tcPr>
            <w:tcW w:w="2390" w:type="dxa"/>
          </w:tcPr>
          <w:p w14:paraId="1B14672C" w14:textId="5CC8BDDB" w:rsidR="008C4514" w:rsidRDefault="008C4514" w:rsidP="00C63381">
            <w:r>
              <w:t>domain</w:t>
            </w:r>
          </w:p>
        </w:tc>
        <w:tc>
          <w:tcPr>
            <w:tcW w:w="4406" w:type="dxa"/>
          </w:tcPr>
          <w:p w14:paraId="78C6B34F" w14:textId="757A6465" w:rsidR="008C4514" w:rsidRDefault="008C4514" w:rsidP="00C63381">
            <w:r>
              <w:t>Activity</w:t>
            </w:r>
          </w:p>
        </w:tc>
      </w:tr>
      <w:tr w:rsidR="008C4514" w14:paraId="4F5B59AB" w14:textId="77777777" w:rsidTr="009B1A62">
        <w:tc>
          <w:tcPr>
            <w:tcW w:w="2554" w:type="dxa"/>
            <w:vMerge/>
          </w:tcPr>
          <w:p w14:paraId="03A72412" w14:textId="77777777" w:rsidR="008C4514" w:rsidRDefault="008C4514" w:rsidP="00C63381"/>
        </w:tc>
        <w:tc>
          <w:tcPr>
            <w:tcW w:w="2390" w:type="dxa"/>
          </w:tcPr>
          <w:p w14:paraId="3E1F74C5" w14:textId="281304DB" w:rsidR="008C4514" w:rsidRDefault="008C4514" w:rsidP="00C63381">
            <w:r>
              <w:t>transitive</w:t>
            </w:r>
          </w:p>
        </w:tc>
        <w:tc>
          <w:tcPr>
            <w:tcW w:w="4406" w:type="dxa"/>
          </w:tcPr>
          <w:p w14:paraId="57CF862D" w14:textId="77777777" w:rsidR="008C4514" w:rsidRDefault="008C4514" w:rsidP="00C63381"/>
        </w:tc>
      </w:tr>
      <w:tr w:rsidR="008C4514" w14:paraId="1CCD1621" w14:textId="77777777" w:rsidTr="009B1A62">
        <w:tc>
          <w:tcPr>
            <w:tcW w:w="2554" w:type="dxa"/>
          </w:tcPr>
          <w:p w14:paraId="0281018E" w14:textId="0EC8AAC1" w:rsidR="008C4514" w:rsidRDefault="008C4514" w:rsidP="00C63381">
            <w:r>
              <w:t>occursDirectlyBefore</w:t>
            </w:r>
          </w:p>
        </w:tc>
        <w:tc>
          <w:tcPr>
            <w:tcW w:w="2390" w:type="dxa"/>
          </w:tcPr>
          <w:p w14:paraId="2A25542B" w14:textId="78A5B6F7" w:rsidR="008C4514" w:rsidRDefault="008C4514" w:rsidP="00C63381">
            <w:r>
              <w:t>subPropertyOf</w:t>
            </w:r>
          </w:p>
        </w:tc>
        <w:tc>
          <w:tcPr>
            <w:tcW w:w="4406" w:type="dxa"/>
          </w:tcPr>
          <w:p w14:paraId="751AB635" w14:textId="1B43FD7F" w:rsidR="008C4514" w:rsidRDefault="008C4514" w:rsidP="00C63381">
            <w:r>
              <w:t>occursBefore</w:t>
            </w:r>
          </w:p>
        </w:tc>
      </w:tr>
    </w:tbl>
    <w:p w14:paraId="3B1DB8D2" w14:textId="77777777" w:rsidR="00F1015B" w:rsidRDefault="00F1015B" w:rsidP="00471164"/>
    <w:p w14:paraId="7E4819CA" w14:textId="77777777" w:rsidR="00FA36DF" w:rsidRPr="00FA36DF" w:rsidRDefault="00FA36DF" w:rsidP="00FA36DF">
      <w:pPr>
        <w:rPr>
          <w:b/>
        </w:rPr>
      </w:pPr>
      <w:r w:rsidRPr="00FA36DF">
        <w:rPr>
          <w:b/>
        </w:rPr>
        <w:t>Reused Ontologies:</w:t>
      </w:r>
    </w:p>
    <w:p w14:paraId="2F1261DB" w14:textId="77777777" w:rsidR="00FA36DF" w:rsidRDefault="00FA36DF" w:rsidP="009E4A69">
      <w:pPr>
        <w:pStyle w:val="ListParagraph"/>
      </w:pPr>
      <w:r w:rsidRPr="00FA36DF">
        <w:t>iCity-</w:t>
      </w:r>
      <w:r>
        <w:t>Change</w:t>
      </w:r>
    </w:p>
    <w:p w14:paraId="6F40D19E" w14:textId="77777777" w:rsidR="00FA36DF" w:rsidRDefault="00FA36DF" w:rsidP="009E4A69">
      <w:pPr>
        <w:pStyle w:val="ListParagraph"/>
      </w:pPr>
      <w:r>
        <w:t>iCity-SpatialLocation</w:t>
      </w:r>
    </w:p>
    <w:p w14:paraId="24B68A0B" w14:textId="77777777" w:rsidR="00520123" w:rsidRDefault="00A72D35" w:rsidP="00EA354A">
      <w:pPr>
        <w:pStyle w:val="Heading3"/>
      </w:pPr>
      <w:bookmarkStart w:id="60" w:name="_Toc2843351"/>
      <w:r>
        <w:t>Resource</w:t>
      </w:r>
      <w:r w:rsidR="00BD7FA8">
        <w:t xml:space="preserve"> </w:t>
      </w:r>
      <w:r w:rsidR="00520123">
        <w:t>Ontology</w:t>
      </w:r>
      <w:bookmarkEnd w:id="60"/>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2179F7B2" w14:textId="77777777" w:rsidR="00A40575" w:rsidRPr="00A40575" w:rsidRDefault="00A40575" w:rsidP="00A40575">
      <w:pPr>
        <w:rPr>
          <w:b/>
        </w:rPr>
      </w:pPr>
      <w:r>
        <w:rPr>
          <w:b/>
        </w:rPr>
        <w:t xml:space="preserve">Namespace: </w:t>
      </w:r>
      <w:r w:rsidRPr="00A40575">
        <w:rPr>
          <w:b/>
        </w:rPr>
        <w:t>resource</w:t>
      </w:r>
    </w:p>
    <w:p w14:paraId="5F202794" w14:textId="10C9A610" w:rsidR="00520123" w:rsidRPr="00497B92" w:rsidRDefault="005A2CAA" w:rsidP="00EA354A">
      <w:r>
        <w:t>This ontology provides a g</w:t>
      </w:r>
      <w:r w:rsidR="00520123">
        <w:t>eneric representation of resources that contain core properties generic across all transportation uses</w:t>
      </w:r>
      <w:r w:rsidR="003C6BC4">
        <w:t xml:space="preserve">. We take the view presented in </w:t>
      </w:r>
      <w:r w:rsidR="00E86562">
        <w:t xml:space="preserve">the </w:t>
      </w:r>
      <w:r w:rsidR="003C6BC4">
        <w:t>T</w:t>
      </w:r>
      <w:r w:rsidR="00E86562">
        <w:t xml:space="preserve">OVE model </w:t>
      </w:r>
      <w:sdt>
        <w:sdtPr>
          <w:id w:val="39854831"/>
          <w:citation/>
        </w:sdtPr>
        <w:sdtContent>
          <w:r w:rsidR="00967D94">
            <w:fldChar w:fldCharType="begin"/>
          </w:r>
          <w:r w:rsidR="00967D94">
            <w:instrText xml:space="preserve"> CITATION Fad94 \l 1033 </w:instrText>
          </w:r>
          <w:r w:rsidR="00967D94">
            <w:fldChar w:fldCharType="separate"/>
          </w:r>
          <w:r w:rsidR="006158D6">
            <w:rPr>
              <w:noProof/>
            </w:rPr>
            <w:t>(Fadel, Fox, &amp; Gruninger, 1994)</w:t>
          </w:r>
          <w:r w:rsidR="00967D94">
            <w:rPr>
              <w:noProof/>
            </w:rPr>
            <w:fldChar w:fldCharType="end"/>
          </w:r>
        </w:sdtContent>
      </w:sdt>
      <w:r w:rsidR="00E86562">
        <w:t xml:space="preserve"> </w:t>
      </w:r>
      <w:r w:rsidR="003C6BC4">
        <w:t>that "</w:t>
      </w:r>
      <w:r w:rsidR="003C6BC4">
        <w:rPr>
          <w:i/>
        </w:rPr>
        <w:t>...being a resource is not an innate property of an object but a property that is derived from the role the object plays with respect to an activity</w:t>
      </w:r>
      <w:r w:rsidR="003C6BC4">
        <w:t xml:space="preserve">". </w:t>
      </w:r>
      <w:r w:rsidR="0064284A">
        <w:t xml:space="preserve">The definition of </w:t>
      </w:r>
      <w:r w:rsidR="001B6216">
        <w:t>a resource is dependent on its participation in an activit</w:t>
      </w:r>
      <w:r w:rsidR="00B87C43">
        <w:t>y</w:t>
      </w:r>
      <w:r w:rsidR="001B6216">
        <w:t xml:space="preserve">, so the Resource ontology is in fact an extension of the Activity ontology. </w:t>
      </w:r>
      <w:r w:rsidR="003C6BC4">
        <w:t xml:space="preserve">In this sense, </w:t>
      </w:r>
      <w:r w:rsidR="002262DA">
        <w:t>Resource</w:t>
      </w:r>
      <w:r w:rsidR="001B6216">
        <w:t>s</w:t>
      </w:r>
      <w:r w:rsidR="002262DA">
        <w:t xml:space="preserve"> </w:t>
      </w:r>
      <w:r w:rsidR="001B6216">
        <w:t>are</w:t>
      </w:r>
      <w:r w:rsidR="00E86562">
        <w:t xml:space="preserve"> a </w:t>
      </w:r>
      <w:r w:rsidR="003260FA">
        <w:t>class of manifestations</w:t>
      </w:r>
      <w:r w:rsidR="001B6216">
        <w:t>, so that</w:t>
      </w:r>
      <w:r w:rsidR="003260FA">
        <w:t xml:space="preserve"> </w:t>
      </w:r>
      <w:r w:rsidR="002262DA">
        <w:t xml:space="preserve">rather than </w:t>
      </w:r>
      <w:r w:rsidR="003260FA">
        <w:t xml:space="preserve">have </w:t>
      </w:r>
      <w:r w:rsidR="003C6BC4">
        <w:t xml:space="preserve">a </w:t>
      </w:r>
      <w:r w:rsidR="003260FA">
        <w:t xml:space="preserve">specialized </w:t>
      </w:r>
      <w:r w:rsidR="002262DA">
        <w:t>Resource-</w:t>
      </w:r>
      <w:r w:rsidR="001B6216">
        <w:t>perdurant (PD) class,</w:t>
      </w:r>
      <w:r w:rsidR="002E6C09">
        <w:t xml:space="preserve"> a Resource is a manifestation of some </w:t>
      </w:r>
      <w:r w:rsidR="002262DA" w:rsidRPr="001B6216">
        <w:rPr>
          <w:i/>
        </w:rPr>
        <w:t>other</w:t>
      </w:r>
      <w:r w:rsidR="002262DA">
        <w:t xml:space="preserve"> </w:t>
      </w:r>
      <w:r w:rsidR="001B6216">
        <w:t xml:space="preserve">perdurant class </w:t>
      </w:r>
      <w:r w:rsidR="00D00BF4">
        <w:t xml:space="preserve">in the ontology. For example, an instance of a Vehicle that is a manifestation of some VehiclePD may also be an instance of a resource, whereas some other instance of a Vehicle that is some later manifestation of the same </w:t>
      </w:r>
      <w:r w:rsidR="00497B92">
        <w:t xml:space="preserve">VehiclePD may not be a Resource, or it may be a </w:t>
      </w:r>
      <w:r w:rsidR="00497B92">
        <w:rPr>
          <w:i/>
        </w:rPr>
        <w:t>different</w:t>
      </w:r>
      <w:r w:rsidR="00497B92">
        <w:t xml:space="preserve"> Resource.</w:t>
      </w:r>
      <w:r w:rsidR="001B6216">
        <w:t xml:space="preserve"> </w:t>
      </w:r>
    </w:p>
    <w:p w14:paraId="587432A7" w14:textId="57CB41BF" w:rsidR="005371CB" w:rsidRPr="001A05D2" w:rsidRDefault="00520123" w:rsidP="00166F85">
      <w:pPr>
        <w:pStyle w:val="ListParagraph"/>
        <w:rPr>
          <w:sz w:val="24"/>
        </w:rPr>
      </w:pPr>
      <w:r w:rsidRPr="001A05D2">
        <w:rPr>
          <w:sz w:val="24"/>
        </w:rPr>
        <w:t>A Resource is a generic representation of some Thing that can be "used"</w:t>
      </w:r>
      <w:r w:rsidR="001E494D" w:rsidRPr="001A05D2">
        <w:rPr>
          <w:sz w:val="24"/>
        </w:rPr>
        <w:t xml:space="preserve"> in an Activity.</w:t>
      </w:r>
      <w:r w:rsidRPr="001A05D2">
        <w:rPr>
          <w:sz w:val="24"/>
        </w:rPr>
        <w:br/>
      </w:r>
      <w:r w:rsidR="003C6BC4" w:rsidRPr="001A05D2">
        <w:rPr>
          <w:sz w:val="24"/>
        </w:rPr>
        <w:t xml:space="preserve">A </w:t>
      </w:r>
      <w:r w:rsidR="00D00BF4" w:rsidRPr="001A05D2">
        <w:rPr>
          <w:sz w:val="24"/>
        </w:rPr>
        <w:t>Resource may have some</w:t>
      </w:r>
      <w:r w:rsidR="003C6BC4" w:rsidRPr="001A05D2">
        <w:rPr>
          <w:sz w:val="24"/>
        </w:rPr>
        <w:t xml:space="preserve"> </w:t>
      </w:r>
      <w:r w:rsidR="00DA41F3" w:rsidRPr="001A05D2">
        <w:rPr>
          <w:sz w:val="24"/>
        </w:rPr>
        <w:t>Location</w:t>
      </w:r>
      <w:r w:rsidR="00D00BF4" w:rsidRPr="001A05D2">
        <w:rPr>
          <w:sz w:val="24"/>
        </w:rPr>
        <w:t xml:space="preserve">, amount or </w:t>
      </w:r>
      <w:r w:rsidR="003C6BC4" w:rsidRPr="001A05D2">
        <w:rPr>
          <w:sz w:val="24"/>
        </w:rPr>
        <w:t>availability</w:t>
      </w:r>
      <w:r w:rsidR="00D00BF4" w:rsidRPr="001A05D2">
        <w:rPr>
          <w:sz w:val="24"/>
        </w:rPr>
        <w:t>, according to the definition of the Manifestation or TimeVaryingEntity.</w:t>
      </w:r>
      <w:r w:rsidR="003C6BC4" w:rsidRPr="001A05D2">
        <w:rPr>
          <w:sz w:val="24"/>
        </w:rPr>
        <w:br/>
        <w:t xml:space="preserve">A Resource </w:t>
      </w:r>
      <w:r w:rsidR="00D00BF4" w:rsidRPr="001A05D2">
        <w:rPr>
          <w:sz w:val="24"/>
        </w:rPr>
        <w:t>must be</w:t>
      </w:r>
      <w:r w:rsidR="002E6C09" w:rsidRPr="001A05D2">
        <w:rPr>
          <w:sz w:val="24"/>
        </w:rPr>
        <w:t xml:space="preserve"> </w:t>
      </w:r>
      <w:r w:rsidR="003C6BC4" w:rsidRPr="001A05D2">
        <w:rPr>
          <w:b/>
          <w:sz w:val="24"/>
        </w:rPr>
        <w:t>classified as</w:t>
      </w:r>
      <w:r w:rsidR="003C6BC4" w:rsidRPr="001A05D2">
        <w:rPr>
          <w:sz w:val="24"/>
        </w:rPr>
        <w:t xml:space="preserve"> some Resource Type.</w:t>
      </w:r>
      <w:r w:rsidR="003C6BC4" w:rsidRPr="001A05D2">
        <w:rPr>
          <w:sz w:val="24"/>
        </w:rPr>
        <w:br/>
        <w:t>A Resource may</w:t>
      </w:r>
      <w:r w:rsidR="003C6BC4" w:rsidRPr="001A05D2">
        <w:rPr>
          <w:b/>
          <w:sz w:val="24"/>
        </w:rPr>
        <w:t xml:space="preserve"> participate in</w:t>
      </w:r>
      <w:r w:rsidR="003C6BC4" w:rsidRPr="001A05D2">
        <w:rPr>
          <w:sz w:val="24"/>
        </w:rPr>
        <w:t xml:space="preserve"> some Activity</w:t>
      </w:r>
      <w:r w:rsidR="001E494D" w:rsidRPr="001A05D2">
        <w:rPr>
          <w:sz w:val="24"/>
        </w:rPr>
        <w:t>.</w:t>
      </w:r>
      <w:r w:rsidR="001E494D" w:rsidRPr="001A05D2">
        <w:rPr>
          <w:sz w:val="24"/>
        </w:rPr>
        <w:br/>
      </w:r>
      <w:r w:rsidR="00D00BF4" w:rsidRPr="001A05D2">
        <w:rPr>
          <w:sz w:val="24"/>
        </w:rPr>
        <w:t>A</w:t>
      </w:r>
      <w:r w:rsidR="001E494D" w:rsidRPr="001A05D2">
        <w:rPr>
          <w:sz w:val="24"/>
        </w:rPr>
        <w:t xml:space="preserve"> </w:t>
      </w:r>
      <w:r w:rsidR="001E494D" w:rsidRPr="001A05D2">
        <w:rPr>
          <w:i/>
          <w:sz w:val="24"/>
        </w:rPr>
        <w:t>specific</w:t>
      </w:r>
      <w:r w:rsidR="00D00BF4" w:rsidRPr="001A05D2">
        <w:rPr>
          <w:sz w:val="24"/>
        </w:rPr>
        <w:t xml:space="preserve"> Resource may be </w:t>
      </w:r>
      <w:r w:rsidR="006A73EE" w:rsidRPr="001A05D2">
        <w:rPr>
          <w:b/>
          <w:sz w:val="24"/>
        </w:rPr>
        <w:t>used in</w:t>
      </w:r>
      <w:r w:rsidR="006A73EE" w:rsidRPr="001A05D2">
        <w:rPr>
          <w:sz w:val="24"/>
        </w:rPr>
        <w:t xml:space="preserve"> or </w:t>
      </w:r>
      <w:r w:rsidR="006A73EE" w:rsidRPr="001A05D2">
        <w:rPr>
          <w:b/>
          <w:sz w:val="24"/>
        </w:rPr>
        <w:t>consumed in</w:t>
      </w:r>
      <w:r w:rsidR="006A73EE" w:rsidRPr="001A05D2">
        <w:rPr>
          <w:sz w:val="24"/>
        </w:rPr>
        <w:t xml:space="preserve"> </w:t>
      </w:r>
      <w:r w:rsidR="001E494D" w:rsidRPr="001A05D2">
        <w:rPr>
          <w:sz w:val="24"/>
        </w:rPr>
        <w:t>some activit</w:t>
      </w:r>
      <w:r w:rsidR="001A05D2" w:rsidRPr="001A05D2">
        <w:rPr>
          <w:sz w:val="24"/>
        </w:rPr>
        <w:t>y</w:t>
      </w:r>
      <w:r w:rsidR="001E494D" w:rsidRPr="001A05D2">
        <w:rPr>
          <w:sz w:val="24"/>
        </w:rPr>
        <w:t>.</w:t>
      </w:r>
      <w:r w:rsidR="00344553" w:rsidRPr="001A05D2">
        <w:rPr>
          <w:sz w:val="24"/>
        </w:rPr>
        <w:t xml:space="preserve"> As with the </w:t>
      </w:r>
      <w:r w:rsidR="00344553" w:rsidRPr="001A05D2">
        <w:rPr>
          <w:sz w:val="24"/>
        </w:rPr>
        <w:lastRenderedPageBreak/>
        <w:t xml:space="preserve">precondition and effect properties defined in the Activity Ontology, these relationships are specific to a particular activity; more general properties may be defined (analogous to enables and causes) should this be required. </w:t>
      </w:r>
      <w:r w:rsidR="005371CB" w:rsidRPr="001A05D2">
        <w:rPr>
          <w:sz w:val="24"/>
        </w:rPr>
        <w:br/>
        <w:t xml:space="preserve">A Resource may have some </w:t>
      </w:r>
      <w:r w:rsidR="005371CB" w:rsidRPr="001A05D2">
        <w:rPr>
          <w:b/>
          <w:sz w:val="24"/>
        </w:rPr>
        <w:t>associated location</w:t>
      </w:r>
      <w:r w:rsidR="005371CB" w:rsidRPr="001A05D2">
        <w:rPr>
          <w:sz w:val="24"/>
        </w:rPr>
        <w:t xml:space="preserve">. </w:t>
      </w:r>
      <w:r w:rsidR="005371CB" w:rsidRPr="001A05D2">
        <w:rPr>
          <w:sz w:val="24"/>
        </w:rPr>
        <w:br/>
        <w:t xml:space="preserve">A Resource may have some </w:t>
      </w:r>
      <w:r w:rsidR="005371CB" w:rsidRPr="001A05D2">
        <w:rPr>
          <w:b/>
          <w:sz w:val="24"/>
        </w:rPr>
        <w:t>owner</w:t>
      </w:r>
      <w:r w:rsidR="005371CB" w:rsidRPr="001A05D2">
        <w:rPr>
          <w:sz w:val="24"/>
        </w:rPr>
        <w:t>.</w:t>
      </w:r>
    </w:p>
    <w:p w14:paraId="2F9819FE" w14:textId="129783D0" w:rsidR="00B61C73" w:rsidRPr="001A05D2" w:rsidRDefault="00B61C73" w:rsidP="009E4A69">
      <w:pPr>
        <w:pStyle w:val="ListParagraph"/>
        <w:rPr>
          <w:sz w:val="24"/>
        </w:rPr>
      </w:pPr>
      <w:r w:rsidRPr="001A05D2">
        <w:rPr>
          <w:sz w:val="24"/>
        </w:rPr>
        <w:t xml:space="preserve">A Resource may </w:t>
      </w:r>
      <w:r w:rsidRPr="001A05D2">
        <w:rPr>
          <w:i/>
          <w:sz w:val="24"/>
        </w:rPr>
        <w:t>either</w:t>
      </w:r>
      <w:r w:rsidRPr="001A05D2">
        <w:rPr>
          <w:sz w:val="24"/>
        </w:rPr>
        <w:t xml:space="preserve"> be a</w:t>
      </w:r>
      <w:r w:rsidR="006A73EE" w:rsidRPr="001A05D2">
        <w:rPr>
          <w:sz w:val="24"/>
        </w:rPr>
        <w:t xml:space="preserve"> Divisible Resour</w:t>
      </w:r>
      <w:r w:rsidR="00926C73" w:rsidRPr="001A05D2">
        <w:rPr>
          <w:sz w:val="24"/>
        </w:rPr>
        <w:t>ce or a Non-Divisible Resource. On the surface this may seem counterintuitive -- consider a vehicle being used as a non-divisible resource for transportation, and then later as a divisible resource for scrap metal. However, while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rsidR="00C13400" w:rsidRPr="001A05D2">
        <w:rPr>
          <w:sz w:val="24"/>
        </w:rPr>
        <w:br/>
        <w:t>A divisible resource may be used by or consumed by more than one activity, whereas a non-divisible resource may only be used by one activity (i.e. the object may only be used by one activity at a time).</w:t>
      </w:r>
    </w:p>
    <w:p w14:paraId="7929E509" w14:textId="70930AE4" w:rsidR="00216301" w:rsidRPr="001A05D2" w:rsidRDefault="003C6BC4" w:rsidP="00F16ED5">
      <w:pPr>
        <w:pStyle w:val="ListParagraph"/>
        <w:rPr>
          <w:sz w:val="24"/>
        </w:rPr>
      </w:pPr>
      <w:r w:rsidRPr="001A05D2">
        <w:rPr>
          <w:sz w:val="24"/>
        </w:rPr>
        <w:t>A Resource Type</w:t>
      </w:r>
      <w:r w:rsidR="00D00BF4" w:rsidRPr="001A05D2">
        <w:rPr>
          <w:sz w:val="24"/>
        </w:rPr>
        <w:t xml:space="preserve"> describes a class of Resources, (intuitively similar to the State Type class).</w:t>
      </w:r>
      <w:r w:rsidR="00D00BF4" w:rsidRPr="001A05D2">
        <w:rPr>
          <w:sz w:val="24"/>
        </w:rPr>
        <w:br/>
        <w:t>A Resource Typ</w:t>
      </w:r>
      <w:r w:rsidR="00092E5D" w:rsidRPr="001A05D2">
        <w:rPr>
          <w:sz w:val="24"/>
        </w:rPr>
        <w:t xml:space="preserve">e may be </w:t>
      </w:r>
      <w:r w:rsidR="00092E5D" w:rsidRPr="001A05D2">
        <w:rPr>
          <w:b/>
          <w:sz w:val="24"/>
        </w:rPr>
        <w:t>usedBy</w:t>
      </w:r>
      <w:r w:rsidR="00092E5D" w:rsidRPr="001A05D2">
        <w:rPr>
          <w:sz w:val="24"/>
        </w:rPr>
        <w:t xml:space="preserve"> or </w:t>
      </w:r>
      <w:r w:rsidR="00092E5D" w:rsidRPr="001A05D2">
        <w:rPr>
          <w:b/>
          <w:sz w:val="24"/>
        </w:rPr>
        <w:t>consumedBy</w:t>
      </w:r>
      <w:r w:rsidR="00092E5D" w:rsidRPr="001A05D2">
        <w:rPr>
          <w:sz w:val="24"/>
        </w:rPr>
        <w:t xml:space="preserve"> </w:t>
      </w:r>
      <w:r w:rsidRPr="001A05D2">
        <w:rPr>
          <w:sz w:val="24"/>
        </w:rPr>
        <w:t>some Activity</w:t>
      </w:r>
      <w:r w:rsidR="00092E5D" w:rsidRPr="001A05D2">
        <w:rPr>
          <w:sz w:val="24"/>
        </w:rPr>
        <w:t>; the specification of the Resource Type defines the quantity of a particular resource that will be used or consumed by a particular activity.</w:t>
      </w:r>
      <w:r w:rsidR="006A73EE" w:rsidRPr="001A05D2">
        <w:rPr>
          <w:sz w:val="24"/>
        </w:rPr>
        <w:br/>
      </w:r>
      <w:r w:rsidR="00216301" w:rsidRPr="001A05D2">
        <w:rPr>
          <w:sz w:val="24"/>
        </w:rPr>
        <w:t>If some resource</w:t>
      </w:r>
      <w:r w:rsidR="003109EB" w:rsidRPr="001A05D2">
        <w:rPr>
          <w:sz w:val="24"/>
        </w:rPr>
        <w:t xml:space="preserve"> type</w:t>
      </w:r>
      <w:r w:rsidR="00216301" w:rsidRPr="001A05D2">
        <w:rPr>
          <w:sz w:val="24"/>
        </w:rPr>
        <w:t xml:space="preserve"> is used by an activity, then </w:t>
      </w:r>
      <w:r w:rsidR="00923109" w:rsidRPr="001A05D2">
        <w:rPr>
          <w:sz w:val="24"/>
        </w:rPr>
        <w:t>when the</w:t>
      </w:r>
      <w:r w:rsidR="00216301" w:rsidRPr="001A05D2">
        <w:rPr>
          <w:sz w:val="24"/>
        </w:rPr>
        <w:t xml:space="preserve"> activity</w:t>
      </w:r>
      <w:r w:rsidR="00923109" w:rsidRPr="001A05D2">
        <w:rPr>
          <w:sz w:val="24"/>
        </w:rPr>
        <w:t xml:space="preserve"> occurs</w:t>
      </w:r>
      <w:r w:rsidR="00216301" w:rsidRPr="001A05D2">
        <w:rPr>
          <w:sz w:val="24"/>
        </w:rPr>
        <w:t xml:space="preserve">, </w:t>
      </w:r>
      <w:r w:rsidR="003109EB" w:rsidRPr="001A05D2">
        <w:rPr>
          <w:sz w:val="24"/>
        </w:rPr>
        <w:t xml:space="preserve">there </w:t>
      </w:r>
      <w:r w:rsidR="00923109" w:rsidRPr="001A05D2">
        <w:rPr>
          <w:sz w:val="24"/>
        </w:rPr>
        <w:t>must be some</w:t>
      </w:r>
      <w:r w:rsidR="00216301" w:rsidRPr="001A05D2">
        <w:rPr>
          <w:sz w:val="24"/>
        </w:rPr>
        <w:t xml:space="preserve"> resource </w:t>
      </w:r>
      <w:r w:rsidR="003109EB" w:rsidRPr="001A05D2">
        <w:rPr>
          <w:sz w:val="24"/>
        </w:rPr>
        <w:t xml:space="preserve">of that type that </w:t>
      </w:r>
      <w:r w:rsidR="00216301" w:rsidRPr="001A05D2">
        <w:rPr>
          <w:sz w:val="24"/>
        </w:rPr>
        <w:t>is</w:t>
      </w:r>
      <w:r w:rsidR="00092E5D" w:rsidRPr="001A05D2">
        <w:rPr>
          <w:sz w:val="24"/>
        </w:rPr>
        <w:t xml:space="preserve"> (partially)</w:t>
      </w:r>
      <w:r w:rsidR="00216301" w:rsidRPr="001A05D2">
        <w:rPr>
          <w:sz w:val="24"/>
        </w:rPr>
        <w:t xml:space="preserve"> not available.</w:t>
      </w:r>
      <w:r w:rsidR="00F16ED5" w:rsidRPr="001A05D2">
        <w:rPr>
          <w:rStyle w:val="QuoteChar"/>
          <w:i w:val="0"/>
        </w:rPr>
        <w:t xml:space="preserve"> </w:t>
      </w:r>
      <w:r w:rsidR="00C502E5">
        <w:rPr>
          <w:sz w:val="24"/>
        </w:rPr>
        <w:t>If a resource type is consumed by an activity</w:t>
      </w:r>
      <w:r w:rsidR="00F16ED5" w:rsidRPr="001A05D2">
        <w:rPr>
          <w:sz w:val="24"/>
        </w:rPr>
        <w:t>,</w:t>
      </w:r>
      <w:r w:rsidR="00C502E5">
        <w:rPr>
          <w:sz w:val="24"/>
        </w:rPr>
        <w:t xml:space="preserve"> then</w:t>
      </w:r>
      <w:r w:rsidR="00F16ED5" w:rsidRPr="001A05D2">
        <w:rPr>
          <w:sz w:val="24"/>
        </w:rPr>
        <w:t xml:space="preserve"> </w:t>
      </w:r>
      <w:r w:rsidR="00216301" w:rsidRPr="001A05D2">
        <w:rPr>
          <w:sz w:val="24"/>
        </w:rPr>
        <w:t xml:space="preserve">the resource and the entity it is a manifestation of </w:t>
      </w:r>
      <w:r w:rsidR="00092E5D" w:rsidRPr="001A05D2">
        <w:rPr>
          <w:sz w:val="24"/>
        </w:rPr>
        <w:t xml:space="preserve">(partially) </w:t>
      </w:r>
      <w:r w:rsidR="00216301" w:rsidRPr="001A05D2">
        <w:rPr>
          <w:sz w:val="24"/>
        </w:rPr>
        <w:t>cease to exist by the end of the occurrence.</w:t>
      </w:r>
    </w:p>
    <w:p w14:paraId="57447A36" w14:textId="77777777" w:rsidR="006A73EE" w:rsidRPr="001A05D2" w:rsidRDefault="006A73EE" w:rsidP="006A73EE">
      <w:pPr>
        <w:pStyle w:val="ListParagraph"/>
        <w:numPr>
          <w:ilvl w:val="0"/>
          <w:numId w:val="0"/>
        </w:numPr>
        <w:ind w:left="720"/>
        <w:rPr>
          <w:sz w:val="24"/>
        </w:rPr>
      </w:pPr>
      <w:r w:rsidRPr="001A05D2">
        <w:rPr>
          <w:sz w:val="24"/>
        </w:rPr>
        <w:t>usedBy and consumedBy are subproperties of preconditionOf.</w:t>
      </w:r>
    </w:p>
    <w:tbl>
      <w:tblPr>
        <w:tblStyle w:val="TableGrid"/>
        <w:tblpPr w:leftFromText="180" w:rightFromText="180" w:vertAnchor="text" w:horzAnchor="margin" w:tblpY="128"/>
        <w:tblW w:w="0" w:type="auto"/>
        <w:tblLook w:val="04A0" w:firstRow="1" w:lastRow="0" w:firstColumn="1" w:lastColumn="0" w:noHBand="0" w:noVBand="1"/>
      </w:tblPr>
      <w:tblGrid>
        <w:gridCol w:w="2403"/>
        <w:gridCol w:w="2549"/>
        <w:gridCol w:w="4398"/>
      </w:tblGrid>
      <w:tr w:rsidR="00833A0B" w14:paraId="3EE7DB8F" w14:textId="77777777" w:rsidTr="0003253D">
        <w:tc>
          <w:tcPr>
            <w:tcW w:w="2403" w:type="dxa"/>
            <w:shd w:val="clear" w:color="auto" w:fill="00FFFF"/>
          </w:tcPr>
          <w:p w14:paraId="791151D7" w14:textId="77777777" w:rsidR="00833A0B" w:rsidRDefault="00833A0B" w:rsidP="00C8059E">
            <w:r>
              <w:t>Object</w:t>
            </w:r>
          </w:p>
        </w:tc>
        <w:tc>
          <w:tcPr>
            <w:tcW w:w="2549" w:type="dxa"/>
            <w:shd w:val="clear" w:color="auto" w:fill="00FFFF"/>
          </w:tcPr>
          <w:p w14:paraId="287D9859" w14:textId="77777777" w:rsidR="00833A0B" w:rsidRDefault="00833A0B" w:rsidP="00C8059E">
            <w:r>
              <w:t>Property</w:t>
            </w:r>
          </w:p>
        </w:tc>
        <w:tc>
          <w:tcPr>
            <w:tcW w:w="4398" w:type="dxa"/>
            <w:shd w:val="clear" w:color="auto" w:fill="00FFFF"/>
          </w:tcPr>
          <w:p w14:paraId="754A4FE4" w14:textId="77777777" w:rsidR="00833A0B" w:rsidRDefault="00833A0B" w:rsidP="00C8059E">
            <w:r>
              <w:t>Value</w:t>
            </w:r>
          </w:p>
        </w:tc>
      </w:tr>
      <w:tr w:rsidR="00753CBA" w14:paraId="76D2A875" w14:textId="77777777" w:rsidTr="0003253D">
        <w:tc>
          <w:tcPr>
            <w:tcW w:w="2403" w:type="dxa"/>
            <w:vMerge w:val="restart"/>
          </w:tcPr>
          <w:p w14:paraId="5FDECEFE" w14:textId="77777777" w:rsidR="00753CBA" w:rsidRDefault="00753CBA" w:rsidP="00C8059E">
            <w:r>
              <w:t>Resource</w:t>
            </w:r>
          </w:p>
        </w:tc>
        <w:tc>
          <w:tcPr>
            <w:tcW w:w="2549" w:type="dxa"/>
          </w:tcPr>
          <w:p w14:paraId="01B7E282" w14:textId="77777777" w:rsidR="00753CBA" w:rsidRDefault="00753CBA" w:rsidP="00C8059E">
            <w:r>
              <w:t>subClassOf</w:t>
            </w:r>
          </w:p>
        </w:tc>
        <w:tc>
          <w:tcPr>
            <w:tcW w:w="4398" w:type="dxa"/>
          </w:tcPr>
          <w:p w14:paraId="06794EDA" w14:textId="77777777" w:rsidR="00753CBA" w:rsidRDefault="00DA41F3" w:rsidP="00C8059E">
            <w:proofErr w:type="gramStart"/>
            <w:r>
              <w:t>change:</w:t>
            </w:r>
            <w:r w:rsidR="00753CBA">
              <w:t>Manifestation</w:t>
            </w:r>
            <w:proofErr w:type="gramEnd"/>
          </w:p>
        </w:tc>
      </w:tr>
      <w:tr w:rsidR="00753CBA" w14:paraId="136EF246" w14:textId="77777777" w:rsidTr="0003253D">
        <w:tc>
          <w:tcPr>
            <w:tcW w:w="2403" w:type="dxa"/>
            <w:vMerge/>
          </w:tcPr>
          <w:p w14:paraId="0A95883C" w14:textId="77777777" w:rsidR="00753CBA" w:rsidRDefault="00753CBA" w:rsidP="00C8059E"/>
        </w:tc>
        <w:tc>
          <w:tcPr>
            <w:tcW w:w="2549" w:type="dxa"/>
          </w:tcPr>
          <w:p w14:paraId="2598142E" w14:textId="77777777" w:rsidR="00753CBA" w:rsidRDefault="00DA41F3" w:rsidP="00C8059E">
            <w:pPr>
              <w:tabs>
                <w:tab w:val="right" w:pos="2348"/>
              </w:tabs>
            </w:pPr>
            <w:proofErr w:type="gramStart"/>
            <w:r>
              <w:t>change:</w:t>
            </w:r>
            <w:r w:rsidR="006D5597">
              <w:t>existsAt</w:t>
            </w:r>
            <w:proofErr w:type="gramEnd"/>
          </w:p>
        </w:tc>
        <w:tc>
          <w:tcPr>
            <w:tcW w:w="4398" w:type="dxa"/>
          </w:tcPr>
          <w:p w14:paraId="564AECE5" w14:textId="77777777" w:rsidR="00753CBA" w:rsidRDefault="00753CBA" w:rsidP="00C8059E">
            <w:r>
              <w:t>exactly 1 TemporalEntity</w:t>
            </w:r>
            <w:r>
              <w:tab/>
            </w:r>
          </w:p>
        </w:tc>
      </w:tr>
      <w:tr w:rsidR="00753CBA" w14:paraId="24115595" w14:textId="77777777" w:rsidTr="0003253D">
        <w:tc>
          <w:tcPr>
            <w:tcW w:w="2403" w:type="dxa"/>
            <w:vMerge/>
          </w:tcPr>
          <w:p w14:paraId="22511C2E" w14:textId="77777777" w:rsidR="00753CBA" w:rsidRDefault="00753CBA" w:rsidP="00C8059E"/>
        </w:tc>
        <w:tc>
          <w:tcPr>
            <w:tcW w:w="2549" w:type="dxa"/>
          </w:tcPr>
          <w:p w14:paraId="1CB2E5C2" w14:textId="77777777" w:rsidR="00753CBA" w:rsidRDefault="009A5F01" w:rsidP="009A5F01">
            <w:r>
              <w:t>spatial_</w:t>
            </w:r>
            <w:proofErr w:type="gramStart"/>
            <w:r>
              <w:t>loc:</w:t>
            </w:r>
            <w:r w:rsidR="00753CBA">
              <w:t>hasLocation</w:t>
            </w:r>
            <w:proofErr w:type="gramEnd"/>
          </w:p>
        </w:tc>
        <w:tc>
          <w:tcPr>
            <w:tcW w:w="4398" w:type="dxa"/>
          </w:tcPr>
          <w:p w14:paraId="1624FD2D" w14:textId="77777777" w:rsidR="00753CBA" w:rsidRDefault="00753CBA" w:rsidP="00C8059E">
            <w:r>
              <w:t xml:space="preserve">only </w:t>
            </w:r>
            <w:r w:rsidR="00DA41F3">
              <w:t>spatial_</w:t>
            </w:r>
            <w:proofErr w:type="gramStart"/>
            <w:r w:rsidR="00DA41F3">
              <w:t>loc:</w:t>
            </w:r>
            <w:r w:rsidR="005A7ABB">
              <w:t>SpatialFeature</w:t>
            </w:r>
            <w:proofErr w:type="gramEnd"/>
          </w:p>
        </w:tc>
      </w:tr>
      <w:tr w:rsidR="00753CBA" w14:paraId="49EF7621" w14:textId="77777777" w:rsidTr="0003253D">
        <w:tc>
          <w:tcPr>
            <w:tcW w:w="2403" w:type="dxa"/>
            <w:vMerge/>
          </w:tcPr>
          <w:p w14:paraId="480CEB60" w14:textId="77777777" w:rsidR="00753CBA" w:rsidRDefault="00753CBA" w:rsidP="00C8059E"/>
        </w:tc>
        <w:tc>
          <w:tcPr>
            <w:tcW w:w="2549" w:type="dxa"/>
          </w:tcPr>
          <w:p w14:paraId="32AEAF32" w14:textId="77777777" w:rsidR="00753CBA" w:rsidRDefault="00753CBA" w:rsidP="00C8059E">
            <w:r>
              <w:t>has</w:t>
            </w:r>
            <w:r w:rsidR="0023193A">
              <w:t>Capacity</w:t>
            </w:r>
          </w:p>
        </w:tc>
        <w:tc>
          <w:tcPr>
            <w:tcW w:w="4398" w:type="dxa"/>
          </w:tcPr>
          <w:p w14:paraId="7283EB86" w14:textId="093E904C" w:rsidR="00753CBA" w:rsidRDefault="00265148" w:rsidP="00C8059E">
            <w:r>
              <w:t xml:space="preserve">only </w:t>
            </w:r>
            <w:proofErr w:type="gramStart"/>
            <w:r>
              <w:t>om:</w:t>
            </w:r>
            <w:r w:rsidR="00CA5570">
              <w:t>CapacitySize</w:t>
            </w:r>
            <w:proofErr w:type="gramEnd"/>
          </w:p>
        </w:tc>
      </w:tr>
      <w:tr w:rsidR="00C25319" w14:paraId="3BD77C7B" w14:textId="77777777" w:rsidTr="0003253D">
        <w:tc>
          <w:tcPr>
            <w:tcW w:w="2403" w:type="dxa"/>
            <w:vMerge/>
          </w:tcPr>
          <w:p w14:paraId="0293B2F9" w14:textId="77777777" w:rsidR="00C25319" w:rsidRDefault="00C25319" w:rsidP="00C25319"/>
        </w:tc>
        <w:tc>
          <w:tcPr>
            <w:tcW w:w="2549" w:type="dxa"/>
          </w:tcPr>
          <w:p w14:paraId="7745ABE8" w14:textId="77777777" w:rsidR="00C25319" w:rsidRDefault="00C25319" w:rsidP="00C25319">
            <w:r>
              <w:t>capacityInUse</w:t>
            </w:r>
          </w:p>
        </w:tc>
        <w:tc>
          <w:tcPr>
            <w:tcW w:w="4398" w:type="dxa"/>
          </w:tcPr>
          <w:p w14:paraId="46E0DEFD" w14:textId="6947A18D" w:rsidR="00C25319" w:rsidRDefault="00265148" w:rsidP="00C25319">
            <w:r>
              <w:t xml:space="preserve">only </w:t>
            </w:r>
            <w:proofErr w:type="gramStart"/>
            <w:r>
              <w:t>om:</w:t>
            </w:r>
            <w:r w:rsidR="00CA5570">
              <w:t>CapacitySize</w:t>
            </w:r>
            <w:proofErr w:type="gramEnd"/>
          </w:p>
        </w:tc>
      </w:tr>
      <w:tr w:rsidR="00C25319" w14:paraId="2036AFA2" w14:textId="77777777" w:rsidTr="0003253D">
        <w:tc>
          <w:tcPr>
            <w:tcW w:w="2403" w:type="dxa"/>
            <w:vMerge/>
          </w:tcPr>
          <w:p w14:paraId="49CF325D" w14:textId="77777777" w:rsidR="00C25319" w:rsidRDefault="00C25319" w:rsidP="00C25319"/>
        </w:tc>
        <w:tc>
          <w:tcPr>
            <w:tcW w:w="2549" w:type="dxa"/>
          </w:tcPr>
          <w:p w14:paraId="2CCC029D" w14:textId="77777777" w:rsidR="00C25319" w:rsidRDefault="00C25319" w:rsidP="00C25319">
            <w:proofErr w:type="gramStart"/>
            <w:r>
              <w:t>activity:participatesIn</w:t>
            </w:r>
            <w:proofErr w:type="gramEnd"/>
          </w:p>
        </w:tc>
        <w:tc>
          <w:tcPr>
            <w:tcW w:w="4398" w:type="dxa"/>
          </w:tcPr>
          <w:p w14:paraId="298CF8EF" w14:textId="3E5AE996" w:rsidR="00C25319" w:rsidRDefault="00C25319" w:rsidP="00C25319">
            <w:r>
              <w:t xml:space="preserve">min 1 </w:t>
            </w:r>
            <w:proofErr w:type="gramStart"/>
            <w:r>
              <w:t>activity:Activity</w:t>
            </w:r>
            <w:proofErr w:type="gramEnd"/>
          </w:p>
        </w:tc>
      </w:tr>
      <w:tr w:rsidR="00C25319" w14:paraId="7C08D1A1" w14:textId="77777777" w:rsidTr="0003253D">
        <w:tc>
          <w:tcPr>
            <w:tcW w:w="2403" w:type="dxa"/>
            <w:vMerge/>
          </w:tcPr>
          <w:p w14:paraId="6CFCA647" w14:textId="77777777" w:rsidR="00C25319" w:rsidRDefault="00C25319" w:rsidP="00C25319"/>
        </w:tc>
        <w:tc>
          <w:tcPr>
            <w:tcW w:w="2549" w:type="dxa"/>
          </w:tcPr>
          <w:p w14:paraId="3383D61F" w14:textId="77777777" w:rsidR="00C25319" w:rsidRDefault="00C25319" w:rsidP="00C25319">
            <w:r>
              <w:t>usedInOccurrence</w:t>
            </w:r>
          </w:p>
        </w:tc>
        <w:tc>
          <w:tcPr>
            <w:tcW w:w="4398" w:type="dxa"/>
          </w:tcPr>
          <w:p w14:paraId="63BA457E" w14:textId="40BFEF5E" w:rsidR="00C25319" w:rsidRDefault="00C25319" w:rsidP="00C25319">
            <w:proofErr w:type="gramStart"/>
            <w:r>
              <w:t>only  activity</w:t>
            </w:r>
            <w:proofErr w:type="gramEnd"/>
            <w:r>
              <w:t>:Activity</w:t>
            </w:r>
          </w:p>
        </w:tc>
      </w:tr>
      <w:tr w:rsidR="00C25319" w14:paraId="32582D5C" w14:textId="77777777" w:rsidTr="0003253D">
        <w:tc>
          <w:tcPr>
            <w:tcW w:w="2403" w:type="dxa"/>
            <w:vMerge/>
          </w:tcPr>
          <w:p w14:paraId="795F0C0A" w14:textId="77777777" w:rsidR="00C25319" w:rsidRDefault="00C25319" w:rsidP="00C25319"/>
        </w:tc>
        <w:tc>
          <w:tcPr>
            <w:tcW w:w="2549" w:type="dxa"/>
          </w:tcPr>
          <w:p w14:paraId="4E5DD3E4" w14:textId="77777777" w:rsidR="00C25319" w:rsidRDefault="00C25319" w:rsidP="00C25319">
            <w:r>
              <w:t>consumedInOccurrence</w:t>
            </w:r>
          </w:p>
        </w:tc>
        <w:tc>
          <w:tcPr>
            <w:tcW w:w="4398" w:type="dxa"/>
          </w:tcPr>
          <w:p w14:paraId="0096C034" w14:textId="1E4EB4C1" w:rsidR="00C25319" w:rsidRDefault="00C25319" w:rsidP="00C25319">
            <w:proofErr w:type="gramStart"/>
            <w:r>
              <w:t>only  activity</w:t>
            </w:r>
            <w:proofErr w:type="gramEnd"/>
            <w:r>
              <w:t>:Activity</w:t>
            </w:r>
          </w:p>
        </w:tc>
      </w:tr>
      <w:tr w:rsidR="00C25319" w14:paraId="44D200D5" w14:textId="77777777" w:rsidTr="0003253D">
        <w:tc>
          <w:tcPr>
            <w:tcW w:w="2403" w:type="dxa"/>
            <w:vMerge w:val="restart"/>
          </w:tcPr>
          <w:p w14:paraId="7BD0EB2D" w14:textId="77777777" w:rsidR="00C25319" w:rsidRDefault="00C25319" w:rsidP="00C25319">
            <w:r>
              <w:t>DivisibleResource</w:t>
            </w:r>
          </w:p>
        </w:tc>
        <w:tc>
          <w:tcPr>
            <w:tcW w:w="2549" w:type="dxa"/>
          </w:tcPr>
          <w:p w14:paraId="18DB1101" w14:textId="77777777" w:rsidR="00C25319" w:rsidRDefault="00C25319" w:rsidP="00C25319">
            <w:r>
              <w:t>subClassOf</w:t>
            </w:r>
          </w:p>
        </w:tc>
        <w:tc>
          <w:tcPr>
            <w:tcW w:w="4398" w:type="dxa"/>
          </w:tcPr>
          <w:p w14:paraId="27280199" w14:textId="77777777" w:rsidR="00C25319" w:rsidRDefault="00C25319" w:rsidP="00C25319">
            <w:r>
              <w:t>Resource</w:t>
            </w:r>
          </w:p>
        </w:tc>
      </w:tr>
      <w:tr w:rsidR="00C25319" w14:paraId="739BE298" w14:textId="77777777" w:rsidTr="0003253D">
        <w:tc>
          <w:tcPr>
            <w:tcW w:w="2403" w:type="dxa"/>
            <w:vMerge/>
          </w:tcPr>
          <w:p w14:paraId="4776B256" w14:textId="77777777" w:rsidR="00C25319" w:rsidRDefault="00C25319" w:rsidP="00C25319"/>
        </w:tc>
        <w:tc>
          <w:tcPr>
            <w:tcW w:w="2549" w:type="dxa"/>
          </w:tcPr>
          <w:p w14:paraId="2FA4679B" w14:textId="77777777" w:rsidR="00C25319" w:rsidRDefault="00C25319" w:rsidP="00C25319">
            <w:r>
              <w:t>disjointWith</w:t>
            </w:r>
          </w:p>
        </w:tc>
        <w:tc>
          <w:tcPr>
            <w:tcW w:w="4398" w:type="dxa"/>
          </w:tcPr>
          <w:p w14:paraId="51278165" w14:textId="77777777" w:rsidR="00C25319" w:rsidRDefault="00C25319" w:rsidP="00C25319">
            <w:r>
              <w:t>NonDivisibleResource</w:t>
            </w:r>
          </w:p>
        </w:tc>
      </w:tr>
      <w:tr w:rsidR="00C25319" w14:paraId="7C62D444" w14:textId="77777777" w:rsidTr="0003253D">
        <w:tc>
          <w:tcPr>
            <w:tcW w:w="2403" w:type="dxa"/>
            <w:vMerge/>
          </w:tcPr>
          <w:p w14:paraId="3E50D86E" w14:textId="77777777" w:rsidR="00C25319" w:rsidRDefault="00C25319" w:rsidP="00C25319"/>
        </w:tc>
        <w:tc>
          <w:tcPr>
            <w:tcW w:w="2549" w:type="dxa"/>
          </w:tcPr>
          <w:p w14:paraId="3E8BCD80" w14:textId="77777777" w:rsidR="00C25319" w:rsidRDefault="00C25319" w:rsidP="00C25319">
            <w:r>
              <w:t>hasAvailab</w:t>
            </w:r>
            <w:r w:rsidR="00C13400">
              <w:t>leCapacity</w:t>
            </w:r>
          </w:p>
        </w:tc>
        <w:tc>
          <w:tcPr>
            <w:tcW w:w="4398" w:type="dxa"/>
          </w:tcPr>
          <w:p w14:paraId="145783AA" w14:textId="2C39AA2F" w:rsidR="00C25319" w:rsidRDefault="00265148" w:rsidP="00C25319">
            <w:r>
              <w:t xml:space="preserve">only </w:t>
            </w:r>
            <w:proofErr w:type="gramStart"/>
            <w:r>
              <w:t>om:</w:t>
            </w:r>
            <w:r w:rsidR="00A42E7B">
              <w:t>CapacitySize</w:t>
            </w:r>
            <w:proofErr w:type="gramEnd"/>
          </w:p>
        </w:tc>
      </w:tr>
      <w:tr w:rsidR="00593B1D" w14:paraId="39E19085" w14:textId="77777777" w:rsidTr="0003253D">
        <w:tc>
          <w:tcPr>
            <w:tcW w:w="2403" w:type="dxa"/>
            <w:vMerge w:val="restart"/>
          </w:tcPr>
          <w:p w14:paraId="767627CA" w14:textId="77777777" w:rsidR="00593B1D" w:rsidRDefault="00593B1D" w:rsidP="00C25319">
            <w:r>
              <w:t>NonDivisibleResource</w:t>
            </w:r>
          </w:p>
        </w:tc>
        <w:tc>
          <w:tcPr>
            <w:tcW w:w="2549" w:type="dxa"/>
          </w:tcPr>
          <w:p w14:paraId="2DE17096" w14:textId="77777777" w:rsidR="00593B1D" w:rsidRDefault="00593B1D" w:rsidP="00C25319">
            <w:r>
              <w:t>subClassOf</w:t>
            </w:r>
          </w:p>
        </w:tc>
        <w:tc>
          <w:tcPr>
            <w:tcW w:w="4398" w:type="dxa"/>
          </w:tcPr>
          <w:p w14:paraId="3CA8FC3D" w14:textId="77777777" w:rsidR="00593B1D" w:rsidRDefault="00593B1D" w:rsidP="00C25319">
            <w:r>
              <w:t>Resource</w:t>
            </w:r>
          </w:p>
        </w:tc>
      </w:tr>
      <w:tr w:rsidR="00593B1D" w14:paraId="20A529CD" w14:textId="77777777" w:rsidTr="0003253D">
        <w:tc>
          <w:tcPr>
            <w:tcW w:w="2403" w:type="dxa"/>
            <w:vMerge/>
          </w:tcPr>
          <w:p w14:paraId="1D72086C" w14:textId="77777777" w:rsidR="00593B1D" w:rsidRDefault="00593B1D" w:rsidP="00C25319"/>
        </w:tc>
        <w:tc>
          <w:tcPr>
            <w:tcW w:w="2549" w:type="dxa"/>
          </w:tcPr>
          <w:p w14:paraId="3AB9E35D" w14:textId="77777777" w:rsidR="00593B1D" w:rsidRDefault="00593B1D" w:rsidP="00C25319">
            <w:r>
              <w:t>disjointWith</w:t>
            </w:r>
          </w:p>
        </w:tc>
        <w:tc>
          <w:tcPr>
            <w:tcW w:w="4398" w:type="dxa"/>
          </w:tcPr>
          <w:p w14:paraId="08542F3F" w14:textId="77777777" w:rsidR="00593B1D" w:rsidRDefault="00593B1D" w:rsidP="00C25319">
            <w:r>
              <w:t>DivisibleResource</w:t>
            </w:r>
          </w:p>
        </w:tc>
      </w:tr>
      <w:tr w:rsidR="00593B1D" w14:paraId="62E4A6D5" w14:textId="77777777" w:rsidTr="0003253D">
        <w:tc>
          <w:tcPr>
            <w:tcW w:w="2403" w:type="dxa"/>
            <w:vMerge/>
          </w:tcPr>
          <w:p w14:paraId="7B4173DD" w14:textId="77777777" w:rsidR="00593B1D" w:rsidRDefault="00593B1D" w:rsidP="00C25319"/>
        </w:tc>
        <w:tc>
          <w:tcPr>
            <w:tcW w:w="2549" w:type="dxa"/>
          </w:tcPr>
          <w:p w14:paraId="1906CFB0" w14:textId="23D3CD35" w:rsidR="00593B1D" w:rsidRDefault="00593B1D" w:rsidP="00C25319">
            <w:r>
              <w:t>used</w:t>
            </w:r>
            <w:r w:rsidR="0003253D">
              <w:t>By</w:t>
            </w:r>
          </w:p>
        </w:tc>
        <w:tc>
          <w:tcPr>
            <w:tcW w:w="4398" w:type="dxa"/>
          </w:tcPr>
          <w:p w14:paraId="355A43B8" w14:textId="4C790E27" w:rsidR="00593B1D" w:rsidRDefault="00593B1D" w:rsidP="00C25319">
            <w:r>
              <w:t xml:space="preserve">exactly 1 </w:t>
            </w:r>
            <w:proofErr w:type="gramStart"/>
            <w:r>
              <w:t>activity:Activity</w:t>
            </w:r>
            <w:proofErr w:type="gramEnd"/>
          </w:p>
        </w:tc>
      </w:tr>
    </w:tbl>
    <w:p w14:paraId="37E4F2E4" w14:textId="77777777" w:rsidR="00AB25B7" w:rsidRDefault="00AB25B7" w:rsidP="00DA41F3">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442"/>
        <w:gridCol w:w="2439"/>
        <w:gridCol w:w="4469"/>
      </w:tblGrid>
      <w:tr w:rsidR="00AB25B7" w14:paraId="5F0B842F" w14:textId="77777777" w:rsidTr="0003253D">
        <w:tc>
          <w:tcPr>
            <w:tcW w:w="2442" w:type="dxa"/>
            <w:shd w:val="clear" w:color="auto" w:fill="00FFFF"/>
          </w:tcPr>
          <w:p w14:paraId="6546DF9B" w14:textId="77777777" w:rsidR="00AB25B7" w:rsidRDefault="00AB25B7" w:rsidP="00B82064">
            <w:pPr>
              <w:tabs>
                <w:tab w:val="left" w:pos="1027"/>
              </w:tabs>
            </w:pPr>
            <w:r>
              <w:t>Property</w:t>
            </w:r>
            <w:r>
              <w:tab/>
            </w:r>
          </w:p>
        </w:tc>
        <w:tc>
          <w:tcPr>
            <w:tcW w:w="2439" w:type="dxa"/>
            <w:shd w:val="clear" w:color="auto" w:fill="00FFFF"/>
          </w:tcPr>
          <w:p w14:paraId="6AFD21C9" w14:textId="77777777" w:rsidR="00AB25B7" w:rsidRDefault="00AB25B7" w:rsidP="00B82064">
            <w:r>
              <w:t>Characteristic</w:t>
            </w:r>
          </w:p>
        </w:tc>
        <w:tc>
          <w:tcPr>
            <w:tcW w:w="4469" w:type="dxa"/>
            <w:shd w:val="clear" w:color="auto" w:fill="00FFFF"/>
          </w:tcPr>
          <w:p w14:paraId="0C060C1E" w14:textId="77777777" w:rsidR="00AB25B7" w:rsidRDefault="00AB25B7" w:rsidP="00B82064">
            <w:r>
              <w:t>Value (if applicable)</w:t>
            </w:r>
          </w:p>
        </w:tc>
      </w:tr>
      <w:tr w:rsidR="0002692E" w14:paraId="16FA689F" w14:textId="77777777" w:rsidTr="0003253D">
        <w:tc>
          <w:tcPr>
            <w:tcW w:w="2442" w:type="dxa"/>
          </w:tcPr>
          <w:p w14:paraId="0689CF9C" w14:textId="7F007D81" w:rsidR="0002692E" w:rsidRDefault="0002692E" w:rsidP="00B82064">
            <w:r>
              <w:t>usedIn</w:t>
            </w:r>
          </w:p>
        </w:tc>
        <w:tc>
          <w:tcPr>
            <w:tcW w:w="2439" w:type="dxa"/>
          </w:tcPr>
          <w:p w14:paraId="6FEE52E9" w14:textId="77777777" w:rsidR="0002692E" w:rsidRDefault="003109EB" w:rsidP="00B82064">
            <w:r>
              <w:t>Functional</w:t>
            </w:r>
          </w:p>
        </w:tc>
        <w:tc>
          <w:tcPr>
            <w:tcW w:w="4469" w:type="dxa"/>
          </w:tcPr>
          <w:p w14:paraId="24EF9A2D" w14:textId="77777777" w:rsidR="0002692E" w:rsidRDefault="00344553" w:rsidP="00B82064">
            <w:r>
              <w:t>-</w:t>
            </w:r>
          </w:p>
        </w:tc>
      </w:tr>
      <w:tr w:rsidR="0002692E" w14:paraId="74FF8A93" w14:textId="77777777" w:rsidTr="0003253D">
        <w:tc>
          <w:tcPr>
            <w:tcW w:w="2442" w:type="dxa"/>
          </w:tcPr>
          <w:p w14:paraId="1F8C5F0D" w14:textId="722465BB" w:rsidR="0002692E" w:rsidRDefault="0002692E" w:rsidP="00B82064">
            <w:r>
              <w:t>consumedIn</w:t>
            </w:r>
          </w:p>
        </w:tc>
        <w:tc>
          <w:tcPr>
            <w:tcW w:w="2439" w:type="dxa"/>
          </w:tcPr>
          <w:p w14:paraId="67272D8B" w14:textId="77777777" w:rsidR="0002692E" w:rsidRDefault="003109EB" w:rsidP="00B82064">
            <w:r>
              <w:t>Functional</w:t>
            </w:r>
          </w:p>
        </w:tc>
        <w:tc>
          <w:tcPr>
            <w:tcW w:w="4469" w:type="dxa"/>
          </w:tcPr>
          <w:p w14:paraId="650B13B2" w14:textId="77777777" w:rsidR="0002692E" w:rsidRDefault="00344553" w:rsidP="00B82064">
            <w:r>
              <w:t>-</w:t>
            </w:r>
          </w:p>
        </w:tc>
      </w:tr>
      <w:tr w:rsidR="0002692E" w14:paraId="5ADEDAF7" w14:textId="77777777" w:rsidTr="0003253D">
        <w:tc>
          <w:tcPr>
            <w:tcW w:w="2442" w:type="dxa"/>
          </w:tcPr>
          <w:p w14:paraId="0A740D5C" w14:textId="77777777" w:rsidR="0002692E" w:rsidRDefault="0002692E" w:rsidP="00B82064">
            <w:r>
              <w:t>usedBy</w:t>
            </w:r>
          </w:p>
        </w:tc>
        <w:tc>
          <w:tcPr>
            <w:tcW w:w="2439" w:type="dxa"/>
          </w:tcPr>
          <w:p w14:paraId="213141E3" w14:textId="77777777" w:rsidR="0002692E" w:rsidRDefault="003109EB" w:rsidP="00B82064">
            <w:r>
              <w:t>subPropertyOf</w:t>
            </w:r>
          </w:p>
        </w:tc>
        <w:tc>
          <w:tcPr>
            <w:tcW w:w="4469" w:type="dxa"/>
          </w:tcPr>
          <w:p w14:paraId="79B97588" w14:textId="77777777" w:rsidR="0002692E" w:rsidRDefault="003109EB" w:rsidP="00B82064">
            <w:r>
              <w:t>preconditionOf</w:t>
            </w:r>
          </w:p>
        </w:tc>
      </w:tr>
      <w:tr w:rsidR="003109EB" w14:paraId="1E2E94A0" w14:textId="77777777" w:rsidTr="0003253D">
        <w:tc>
          <w:tcPr>
            <w:tcW w:w="2442" w:type="dxa"/>
          </w:tcPr>
          <w:p w14:paraId="3283199C" w14:textId="77777777" w:rsidR="003109EB" w:rsidRDefault="003109EB" w:rsidP="003109EB">
            <w:r>
              <w:lastRenderedPageBreak/>
              <w:t>consumedBy</w:t>
            </w:r>
          </w:p>
        </w:tc>
        <w:tc>
          <w:tcPr>
            <w:tcW w:w="2439" w:type="dxa"/>
          </w:tcPr>
          <w:p w14:paraId="6A7A5461" w14:textId="77777777" w:rsidR="003109EB" w:rsidRDefault="003109EB" w:rsidP="003109EB">
            <w:r>
              <w:t>subPropertyOf</w:t>
            </w:r>
          </w:p>
        </w:tc>
        <w:tc>
          <w:tcPr>
            <w:tcW w:w="4469" w:type="dxa"/>
          </w:tcPr>
          <w:p w14:paraId="7203FDDA" w14:textId="77777777" w:rsidR="003109EB" w:rsidRDefault="003109EB" w:rsidP="003109EB">
            <w:r>
              <w:t>preconditionOf</w:t>
            </w:r>
          </w:p>
        </w:tc>
      </w:tr>
      <w:tr w:rsidR="00FA06BD" w14:paraId="0430D1DB" w14:textId="77777777" w:rsidTr="0003253D">
        <w:tc>
          <w:tcPr>
            <w:tcW w:w="2442" w:type="dxa"/>
          </w:tcPr>
          <w:p w14:paraId="02956186" w14:textId="5FEF6871" w:rsidR="00FA06BD" w:rsidRDefault="00FA06BD" w:rsidP="003109EB">
            <w:r>
              <w:t>hasOwner</w:t>
            </w:r>
          </w:p>
        </w:tc>
        <w:tc>
          <w:tcPr>
            <w:tcW w:w="2439" w:type="dxa"/>
          </w:tcPr>
          <w:p w14:paraId="37CB0F0C" w14:textId="7E86A57E" w:rsidR="00FA06BD" w:rsidRDefault="00FA06BD" w:rsidP="003109EB">
            <w:r>
              <w:t>domain</w:t>
            </w:r>
          </w:p>
        </w:tc>
        <w:tc>
          <w:tcPr>
            <w:tcW w:w="4469" w:type="dxa"/>
          </w:tcPr>
          <w:p w14:paraId="040D1023" w14:textId="0E87C8F0" w:rsidR="00FA06BD" w:rsidRDefault="00FA06BD" w:rsidP="003109EB">
            <w:r>
              <w:t>Resource</w:t>
            </w:r>
          </w:p>
        </w:tc>
      </w:tr>
      <w:tr w:rsidR="00FA06BD" w14:paraId="2D12BE3F" w14:textId="77777777" w:rsidTr="0003253D">
        <w:tc>
          <w:tcPr>
            <w:tcW w:w="2442" w:type="dxa"/>
          </w:tcPr>
          <w:p w14:paraId="7A75B78E" w14:textId="4319318E" w:rsidR="00FA06BD" w:rsidRDefault="00FA06BD" w:rsidP="003109EB">
            <w:r>
              <w:t>hasAssociatedLocation</w:t>
            </w:r>
          </w:p>
        </w:tc>
        <w:tc>
          <w:tcPr>
            <w:tcW w:w="2439" w:type="dxa"/>
          </w:tcPr>
          <w:p w14:paraId="110FB05C" w14:textId="388EF70B" w:rsidR="00FA06BD" w:rsidRDefault="00FA06BD" w:rsidP="003109EB">
            <w:r>
              <w:t>domain</w:t>
            </w:r>
          </w:p>
        </w:tc>
        <w:tc>
          <w:tcPr>
            <w:tcW w:w="4469" w:type="dxa"/>
          </w:tcPr>
          <w:p w14:paraId="21ED70F2" w14:textId="5FA82E65" w:rsidR="00FA06BD" w:rsidRDefault="00FA06BD" w:rsidP="003109EB">
            <w:r>
              <w:t>Resource</w:t>
            </w:r>
          </w:p>
        </w:tc>
      </w:tr>
    </w:tbl>
    <w:p w14:paraId="7C087E7C" w14:textId="77777777" w:rsidR="00AB25B7" w:rsidRDefault="00AB25B7" w:rsidP="00DA41F3">
      <w:pPr>
        <w:rPr>
          <w:b/>
        </w:rPr>
      </w:pPr>
    </w:p>
    <w:p w14:paraId="6CE95C5F" w14:textId="77777777" w:rsidR="00DA41F3" w:rsidRPr="00FA36DF" w:rsidRDefault="00DA41F3" w:rsidP="00DA41F3">
      <w:pPr>
        <w:rPr>
          <w:b/>
        </w:rPr>
      </w:pPr>
      <w:r w:rsidRPr="00FA36DF">
        <w:rPr>
          <w:b/>
        </w:rPr>
        <w:t>Reused Ontologies:</w:t>
      </w:r>
    </w:p>
    <w:p w14:paraId="4F899622" w14:textId="77777777" w:rsidR="00DA41F3" w:rsidRDefault="00DA41F3" w:rsidP="009E4A69">
      <w:pPr>
        <w:pStyle w:val="ListParagraph"/>
      </w:pPr>
      <w:r>
        <w:t>iCity-Activity</w:t>
      </w:r>
    </w:p>
    <w:p w14:paraId="6C51664C" w14:textId="04A8CC1A" w:rsidR="00896202" w:rsidRDefault="00896202" w:rsidP="00896202">
      <w:pPr>
        <w:pStyle w:val="Heading3"/>
      </w:pPr>
      <w:bookmarkStart w:id="61" w:name="_Toc2843352"/>
      <w:r w:rsidRPr="00BB05EE">
        <w:t>Mereology Ontology</w:t>
      </w:r>
      <w:bookmarkEnd w:id="6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4EDA36EE" w14:textId="77777777" w:rsidR="00896202" w:rsidRPr="0016027A" w:rsidRDefault="00896202" w:rsidP="00896202">
      <w:pPr>
        <w:rPr>
          <w:b/>
        </w:rPr>
      </w:pPr>
      <w:r>
        <w:rPr>
          <w:b/>
        </w:rPr>
        <w:t xml:space="preserve">Namespace: </w:t>
      </w:r>
      <w:r w:rsidRPr="0016027A">
        <w:rPr>
          <w:b/>
        </w:rPr>
        <w:t>mereology</w:t>
      </w:r>
    </w:p>
    <w:p w14:paraId="2E76A428" w14:textId="3458E3FD" w:rsidR="0003690F" w:rsidRDefault="002B2AAB" w:rsidP="00896202">
      <w:r>
        <w:t>Notions of</w:t>
      </w:r>
      <w:r w:rsidR="00664979">
        <w:t xml:space="preserve"> parthood </w:t>
      </w:r>
      <w:r>
        <w:t xml:space="preserve">are </w:t>
      </w:r>
      <w:r w:rsidR="002E2080">
        <w:t>ubiquitous in and beyond the transportation domain</w:t>
      </w:r>
      <w:r w:rsidR="00C355FA">
        <w:t xml:space="preserve">. </w:t>
      </w:r>
      <w:r w:rsidR="00896202">
        <w:t>While sometimes co</w:t>
      </w:r>
      <w:r w:rsidR="00F16ED5">
        <w:t xml:space="preserve">nflated, there are </w:t>
      </w:r>
      <w:r w:rsidR="009A2F1D">
        <w:t>clear distinctions which can be made between</w:t>
      </w:r>
      <w:r w:rsidR="00F16ED5">
        <w:t xml:space="preserve"> different types </w:t>
      </w:r>
      <w:r w:rsidR="009A2F1D">
        <w:t xml:space="preserve">of </w:t>
      </w:r>
      <w:r w:rsidR="00896202">
        <w:t xml:space="preserve">parthood. </w:t>
      </w:r>
      <w:r w:rsidR="004E5BAF">
        <w:t>The mereology ontology</w:t>
      </w:r>
      <w:r w:rsidR="00F16ED5">
        <w:t xml:space="preserve"> focuses on identifying </w:t>
      </w:r>
      <w:r w:rsidR="004E5BAF">
        <w:t>these differences and making them explicit</w:t>
      </w:r>
      <w:r w:rsidR="00F16ED5">
        <w:t xml:space="preserve">. </w:t>
      </w:r>
      <w:r w:rsidR="00896202">
        <w:t xml:space="preserve">In </w:t>
      </w:r>
      <w:r w:rsidR="0003690F">
        <w:t>this ontology</w:t>
      </w:r>
      <w:r w:rsidR="00896202">
        <w:t xml:space="preserve">, we </w:t>
      </w:r>
      <w:r w:rsidR="0003690F">
        <w:t>identify</w:t>
      </w:r>
      <w:r w:rsidR="00896202">
        <w:t xml:space="preserve"> the following different types of parthood: proper-part-of, component-of, and contained-in. </w:t>
      </w:r>
      <w:r w:rsidR="009D1A0C">
        <w:t xml:space="preserve">The distinction between these types of parthood may be best explained with the use of examples. An item may be </w:t>
      </w:r>
      <w:r w:rsidR="009D1A0C">
        <w:rPr>
          <w:i/>
        </w:rPr>
        <w:t>contained in</w:t>
      </w:r>
      <w:r w:rsidR="009D1A0C">
        <w:t xml:space="preserve"> my car, but that does not make it a </w:t>
      </w:r>
      <w:r w:rsidR="009D1A0C">
        <w:rPr>
          <w:i/>
        </w:rPr>
        <w:t xml:space="preserve">component of </w:t>
      </w:r>
      <w:r w:rsidR="009D1A0C">
        <w:t xml:space="preserve">my car. For example, we may wish to describe passengers or cargo being </w:t>
      </w:r>
      <w:r w:rsidR="009D1A0C">
        <w:rPr>
          <w:i/>
        </w:rPr>
        <w:t xml:space="preserve">contained in </w:t>
      </w:r>
      <w:r w:rsidR="009D1A0C">
        <w:t xml:space="preserve">a vehicle, but this relation must be distinguished from the parts and components that make up a vehicle. </w:t>
      </w:r>
      <w:r w:rsidR="00AD1D76">
        <w:t>Similarly, the front of my car is intuitively a part of my car</w:t>
      </w:r>
      <w:r w:rsidR="0003690F">
        <w:t>, but not a component of my car</w:t>
      </w:r>
      <w:r w:rsidR="00A325FA">
        <w:t>.</w:t>
      </w:r>
      <w:r w:rsidR="00AD1D76">
        <w:t xml:space="preserve"> </w:t>
      </w:r>
      <w:r w:rsidR="005459FB">
        <w:t>While we may define components of a vehicle, different zone systems (wards, postal codes) are not components, but</w:t>
      </w:r>
      <w:r w:rsidR="0003690F">
        <w:t xml:space="preserve"> proper parts of larger areas. </w:t>
      </w:r>
    </w:p>
    <w:p w14:paraId="28C8C682" w14:textId="77777777" w:rsidR="0003690F" w:rsidRDefault="0003690F" w:rsidP="00896202"/>
    <w:p w14:paraId="2CF38DAB" w14:textId="24FA5DBC" w:rsidR="00C355FA" w:rsidRDefault="0003690F" w:rsidP="0003690F">
      <w:r>
        <w:t>A more detailed analysis reveals clear, ontological distinctions between each of these relations that may formalized clearly with a set of first-order logic axioms. This analysis, presented in [</w:t>
      </w:r>
      <w:r w:rsidRPr="0003690F">
        <w:rPr>
          <w:highlight w:val="yellow"/>
        </w:rPr>
        <w:t>ref Bittner &amp; Donnely]</w:t>
      </w:r>
      <w:r w:rsidR="004E5BAF">
        <w:t xml:space="preserve"> </w:t>
      </w:r>
      <w:r>
        <w:t>also identifies t</w:t>
      </w:r>
      <w:r w:rsidR="00C355FA">
        <w:t>h</w:t>
      </w:r>
      <w:r>
        <w:t xml:space="preserve">e expressive limitations of OWL, which </w:t>
      </w:r>
      <w:r w:rsidR="00C355FA">
        <w:t xml:space="preserve">prevent </w:t>
      </w:r>
      <w:r>
        <w:t>a complete</w:t>
      </w:r>
      <w:r w:rsidR="00025F2B">
        <w:t xml:space="preserve"> representation of </w:t>
      </w:r>
      <w:r>
        <w:t>this</w:t>
      </w:r>
      <w:r w:rsidR="00025F2B">
        <w:t xml:space="preserve"> sema</w:t>
      </w:r>
      <w:r w:rsidR="00C62622">
        <w:t>ntics</w:t>
      </w:r>
      <w:r>
        <w:t>, and discussed the various possible approximations</w:t>
      </w:r>
      <w:r w:rsidR="00C62622">
        <w:t>. It</w:t>
      </w:r>
      <w:r w:rsidR="00025F2B">
        <w:t xml:space="preserve"> is important to consider what should be captured, and what distinctions should be made in the introduction of properties, </w:t>
      </w:r>
      <w:r w:rsidR="00C62622">
        <w:t xml:space="preserve">in contrast with what is actually </w:t>
      </w:r>
      <w:r w:rsidR="00025F2B">
        <w:t>expressible in the logic.</w:t>
      </w:r>
      <w:r w:rsidR="00C37E2F">
        <w:t xml:space="preserve"> </w:t>
      </w:r>
      <w:r w:rsidR="00C62622">
        <w:t>Since we cannot completely capture the required semantics in OWL, some trade-off</w:t>
      </w:r>
      <w:r w:rsidR="00315D14">
        <w:t>(s)</w:t>
      </w:r>
      <w:r w:rsidR="00C62622">
        <w:t xml:space="preserve"> is required for any partial specification, </w:t>
      </w:r>
      <w:r w:rsidR="00C37E2F">
        <w:t xml:space="preserve">(e.g. OWL only allows the specification of transitivity for simple </w:t>
      </w:r>
      <w:r w:rsidR="00315D14">
        <w:t xml:space="preserve">object </w:t>
      </w:r>
      <w:r w:rsidR="00C37E2F">
        <w:t>properties).</w:t>
      </w:r>
    </w:p>
    <w:p w14:paraId="3C40BF0E" w14:textId="77777777" w:rsidR="00175F0A" w:rsidRDefault="00175F0A" w:rsidP="00896202"/>
    <w:p w14:paraId="7CFD4026" w14:textId="0F950858" w:rsidR="00A325FA" w:rsidRDefault="00175F0A" w:rsidP="00896202">
      <w:r>
        <w:t xml:space="preserve">The difficulty with </w:t>
      </w:r>
      <w:r w:rsidR="00333AFF">
        <w:t xml:space="preserve">such </w:t>
      </w:r>
      <w:r>
        <w:t>an approximation is that the resulting theory defines a semantics for something else entirely.</w:t>
      </w:r>
      <w:r w:rsidR="00333AFF">
        <w:t xml:space="preserve"> Inherently, some semantics are omitted, which may not be required for one application but may be important for another. For example, if transitivity is a key aspect of some required reasoning, then perhaps a parthood relation would be defined as transitive, and some omissions would be made with respect to the formalization other restrictions (e.g. cardinality) that should be applied to the parthood relation. Certainly</w:t>
      </w:r>
      <w:r>
        <w:t xml:space="preserve">, </w:t>
      </w:r>
      <w:r w:rsidR="00AC24CD">
        <w:t>the use of</w:t>
      </w:r>
      <w:r>
        <w:t xml:space="preserve"> approximation</w:t>
      </w:r>
      <w:r w:rsidR="00AC24CD">
        <w:t>s will be required</w:t>
      </w:r>
      <w:r>
        <w:t xml:space="preserve"> in some cases, for example in order to support some desired reasoning problems. </w:t>
      </w:r>
      <w:r w:rsidR="00333AFF">
        <w:t>However, precisely which axiomatization is most suitable will vary between different usage scenarios. W</w:t>
      </w:r>
      <w:r w:rsidR="00C37E2F" w:rsidRPr="00BF62DB">
        <w:t xml:space="preserve">e </w:t>
      </w:r>
      <w:r w:rsidR="00333AFF">
        <w:t xml:space="preserve">therefore </w:t>
      </w:r>
      <w:r w:rsidR="00C37E2F" w:rsidRPr="00BF62DB">
        <w:t xml:space="preserve">omit </w:t>
      </w:r>
      <w:r w:rsidR="00C62622" w:rsidRPr="00BF62DB">
        <w:t>a</w:t>
      </w:r>
      <w:r w:rsidR="00C37E2F" w:rsidRPr="00BF62DB">
        <w:t xml:space="preserve"> detailed</w:t>
      </w:r>
      <w:r w:rsidR="00C62622" w:rsidRPr="00BF62DB">
        <w:t>, partial</w:t>
      </w:r>
      <w:r w:rsidR="00C37E2F" w:rsidRPr="00BF62DB">
        <w:t xml:space="preserve"> axiomatization</w:t>
      </w:r>
      <w:r w:rsidR="00810AC1" w:rsidRPr="00BF62DB">
        <w:t xml:space="preserve"> in favour of a</w:t>
      </w:r>
      <w:r w:rsidR="00BF62DB" w:rsidRPr="00BF62DB">
        <w:t>n</w:t>
      </w:r>
      <w:r w:rsidR="00810AC1" w:rsidRPr="00BF62DB">
        <w:t xml:space="preserve"> under-axiomatized specification of the key relations,</w:t>
      </w:r>
      <w:r w:rsidR="00C37E2F" w:rsidRPr="00BF62DB">
        <w:t xml:space="preserve"> in</w:t>
      </w:r>
      <w:r w:rsidR="00E12004" w:rsidRPr="00BF62DB">
        <w:t xml:space="preserve"> order to avoid </w:t>
      </w:r>
      <w:r w:rsidR="00333AFF">
        <w:t>prescribing</w:t>
      </w:r>
      <w:r w:rsidR="00490FC2" w:rsidRPr="00BF62DB">
        <w:t xml:space="preserve"> one </w:t>
      </w:r>
      <w:r w:rsidR="00A325FA">
        <w:t>trade-off</w:t>
      </w:r>
      <w:r w:rsidR="00490FC2" w:rsidRPr="00BF62DB">
        <w:t xml:space="preserve"> over another</w:t>
      </w:r>
      <w:r w:rsidRPr="00BF62DB">
        <w:t xml:space="preserve">. </w:t>
      </w:r>
      <w:r w:rsidR="00333AFF">
        <w:t>This leaves the</w:t>
      </w:r>
      <w:r w:rsidR="00C37E2F" w:rsidRPr="00BF62DB">
        <w:t xml:space="preserve"> commitment open-ended</w:t>
      </w:r>
      <w:r w:rsidRPr="00BF62DB">
        <w:t xml:space="preserve"> and variable </w:t>
      </w:r>
      <w:r w:rsidR="00333AFF">
        <w:t>to suit individual applications’ needs</w:t>
      </w:r>
      <w:r w:rsidRPr="00BF62DB">
        <w:t>.</w:t>
      </w:r>
      <w:r>
        <w:t xml:space="preserve"> </w:t>
      </w:r>
    </w:p>
    <w:p w14:paraId="166C0E7B" w14:textId="77777777" w:rsidR="00C62622" w:rsidRDefault="00C62622" w:rsidP="00896202"/>
    <w:p w14:paraId="3892D0D5" w14:textId="6453E206" w:rsidR="00376703" w:rsidRDefault="00A325FA" w:rsidP="00A325FA">
      <w:r>
        <w:t>This ontology defines</w:t>
      </w:r>
      <w:r w:rsidR="00A7235A">
        <w:t xml:space="preserve"> the general properties such that the commonality between domain-specific part-of relations may be captured, and more detailed semantics may be </w:t>
      </w:r>
      <w:r w:rsidR="000A4E28">
        <w:t>defined</w:t>
      </w:r>
      <w:r w:rsidR="00A7235A">
        <w:t xml:space="preserve"> in extensions</w:t>
      </w:r>
      <w:r w:rsidR="000A4E28">
        <w:t xml:space="preserve"> of the properties. This creates a means of indicating the intended semantics of a relation by </w:t>
      </w:r>
      <w:r w:rsidR="000A4E28">
        <w:lastRenderedPageBreak/>
        <w:t xml:space="preserve">identifying the </w:t>
      </w:r>
      <w:r w:rsidR="000A4E28" w:rsidRPr="000A4E28">
        <w:rPr>
          <w:i/>
        </w:rPr>
        <w:t>type</w:t>
      </w:r>
      <w:r w:rsidR="000A4E28">
        <w:t xml:space="preserve"> of parthood that it is intended to capture, while allowing for the specification of different partial approximations of the semantics (and possibly also specializations of this semantics), as required. </w:t>
      </w:r>
      <w:r w:rsidR="002B2AAB">
        <w:t xml:space="preserve">For example, a notion of parthood arises in the description of a building and the units it is divided into. In this case, this relationship may be identified as a sort of hasComponent relation; a new property ‘hasBuildingUnit’ may be identified then as a subPropertyOf hasComponent. We are free to assess, for </w:t>
      </w:r>
      <w:r w:rsidR="00834417">
        <w:t>the ‘hasBuildingUnit’ relation,</w:t>
      </w:r>
      <w:r w:rsidR="002B2AAB">
        <w:t xml:space="preserve"> which approximations of the component-of </w:t>
      </w:r>
      <w:r w:rsidR="00834417">
        <w:t xml:space="preserve">relation are the most </w:t>
      </w:r>
      <w:r w:rsidR="000A4E28">
        <w:t>suitable</w:t>
      </w:r>
      <w:r w:rsidR="00376703">
        <w:t xml:space="preserve">. </w:t>
      </w:r>
      <w:r w:rsidR="000A4E28">
        <w:t>The approximation chosen for one type of parthood relation does not constrain the choice of approximation for another.</w:t>
      </w:r>
    </w:p>
    <w:p w14:paraId="4212BFC6" w14:textId="77777777" w:rsidR="000A4E28" w:rsidRDefault="000A4E28" w:rsidP="00A325FA"/>
    <w:p w14:paraId="7A98BDA3" w14:textId="6898BCB1" w:rsidR="00A325FA" w:rsidRDefault="00376703" w:rsidP="00A325FA">
      <w:r>
        <w:t xml:space="preserve">In </w:t>
      </w:r>
      <w:r w:rsidR="00724C8C">
        <w:t>addition to the aforementioned work by [ref Bittner &amp; Donnelly], v</w:t>
      </w:r>
      <w:r w:rsidR="00A325FA">
        <w:t xml:space="preserve">arious approaches to the </w:t>
      </w:r>
      <w:r w:rsidR="005C7810">
        <w:t xml:space="preserve">partial capture </w:t>
      </w:r>
      <w:r w:rsidR="00A22986">
        <w:t xml:space="preserve">of these </w:t>
      </w:r>
      <w:r w:rsidR="00A325FA">
        <w:t xml:space="preserve">mereological relationships </w:t>
      </w:r>
      <w:r w:rsidR="00A325FA" w:rsidRPr="00D55DCE">
        <w:t xml:space="preserve">in OWL have been proposed that </w:t>
      </w:r>
      <w:r w:rsidR="005C7810">
        <w:t>may</w:t>
      </w:r>
      <w:r w:rsidR="00A325FA" w:rsidRPr="00D55DCE">
        <w:t xml:space="preserve"> be used to ext</w:t>
      </w:r>
      <w:r w:rsidR="00724C8C" w:rsidRPr="00D55DCE">
        <w:t xml:space="preserve">end the ontology presented here, such as in </w:t>
      </w:r>
      <w:r w:rsidR="002E36E8" w:rsidRPr="00D55DCE">
        <w:t>[https://www.w3.org/2001/sw/BestPractices/OEP/SimplePartWhole/]</w:t>
      </w:r>
      <w:r w:rsidR="00A325FA" w:rsidRPr="00D55DCE">
        <w:t xml:space="preserve">, and also in top-level ontologies such as </w:t>
      </w:r>
      <w:r w:rsidR="00724C8C" w:rsidRPr="00D55DCE">
        <w:t xml:space="preserve">[ref </w:t>
      </w:r>
      <w:r w:rsidR="00A325FA" w:rsidRPr="00D55DCE">
        <w:t>BFO</w:t>
      </w:r>
      <w:r w:rsidR="00724C8C" w:rsidRPr="00D55DCE">
        <w:t>]</w:t>
      </w:r>
      <w:r w:rsidR="00A325FA" w:rsidRPr="00D55DCE">
        <w:t>.</w:t>
      </w:r>
    </w:p>
    <w:p w14:paraId="2FA4B264" w14:textId="77777777" w:rsidR="00896202" w:rsidRDefault="00896202" w:rsidP="00896202"/>
    <w:tbl>
      <w:tblPr>
        <w:tblStyle w:val="TableGrid"/>
        <w:tblpPr w:leftFromText="180" w:rightFromText="180" w:vertAnchor="text" w:horzAnchor="margin" w:tblpY="128"/>
        <w:tblW w:w="0" w:type="auto"/>
        <w:tblLook w:val="04A0" w:firstRow="1" w:lastRow="0" w:firstColumn="1" w:lastColumn="0" w:noHBand="0" w:noVBand="1"/>
      </w:tblPr>
      <w:tblGrid>
        <w:gridCol w:w="2603"/>
        <w:gridCol w:w="2440"/>
        <w:gridCol w:w="4307"/>
      </w:tblGrid>
      <w:tr w:rsidR="00896202" w14:paraId="167D662D" w14:textId="77777777" w:rsidTr="007736F9">
        <w:tc>
          <w:tcPr>
            <w:tcW w:w="2603" w:type="dxa"/>
            <w:shd w:val="clear" w:color="auto" w:fill="00FFFF"/>
          </w:tcPr>
          <w:p w14:paraId="5C5C633E" w14:textId="77777777" w:rsidR="00896202" w:rsidRDefault="00896202" w:rsidP="00FD13F5">
            <w:pPr>
              <w:tabs>
                <w:tab w:val="left" w:pos="1027"/>
              </w:tabs>
            </w:pPr>
            <w:r>
              <w:t>Property</w:t>
            </w:r>
            <w:r>
              <w:tab/>
            </w:r>
          </w:p>
        </w:tc>
        <w:tc>
          <w:tcPr>
            <w:tcW w:w="2440" w:type="dxa"/>
            <w:shd w:val="clear" w:color="auto" w:fill="00FFFF"/>
          </w:tcPr>
          <w:p w14:paraId="5F583536" w14:textId="77777777" w:rsidR="00896202" w:rsidRDefault="00896202" w:rsidP="00FD13F5">
            <w:r>
              <w:t>Characteristic</w:t>
            </w:r>
          </w:p>
        </w:tc>
        <w:tc>
          <w:tcPr>
            <w:tcW w:w="4307" w:type="dxa"/>
            <w:shd w:val="clear" w:color="auto" w:fill="00FFFF"/>
          </w:tcPr>
          <w:p w14:paraId="55FE43D7" w14:textId="77777777" w:rsidR="00896202" w:rsidRDefault="00896202" w:rsidP="00FD13F5">
            <w:r>
              <w:t>Value (if applicable)</w:t>
            </w:r>
          </w:p>
        </w:tc>
      </w:tr>
      <w:tr w:rsidR="007736F9" w14:paraId="03A912A3" w14:textId="77777777" w:rsidTr="007736F9">
        <w:tc>
          <w:tcPr>
            <w:tcW w:w="2603" w:type="dxa"/>
          </w:tcPr>
          <w:p w14:paraId="0ACBB541" w14:textId="649D81BA" w:rsidR="007736F9" w:rsidRDefault="007736F9" w:rsidP="007736F9">
            <w:r>
              <w:t>properPartOf</w:t>
            </w:r>
          </w:p>
        </w:tc>
        <w:tc>
          <w:tcPr>
            <w:tcW w:w="2440" w:type="dxa"/>
          </w:tcPr>
          <w:p w14:paraId="43F52EDE" w14:textId="60670420" w:rsidR="007736F9" w:rsidRPr="00CE5C3D" w:rsidRDefault="007736F9" w:rsidP="007736F9">
            <w:pPr>
              <w:rPr>
                <w:strike/>
              </w:rPr>
            </w:pPr>
            <w:r>
              <w:t>inverseOf</w:t>
            </w:r>
          </w:p>
        </w:tc>
        <w:tc>
          <w:tcPr>
            <w:tcW w:w="4307" w:type="dxa"/>
          </w:tcPr>
          <w:p w14:paraId="3013D397" w14:textId="7543D813" w:rsidR="007736F9" w:rsidRPr="00CE5C3D" w:rsidRDefault="007736F9" w:rsidP="007736F9">
            <w:pPr>
              <w:rPr>
                <w:strike/>
              </w:rPr>
            </w:pPr>
            <w:r>
              <w:t>hasProperPart</w:t>
            </w:r>
          </w:p>
        </w:tc>
      </w:tr>
      <w:tr w:rsidR="007736F9" w14:paraId="34EE55DA" w14:textId="77777777" w:rsidTr="007736F9">
        <w:tc>
          <w:tcPr>
            <w:tcW w:w="2603" w:type="dxa"/>
          </w:tcPr>
          <w:p w14:paraId="083CB556" w14:textId="77777777" w:rsidR="007736F9" w:rsidRDefault="007736F9" w:rsidP="007736F9">
            <w:r>
              <w:t>hasProperPart</w:t>
            </w:r>
          </w:p>
        </w:tc>
        <w:tc>
          <w:tcPr>
            <w:tcW w:w="2440" w:type="dxa"/>
          </w:tcPr>
          <w:p w14:paraId="1C05479C" w14:textId="77777777" w:rsidR="007736F9" w:rsidRDefault="007736F9" w:rsidP="007736F9">
            <w:r>
              <w:t>inverseOf</w:t>
            </w:r>
          </w:p>
        </w:tc>
        <w:tc>
          <w:tcPr>
            <w:tcW w:w="4307" w:type="dxa"/>
          </w:tcPr>
          <w:p w14:paraId="1198FB53" w14:textId="77777777" w:rsidR="007736F9" w:rsidRDefault="007736F9" w:rsidP="007736F9">
            <w:r>
              <w:t>properPartOf</w:t>
            </w:r>
          </w:p>
        </w:tc>
      </w:tr>
      <w:tr w:rsidR="007736F9" w14:paraId="1E382CFD" w14:textId="77777777" w:rsidTr="007736F9">
        <w:tc>
          <w:tcPr>
            <w:tcW w:w="2603" w:type="dxa"/>
            <w:vMerge w:val="restart"/>
          </w:tcPr>
          <w:p w14:paraId="1647ED09" w14:textId="77777777" w:rsidR="007736F9" w:rsidRDefault="007736F9" w:rsidP="007736F9">
            <w:pPr>
              <w:tabs>
                <w:tab w:val="right" w:pos="2348"/>
              </w:tabs>
            </w:pPr>
            <w:r>
              <w:t>componentOf</w:t>
            </w:r>
          </w:p>
        </w:tc>
        <w:tc>
          <w:tcPr>
            <w:tcW w:w="2440" w:type="dxa"/>
          </w:tcPr>
          <w:p w14:paraId="605D309C" w14:textId="77777777" w:rsidR="007736F9" w:rsidRDefault="007736F9" w:rsidP="007736F9">
            <w:pPr>
              <w:tabs>
                <w:tab w:val="right" w:pos="2348"/>
              </w:tabs>
            </w:pPr>
            <w:r>
              <w:t>subPropertyOf</w:t>
            </w:r>
          </w:p>
        </w:tc>
        <w:tc>
          <w:tcPr>
            <w:tcW w:w="4307" w:type="dxa"/>
          </w:tcPr>
          <w:p w14:paraId="721EAF4E" w14:textId="40635F37" w:rsidR="007736F9" w:rsidRDefault="007736F9" w:rsidP="007736F9">
            <w:r>
              <w:t>properPartOf</w:t>
            </w:r>
          </w:p>
        </w:tc>
      </w:tr>
      <w:tr w:rsidR="007736F9" w14:paraId="73BBDA41" w14:textId="77777777" w:rsidTr="007736F9">
        <w:tc>
          <w:tcPr>
            <w:tcW w:w="2603" w:type="dxa"/>
            <w:vMerge/>
          </w:tcPr>
          <w:p w14:paraId="795E0323" w14:textId="77777777" w:rsidR="007736F9" w:rsidRDefault="007736F9" w:rsidP="007736F9">
            <w:pPr>
              <w:tabs>
                <w:tab w:val="right" w:pos="2348"/>
              </w:tabs>
            </w:pPr>
          </w:p>
        </w:tc>
        <w:tc>
          <w:tcPr>
            <w:tcW w:w="2440" w:type="dxa"/>
          </w:tcPr>
          <w:p w14:paraId="26AB5AB7" w14:textId="08B0F810" w:rsidR="007736F9" w:rsidRDefault="007736F9" w:rsidP="007736F9">
            <w:pPr>
              <w:tabs>
                <w:tab w:val="right" w:pos="2348"/>
              </w:tabs>
            </w:pPr>
            <w:r>
              <w:t>inverseOf</w:t>
            </w:r>
          </w:p>
        </w:tc>
        <w:tc>
          <w:tcPr>
            <w:tcW w:w="4307" w:type="dxa"/>
          </w:tcPr>
          <w:p w14:paraId="16C3E1D8" w14:textId="08292873" w:rsidR="007736F9" w:rsidRDefault="007736F9" w:rsidP="007736F9">
            <w:r>
              <w:t>hasComponent</w:t>
            </w:r>
          </w:p>
        </w:tc>
      </w:tr>
      <w:tr w:rsidR="007736F9" w14:paraId="51311E71" w14:textId="77777777" w:rsidTr="007736F9">
        <w:tc>
          <w:tcPr>
            <w:tcW w:w="2603" w:type="dxa"/>
            <w:vMerge w:val="restart"/>
          </w:tcPr>
          <w:p w14:paraId="6C229DE1" w14:textId="77777777" w:rsidR="007736F9" w:rsidRDefault="007736F9" w:rsidP="007736F9">
            <w:pPr>
              <w:tabs>
                <w:tab w:val="right" w:pos="2348"/>
              </w:tabs>
            </w:pPr>
            <w:r>
              <w:t>hasComponent</w:t>
            </w:r>
          </w:p>
        </w:tc>
        <w:tc>
          <w:tcPr>
            <w:tcW w:w="2440" w:type="dxa"/>
          </w:tcPr>
          <w:p w14:paraId="070FB4E2" w14:textId="11CF3FD8" w:rsidR="007736F9" w:rsidRDefault="007736F9" w:rsidP="007736F9">
            <w:pPr>
              <w:tabs>
                <w:tab w:val="right" w:pos="2348"/>
              </w:tabs>
            </w:pPr>
            <w:r>
              <w:t>subPropertyOf</w:t>
            </w:r>
          </w:p>
        </w:tc>
        <w:tc>
          <w:tcPr>
            <w:tcW w:w="4307" w:type="dxa"/>
          </w:tcPr>
          <w:p w14:paraId="009AE433" w14:textId="2BB31E2C" w:rsidR="007736F9" w:rsidRDefault="007736F9" w:rsidP="007736F9">
            <w:r>
              <w:t>hasProperPart</w:t>
            </w:r>
          </w:p>
        </w:tc>
      </w:tr>
      <w:tr w:rsidR="007736F9" w14:paraId="5EFE141B" w14:textId="77777777" w:rsidTr="007736F9">
        <w:tc>
          <w:tcPr>
            <w:tcW w:w="2603" w:type="dxa"/>
            <w:vMerge/>
          </w:tcPr>
          <w:p w14:paraId="6796B976" w14:textId="77777777" w:rsidR="007736F9" w:rsidRDefault="007736F9" w:rsidP="007736F9">
            <w:pPr>
              <w:tabs>
                <w:tab w:val="right" w:pos="2348"/>
              </w:tabs>
            </w:pPr>
          </w:p>
        </w:tc>
        <w:tc>
          <w:tcPr>
            <w:tcW w:w="2440" w:type="dxa"/>
          </w:tcPr>
          <w:p w14:paraId="1C55D59C" w14:textId="4A07C2BA" w:rsidR="007736F9" w:rsidRDefault="007736F9" w:rsidP="007736F9">
            <w:pPr>
              <w:tabs>
                <w:tab w:val="right" w:pos="2348"/>
              </w:tabs>
            </w:pPr>
            <w:r>
              <w:t>inverseOf</w:t>
            </w:r>
          </w:p>
        </w:tc>
        <w:tc>
          <w:tcPr>
            <w:tcW w:w="4307" w:type="dxa"/>
          </w:tcPr>
          <w:p w14:paraId="23F0912C" w14:textId="6A80FC52" w:rsidR="007736F9" w:rsidRDefault="007736F9" w:rsidP="007736F9">
            <w:r>
              <w:t>componentOf</w:t>
            </w:r>
          </w:p>
        </w:tc>
      </w:tr>
      <w:tr w:rsidR="007736F9" w14:paraId="3F9C1F93" w14:textId="77777777" w:rsidTr="007736F9">
        <w:tc>
          <w:tcPr>
            <w:tcW w:w="2603" w:type="dxa"/>
          </w:tcPr>
          <w:p w14:paraId="162F0EE4" w14:textId="77777777" w:rsidR="007736F9" w:rsidRDefault="007736F9" w:rsidP="007736F9">
            <w:pPr>
              <w:tabs>
                <w:tab w:val="right" w:pos="2348"/>
              </w:tabs>
            </w:pPr>
            <w:r>
              <w:t>immediateComponentOf</w:t>
            </w:r>
          </w:p>
        </w:tc>
        <w:tc>
          <w:tcPr>
            <w:tcW w:w="2440" w:type="dxa"/>
          </w:tcPr>
          <w:p w14:paraId="265AFFD9" w14:textId="77777777" w:rsidR="007736F9" w:rsidRDefault="007736F9" w:rsidP="007736F9">
            <w:pPr>
              <w:tabs>
                <w:tab w:val="right" w:pos="2348"/>
              </w:tabs>
            </w:pPr>
            <w:r>
              <w:t>subPropertyOf</w:t>
            </w:r>
          </w:p>
        </w:tc>
        <w:tc>
          <w:tcPr>
            <w:tcW w:w="4307" w:type="dxa"/>
          </w:tcPr>
          <w:p w14:paraId="0C15E919" w14:textId="77777777" w:rsidR="007736F9" w:rsidRDefault="007736F9" w:rsidP="007736F9">
            <w:r>
              <w:t>componentOf</w:t>
            </w:r>
          </w:p>
        </w:tc>
      </w:tr>
      <w:tr w:rsidR="007736F9" w14:paraId="42D81800" w14:textId="77777777" w:rsidTr="007736F9">
        <w:tc>
          <w:tcPr>
            <w:tcW w:w="2603" w:type="dxa"/>
          </w:tcPr>
          <w:p w14:paraId="63742CC8" w14:textId="77777777" w:rsidR="007736F9" w:rsidRDefault="007736F9" w:rsidP="007736F9">
            <w:r>
              <w:t>containedIn</w:t>
            </w:r>
          </w:p>
        </w:tc>
        <w:tc>
          <w:tcPr>
            <w:tcW w:w="2440" w:type="dxa"/>
          </w:tcPr>
          <w:p w14:paraId="7AE6E173" w14:textId="241E5DE6" w:rsidR="007736F9" w:rsidRPr="00665086" w:rsidRDefault="007736F9" w:rsidP="007736F9">
            <w:pPr>
              <w:tabs>
                <w:tab w:val="right" w:pos="2348"/>
              </w:tabs>
              <w:rPr>
                <w:strike/>
              </w:rPr>
            </w:pPr>
            <w:r>
              <w:t>inverseOf</w:t>
            </w:r>
          </w:p>
        </w:tc>
        <w:tc>
          <w:tcPr>
            <w:tcW w:w="4307" w:type="dxa"/>
          </w:tcPr>
          <w:p w14:paraId="0663EF18" w14:textId="3444679D" w:rsidR="007736F9" w:rsidRPr="00665086" w:rsidRDefault="007736F9" w:rsidP="007736F9">
            <w:pPr>
              <w:rPr>
                <w:strike/>
              </w:rPr>
            </w:pPr>
            <w:r>
              <w:t>contains</w:t>
            </w:r>
          </w:p>
        </w:tc>
      </w:tr>
      <w:tr w:rsidR="007736F9" w14:paraId="5A4500F7" w14:textId="77777777" w:rsidTr="007736F9">
        <w:tc>
          <w:tcPr>
            <w:tcW w:w="2603" w:type="dxa"/>
          </w:tcPr>
          <w:p w14:paraId="771D9F40" w14:textId="77777777" w:rsidR="007736F9" w:rsidRDefault="007736F9" w:rsidP="007736F9">
            <w:r>
              <w:t>contains</w:t>
            </w:r>
          </w:p>
        </w:tc>
        <w:tc>
          <w:tcPr>
            <w:tcW w:w="2440" w:type="dxa"/>
          </w:tcPr>
          <w:p w14:paraId="46733FA1" w14:textId="77777777" w:rsidR="007736F9" w:rsidRDefault="007736F9" w:rsidP="007736F9">
            <w:pPr>
              <w:tabs>
                <w:tab w:val="right" w:pos="2348"/>
              </w:tabs>
            </w:pPr>
            <w:r>
              <w:t>inverseOf</w:t>
            </w:r>
          </w:p>
        </w:tc>
        <w:tc>
          <w:tcPr>
            <w:tcW w:w="4307" w:type="dxa"/>
          </w:tcPr>
          <w:p w14:paraId="4E5CD42F" w14:textId="77777777" w:rsidR="007736F9" w:rsidRDefault="007736F9" w:rsidP="007736F9">
            <w:r>
              <w:t>containedIn</w:t>
            </w:r>
          </w:p>
        </w:tc>
      </w:tr>
      <w:tr w:rsidR="007736F9" w14:paraId="722DD11F" w14:textId="77777777" w:rsidTr="007736F9">
        <w:tc>
          <w:tcPr>
            <w:tcW w:w="2603" w:type="dxa"/>
          </w:tcPr>
          <w:p w14:paraId="0B79529C" w14:textId="77777777" w:rsidR="007736F9" w:rsidRDefault="007736F9" w:rsidP="007736F9">
            <w:r>
              <w:t>immediatelyContainedIn</w:t>
            </w:r>
          </w:p>
        </w:tc>
        <w:tc>
          <w:tcPr>
            <w:tcW w:w="2440" w:type="dxa"/>
          </w:tcPr>
          <w:p w14:paraId="4862EFAE" w14:textId="77777777" w:rsidR="007736F9" w:rsidRDefault="007736F9" w:rsidP="007736F9">
            <w:pPr>
              <w:tabs>
                <w:tab w:val="right" w:pos="2348"/>
              </w:tabs>
            </w:pPr>
            <w:r>
              <w:t>subPropertyOf</w:t>
            </w:r>
          </w:p>
        </w:tc>
        <w:tc>
          <w:tcPr>
            <w:tcW w:w="4307" w:type="dxa"/>
          </w:tcPr>
          <w:p w14:paraId="1691CB38" w14:textId="77777777" w:rsidR="007736F9" w:rsidRDefault="007736F9" w:rsidP="007736F9">
            <w:r>
              <w:t>containedIn</w:t>
            </w:r>
          </w:p>
        </w:tc>
      </w:tr>
    </w:tbl>
    <w:p w14:paraId="62BC91CA" w14:textId="77777777" w:rsidR="00896202" w:rsidRDefault="00896202" w:rsidP="00896202"/>
    <w:p w14:paraId="1D5C87A5" w14:textId="1493CBB0" w:rsidR="00C355FA" w:rsidRPr="007736F9" w:rsidRDefault="00C355FA" w:rsidP="00C355FA">
      <w:pPr>
        <w:rPr>
          <w:b/>
        </w:rPr>
      </w:pPr>
      <w:r w:rsidRPr="007736F9">
        <w:rPr>
          <w:b/>
        </w:rPr>
        <w:t>Future work:</w:t>
      </w:r>
    </w:p>
    <w:p w14:paraId="5860CC8B" w14:textId="49C0CD26" w:rsidR="00C355FA" w:rsidRPr="007736F9" w:rsidRDefault="00C355FA" w:rsidP="00C355FA">
      <w:pPr>
        <w:pStyle w:val="ListParagraph"/>
        <w:numPr>
          <w:ilvl w:val="0"/>
          <w:numId w:val="28"/>
        </w:numPr>
        <w:rPr>
          <w:sz w:val="24"/>
        </w:rPr>
      </w:pPr>
      <w:r w:rsidRPr="007736F9">
        <w:rPr>
          <w:sz w:val="24"/>
        </w:rPr>
        <w:t xml:space="preserve">Extend to </w:t>
      </w:r>
      <w:r w:rsidR="00810AC1" w:rsidRPr="007736F9">
        <w:rPr>
          <w:sz w:val="24"/>
        </w:rPr>
        <w:t xml:space="preserve">capture </w:t>
      </w:r>
      <w:r w:rsidR="00D55DCE" w:rsidRPr="007736F9">
        <w:rPr>
          <w:sz w:val="24"/>
        </w:rPr>
        <w:t xml:space="preserve">multidimensional </w:t>
      </w:r>
      <w:r w:rsidR="00810AC1" w:rsidRPr="007736F9">
        <w:rPr>
          <w:sz w:val="24"/>
        </w:rPr>
        <w:t>mereotopological relations</w:t>
      </w:r>
      <w:r w:rsidR="00D55DCE" w:rsidRPr="007736F9">
        <w:rPr>
          <w:sz w:val="24"/>
        </w:rPr>
        <w:t xml:space="preserve"> as in CODI</w:t>
      </w:r>
    </w:p>
    <w:p w14:paraId="048B11C3" w14:textId="66351FFB" w:rsidR="00D55DCE" w:rsidRPr="007736F9" w:rsidRDefault="00D55DCE" w:rsidP="00D55DCE">
      <w:pPr>
        <w:pStyle w:val="ListParagraph"/>
        <w:numPr>
          <w:ilvl w:val="1"/>
          <w:numId w:val="28"/>
        </w:numPr>
        <w:rPr>
          <w:sz w:val="24"/>
        </w:rPr>
      </w:pPr>
      <w:r w:rsidRPr="007736F9">
        <w:rPr>
          <w:sz w:val="24"/>
        </w:rPr>
        <w:t>Map the relations to GeoSPARQL properties</w:t>
      </w:r>
    </w:p>
    <w:p w14:paraId="3B8434EF" w14:textId="59EF7B7B" w:rsidR="00810AC1" w:rsidRPr="007736F9" w:rsidRDefault="00810AC1" w:rsidP="00C355FA">
      <w:pPr>
        <w:pStyle w:val="ListParagraph"/>
        <w:numPr>
          <w:ilvl w:val="0"/>
          <w:numId w:val="28"/>
        </w:numPr>
        <w:rPr>
          <w:sz w:val="24"/>
        </w:rPr>
      </w:pPr>
      <w:r w:rsidRPr="007736F9">
        <w:rPr>
          <w:sz w:val="24"/>
        </w:rPr>
        <w:t>Extend with a first-order formalization or mereology</w:t>
      </w:r>
    </w:p>
    <w:p w14:paraId="213C1208" w14:textId="77777777" w:rsidR="004053E0" w:rsidRDefault="004053E0" w:rsidP="004053E0">
      <w:pPr>
        <w:pStyle w:val="Heading3"/>
      </w:pPr>
      <w:bookmarkStart w:id="62" w:name="_Toc2843353"/>
      <w:r w:rsidRPr="00216E9F">
        <w:t>Ontology of Units of Measure</w:t>
      </w:r>
      <w:bookmarkEnd w:id="62"/>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63971988" w14:textId="77777777" w:rsidR="00A40575" w:rsidRPr="00A40575" w:rsidRDefault="00A40575" w:rsidP="00A40575">
      <w:pPr>
        <w:rPr>
          <w:b/>
        </w:rPr>
      </w:pPr>
      <w:r>
        <w:rPr>
          <w:b/>
        </w:rPr>
        <w:t xml:space="preserve">Namespace: </w:t>
      </w:r>
      <w:r w:rsidRPr="00A40575">
        <w:rPr>
          <w:b/>
        </w:rPr>
        <w:t>om</w:t>
      </w:r>
    </w:p>
    <w:p w14:paraId="36BB6AB2" w14:textId="77777777" w:rsidR="004053E0" w:rsidRDefault="004053E0" w:rsidP="004053E0">
      <w:r>
        <w:t xml:space="preserve">The Ontology of Units of Measure provides a structured vocabulary to describe, among other things, </w:t>
      </w:r>
      <w:r w:rsidR="00F16ED5">
        <w:t xml:space="preserve">the </w:t>
      </w:r>
      <w:r>
        <w:t xml:space="preserve">different values </w:t>
      </w:r>
      <w:r w:rsidR="00F16ED5">
        <w:t xml:space="preserve">(measures) </w:t>
      </w:r>
      <w:r>
        <w:t>that we associate to given quantities.</w:t>
      </w:r>
      <w:r w:rsidR="00357123">
        <w:t xml:space="preserve"> This allows us to provide greater detail regarding specific measurements that are defined in the ontology. Rather than simply have a </w:t>
      </w:r>
      <w:r w:rsidR="008A14DF">
        <w:t xml:space="preserve">simple </w:t>
      </w:r>
      <w:r w:rsidR="00357123">
        <w:t xml:space="preserve">data property to describe the length of </w:t>
      </w:r>
      <w:r w:rsidR="008A14DF">
        <w:t>some road segment as "10 m", with the units of measure ontology we are able to describe the nature of the quantity (i.e. length), its value as a Measure (10 m), and also describe the unit that the</w:t>
      </w:r>
      <w:r w:rsidR="00360F3F">
        <w:t xml:space="preserve"> measure</w:t>
      </w:r>
      <w:r w:rsidR="00345927">
        <w:t>'s numerical value</w:t>
      </w:r>
      <w:r w:rsidR="00360F3F">
        <w:t xml:space="preserve"> is given in (e.g. metres</w:t>
      </w:r>
      <w:r w:rsidR="008A14DF">
        <w:t>).</w:t>
      </w:r>
    </w:p>
    <w:p w14:paraId="2EA1BC37" w14:textId="418BB2BB" w:rsidR="00680A88" w:rsidRDefault="00680A88" w:rsidP="00680A88">
      <w:r>
        <w:t xml:space="preserve">In the context of the iCity ontology, </w:t>
      </w:r>
      <w:r w:rsidRPr="00E80D3C">
        <w:t>quantities, units, and/or measures that are defined with domain-specific concepts (e.g. vehicles, lanes) are defined by reusing and extending the units of measure ontology in the relevant modules.</w:t>
      </w:r>
    </w:p>
    <w:p w14:paraId="4EF904E8" w14:textId="0E97B23C" w:rsidR="004053E0" w:rsidRPr="00680A88" w:rsidRDefault="004053E0" w:rsidP="009E4A69">
      <w:pPr>
        <w:pStyle w:val="ListParagraph"/>
        <w:rPr>
          <w:sz w:val="24"/>
        </w:rPr>
      </w:pPr>
      <w:r w:rsidRPr="00680A88">
        <w:rPr>
          <w:sz w:val="24"/>
        </w:rPr>
        <w:lastRenderedPageBreak/>
        <w:t>A q</w:t>
      </w:r>
      <w:r w:rsidR="00357123" w:rsidRPr="00680A88">
        <w:rPr>
          <w:sz w:val="24"/>
        </w:rPr>
        <w:t>uantity has some measured value</w:t>
      </w:r>
    </w:p>
    <w:p w14:paraId="423E14BE" w14:textId="6C9D7293" w:rsidR="004053E0" w:rsidRPr="00680A88" w:rsidRDefault="004053E0" w:rsidP="009E4A69">
      <w:pPr>
        <w:pStyle w:val="ListParagraph"/>
        <w:rPr>
          <w:sz w:val="24"/>
        </w:rPr>
      </w:pPr>
      <w:r w:rsidRPr="00680A88">
        <w:rPr>
          <w:sz w:val="24"/>
        </w:rPr>
        <w:t>A measured value</w:t>
      </w:r>
      <w:r w:rsidR="00070B80" w:rsidRPr="00680A88">
        <w:rPr>
          <w:sz w:val="24"/>
        </w:rPr>
        <w:t xml:space="preserve"> (</w:t>
      </w:r>
      <w:proofErr w:type="gramStart"/>
      <w:r w:rsidR="00070B80" w:rsidRPr="00680A88">
        <w:rPr>
          <w:sz w:val="24"/>
        </w:rPr>
        <w:t>om:Measure</w:t>
      </w:r>
      <w:proofErr w:type="gramEnd"/>
      <w:r w:rsidR="00070B80" w:rsidRPr="00680A88">
        <w:rPr>
          <w:sz w:val="24"/>
        </w:rPr>
        <w:t>)</w:t>
      </w:r>
      <w:r w:rsidRPr="00680A88">
        <w:rPr>
          <w:sz w:val="24"/>
        </w:rPr>
        <w:t xml:space="preserve"> is associated with a unit of measure</w:t>
      </w:r>
    </w:p>
    <w:p w14:paraId="62AE9C68" w14:textId="0F287964" w:rsidR="004053E0" w:rsidRPr="00680A88" w:rsidRDefault="004053E0" w:rsidP="009E4A69">
      <w:pPr>
        <w:pStyle w:val="ListParagraph"/>
        <w:rPr>
          <w:sz w:val="24"/>
        </w:rPr>
      </w:pPr>
      <w:r w:rsidRPr="00680A88">
        <w:rPr>
          <w:sz w:val="24"/>
        </w:rPr>
        <w:t>There are many types (subclasses) of units of measure, such as length, mass, speed, and currency.</w:t>
      </w:r>
    </w:p>
    <w:p w14:paraId="5FB32463" w14:textId="5417ECFA" w:rsidR="00357123" w:rsidRPr="00680A88" w:rsidRDefault="00357123" w:rsidP="00357123">
      <w:pPr>
        <w:rPr>
          <w:sz w:val="36"/>
        </w:rPr>
      </w:pPr>
    </w:p>
    <w:p w14:paraId="6FFE8C6B" w14:textId="34EB1521" w:rsidR="008C10E3" w:rsidRDefault="00680A88" w:rsidP="00E80D3C">
      <w:r>
        <w:rPr>
          <w:noProof/>
        </w:rPr>
        <mc:AlternateContent>
          <mc:Choice Requires="wpg">
            <w:drawing>
              <wp:anchor distT="0" distB="0" distL="114300" distR="114300" simplePos="0" relativeHeight="251670528" behindDoc="0" locked="0" layoutInCell="1" allowOverlap="1" wp14:anchorId="434796D5" wp14:editId="415E4B96">
                <wp:simplePos x="0" y="0"/>
                <wp:positionH relativeFrom="column">
                  <wp:posOffset>-19456</wp:posOffset>
                </wp:positionH>
                <wp:positionV relativeFrom="paragraph">
                  <wp:posOffset>1517987</wp:posOffset>
                </wp:positionV>
                <wp:extent cx="5943600" cy="1471295"/>
                <wp:effectExtent l="0" t="0" r="0" b="0"/>
                <wp:wrapTopAndBottom/>
                <wp:docPr id="4"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1471295"/>
                          <a:chOff x="1440" y="2943"/>
                          <a:chExt cx="9360" cy="2317"/>
                        </a:xfrm>
                      </wpg:grpSpPr>
                      <wps:wsp>
                        <wps:cNvPr id="5" name="AutoShape 8"/>
                        <wps:cNvSpPr>
                          <a:spLocks noChangeAspect="1" noChangeArrowheads="1" noTextEdit="1"/>
                        </wps:cNvSpPr>
                        <wps:spPr bwMode="auto">
                          <a:xfrm>
                            <a:off x="1440" y="2943"/>
                            <a:ext cx="9360" cy="2317"/>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0"/>
                        <wps:cNvSpPr txBox="1">
                          <a:spLocks noChangeArrowheads="1"/>
                        </wps:cNvSpPr>
                        <wps:spPr bwMode="auto">
                          <a:xfrm>
                            <a:off x="2893" y="3181"/>
                            <a:ext cx="1377" cy="450"/>
                          </a:xfrm>
                          <a:prstGeom prst="rect">
                            <a:avLst/>
                          </a:prstGeom>
                          <a:solidFill>
                            <a:srgbClr val="FFFFFF"/>
                          </a:solidFill>
                          <a:ln w="9525">
                            <a:solidFill>
                              <a:srgbClr val="000000"/>
                            </a:solidFill>
                            <a:miter lim="800000"/>
                            <a:headEnd/>
                            <a:tailEnd/>
                          </a:ln>
                        </wps:spPr>
                        <wps:txbx>
                          <w:txbxContent>
                            <w:p w14:paraId="73F4B006" w14:textId="77777777" w:rsidR="008663AF" w:rsidRPr="00680A88" w:rsidRDefault="008663AF" w:rsidP="00345927">
                              <w:pPr>
                                <w:rPr>
                                  <w:sz w:val="22"/>
                                  <w:szCs w:val="22"/>
                                </w:rPr>
                              </w:pPr>
                              <w:r w:rsidRPr="00680A88">
                                <w:rPr>
                                  <w:sz w:val="22"/>
                                  <w:szCs w:val="22"/>
                                </w:rPr>
                                <w:t>om:Quantity</w:t>
                              </w:r>
                            </w:p>
                          </w:txbxContent>
                        </wps:txbx>
                        <wps:bodyPr rot="0" vert="horz" wrap="square" lIns="91440" tIns="45720" rIns="91440" bIns="45720" anchor="t" anchorCtr="0" upright="1">
                          <a:noAutofit/>
                        </wps:bodyPr>
                      </wps:wsp>
                      <wps:wsp>
                        <wps:cNvPr id="7" name="Text Box 11"/>
                        <wps:cNvSpPr txBox="1">
                          <a:spLocks noChangeArrowheads="1"/>
                        </wps:cNvSpPr>
                        <wps:spPr bwMode="auto">
                          <a:xfrm>
                            <a:off x="6047" y="3181"/>
                            <a:ext cx="1378" cy="450"/>
                          </a:xfrm>
                          <a:prstGeom prst="rect">
                            <a:avLst/>
                          </a:prstGeom>
                          <a:solidFill>
                            <a:srgbClr val="FFFFFF"/>
                          </a:solidFill>
                          <a:ln w="9525">
                            <a:solidFill>
                              <a:srgbClr val="000000"/>
                            </a:solidFill>
                            <a:miter lim="800000"/>
                            <a:headEnd/>
                            <a:tailEnd/>
                          </a:ln>
                        </wps:spPr>
                        <wps:txbx>
                          <w:txbxContent>
                            <w:p w14:paraId="7E99D385" w14:textId="77777777" w:rsidR="008663AF" w:rsidRPr="00680A88" w:rsidRDefault="008663AF" w:rsidP="00345927">
                              <w:pPr>
                                <w:rPr>
                                  <w:sz w:val="22"/>
                                  <w:szCs w:val="22"/>
                                </w:rPr>
                              </w:pPr>
                              <w:r w:rsidRPr="00680A88">
                                <w:rPr>
                                  <w:sz w:val="22"/>
                                  <w:szCs w:val="22"/>
                                </w:rPr>
                                <w:t>om:Measure</w:t>
                              </w:r>
                            </w:p>
                          </w:txbxContent>
                        </wps:txbx>
                        <wps:bodyPr rot="0" vert="horz" wrap="square" lIns="91440" tIns="45720" rIns="91440" bIns="45720" anchor="t" anchorCtr="0" upright="1">
                          <a:noAutofit/>
                        </wps:bodyPr>
                      </wps:wsp>
                      <wps:wsp>
                        <wps:cNvPr id="9" name="Text Box 12"/>
                        <wps:cNvSpPr txBox="1">
                          <a:spLocks noChangeArrowheads="1"/>
                        </wps:cNvSpPr>
                        <wps:spPr bwMode="auto">
                          <a:xfrm>
                            <a:off x="4411" y="4470"/>
                            <a:ext cx="2125" cy="450"/>
                          </a:xfrm>
                          <a:prstGeom prst="rect">
                            <a:avLst/>
                          </a:prstGeom>
                          <a:solidFill>
                            <a:srgbClr val="FFFFFF"/>
                          </a:solidFill>
                          <a:ln w="9525">
                            <a:solidFill>
                              <a:srgbClr val="000000"/>
                            </a:solidFill>
                            <a:miter lim="800000"/>
                            <a:headEnd/>
                            <a:tailEnd/>
                          </a:ln>
                        </wps:spPr>
                        <wps:txbx>
                          <w:txbxContent>
                            <w:p w14:paraId="3D8E85EC" w14:textId="77777777" w:rsidR="008663AF" w:rsidRPr="00680A88" w:rsidRDefault="008663AF" w:rsidP="00345927">
                              <w:pPr>
                                <w:rPr>
                                  <w:sz w:val="22"/>
                                  <w:szCs w:val="22"/>
                                </w:rPr>
                              </w:pPr>
                              <w:r w:rsidRPr="00680A88">
                                <w:rPr>
                                  <w:sz w:val="22"/>
                                  <w:szCs w:val="22"/>
                                </w:rPr>
                                <w:t>om:Unit_of_measure</w:t>
                              </w:r>
                            </w:p>
                          </w:txbxContent>
                        </wps:txbx>
                        <wps:bodyPr rot="0" vert="horz" wrap="square" lIns="91440" tIns="45720" rIns="91440" bIns="45720" anchor="t" anchorCtr="0" upright="1">
                          <a:noAutofit/>
                        </wps:bodyPr>
                      </wps:wsp>
                      <wps:wsp>
                        <wps:cNvPr id="10" name="AutoShape 13"/>
                        <wps:cNvCnPr>
                          <a:cxnSpLocks noChangeShapeType="1"/>
                          <a:stCxn id="6" idx="3"/>
                          <a:endCxn id="7" idx="1"/>
                        </wps:cNvCnPr>
                        <wps:spPr bwMode="auto">
                          <a:xfrm>
                            <a:off x="4270" y="3406"/>
                            <a:ext cx="17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4593" y="3126"/>
                            <a:ext cx="1441"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B2B58" w14:textId="7029A7B9" w:rsidR="008663AF" w:rsidRPr="00680A88" w:rsidRDefault="008663AF" w:rsidP="00345927">
                              <w:pPr>
                                <w:rPr>
                                  <w:sz w:val="22"/>
                                  <w:szCs w:val="22"/>
                                </w:rPr>
                              </w:pPr>
                              <w:r w:rsidRPr="00680A88">
                                <w:rPr>
                                  <w:sz w:val="22"/>
                                  <w:szCs w:val="22"/>
                                </w:rPr>
                                <w:t>om:hasValue</w:t>
                              </w:r>
                            </w:p>
                          </w:txbxContent>
                        </wps:txbx>
                        <wps:bodyPr rot="0" vert="horz" wrap="square" lIns="91440" tIns="45720" rIns="91440" bIns="45720" anchor="t" anchorCtr="0" upright="1">
                          <a:noAutofit/>
                        </wps:bodyPr>
                      </wps:wsp>
                      <wps:wsp>
                        <wps:cNvPr id="13" name="AutoShape 16"/>
                        <wps:cNvCnPr>
                          <a:cxnSpLocks noChangeShapeType="1"/>
                          <a:stCxn id="7" idx="2"/>
                          <a:endCxn id="9" idx="0"/>
                        </wps:cNvCnPr>
                        <wps:spPr bwMode="auto">
                          <a:xfrm flipH="1">
                            <a:off x="5474" y="3631"/>
                            <a:ext cx="1262" cy="8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18"/>
                        <wps:cNvSpPr txBox="1">
                          <a:spLocks noChangeArrowheads="1"/>
                        </wps:cNvSpPr>
                        <wps:spPr bwMode="auto">
                          <a:xfrm>
                            <a:off x="5929" y="3879"/>
                            <a:ext cx="42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6AB44" w14:textId="77777777" w:rsidR="008663AF" w:rsidRPr="00680A88" w:rsidRDefault="008663AF" w:rsidP="00345927">
                              <w:pPr>
                                <w:rPr>
                                  <w:sz w:val="22"/>
                                  <w:szCs w:val="22"/>
                                </w:rPr>
                              </w:pPr>
                              <w:r w:rsidRPr="00680A88">
                                <w:rPr>
                                  <w:sz w:val="22"/>
                                  <w:szCs w:val="22"/>
                                </w:rPr>
                                <w:t>om:unit_of_measure_or_measurement_scale</w:t>
                              </w:r>
                            </w:p>
                          </w:txbxContent>
                        </wps:txbx>
                        <wps:bodyPr rot="0" vert="horz" wrap="square" lIns="91440" tIns="45720" rIns="91440" bIns="45720" anchor="t" anchorCtr="0" upright="1">
                          <a:noAutofit/>
                        </wps:bodyPr>
                      </wps:wsp>
                      <wps:wsp>
                        <wps:cNvPr id="16" name="AutoShape 19"/>
                        <wps:cNvCnPr>
                          <a:cxnSpLocks noChangeShapeType="1"/>
                          <a:stCxn id="7" idx="3"/>
                        </wps:cNvCnPr>
                        <wps:spPr bwMode="auto">
                          <a:xfrm>
                            <a:off x="7425" y="3406"/>
                            <a:ext cx="10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7425" y="3108"/>
                            <a:ext cx="232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10EA" w14:textId="77777777" w:rsidR="008663AF" w:rsidRPr="00680A88" w:rsidRDefault="008663AF" w:rsidP="00345927">
                              <w:pPr>
                                <w:rPr>
                                  <w:sz w:val="22"/>
                                  <w:szCs w:val="22"/>
                                </w:rPr>
                              </w:pPr>
                              <w:r w:rsidRPr="00680A88">
                                <w:rPr>
                                  <w:sz w:val="22"/>
                                  <w:szCs w:val="22"/>
                                </w:rPr>
                                <w:t>om:numerical_value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796D5" id="Group 9" o:spid="_x0000_s1027" style="position:absolute;margin-left:-1.55pt;margin-top:119.55pt;width:468pt;height:115.85pt;z-index:251670528;mso-position-horizontal-relative:text;mso-position-vertical-relative:text" coordorigin="1440,2943" coordsize="9360,2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">
                <o:lock v:ext="edit" aspectratio="t"/>
                <v:rect id="AutoShape 8" o:spid="_x0000_s1028" style="position:absolute;left:1440;top:2943;width:9360;height:23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3rtxwAAAN8AAAAPAAAAZHJzL2Rvd25yZXYueG1sRI9Ba8JA&#13;&#10;FITvQv/D8gq9SN20oE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MyTeu3HAAAA3wAA&#13;&#10;AA8AAAAAAAAAAAAAAAAABwIAAGRycy9kb3ducmV2LnhtbFBLBQYAAAAAAwADALcAAAD7AgAAAAA=&#13;&#10;" filled="f" stroked="f">
                  <o:lock v:ext="edit" aspectratio="t" text="t"/>
                </v:rect>
                <v:shape id="Text Box 10" o:spid="_x0000_s1029" type="#_x0000_t202" style="position:absolute;left:2893;top:3181;width:137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">
                  <v:textbox>
                    <w:txbxContent>
                      <w:p w14:paraId="73F4B006" w14:textId="77777777" w:rsidR="008663AF" w:rsidRPr="00680A88" w:rsidRDefault="008663AF" w:rsidP="00345927">
                        <w:pPr>
                          <w:rPr>
                            <w:sz w:val="22"/>
                            <w:szCs w:val="22"/>
                          </w:rPr>
                        </w:pPr>
                        <w:r w:rsidRPr="00680A88">
                          <w:rPr>
                            <w:sz w:val="22"/>
                            <w:szCs w:val="22"/>
                          </w:rPr>
                          <w:t>om:Quantity</w:t>
                        </w:r>
                      </w:p>
                    </w:txbxContent>
                  </v:textbox>
                </v:shape>
                <v:shape id="Text Box 11" o:spid="_x0000_s1030" type="#_x0000_t202" style="position:absolute;left:6047;top:3181;width:1378;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">
                  <v:textbox>
                    <w:txbxContent>
                      <w:p w14:paraId="7E99D385" w14:textId="77777777" w:rsidR="008663AF" w:rsidRPr="00680A88" w:rsidRDefault="008663AF" w:rsidP="00345927">
                        <w:pPr>
                          <w:rPr>
                            <w:sz w:val="22"/>
                            <w:szCs w:val="22"/>
                          </w:rPr>
                        </w:pPr>
                        <w:r w:rsidRPr="00680A88">
                          <w:rPr>
                            <w:sz w:val="22"/>
                            <w:szCs w:val="22"/>
                          </w:rPr>
                          <w:t>om:Measure</w:t>
                        </w:r>
                      </w:p>
                    </w:txbxContent>
                  </v:textbox>
                </v:shape>
                <v:shape id="Text Box 12" o:spid="_x0000_s1031" type="#_x0000_t202" style="position:absolute;left:4411;top:4470;width:2125;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14:paraId="3D8E85EC" w14:textId="77777777" w:rsidR="008663AF" w:rsidRPr="00680A88" w:rsidRDefault="008663AF" w:rsidP="00345927">
                        <w:pPr>
                          <w:rPr>
                            <w:sz w:val="22"/>
                            <w:szCs w:val="22"/>
                          </w:rPr>
                        </w:pPr>
                        <w:r w:rsidRPr="00680A88">
                          <w:rPr>
                            <w:sz w:val="22"/>
                            <w:szCs w:val="22"/>
                          </w:rPr>
                          <w:t>om:Unit_of_measure</w:t>
                        </w:r>
                      </w:p>
                    </w:txbxContent>
                  </v:textbox>
                </v:shape>
                <v:shapetype id="_x0000_t32" coordsize="21600,21600" o:spt="32" o:oned="t" path="m,l21600,21600e" filled="f">
                  <v:path arrowok="t" fillok="f" o:connecttype="none"/>
                  <o:lock v:ext="edit" shapetype="t"/>
                </v:shapetype>
                <v:shape id="AutoShape 13" o:spid="_x0000_s1032" type="#_x0000_t32" style="position:absolute;left:4270;top:3406;width:17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">
                  <v:stroke endarrow="block"/>
                </v:shape>
                <v:shape id="Text Box 14" o:spid="_x0000_s1033" type="#_x0000_t202" style="position:absolute;left:4593;top:3126;width:1441;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14:paraId="6DCB2B58" w14:textId="7029A7B9" w:rsidR="008663AF" w:rsidRPr="00680A88" w:rsidRDefault="008663AF" w:rsidP="00345927">
                        <w:pPr>
                          <w:rPr>
                            <w:sz w:val="22"/>
                            <w:szCs w:val="22"/>
                          </w:rPr>
                        </w:pPr>
                        <w:r w:rsidRPr="00680A88">
                          <w:rPr>
                            <w:sz w:val="22"/>
                            <w:szCs w:val="22"/>
                          </w:rPr>
                          <w:t>om:hasValue</w:t>
                        </w:r>
                      </w:p>
                    </w:txbxContent>
                  </v:textbox>
                </v:shape>
                <v:shape id="AutoShape 16" o:spid="_x0000_s1034" type="#_x0000_t32" style="position:absolute;left:5474;top:3631;width:1262;height: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">
                  <v:stroke endarrow="block"/>
                </v:shape>
                <v:shape id="Text Box 18" o:spid="_x0000_s1035" type="#_x0000_t202" style="position:absolute;left:5929;top:3879;width:4264;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6416AB44" w14:textId="77777777" w:rsidR="008663AF" w:rsidRPr="00680A88" w:rsidRDefault="008663AF" w:rsidP="00345927">
                        <w:pPr>
                          <w:rPr>
                            <w:sz w:val="22"/>
                            <w:szCs w:val="22"/>
                          </w:rPr>
                        </w:pPr>
                        <w:r w:rsidRPr="00680A88">
                          <w:rPr>
                            <w:sz w:val="22"/>
                            <w:szCs w:val="22"/>
                          </w:rPr>
                          <w:t>om:unit_of_measure_or_measurement_scale</w:t>
                        </w:r>
                      </w:p>
                    </w:txbxContent>
                  </v:textbox>
                </v:shape>
                <v:shape id="AutoShape 19" o:spid="_x0000_s1036" type="#_x0000_t32" style="position:absolute;left:7425;top:3406;width:10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">
                  <v:stroke endarrow="block"/>
                </v:shape>
                <v:shape id="Text Box 20" o:spid="_x0000_s1037" type="#_x0000_t202" style="position:absolute;left:7425;top:3108;width:2329;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474F10EA" w14:textId="77777777" w:rsidR="008663AF" w:rsidRPr="00680A88" w:rsidRDefault="008663AF" w:rsidP="00345927">
                        <w:pPr>
                          <w:rPr>
                            <w:sz w:val="22"/>
                            <w:szCs w:val="22"/>
                          </w:rPr>
                        </w:pPr>
                        <w:r w:rsidRPr="00680A88">
                          <w:rPr>
                            <w:sz w:val="22"/>
                            <w:szCs w:val="22"/>
                          </w:rPr>
                          <w:t>om:numerical_value</w:t>
                        </w:r>
                      </w:p>
                    </w:txbxContent>
                  </v:textbox>
                </v:shape>
                <w10:wrap type="topAndBottom"/>
              </v:group>
            </w:pict>
          </mc:Fallback>
        </mc:AlternateContent>
      </w:r>
    </w:p>
    <w:p w14:paraId="67CEC48E" w14:textId="38989D6C" w:rsidR="00AA1FBD" w:rsidRDefault="00203F97" w:rsidP="00E80D3C">
      <w:pPr>
        <w:keepNext/>
        <w:ind w:left="360"/>
      </w:pPr>
      <w:r w:rsidRPr="00203F97">
        <w:rPr>
          <w:noProof/>
        </w:rPr>
        <w:drawing>
          <wp:inline distT="0" distB="0" distL="0" distR="0" wp14:anchorId="51DC0077" wp14:editId="7E7F0F21">
            <wp:extent cx="5943600" cy="3893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93185"/>
                    </a:xfrm>
                    <a:prstGeom prst="rect">
                      <a:avLst/>
                    </a:prstGeom>
                  </pic:spPr>
                </pic:pic>
              </a:graphicData>
            </a:graphic>
          </wp:inline>
        </w:drawing>
      </w:r>
    </w:p>
    <w:p w14:paraId="352FD9C0" w14:textId="13A29772" w:rsidR="00AA1FBD" w:rsidRDefault="00AA1FBD" w:rsidP="00E80D3C">
      <w:pPr>
        <w:pStyle w:val="Caption"/>
        <w:jc w:val="center"/>
      </w:pPr>
      <w:bookmarkStart w:id="63" w:name="_Ref51646860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5</w:t>
      </w:r>
      <w:r w:rsidR="00FA06BD">
        <w:rPr>
          <w:noProof/>
        </w:rPr>
        <w:fldChar w:fldCharType="end"/>
      </w:r>
      <w:bookmarkEnd w:id="63"/>
      <w:r>
        <w:t>: Representation of populations as reused from the GCI</w:t>
      </w:r>
      <w:r>
        <w:rPr>
          <w:noProof/>
        </w:rPr>
        <w:t xml:space="preserve"> Ontology.</w:t>
      </w:r>
    </w:p>
    <w:p w14:paraId="2CEAFAF9" w14:textId="18B5D519" w:rsidR="00C87610" w:rsidRDefault="004852EA" w:rsidP="00E80D3C">
      <w:r>
        <w:lastRenderedPageBreak/>
        <w:t>In order to represent populations, w</w:t>
      </w:r>
      <w:r w:rsidR="00C87610">
        <w:t xml:space="preserve">e reuse the following classes from the GCI-Foundation ontology: </w:t>
      </w:r>
      <w:proofErr w:type="gramStart"/>
      <w:r w:rsidR="00C87610" w:rsidRPr="00E80D3C">
        <w:rPr>
          <w:strike/>
        </w:rPr>
        <w:t>govstat:Population</w:t>
      </w:r>
      <w:proofErr w:type="gramEnd"/>
      <w:r w:rsidR="00C87610" w:rsidRPr="00E80D3C">
        <w:rPr>
          <w:strike/>
        </w:rPr>
        <w:t xml:space="preserve">, </w:t>
      </w:r>
      <w:r w:rsidR="00C87610">
        <w:t>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3245A66B" w14:textId="4B06BEC8" w:rsidR="006C6529" w:rsidRDefault="0058395F" w:rsidP="00E80D3C">
      <w:r>
        <w:t xml:space="preserve">The quantity of interest (population size being measured/described) is defined as </w:t>
      </w:r>
      <w:proofErr w:type="gramStart"/>
      <w:r>
        <w:t>gci:Population</w:t>
      </w:r>
      <w:proofErr w:type="gramEnd"/>
      <w:r>
        <w:t xml:space="preserve">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8D6847">
        <w:t xml:space="preserve">Figure </w:t>
      </w:r>
      <w:r w:rsidR="008D6847">
        <w:rPr>
          <w:noProof/>
        </w:rPr>
        <w:t>6</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w:t>
      </w:r>
      <w:proofErr w:type="gramStart"/>
      <w:r w:rsidR="008D6847">
        <w:t>captures</w:t>
      </w:r>
      <w:proofErr w:type="gramEnd"/>
      <w:r w:rsidR="008D6847">
        <w:t xml:space="preserve"> only to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8D6847">
        <w:t xml:space="preserve">Figure </w:t>
      </w:r>
      <w:r w:rsidR="008D6847">
        <w:rPr>
          <w:noProof/>
        </w:rPr>
        <w:t>5</w:t>
      </w:r>
      <w:r w:rsidR="008D6847">
        <w:fldChar w:fldCharType="end"/>
      </w:r>
      <w:r w:rsidR="008D6847">
        <w:t>.</w:t>
      </w:r>
    </w:p>
    <w:p w14:paraId="56781F82" w14:textId="60B60069" w:rsidR="00610F94" w:rsidRPr="00E80D3C" w:rsidRDefault="00610F94" w:rsidP="00E80D3C">
      <w:pPr>
        <w:rPr>
          <w:sz w:val="22"/>
        </w:rPr>
      </w:pPr>
      <w:r>
        <w:t>Capacity and its associated quantity and measure are defined similar to population.</w:t>
      </w:r>
    </w:p>
    <w:p w14:paraId="74B6EA93" w14:textId="6740BA69" w:rsidR="00AA1FBD" w:rsidRDefault="00CD499C" w:rsidP="00E80D3C">
      <w:pPr>
        <w:keepNext/>
      </w:pPr>
      <w:r w:rsidRPr="00CD499C">
        <w:rPr>
          <w:noProof/>
        </w:rPr>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76980"/>
                    </a:xfrm>
                    <a:prstGeom prst="rect">
                      <a:avLst/>
                    </a:prstGeom>
                  </pic:spPr>
                </pic:pic>
              </a:graphicData>
            </a:graphic>
          </wp:inline>
        </w:drawing>
      </w:r>
    </w:p>
    <w:p w14:paraId="246819FE" w14:textId="2A566D1A" w:rsidR="00C87610" w:rsidRDefault="00AA1FBD" w:rsidP="00E80D3C">
      <w:pPr>
        <w:pStyle w:val="Caption"/>
      </w:pPr>
      <w:bookmarkStart w:id="64"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6</w:t>
      </w:r>
      <w:r w:rsidR="00FA06BD">
        <w:rPr>
          <w:noProof/>
        </w:rPr>
        <w:fldChar w:fldCharType="end"/>
      </w:r>
      <w:bookmarkEnd w:id="64"/>
      <w:r>
        <w:t>: Specialization of populations.</w:t>
      </w:r>
    </w:p>
    <w:p w14:paraId="50F582DC" w14:textId="77777777" w:rsidR="000B72D5" w:rsidRPr="00DC5112" w:rsidRDefault="000B72D5" w:rsidP="000B72D5">
      <w:pPr>
        <w:rPr>
          <w:b/>
        </w:rPr>
      </w:pPr>
      <w:r>
        <w:rPr>
          <w:b/>
        </w:rPr>
        <w:t>Revisions</w:t>
      </w:r>
      <w:r w:rsidRPr="00DC5112">
        <w:rPr>
          <w:b/>
        </w:rPr>
        <w:t>:</w:t>
      </w:r>
    </w:p>
    <w:p w14:paraId="75AA21DD" w14:textId="77777777" w:rsidR="000B72D5" w:rsidRPr="000B72D5" w:rsidRDefault="000B72D5" w:rsidP="001D3F17">
      <w:pPr>
        <w:pStyle w:val="ListParagraph"/>
        <w:numPr>
          <w:ilvl w:val="0"/>
          <w:numId w:val="6"/>
        </w:numPr>
        <w:rPr>
          <w:sz w:val="24"/>
        </w:rPr>
      </w:pPr>
      <w:r w:rsidRPr="000B72D5">
        <w:rPr>
          <w:sz w:val="24"/>
        </w:rPr>
        <w:t>Updated to OM2.0</w:t>
      </w:r>
    </w:p>
    <w:p w14:paraId="1AE2035D" w14:textId="77777777" w:rsidR="000B72D5" w:rsidRPr="000B72D5" w:rsidRDefault="000B72D5" w:rsidP="001D3F17">
      <w:pPr>
        <w:pStyle w:val="ListParagraph"/>
        <w:numPr>
          <w:ilvl w:val="0"/>
          <w:numId w:val="6"/>
        </w:numPr>
        <w:rPr>
          <w:sz w:val="24"/>
        </w:rPr>
      </w:pPr>
      <w:proofErr w:type="gramStart"/>
      <w:r w:rsidRPr="000B72D5">
        <w:rPr>
          <w:sz w:val="24"/>
        </w:rPr>
        <w:t>OM:MonetaryValue</w:t>
      </w:r>
      <w:proofErr w:type="gramEnd"/>
      <w:r w:rsidRPr="000B72D5">
        <w:rPr>
          <w:sz w:val="24"/>
        </w:rPr>
        <w:t xml:space="preserve"> a om:Unit_of_measure</w:t>
      </w:r>
    </w:p>
    <w:p w14:paraId="6BA7C5CC" w14:textId="77777777" w:rsidR="000B72D5" w:rsidRPr="000B72D5" w:rsidRDefault="000B72D5" w:rsidP="001D3F17">
      <w:pPr>
        <w:pStyle w:val="ListParagraph"/>
        <w:numPr>
          <w:ilvl w:val="0"/>
          <w:numId w:val="6"/>
        </w:numPr>
        <w:rPr>
          <w:sz w:val="24"/>
        </w:rPr>
      </w:pPr>
      <w:r w:rsidRPr="000B72D5">
        <w:rPr>
          <w:sz w:val="24"/>
        </w:rPr>
        <w:lastRenderedPageBreak/>
        <w:t>Monetary Value: Monetary Values may be attributed to things such as the purchase of a dwelling, or the salary of some Job.</w:t>
      </w:r>
      <w:r w:rsidRPr="000B72D5">
        <w:rPr>
          <w:sz w:val="24"/>
        </w:rPr>
        <w:br/>
        <w:t xml:space="preserve">A Monetary Value has a </w:t>
      </w:r>
      <w:r w:rsidRPr="000B72D5">
        <w:rPr>
          <w:b/>
          <w:sz w:val="24"/>
        </w:rPr>
        <w:t>dollar value</w:t>
      </w:r>
      <w:r w:rsidRPr="000B72D5">
        <w:rPr>
          <w:sz w:val="24"/>
        </w:rPr>
        <w:t xml:space="preserve"> relative to a particular </w:t>
      </w:r>
      <w:r w:rsidRPr="000B72D5">
        <w:rPr>
          <w:b/>
          <w:sz w:val="24"/>
        </w:rPr>
        <w:t>date</w:t>
      </w:r>
      <w:r w:rsidRPr="000B72D5">
        <w:rPr>
          <w:sz w:val="24"/>
        </w:rPr>
        <w:t xml:space="preserve"> (year).</w:t>
      </w:r>
      <w:r w:rsidRPr="000B72D5">
        <w:rPr>
          <w:sz w:val="24"/>
        </w:rPr>
        <w:br/>
        <w:t xml:space="preserve">A Monetary Value has some associated </w:t>
      </w:r>
      <w:r w:rsidRPr="000B72D5">
        <w:rPr>
          <w:b/>
          <w:sz w:val="24"/>
        </w:rPr>
        <w:t>currency</w:t>
      </w:r>
      <w:r w:rsidRPr="000B72D5">
        <w:rPr>
          <w:sz w:val="24"/>
        </w:rPr>
        <w:t>.</w:t>
      </w:r>
    </w:p>
    <w:p w14:paraId="1E5C1A19" w14:textId="77777777" w:rsidR="000B72D5" w:rsidRPr="000B72D5" w:rsidRDefault="000B72D5" w:rsidP="001D3F17">
      <w:pPr>
        <w:pStyle w:val="ListParagraph"/>
        <w:numPr>
          <w:ilvl w:val="0"/>
          <w:numId w:val="6"/>
        </w:numPr>
        <w:rPr>
          <w:sz w:val="24"/>
        </w:rPr>
      </w:pPr>
      <w:r w:rsidRPr="000B72D5">
        <w:rPr>
          <w:sz w:val="24"/>
        </w:rPr>
        <w:t xml:space="preserve">Population (via GCI): The population class is defined as a subclass of </w:t>
      </w:r>
      <w:proofErr w:type="gramStart"/>
      <w:r w:rsidRPr="000B72D5">
        <w:rPr>
          <w:sz w:val="24"/>
        </w:rPr>
        <w:t>om:Quantity</w:t>
      </w:r>
      <w:proofErr w:type="gramEnd"/>
      <w:r w:rsidRPr="000B72D5">
        <w:rPr>
          <w:sz w:val="24"/>
        </w:rPr>
        <w:t xml:space="preserve">. It represents the quantities of counted sets. Various subclasses of Population will be defined as required, e.g. Resident_Population, Vehicle_Population, etc. A population has a measure (Population_measure) in some cardinality unit </w:t>
      </w:r>
    </w:p>
    <w:p w14:paraId="4E61F5A4" w14:textId="77777777" w:rsidR="000B72D5" w:rsidRPr="000B72D5" w:rsidRDefault="000B72D5" w:rsidP="001D3F17">
      <w:pPr>
        <w:pStyle w:val="ListParagraph"/>
        <w:numPr>
          <w:ilvl w:val="0"/>
          <w:numId w:val="6"/>
        </w:numPr>
        <w:rPr>
          <w:sz w:val="24"/>
        </w:rPr>
      </w:pPr>
      <w:r w:rsidRPr="000B72D5">
        <w:rPr>
          <w:sz w:val="24"/>
        </w:rPr>
        <w:t>Population_measure</w:t>
      </w:r>
    </w:p>
    <w:p w14:paraId="1F197623" w14:textId="77777777" w:rsidR="000B72D5" w:rsidRPr="000B72D5" w:rsidRDefault="000B72D5" w:rsidP="001D3F17">
      <w:pPr>
        <w:pStyle w:val="ListParagraph"/>
        <w:numPr>
          <w:ilvl w:val="0"/>
          <w:numId w:val="6"/>
        </w:numPr>
        <w:rPr>
          <w:sz w:val="24"/>
        </w:rPr>
      </w:pPr>
      <w:r w:rsidRPr="000B72D5">
        <w:rPr>
          <w:sz w:val="24"/>
        </w:rPr>
        <w:t>Population_unit_of_measure</w:t>
      </w:r>
    </w:p>
    <w:p w14:paraId="2ED5E339" w14:textId="77777777" w:rsidR="000B72D5" w:rsidRPr="000B72D5" w:rsidRDefault="000B72D5" w:rsidP="001D3F17">
      <w:pPr>
        <w:pStyle w:val="ListParagraph"/>
        <w:numPr>
          <w:ilvl w:val="0"/>
          <w:numId w:val="6"/>
        </w:numPr>
        <w:rPr>
          <w:sz w:val="24"/>
        </w:rPr>
      </w:pPr>
      <w:r w:rsidRPr="000B72D5">
        <w:rPr>
          <w:sz w:val="24"/>
        </w:rPr>
        <w:t>Cardinality_unit</w:t>
      </w:r>
    </w:p>
    <w:p w14:paraId="5E7AD89F" w14:textId="77777777" w:rsidR="000B72D5" w:rsidRPr="000B72D5" w:rsidRDefault="000B72D5" w:rsidP="001D3F17">
      <w:pPr>
        <w:pStyle w:val="ListParagraph"/>
        <w:numPr>
          <w:ilvl w:val="0"/>
          <w:numId w:val="6"/>
        </w:numPr>
        <w:rPr>
          <w:sz w:val="24"/>
        </w:rPr>
      </w:pPr>
      <w:r w:rsidRPr="000B72D5">
        <w:rPr>
          <w:sz w:val="24"/>
        </w:rPr>
        <w:t>Capacity: subclass of Quantity and hasUnit CardinalityUnit</w:t>
      </w:r>
    </w:p>
    <w:p w14:paraId="2CCF6C2D" w14:textId="77777777" w:rsidR="000B72D5" w:rsidRPr="000B72D5" w:rsidRDefault="000B72D5" w:rsidP="001D3F17">
      <w:pPr>
        <w:pStyle w:val="ListParagraph"/>
        <w:numPr>
          <w:ilvl w:val="0"/>
          <w:numId w:val="6"/>
        </w:numPr>
        <w:rPr>
          <w:sz w:val="24"/>
        </w:rPr>
      </w:pPr>
      <w:r w:rsidRPr="000B72D5">
        <w:rPr>
          <w:sz w:val="24"/>
        </w:rPr>
        <w:t>CapacityRate, e.g.</w:t>
      </w:r>
    </w:p>
    <w:p w14:paraId="0CBCE397" w14:textId="6C708A06" w:rsidR="00C87610" w:rsidRDefault="000B72D5" w:rsidP="001D3F17">
      <w:pPr>
        <w:pStyle w:val="ListParagraph"/>
        <w:numPr>
          <w:ilvl w:val="1"/>
          <w:numId w:val="6"/>
        </w:numPr>
        <w:rPr>
          <w:sz w:val="24"/>
        </w:rPr>
      </w:pPr>
      <w:proofErr w:type="gramStart"/>
      <w:r w:rsidRPr="000B72D5">
        <w:rPr>
          <w:sz w:val="24"/>
        </w:rPr>
        <w:t>OM:lanecap</w:t>
      </w:r>
      <w:proofErr w:type="gramEnd"/>
      <w:r w:rsidRPr="000B72D5">
        <w:rPr>
          <w:sz w:val="24"/>
        </w:rPr>
        <w:t xml:space="preserve"> a om:Unit_of_measure (vehicles/hour)</w:t>
      </w:r>
    </w:p>
    <w:p w14:paraId="346BF3ED" w14:textId="0774FF3B" w:rsidR="00092B03" w:rsidRDefault="002C727C" w:rsidP="00092B03">
      <w:pPr>
        <w:pStyle w:val="ListParagraph"/>
        <w:numPr>
          <w:ilvl w:val="0"/>
          <w:numId w:val="6"/>
        </w:numPr>
        <w:rPr>
          <w:sz w:val="24"/>
        </w:rPr>
      </w:pPr>
      <w:r>
        <w:rPr>
          <w:sz w:val="24"/>
        </w:rPr>
        <w:t>Added quanitites: RoadOccupancy, VehicleVolume, MeanTravelSpeed</w:t>
      </w:r>
    </w:p>
    <w:p w14:paraId="1DCAE521" w14:textId="2B9F23DF" w:rsidR="00E30220" w:rsidRPr="000B72D5" w:rsidRDefault="00E30220" w:rsidP="00092B03">
      <w:pPr>
        <w:pStyle w:val="ListParagraph"/>
        <w:numPr>
          <w:ilvl w:val="0"/>
          <w:numId w:val="6"/>
        </w:numPr>
        <w:rPr>
          <w:sz w:val="24"/>
        </w:rPr>
      </w:pPr>
      <w:r>
        <w:rPr>
          <w:sz w:val="24"/>
        </w:rPr>
        <w:t xml:space="preserve">Added </w:t>
      </w:r>
      <w:r w:rsidR="005B7CBE">
        <w:rPr>
          <w:sz w:val="24"/>
        </w:rPr>
        <w:t xml:space="preserve">aggregateOver and aggregateOf properties </w:t>
      </w:r>
      <w:r w:rsidR="00BE329B">
        <w:rPr>
          <w:sz w:val="24"/>
        </w:rPr>
        <w:t>in order to defined aggregate quantities in greater detail</w:t>
      </w:r>
    </w:p>
    <w:p w14:paraId="2DDCAD6E" w14:textId="77777777" w:rsidR="000B72D5" w:rsidRDefault="000B72D5" w:rsidP="000B72D5"/>
    <w:p w14:paraId="51E8B88D" w14:textId="7DAB98FC" w:rsidR="00E66883" w:rsidRPr="00680A88" w:rsidRDefault="000D3AF9" w:rsidP="002D49FE">
      <w:pPr>
        <w:rPr>
          <w:b/>
        </w:rPr>
      </w:pPr>
      <w:r w:rsidRPr="00680A88">
        <w:rPr>
          <w:b/>
        </w:rPr>
        <w:t>Future work:</w:t>
      </w:r>
    </w:p>
    <w:p w14:paraId="09B7909E" w14:textId="57D71CDA" w:rsidR="000D3AF9" w:rsidRDefault="00680A88" w:rsidP="000D3AF9">
      <w:r>
        <w:t>Consider whether</w:t>
      </w:r>
      <w:r w:rsidR="00E8115D">
        <w:t xml:space="preserve"> it</w:t>
      </w:r>
      <w:r>
        <w:t xml:space="preserve"> is</w:t>
      </w:r>
      <w:r w:rsidR="00E8115D">
        <w:t xml:space="preserve"> more accurate to describe the position coordinates as quantities that are measured in degrees </w:t>
      </w:r>
      <w:r w:rsidR="00E8115D">
        <w:rPr>
          <w:i/>
        </w:rPr>
        <w:t>that are relative to a geodetic datum</w:t>
      </w:r>
      <w:r>
        <w:t xml:space="preserve"> (e.g. NAD83).</w:t>
      </w:r>
      <w:r w:rsidR="00E8115D">
        <w:t xml:space="preserve"> In this approach</w:t>
      </w:r>
      <w:r w:rsidR="00BA0648">
        <w:t>,</w:t>
      </w:r>
      <w:r w:rsidR="00E8115D">
        <w:t xml:space="preserve"> we are considering “degrees relative to a particular datum” as a kind of measure.</w:t>
      </w:r>
      <w:r w:rsidR="00A45E0B">
        <w:t xml:space="preserve"> In any case, it is important that we are able to distinguish between different position systems as latitudinal and longitudinal values cannot be assumed to use the same sort of system. In particular, WGS84 and NAD83, which were originally nearly equal are now considerably different (depending on the area) due to </w:t>
      </w:r>
      <w:r w:rsidR="00847C27">
        <w:t>changes that have occurred to the earth since 1984.</w:t>
      </w:r>
      <w:r w:rsidR="000D3AF9">
        <w:t xml:space="preserve"> Note that </w:t>
      </w:r>
      <w:hyperlink r:id="rId12"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7B3E65" w14:paraId="16D0B30B" w14:textId="77777777" w:rsidTr="00BA0B6E">
        <w:trPr>
          <w:cantSplit/>
        </w:trPr>
        <w:tc>
          <w:tcPr>
            <w:tcW w:w="2959" w:type="dxa"/>
            <w:shd w:val="clear" w:color="auto" w:fill="00FFFF"/>
          </w:tcPr>
          <w:p w14:paraId="51A904EC" w14:textId="77777777" w:rsidR="004053E0" w:rsidRDefault="004053E0" w:rsidP="0063554D">
            <w:r>
              <w:t>Object</w:t>
            </w:r>
          </w:p>
        </w:tc>
        <w:tc>
          <w:tcPr>
            <w:tcW w:w="3615" w:type="dxa"/>
            <w:shd w:val="clear" w:color="auto" w:fill="00FFFF"/>
          </w:tcPr>
          <w:p w14:paraId="5C2EA594" w14:textId="77777777" w:rsidR="004053E0" w:rsidRDefault="004053E0" w:rsidP="0063554D">
            <w:r>
              <w:t>Property</w:t>
            </w:r>
          </w:p>
        </w:tc>
        <w:tc>
          <w:tcPr>
            <w:tcW w:w="2776" w:type="dxa"/>
            <w:shd w:val="clear" w:color="auto" w:fill="00FFFF"/>
          </w:tcPr>
          <w:p w14:paraId="0493026D" w14:textId="77777777" w:rsidR="004053E0" w:rsidRDefault="004053E0" w:rsidP="0063554D">
            <w:r>
              <w:t>Value</w:t>
            </w:r>
          </w:p>
        </w:tc>
      </w:tr>
      <w:tr w:rsidR="007B3E65" w14:paraId="68AC2D3E" w14:textId="77777777" w:rsidTr="00BA0B6E">
        <w:trPr>
          <w:cantSplit/>
        </w:trPr>
        <w:tc>
          <w:tcPr>
            <w:tcW w:w="2959" w:type="dxa"/>
          </w:tcPr>
          <w:p w14:paraId="5F715D40" w14:textId="3B1909E9" w:rsidR="004053E0" w:rsidRDefault="009F6993" w:rsidP="0063554D">
            <w:r>
              <w:t>om-</w:t>
            </w:r>
            <w:proofErr w:type="gramStart"/>
            <w:r>
              <w:t>2:</w:t>
            </w:r>
            <w:r w:rsidR="008575B9">
              <w:t>Q</w:t>
            </w:r>
            <w:r w:rsidR="004053E0">
              <w:t>uantity</w:t>
            </w:r>
            <w:proofErr w:type="gramEnd"/>
          </w:p>
        </w:tc>
        <w:tc>
          <w:tcPr>
            <w:tcW w:w="3615" w:type="dxa"/>
          </w:tcPr>
          <w:p w14:paraId="1B133931" w14:textId="2C8B23F6" w:rsidR="004053E0" w:rsidRDefault="009F6993" w:rsidP="0063554D">
            <w:r>
              <w:t>om-</w:t>
            </w:r>
            <w:proofErr w:type="gramStart"/>
            <w:r>
              <w:t>2:</w:t>
            </w:r>
            <w:r w:rsidR="00514D83" w:rsidRPr="00E80D3C">
              <w:t>hasV</w:t>
            </w:r>
            <w:r w:rsidR="004053E0" w:rsidRPr="00AA4F4A">
              <w:t>alue</w:t>
            </w:r>
            <w:proofErr w:type="gramEnd"/>
          </w:p>
        </w:tc>
        <w:tc>
          <w:tcPr>
            <w:tcW w:w="2776" w:type="dxa"/>
          </w:tcPr>
          <w:p w14:paraId="4B85D794" w14:textId="29C31731" w:rsidR="004053E0" w:rsidRDefault="00AA4F4A" w:rsidP="0063554D">
            <w:r>
              <w:t xml:space="preserve">only </w:t>
            </w:r>
            <w:r w:rsidR="009F6993">
              <w:t>om-</w:t>
            </w:r>
            <w:proofErr w:type="gramStart"/>
            <w:r w:rsidR="009F6993">
              <w:t>2:</w:t>
            </w:r>
            <w:r w:rsidR="008575B9">
              <w:t>M</w:t>
            </w:r>
            <w:r w:rsidR="004053E0">
              <w:t>easure</w:t>
            </w:r>
            <w:proofErr w:type="gramEnd"/>
          </w:p>
        </w:tc>
      </w:tr>
      <w:tr w:rsidR="007B3E65" w14:paraId="2CE062A4" w14:textId="77777777" w:rsidTr="00BA0B6E">
        <w:trPr>
          <w:cantSplit/>
        </w:trPr>
        <w:tc>
          <w:tcPr>
            <w:tcW w:w="2959" w:type="dxa"/>
          </w:tcPr>
          <w:p w14:paraId="3050939E" w14:textId="3C5D6B13" w:rsidR="004053E0" w:rsidRDefault="009F6993" w:rsidP="0063554D">
            <w:r>
              <w:t>om-</w:t>
            </w:r>
            <w:proofErr w:type="gramStart"/>
            <w:r>
              <w:t>2:</w:t>
            </w:r>
            <w:r w:rsidR="008575B9">
              <w:t>M</w:t>
            </w:r>
            <w:r w:rsidR="004053E0">
              <w:t>easure</w:t>
            </w:r>
            <w:proofErr w:type="gramEnd"/>
          </w:p>
        </w:tc>
        <w:tc>
          <w:tcPr>
            <w:tcW w:w="3615" w:type="dxa"/>
          </w:tcPr>
          <w:p w14:paraId="1E3BE40D" w14:textId="66E17B30" w:rsidR="004053E0" w:rsidRDefault="009F6993" w:rsidP="0063554D">
            <w:r>
              <w:t>om-</w:t>
            </w:r>
            <w:proofErr w:type="gramStart"/>
            <w:r>
              <w:t>2:</w:t>
            </w:r>
            <w:r w:rsidR="00514D83">
              <w:t>hasUnit</w:t>
            </w:r>
            <w:proofErr w:type="gramEnd"/>
          </w:p>
        </w:tc>
        <w:tc>
          <w:tcPr>
            <w:tcW w:w="2776" w:type="dxa"/>
          </w:tcPr>
          <w:p w14:paraId="7AA87D6B" w14:textId="754E8227" w:rsidR="004053E0" w:rsidRDefault="00AA4F4A" w:rsidP="0063554D">
            <w:r>
              <w:t xml:space="preserve">only </w:t>
            </w:r>
            <w:r w:rsidR="009F6993">
              <w:t>om-</w:t>
            </w:r>
            <w:proofErr w:type="gramStart"/>
            <w:r w:rsidR="009F6993">
              <w:t>2:</w:t>
            </w:r>
            <w:r>
              <w:t>U</w:t>
            </w:r>
            <w:r w:rsidR="004053E0">
              <w:t>nit</w:t>
            </w:r>
            <w:proofErr w:type="gramEnd"/>
          </w:p>
        </w:tc>
      </w:tr>
      <w:tr w:rsidR="009F6993" w14:paraId="2D5C4CF2" w14:textId="77777777" w:rsidTr="00BA0B6E">
        <w:trPr>
          <w:cantSplit/>
        </w:trPr>
        <w:tc>
          <w:tcPr>
            <w:tcW w:w="2959" w:type="dxa"/>
          </w:tcPr>
          <w:p w14:paraId="5D2C853C" w14:textId="5FE416CA" w:rsidR="004B31FF" w:rsidRDefault="009F6993" w:rsidP="004B31FF">
            <w:r>
              <w:t>om-</w:t>
            </w:r>
            <w:proofErr w:type="gramStart"/>
            <w:r>
              <w:t>2:</w:t>
            </w:r>
            <w:r w:rsidR="004B31FF">
              <w:t>Length</w:t>
            </w:r>
            <w:proofErr w:type="gramEnd"/>
            <w:r w:rsidR="004B31FF">
              <w:t>_unit</w:t>
            </w:r>
          </w:p>
        </w:tc>
        <w:tc>
          <w:tcPr>
            <w:tcW w:w="3615" w:type="dxa"/>
          </w:tcPr>
          <w:p w14:paraId="10003F31" w14:textId="77777777" w:rsidR="004B31FF" w:rsidRDefault="004B31FF" w:rsidP="004B31FF">
            <w:r>
              <w:t>subClassOf</w:t>
            </w:r>
          </w:p>
        </w:tc>
        <w:tc>
          <w:tcPr>
            <w:tcW w:w="2776" w:type="dxa"/>
          </w:tcPr>
          <w:p w14:paraId="7484FFF5" w14:textId="7B9843C0" w:rsidR="004B31FF" w:rsidRDefault="009F6993" w:rsidP="004B31FF">
            <w:r>
              <w:t>om-</w:t>
            </w:r>
            <w:proofErr w:type="gramStart"/>
            <w:r>
              <w:t>2:</w:t>
            </w:r>
            <w:r w:rsidR="004B31FF">
              <w:t>Unit</w:t>
            </w:r>
            <w:proofErr w:type="gramEnd"/>
          </w:p>
        </w:tc>
      </w:tr>
      <w:tr w:rsidR="009F6993" w14:paraId="1B88FF10" w14:textId="77777777" w:rsidTr="00BA0B6E">
        <w:trPr>
          <w:cantSplit/>
        </w:trPr>
        <w:tc>
          <w:tcPr>
            <w:tcW w:w="2959" w:type="dxa"/>
          </w:tcPr>
          <w:p w14:paraId="4900ABF7" w14:textId="1B6C1F34" w:rsidR="004B31FF" w:rsidRDefault="009F6993" w:rsidP="004B31FF">
            <w:r>
              <w:t>om-</w:t>
            </w:r>
            <w:proofErr w:type="gramStart"/>
            <w:r>
              <w:t>2:</w:t>
            </w:r>
            <w:r w:rsidR="004B31FF">
              <w:t>Mass</w:t>
            </w:r>
            <w:proofErr w:type="gramEnd"/>
            <w:r w:rsidR="004B31FF">
              <w:t>_unit</w:t>
            </w:r>
          </w:p>
        </w:tc>
        <w:tc>
          <w:tcPr>
            <w:tcW w:w="3615" w:type="dxa"/>
          </w:tcPr>
          <w:p w14:paraId="39D20A95" w14:textId="77777777" w:rsidR="004B31FF" w:rsidRDefault="004B31FF" w:rsidP="004B31FF">
            <w:r>
              <w:t>subClassOf</w:t>
            </w:r>
          </w:p>
        </w:tc>
        <w:tc>
          <w:tcPr>
            <w:tcW w:w="2776" w:type="dxa"/>
          </w:tcPr>
          <w:p w14:paraId="49ECC687" w14:textId="7966B50A" w:rsidR="004B31FF" w:rsidRDefault="009F6993" w:rsidP="004B31FF">
            <w:r>
              <w:t>om-</w:t>
            </w:r>
            <w:proofErr w:type="gramStart"/>
            <w:r>
              <w:t>2:</w:t>
            </w:r>
            <w:r w:rsidR="004B31FF">
              <w:t>Unit</w:t>
            </w:r>
            <w:proofErr w:type="gramEnd"/>
          </w:p>
        </w:tc>
      </w:tr>
      <w:tr w:rsidR="009F6993" w14:paraId="6E8102AE" w14:textId="77777777" w:rsidTr="00BA0B6E">
        <w:trPr>
          <w:cantSplit/>
        </w:trPr>
        <w:tc>
          <w:tcPr>
            <w:tcW w:w="2959" w:type="dxa"/>
          </w:tcPr>
          <w:p w14:paraId="411B17C9" w14:textId="743C3C56" w:rsidR="004B31FF" w:rsidRDefault="009F6993" w:rsidP="004B31FF">
            <w:r>
              <w:t>om-</w:t>
            </w:r>
            <w:proofErr w:type="gramStart"/>
            <w:r>
              <w:t>2:</w:t>
            </w:r>
            <w:r w:rsidR="004B31FF">
              <w:t>Area</w:t>
            </w:r>
            <w:proofErr w:type="gramEnd"/>
            <w:r w:rsidR="004B31FF">
              <w:t>_unit</w:t>
            </w:r>
          </w:p>
        </w:tc>
        <w:tc>
          <w:tcPr>
            <w:tcW w:w="3615" w:type="dxa"/>
          </w:tcPr>
          <w:p w14:paraId="476C48D8" w14:textId="77777777" w:rsidR="004B31FF" w:rsidRDefault="004B31FF" w:rsidP="004B31FF">
            <w:r>
              <w:t>subClassOf</w:t>
            </w:r>
          </w:p>
        </w:tc>
        <w:tc>
          <w:tcPr>
            <w:tcW w:w="2776" w:type="dxa"/>
          </w:tcPr>
          <w:p w14:paraId="2033639B" w14:textId="4A2D8167" w:rsidR="004B31FF" w:rsidRDefault="009F6993" w:rsidP="004B31FF">
            <w:r>
              <w:t>om-</w:t>
            </w:r>
            <w:proofErr w:type="gramStart"/>
            <w:r>
              <w:t>2:</w:t>
            </w:r>
            <w:r w:rsidR="004B31FF">
              <w:t>Unit</w:t>
            </w:r>
            <w:proofErr w:type="gramEnd"/>
          </w:p>
        </w:tc>
      </w:tr>
      <w:tr w:rsidR="009F6993" w14:paraId="02E42854" w14:textId="77777777" w:rsidTr="00BA0B6E">
        <w:trPr>
          <w:cantSplit/>
        </w:trPr>
        <w:tc>
          <w:tcPr>
            <w:tcW w:w="2959" w:type="dxa"/>
          </w:tcPr>
          <w:p w14:paraId="36FFF6F6" w14:textId="4ECA2D60" w:rsidR="004B31FF" w:rsidRDefault="009F6993" w:rsidP="004B31FF">
            <w:r>
              <w:t>om-</w:t>
            </w:r>
            <w:proofErr w:type="gramStart"/>
            <w:r>
              <w:t>2:</w:t>
            </w:r>
            <w:r w:rsidR="004B31FF">
              <w:t>Acceleration</w:t>
            </w:r>
            <w:proofErr w:type="gramEnd"/>
            <w:r w:rsidR="004B31FF">
              <w:t>_unit</w:t>
            </w:r>
          </w:p>
        </w:tc>
        <w:tc>
          <w:tcPr>
            <w:tcW w:w="3615" w:type="dxa"/>
          </w:tcPr>
          <w:p w14:paraId="14B204E0" w14:textId="77777777" w:rsidR="004B31FF" w:rsidRDefault="004B31FF" w:rsidP="004B31FF">
            <w:r>
              <w:t>subClassOf</w:t>
            </w:r>
          </w:p>
        </w:tc>
        <w:tc>
          <w:tcPr>
            <w:tcW w:w="2776" w:type="dxa"/>
          </w:tcPr>
          <w:p w14:paraId="0C71C01F" w14:textId="322A9C4F" w:rsidR="004B31FF" w:rsidRDefault="009F6993" w:rsidP="004B31FF">
            <w:r>
              <w:t>om-</w:t>
            </w:r>
            <w:proofErr w:type="gramStart"/>
            <w:r>
              <w:t>2:</w:t>
            </w:r>
            <w:r w:rsidR="004B31FF">
              <w:t>Unit</w:t>
            </w:r>
            <w:proofErr w:type="gramEnd"/>
          </w:p>
        </w:tc>
      </w:tr>
      <w:tr w:rsidR="000D7C90" w14:paraId="5D61DDB5" w14:textId="77777777" w:rsidTr="00BA0B6E">
        <w:trPr>
          <w:cantSplit/>
        </w:trPr>
        <w:tc>
          <w:tcPr>
            <w:tcW w:w="2959" w:type="dxa"/>
          </w:tcPr>
          <w:p w14:paraId="77E86CF6" w14:textId="5F6FFD63" w:rsidR="000D7C90" w:rsidDel="009F6993" w:rsidRDefault="000D7C90" w:rsidP="000D7C90">
            <w:r>
              <w:t>om-</w:t>
            </w:r>
            <w:proofErr w:type="gramStart"/>
            <w:r>
              <w:t>2:Volume</w:t>
            </w:r>
            <w:proofErr w:type="gramEnd"/>
            <w:r>
              <w:t>_unit</w:t>
            </w:r>
          </w:p>
        </w:tc>
        <w:tc>
          <w:tcPr>
            <w:tcW w:w="3615" w:type="dxa"/>
          </w:tcPr>
          <w:p w14:paraId="2AA918BF" w14:textId="65DD8D8D" w:rsidR="000D7C90" w:rsidRDefault="000D7C90" w:rsidP="000D7C90">
            <w:r>
              <w:t>subClassOf</w:t>
            </w:r>
          </w:p>
        </w:tc>
        <w:tc>
          <w:tcPr>
            <w:tcW w:w="2776" w:type="dxa"/>
          </w:tcPr>
          <w:p w14:paraId="34272922" w14:textId="7F8C5926" w:rsidR="000D7C90" w:rsidDel="009F6993" w:rsidRDefault="000D7C90" w:rsidP="000D7C90">
            <w:r>
              <w:t>om-</w:t>
            </w:r>
            <w:proofErr w:type="gramStart"/>
            <w:r>
              <w:t>2:Unit</w:t>
            </w:r>
            <w:proofErr w:type="gramEnd"/>
          </w:p>
        </w:tc>
      </w:tr>
      <w:tr w:rsidR="000D7C90" w14:paraId="56C1A509" w14:textId="77777777" w:rsidTr="00BA0B6E">
        <w:trPr>
          <w:cantSplit/>
        </w:trPr>
        <w:tc>
          <w:tcPr>
            <w:tcW w:w="2959" w:type="dxa"/>
          </w:tcPr>
          <w:p w14:paraId="05EBC170" w14:textId="27BB4E27" w:rsidR="000D7C90" w:rsidRDefault="000D7C90" w:rsidP="000D7C90">
            <w:r>
              <w:t>om-</w:t>
            </w:r>
            <w:proofErr w:type="gramStart"/>
            <w:r>
              <w:t>2:Speed</w:t>
            </w:r>
            <w:proofErr w:type="gramEnd"/>
            <w:r>
              <w:t>_unit</w:t>
            </w:r>
          </w:p>
        </w:tc>
        <w:tc>
          <w:tcPr>
            <w:tcW w:w="3615" w:type="dxa"/>
          </w:tcPr>
          <w:p w14:paraId="40688B87" w14:textId="77777777" w:rsidR="000D7C90" w:rsidRDefault="000D7C90" w:rsidP="000D7C90">
            <w:r>
              <w:t>subClassOf</w:t>
            </w:r>
          </w:p>
        </w:tc>
        <w:tc>
          <w:tcPr>
            <w:tcW w:w="2776" w:type="dxa"/>
          </w:tcPr>
          <w:p w14:paraId="05BDA077" w14:textId="6368AC37" w:rsidR="000D7C90" w:rsidRDefault="000D7C90" w:rsidP="000D7C90">
            <w:r>
              <w:t>om-</w:t>
            </w:r>
            <w:proofErr w:type="gramStart"/>
            <w:r>
              <w:t>2:Unit</w:t>
            </w:r>
            <w:proofErr w:type="gramEnd"/>
          </w:p>
        </w:tc>
      </w:tr>
      <w:tr w:rsidR="000D7C90" w14:paraId="03A6A464" w14:textId="77777777" w:rsidTr="00BA0B6E">
        <w:trPr>
          <w:cantSplit/>
        </w:trPr>
        <w:tc>
          <w:tcPr>
            <w:tcW w:w="2959" w:type="dxa"/>
          </w:tcPr>
          <w:p w14:paraId="5DE51FC3" w14:textId="4024DA84" w:rsidR="000D7C90" w:rsidRDefault="000D7C90" w:rsidP="000D7C90">
            <w:r>
              <w:t>om-</w:t>
            </w:r>
            <w:proofErr w:type="gramStart"/>
            <w:r>
              <w:t>2:Amount</w:t>
            </w:r>
            <w:proofErr w:type="gramEnd"/>
            <w:r>
              <w:t>_of_money_unit</w:t>
            </w:r>
          </w:p>
        </w:tc>
        <w:tc>
          <w:tcPr>
            <w:tcW w:w="3615" w:type="dxa"/>
          </w:tcPr>
          <w:p w14:paraId="3A005F58" w14:textId="77777777" w:rsidR="000D7C90" w:rsidRDefault="000D7C90" w:rsidP="000D7C90">
            <w:r>
              <w:t>subClassOf</w:t>
            </w:r>
          </w:p>
        </w:tc>
        <w:tc>
          <w:tcPr>
            <w:tcW w:w="2776" w:type="dxa"/>
          </w:tcPr>
          <w:p w14:paraId="3B569533" w14:textId="04711412" w:rsidR="000D7C90" w:rsidRDefault="000D7C90" w:rsidP="000D7C90">
            <w:r>
              <w:t>om-</w:t>
            </w:r>
            <w:proofErr w:type="gramStart"/>
            <w:r>
              <w:t>2:Unit</w:t>
            </w:r>
            <w:proofErr w:type="gramEnd"/>
          </w:p>
        </w:tc>
      </w:tr>
      <w:tr w:rsidR="000D7C90" w14:paraId="6E84F7E5" w14:textId="77777777" w:rsidTr="00BA0B6E">
        <w:trPr>
          <w:cantSplit/>
        </w:trPr>
        <w:tc>
          <w:tcPr>
            <w:tcW w:w="2959" w:type="dxa"/>
          </w:tcPr>
          <w:p w14:paraId="75DD38A7" w14:textId="7C1ED430" w:rsidR="000D7C90" w:rsidRDefault="000D7C90" w:rsidP="000D7C90">
            <w:r>
              <w:t>Geo_Position_unit</w:t>
            </w:r>
          </w:p>
        </w:tc>
        <w:tc>
          <w:tcPr>
            <w:tcW w:w="3615" w:type="dxa"/>
          </w:tcPr>
          <w:p w14:paraId="42D35CC6" w14:textId="6C16B7EE" w:rsidR="000D7C90" w:rsidRDefault="000D7C90" w:rsidP="000D7C90">
            <w:r>
              <w:t>subClassOf</w:t>
            </w:r>
          </w:p>
        </w:tc>
        <w:tc>
          <w:tcPr>
            <w:tcW w:w="2776" w:type="dxa"/>
          </w:tcPr>
          <w:p w14:paraId="419AE661" w14:textId="0D69DAA8" w:rsidR="000D7C90" w:rsidRDefault="000D7C90" w:rsidP="000D7C90">
            <w:r>
              <w:t>om-</w:t>
            </w:r>
            <w:proofErr w:type="gramStart"/>
            <w:r>
              <w:t>2:Unit</w:t>
            </w:r>
            <w:proofErr w:type="gramEnd"/>
          </w:p>
        </w:tc>
      </w:tr>
      <w:tr w:rsidR="000D7C90" w14:paraId="568643D4" w14:textId="77777777" w:rsidTr="00BA0B6E">
        <w:trPr>
          <w:cantSplit/>
        </w:trPr>
        <w:tc>
          <w:tcPr>
            <w:tcW w:w="2959" w:type="dxa"/>
          </w:tcPr>
          <w:p w14:paraId="0A792734" w14:textId="5E68BA4D" w:rsidR="000D7C90" w:rsidRDefault="000D7C90" w:rsidP="000D7C90">
            <w:proofErr w:type="gramStart"/>
            <w:r>
              <w:t>gci:Cardinality</w:t>
            </w:r>
            <w:proofErr w:type="gramEnd"/>
            <w:r>
              <w:t>_unit</w:t>
            </w:r>
          </w:p>
        </w:tc>
        <w:tc>
          <w:tcPr>
            <w:tcW w:w="3615" w:type="dxa"/>
          </w:tcPr>
          <w:p w14:paraId="64E19CED" w14:textId="4F006F79" w:rsidR="000D7C90" w:rsidRDefault="000D7C90" w:rsidP="000D7C90">
            <w:r>
              <w:t>subClassOf</w:t>
            </w:r>
          </w:p>
        </w:tc>
        <w:tc>
          <w:tcPr>
            <w:tcW w:w="2776" w:type="dxa"/>
          </w:tcPr>
          <w:p w14:paraId="3E4E224A" w14:textId="30F625C4" w:rsidR="000D7C90" w:rsidRDefault="000D7C90" w:rsidP="000D7C90">
            <w:r>
              <w:t>om-</w:t>
            </w:r>
            <w:proofErr w:type="gramStart"/>
            <w:r>
              <w:t>2:Unit</w:t>
            </w:r>
            <w:proofErr w:type="gramEnd"/>
          </w:p>
        </w:tc>
      </w:tr>
      <w:tr w:rsidR="000D7C90" w14:paraId="2C7CDC17" w14:textId="77777777" w:rsidTr="00BA0B6E">
        <w:trPr>
          <w:cantSplit/>
        </w:trPr>
        <w:tc>
          <w:tcPr>
            <w:tcW w:w="2959" w:type="dxa"/>
          </w:tcPr>
          <w:p w14:paraId="5F6C4AD4" w14:textId="71811CB6" w:rsidR="000D7C90" w:rsidRPr="00E80D3C" w:rsidRDefault="000D7C90" w:rsidP="000D7C90">
            <w:r>
              <w:t>om-</w:t>
            </w:r>
            <w:proofErr w:type="gramStart"/>
            <w:r>
              <w:t>2:UnitD</w:t>
            </w:r>
            <w:r w:rsidRPr="00E80D3C">
              <w:t>ivision</w:t>
            </w:r>
            <w:proofErr w:type="gramEnd"/>
          </w:p>
        </w:tc>
        <w:tc>
          <w:tcPr>
            <w:tcW w:w="3615" w:type="dxa"/>
          </w:tcPr>
          <w:p w14:paraId="587F9ED3" w14:textId="188E1173" w:rsidR="000D7C90" w:rsidRPr="00043DB0" w:rsidRDefault="000D7C90" w:rsidP="000D7C90">
            <w:pPr>
              <w:rPr>
                <w:highlight w:val="yellow"/>
              </w:rPr>
            </w:pPr>
            <w:r>
              <w:t>subClassOf</w:t>
            </w:r>
          </w:p>
        </w:tc>
        <w:tc>
          <w:tcPr>
            <w:tcW w:w="2776" w:type="dxa"/>
          </w:tcPr>
          <w:p w14:paraId="32FCEF80" w14:textId="6E1395A9" w:rsidR="000D7C90" w:rsidRDefault="000D7C90" w:rsidP="000D7C90">
            <w:pPr>
              <w:rPr>
                <w:highlight w:val="yellow"/>
              </w:rPr>
            </w:pPr>
            <w:r>
              <w:t>om-</w:t>
            </w:r>
            <w:proofErr w:type="gramStart"/>
            <w:r>
              <w:t>2:Unit</w:t>
            </w:r>
            <w:proofErr w:type="gramEnd"/>
          </w:p>
        </w:tc>
      </w:tr>
      <w:tr w:rsidR="000D7C90" w14:paraId="70238F77" w14:textId="77777777" w:rsidTr="00BA0B6E">
        <w:trPr>
          <w:cantSplit/>
        </w:trPr>
        <w:tc>
          <w:tcPr>
            <w:tcW w:w="2959" w:type="dxa"/>
            <w:vMerge w:val="restart"/>
          </w:tcPr>
          <w:p w14:paraId="5FB89CD6" w14:textId="718B4195" w:rsidR="000D7C90" w:rsidRPr="00E80D3C" w:rsidRDefault="000D7C90" w:rsidP="000D7C90">
            <w:r w:rsidRPr="00E80D3C">
              <w:t>Cardinality_unit_per_</w:t>
            </w:r>
            <w:r>
              <w:t>time</w:t>
            </w:r>
          </w:p>
        </w:tc>
        <w:tc>
          <w:tcPr>
            <w:tcW w:w="3615" w:type="dxa"/>
          </w:tcPr>
          <w:p w14:paraId="4865AC69" w14:textId="0369AE69" w:rsidR="000D7C90" w:rsidRPr="00043DB0" w:rsidRDefault="000D7C90" w:rsidP="000D7C90">
            <w:pPr>
              <w:rPr>
                <w:highlight w:val="yellow"/>
              </w:rPr>
            </w:pPr>
            <w:r>
              <w:t>subClassOf</w:t>
            </w:r>
          </w:p>
        </w:tc>
        <w:tc>
          <w:tcPr>
            <w:tcW w:w="2776" w:type="dxa"/>
          </w:tcPr>
          <w:p w14:paraId="7F941CD8" w14:textId="2DB5EA5C" w:rsidR="000D7C90" w:rsidRDefault="000D7C90" w:rsidP="000D7C90">
            <w:pPr>
              <w:rPr>
                <w:highlight w:val="yellow"/>
              </w:rPr>
            </w:pPr>
            <w:r w:rsidRPr="00E80D3C">
              <w:t>om-</w:t>
            </w:r>
            <w:proofErr w:type="gramStart"/>
            <w:r w:rsidRPr="00E80D3C">
              <w:t>2:UnitDivision</w:t>
            </w:r>
            <w:proofErr w:type="gramEnd"/>
          </w:p>
        </w:tc>
      </w:tr>
      <w:tr w:rsidR="000D7C90" w14:paraId="5F177173" w14:textId="77777777" w:rsidTr="00BA0B6E">
        <w:trPr>
          <w:cantSplit/>
        </w:trPr>
        <w:tc>
          <w:tcPr>
            <w:tcW w:w="2959" w:type="dxa"/>
            <w:vMerge/>
          </w:tcPr>
          <w:p w14:paraId="04CB87D3" w14:textId="77777777" w:rsidR="000D7C90" w:rsidRPr="00E80D3C" w:rsidRDefault="000D7C90" w:rsidP="000D7C90"/>
        </w:tc>
        <w:tc>
          <w:tcPr>
            <w:tcW w:w="3615" w:type="dxa"/>
          </w:tcPr>
          <w:p w14:paraId="0F266FDD" w14:textId="396F7928" w:rsidR="000D7C90" w:rsidRPr="00E80D3C" w:rsidRDefault="000D7C90" w:rsidP="000D7C90">
            <w:r w:rsidRPr="00E80D3C">
              <w:t>om-</w:t>
            </w:r>
            <w:proofErr w:type="gramStart"/>
            <w:r w:rsidRPr="00E80D3C">
              <w:t>2:hasNumerator</w:t>
            </w:r>
            <w:proofErr w:type="gramEnd"/>
          </w:p>
        </w:tc>
        <w:tc>
          <w:tcPr>
            <w:tcW w:w="2776" w:type="dxa"/>
          </w:tcPr>
          <w:p w14:paraId="509E2C54" w14:textId="0487C522" w:rsidR="000D7C90" w:rsidRPr="00E80D3C" w:rsidRDefault="000D7C90" w:rsidP="000D7C90">
            <w:r w:rsidRPr="00E80D3C">
              <w:t xml:space="preserve">only </w:t>
            </w:r>
            <w:proofErr w:type="gramStart"/>
            <w:r w:rsidRPr="00E80D3C">
              <w:t>gci:Cardinality</w:t>
            </w:r>
            <w:proofErr w:type="gramEnd"/>
            <w:r w:rsidRPr="00E80D3C">
              <w:t>_unit</w:t>
            </w:r>
          </w:p>
        </w:tc>
      </w:tr>
      <w:tr w:rsidR="000D7C90" w14:paraId="003C7E89" w14:textId="77777777" w:rsidTr="00BA0B6E">
        <w:trPr>
          <w:cantSplit/>
        </w:trPr>
        <w:tc>
          <w:tcPr>
            <w:tcW w:w="2959" w:type="dxa"/>
            <w:vMerge/>
          </w:tcPr>
          <w:p w14:paraId="32A59715" w14:textId="77777777" w:rsidR="000D7C90" w:rsidRPr="00E80D3C" w:rsidRDefault="000D7C90" w:rsidP="000D7C90"/>
        </w:tc>
        <w:tc>
          <w:tcPr>
            <w:tcW w:w="3615" w:type="dxa"/>
          </w:tcPr>
          <w:p w14:paraId="15A1DEF7" w14:textId="24F07395" w:rsidR="000D7C90" w:rsidRPr="00E80D3C" w:rsidRDefault="000D7C90" w:rsidP="000D7C90">
            <w:r w:rsidRPr="00E80D3C">
              <w:t>om-</w:t>
            </w:r>
            <w:proofErr w:type="gramStart"/>
            <w:r w:rsidRPr="00E80D3C">
              <w:t>2:hasDenominator</w:t>
            </w:r>
            <w:proofErr w:type="gramEnd"/>
          </w:p>
        </w:tc>
        <w:tc>
          <w:tcPr>
            <w:tcW w:w="2776" w:type="dxa"/>
          </w:tcPr>
          <w:p w14:paraId="7DF37781" w14:textId="378ED8F2" w:rsidR="000D7C90" w:rsidRPr="00E80D3C" w:rsidRDefault="000D7C90" w:rsidP="000D7C90">
            <w:r w:rsidRPr="00E80D3C">
              <w:t>only om-</w:t>
            </w:r>
            <w:proofErr w:type="gramStart"/>
            <w:r w:rsidRPr="00E80D3C">
              <w:t>2:TimeUnit</w:t>
            </w:r>
            <w:proofErr w:type="gramEnd"/>
          </w:p>
        </w:tc>
      </w:tr>
      <w:tr w:rsidR="000D7C90" w14:paraId="4C539A2A" w14:textId="77777777" w:rsidTr="00BA0B6E">
        <w:trPr>
          <w:cantSplit/>
        </w:trPr>
        <w:tc>
          <w:tcPr>
            <w:tcW w:w="2959" w:type="dxa"/>
          </w:tcPr>
          <w:p w14:paraId="2AFD4228" w14:textId="77777777" w:rsidR="000D7C90" w:rsidRDefault="000D7C90" w:rsidP="000D7C90">
            <w:r>
              <w:lastRenderedPageBreak/>
              <w:t>...</w:t>
            </w:r>
          </w:p>
        </w:tc>
        <w:tc>
          <w:tcPr>
            <w:tcW w:w="3615" w:type="dxa"/>
          </w:tcPr>
          <w:p w14:paraId="50DFCA5A" w14:textId="77777777" w:rsidR="000D7C90" w:rsidRDefault="000D7C90" w:rsidP="000D7C90">
            <w:r>
              <w:t>subClassOf</w:t>
            </w:r>
          </w:p>
        </w:tc>
        <w:tc>
          <w:tcPr>
            <w:tcW w:w="2776" w:type="dxa"/>
          </w:tcPr>
          <w:p w14:paraId="3462C606" w14:textId="011BA97F" w:rsidR="000D7C90" w:rsidRDefault="000D7C90" w:rsidP="000D7C90">
            <w:r>
              <w:t>om-</w:t>
            </w:r>
            <w:proofErr w:type="gramStart"/>
            <w:r>
              <w:t>2:Unit</w:t>
            </w:r>
            <w:proofErr w:type="gramEnd"/>
            <w:r>
              <w:t>_of_measure</w:t>
            </w:r>
          </w:p>
        </w:tc>
      </w:tr>
      <w:tr w:rsidR="000D7C90" w14:paraId="424E6BCC" w14:textId="77777777" w:rsidTr="00BA0B6E">
        <w:trPr>
          <w:cantSplit/>
        </w:trPr>
        <w:tc>
          <w:tcPr>
            <w:tcW w:w="2959" w:type="dxa"/>
            <w:vMerge w:val="restart"/>
          </w:tcPr>
          <w:p w14:paraId="4678AEE9" w14:textId="12469601" w:rsidR="000D7C90" w:rsidRDefault="000D7C90" w:rsidP="000D7C90">
            <w:r>
              <w:t>MonetaryValue</w:t>
            </w:r>
          </w:p>
        </w:tc>
        <w:tc>
          <w:tcPr>
            <w:tcW w:w="3615" w:type="dxa"/>
          </w:tcPr>
          <w:p w14:paraId="1EDAFAC9" w14:textId="38F56879" w:rsidR="000D7C90" w:rsidRDefault="000D7C90" w:rsidP="000D7C90">
            <w:r>
              <w:t>subClassOf</w:t>
            </w:r>
          </w:p>
        </w:tc>
        <w:tc>
          <w:tcPr>
            <w:tcW w:w="2776" w:type="dxa"/>
          </w:tcPr>
          <w:p w14:paraId="51D3B833" w14:textId="5A7C332C" w:rsidR="000D7C90" w:rsidRDefault="000D7C90" w:rsidP="000D7C90">
            <w:r>
              <w:t>om-</w:t>
            </w:r>
            <w:proofErr w:type="gramStart"/>
            <w:r>
              <w:t>2:Measure</w:t>
            </w:r>
            <w:proofErr w:type="gramEnd"/>
          </w:p>
        </w:tc>
      </w:tr>
      <w:tr w:rsidR="000D7C90" w14:paraId="6975FAC5" w14:textId="77777777" w:rsidTr="00BA0B6E">
        <w:trPr>
          <w:cantSplit/>
        </w:trPr>
        <w:tc>
          <w:tcPr>
            <w:tcW w:w="2959" w:type="dxa"/>
            <w:vMerge/>
          </w:tcPr>
          <w:p w14:paraId="3B3AD95E" w14:textId="77777777" w:rsidR="000D7C90" w:rsidRDefault="000D7C90" w:rsidP="000D7C90"/>
        </w:tc>
        <w:tc>
          <w:tcPr>
            <w:tcW w:w="3615" w:type="dxa"/>
          </w:tcPr>
          <w:p w14:paraId="5BB1AEE2" w14:textId="6E2250B9" w:rsidR="000D7C90" w:rsidRDefault="000D7C90" w:rsidP="000D7C90">
            <w:r>
              <w:t>hasRelativeYear</w:t>
            </w:r>
          </w:p>
        </w:tc>
        <w:tc>
          <w:tcPr>
            <w:tcW w:w="2776" w:type="dxa"/>
          </w:tcPr>
          <w:p w14:paraId="4A8EF5BC" w14:textId="65D58C41" w:rsidR="000D7C90" w:rsidRDefault="000D7C90" w:rsidP="000D7C90">
            <w:r>
              <w:t xml:space="preserve">exactly 1 </w:t>
            </w:r>
            <w:proofErr w:type="gramStart"/>
            <w:r>
              <w:t>xsd:gYear</w:t>
            </w:r>
            <w:proofErr w:type="gramEnd"/>
          </w:p>
        </w:tc>
      </w:tr>
      <w:tr w:rsidR="000D7C90" w14:paraId="25D979FA" w14:textId="77777777" w:rsidTr="00BA0B6E">
        <w:trPr>
          <w:cantSplit/>
        </w:trPr>
        <w:tc>
          <w:tcPr>
            <w:tcW w:w="2959" w:type="dxa"/>
            <w:vMerge/>
          </w:tcPr>
          <w:p w14:paraId="75FC25D7" w14:textId="77777777" w:rsidR="000D7C90" w:rsidRDefault="000D7C90" w:rsidP="000D7C90"/>
        </w:tc>
        <w:tc>
          <w:tcPr>
            <w:tcW w:w="3615" w:type="dxa"/>
          </w:tcPr>
          <w:p w14:paraId="6544A316" w14:textId="21DC5DE8" w:rsidR="000D7C90" w:rsidRDefault="000D7C90" w:rsidP="000D7C90">
            <w:r>
              <w:t>om-</w:t>
            </w:r>
            <w:proofErr w:type="gramStart"/>
            <w:r>
              <w:t>2:hasUnit</w:t>
            </w:r>
            <w:proofErr w:type="gramEnd"/>
          </w:p>
        </w:tc>
        <w:tc>
          <w:tcPr>
            <w:tcW w:w="2776" w:type="dxa"/>
          </w:tcPr>
          <w:p w14:paraId="1531781C" w14:textId="3515B23B" w:rsidR="000D7C90" w:rsidRDefault="000D7C90" w:rsidP="000D7C90">
            <w:r>
              <w:t>only om-</w:t>
            </w:r>
            <w:proofErr w:type="gramStart"/>
            <w:r>
              <w:t>2:Amount</w:t>
            </w:r>
            <w:proofErr w:type="gramEnd"/>
            <w:r>
              <w:t>_of_money_unit</w:t>
            </w:r>
          </w:p>
        </w:tc>
      </w:tr>
      <w:tr w:rsidR="000D7C90" w14:paraId="3475746C" w14:textId="77777777" w:rsidTr="00BA0B6E">
        <w:trPr>
          <w:cantSplit/>
        </w:trPr>
        <w:tc>
          <w:tcPr>
            <w:tcW w:w="2959" w:type="dxa"/>
            <w:vMerge w:val="restart"/>
          </w:tcPr>
          <w:p w14:paraId="5CC7A7ED" w14:textId="490D01D6" w:rsidR="000D7C90" w:rsidRDefault="000D7C90" w:rsidP="000D7C90">
            <w:proofErr w:type="gramStart"/>
            <w:r>
              <w:t>gci:Population</w:t>
            </w:r>
            <w:proofErr w:type="gramEnd"/>
            <w:r>
              <w:t>_measure</w:t>
            </w:r>
          </w:p>
        </w:tc>
        <w:tc>
          <w:tcPr>
            <w:tcW w:w="3615" w:type="dxa"/>
          </w:tcPr>
          <w:p w14:paraId="728224F5" w14:textId="3310CEA4" w:rsidR="000D7C90" w:rsidRDefault="000D7C90" w:rsidP="000D7C90">
            <w:r>
              <w:t>subClassOf</w:t>
            </w:r>
          </w:p>
        </w:tc>
        <w:tc>
          <w:tcPr>
            <w:tcW w:w="2776" w:type="dxa"/>
          </w:tcPr>
          <w:p w14:paraId="05D0C07F" w14:textId="26D43A34" w:rsidR="000D7C90" w:rsidRDefault="000D7C90" w:rsidP="000D7C90">
            <w:r>
              <w:t>om-</w:t>
            </w:r>
            <w:proofErr w:type="gramStart"/>
            <w:r>
              <w:t>2:Measure</w:t>
            </w:r>
            <w:proofErr w:type="gramEnd"/>
          </w:p>
        </w:tc>
      </w:tr>
      <w:tr w:rsidR="000D7C90" w14:paraId="19E23121" w14:textId="77777777" w:rsidTr="00BA0B6E">
        <w:trPr>
          <w:cantSplit/>
        </w:trPr>
        <w:tc>
          <w:tcPr>
            <w:tcW w:w="2959" w:type="dxa"/>
            <w:vMerge/>
          </w:tcPr>
          <w:p w14:paraId="3B637248" w14:textId="77777777" w:rsidR="000D7C90" w:rsidRDefault="000D7C90" w:rsidP="000D7C90"/>
        </w:tc>
        <w:tc>
          <w:tcPr>
            <w:tcW w:w="3615" w:type="dxa"/>
          </w:tcPr>
          <w:p w14:paraId="712418EF" w14:textId="15837730" w:rsidR="000D7C90" w:rsidRDefault="000D7C90" w:rsidP="000D7C90">
            <w:r>
              <w:t>subClassOf</w:t>
            </w:r>
          </w:p>
        </w:tc>
        <w:tc>
          <w:tcPr>
            <w:tcW w:w="2776" w:type="dxa"/>
          </w:tcPr>
          <w:p w14:paraId="10DD6E6E" w14:textId="6F8028C1" w:rsidR="000D7C90" w:rsidRDefault="000D7C90" w:rsidP="000D7C90">
            <w:r>
              <w:t>CardinalityMeasure</w:t>
            </w:r>
          </w:p>
        </w:tc>
      </w:tr>
      <w:tr w:rsidR="000D7C90" w14:paraId="1185B688" w14:textId="77777777" w:rsidTr="00BA0B6E">
        <w:trPr>
          <w:cantSplit/>
        </w:trPr>
        <w:tc>
          <w:tcPr>
            <w:tcW w:w="2959" w:type="dxa"/>
            <w:vMerge w:val="restart"/>
          </w:tcPr>
          <w:p w14:paraId="2528C848" w14:textId="51B832E2" w:rsidR="000D7C90" w:rsidRDefault="000D7C90" w:rsidP="000D7C90">
            <w:r>
              <w:t>CardinalityMeasure</w:t>
            </w:r>
          </w:p>
        </w:tc>
        <w:tc>
          <w:tcPr>
            <w:tcW w:w="3615" w:type="dxa"/>
          </w:tcPr>
          <w:p w14:paraId="28982F99" w14:textId="16B9EEEA" w:rsidR="000D7C90" w:rsidRDefault="000D7C90" w:rsidP="000D7C90">
            <w:r>
              <w:t>subClassOf</w:t>
            </w:r>
          </w:p>
        </w:tc>
        <w:tc>
          <w:tcPr>
            <w:tcW w:w="2776" w:type="dxa"/>
          </w:tcPr>
          <w:p w14:paraId="7166D852" w14:textId="3DF64B57" w:rsidR="000D7C90" w:rsidRDefault="000D7C90" w:rsidP="000D7C90">
            <w:r>
              <w:t>om-</w:t>
            </w:r>
            <w:proofErr w:type="gramStart"/>
            <w:r>
              <w:t>2:Measure</w:t>
            </w:r>
            <w:proofErr w:type="gramEnd"/>
          </w:p>
        </w:tc>
      </w:tr>
      <w:tr w:rsidR="000D7C90" w14:paraId="7C9364F0" w14:textId="77777777" w:rsidTr="00BA0B6E">
        <w:trPr>
          <w:cantSplit/>
        </w:trPr>
        <w:tc>
          <w:tcPr>
            <w:tcW w:w="2959" w:type="dxa"/>
            <w:vMerge/>
          </w:tcPr>
          <w:p w14:paraId="6DFD576B" w14:textId="77777777" w:rsidR="000D7C90" w:rsidRDefault="000D7C90" w:rsidP="000D7C90"/>
        </w:tc>
        <w:tc>
          <w:tcPr>
            <w:tcW w:w="3615" w:type="dxa"/>
          </w:tcPr>
          <w:p w14:paraId="2B0F9D08" w14:textId="3D943ECD" w:rsidR="000D7C90" w:rsidRDefault="000D7C90" w:rsidP="000D7C90">
            <w:r>
              <w:t>hasUnit</w:t>
            </w:r>
          </w:p>
        </w:tc>
        <w:tc>
          <w:tcPr>
            <w:tcW w:w="2776" w:type="dxa"/>
          </w:tcPr>
          <w:p w14:paraId="11080ACF" w14:textId="71D019F2" w:rsidR="000D7C90" w:rsidRDefault="000D7C90" w:rsidP="000D7C90">
            <w:r>
              <w:t xml:space="preserve">only </w:t>
            </w:r>
            <w:proofErr w:type="gramStart"/>
            <w:r>
              <w:t>gci:Cardinality</w:t>
            </w:r>
            <w:proofErr w:type="gramEnd"/>
            <w:r>
              <w:t>_unit</w:t>
            </w:r>
          </w:p>
        </w:tc>
      </w:tr>
      <w:tr w:rsidR="000D7C90" w14:paraId="0F78D9A6" w14:textId="77777777" w:rsidTr="00BA0B6E">
        <w:trPr>
          <w:cantSplit/>
        </w:trPr>
        <w:tc>
          <w:tcPr>
            <w:tcW w:w="2959" w:type="dxa"/>
            <w:vMerge w:val="restart"/>
          </w:tcPr>
          <w:p w14:paraId="445A0379" w14:textId="7EBD6A97" w:rsidR="000D7C90" w:rsidRDefault="000D7C90" w:rsidP="000D7C90">
            <w:r>
              <w:t>ValueOfMoney</w:t>
            </w:r>
          </w:p>
        </w:tc>
        <w:tc>
          <w:tcPr>
            <w:tcW w:w="3615" w:type="dxa"/>
          </w:tcPr>
          <w:p w14:paraId="4C4401F0" w14:textId="7D8A7EE5" w:rsidR="000D7C90" w:rsidRDefault="000D7C90" w:rsidP="000D7C90">
            <w:r>
              <w:t>subClassOf</w:t>
            </w:r>
          </w:p>
        </w:tc>
        <w:tc>
          <w:tcPr>
            <w:tcW w:w="2776" w:type="dxa"/>
          </w:tcPr>
          <w:p w14:paraId="680B2AE1" w14:textId="27F3FDA9" w:rsidR="000D7C90" w:rsidRDefault="000D7C90" w:rsidP="000D7C90">
            <w:r>
              <w:t>om-</w:t>
            </w:r>
            <w:proofErr w:type="gramStart"/>
            <w:r>
              <w:t>2:Quantity</w:t>
            </w:r>
            <w:proofErr w:type="gramEnd"/>
          </w:p>
        </w:tc>
      </w:tr>
      <w:tr w:rsidR="000D7C90" w14:paraId="4B9C4567" w14:textId="77777777" w:rsidTr="00BA0B6E">
        <w:trPr>
          <w:cantSplit/>
        </w:trPr>
        <w:tc>
          <w:tcPr>
            <w:tcW w:w="2959" w:type="dxa"/>
            <w:vMerge/>
          </w:tcPr>
          <w:p w14:paraId="27727FC5" w14:textId="77777777" w:rsidR="000D7C90" w:rsidRDefault="000D7C90" w:rsidP="000D7C90"/>
        </w:tc>
        <w:tc>
          <w:tcPr>
            <w:tcW w:w="3615" w:type="dxa"/>
          </w:tcPr>
          <w:p w14:paraId="6E9C833A" w14:textId="451F59BC" w:rsidR="000D7C90" w:rsidRDefault="000D7C90" w:rsidP="000D7C90">
            <w:r>
              <w:t>subClassOf</w:t>
            </w:r>
          </w:p>
        </w:tc>
        <w:tc>
          <w:tcPr>
            <w:tcW w:w="2776" w:type="dxa"/>
          </w:tcPr>
          <w:p w14:paraId="05634009" w14:textId="6162427E" w:rsidR="000D7C90" w:rsidRDefault="000D7C90" w:rsidP="000D7C90">
            <w:r>
              <w:t>om-</w:t>
            </w:r>
            <w:proofErr w:type="gramStart"/>
            <w:r>
              <w:t>2:AmountOfMoney</w:t>
            </w:r>
            <w:proofErr w:type="gramEnd"/>
          </w:p>
        </w:tc>
      </w:tr>
      <w:tr w:rsidR="000D7C90" w14:paraId="0184D648" w14:textId="77777777" w:rsidTr="00BA0B6E">
        <w:trPr>
          <w:cantSplit/>
        </w:trPr>
        <w:tc>
          <w:tcPr>
            <w:tcW w:w="2959" w:type="dxa"/>
            <w:vMerge/>
          </w:tcPr>
          <w:p w14:paraId="73E84913" w14:textId="6DB303AB" w:rsidR="000D7C90" w:rsidRDefault="000D7C90" w:rsidP="000D7C90"/>
        </w:tc>
        <w:tc>
          <w:tcPr>
            <w:tcW w:w="3615" w:type="dxa"/>
          </w:tcPr>
          <w:p w14:paraId="31484B60" w14:textId="6A7B17A3" w:rsidR="000D7C90" w:rsidRDefault="000D7C90" w:rsidP="000D7C90">
            <w:r>
              <w:t>om-</w:t>
            </w:r>
            <w:proofErr w:type="gramStart"/>
            <w:r>
              <w:t>2:hasValue</w:t>
            </w:r>
            <w:proofErr w:type="gramEnd"/>
          </w:p>
        </w:tc>
        <w:tc>
          <w:tcPr>
            <w:tcW w:w="2776" w:type="dxa"/>
          </w:tcPr>
          <w:p w14:paraId="3D8063E3" w14:textId="27CDBAD4" w:rsidR="000D7C90" w:rsidRDefault="000D7C90" w:rsidP="000D7C90">
            <w:r>
              <w:t>only MonetaryValue</w:t>
            </w:r>
          </w:p>
        </w:tc>
      </w:tr>
      <w:tr w:rsidR="000D7C90" w14:paraId="2EA2972A" w14:textId="77777777" w:rsidTr="00BA0B6E">
        <w:trPr>
          <w:cantSplit/>
        </w:trPr>
        <w:tc>
          <w:tcPr>
            <w:tcW w:w="2959" w:type="dxa"/>
            <w:vMerge w:val="restart"/>
          </w:tcPr>
          <w:p w14:paraId="77C7EA38" w14:textId="7BE5AD3F" w:rsidR="000D7C90" w:rsidRDefault="000D7C90" w:rsidP="000D7C90">
            <w:r>
              <w:t>om-</w:t>
            </w:r>
            <w:proofErr w:type="gramStart"/>
            <w:r>
              <w:t>2:Length</w:t>
            </w:r>
            <w:proofErr w:type="gramEnd"/>
          </w:p>
        </w:tc>
        <w:tc>
          <w:tcPr>
            <w:tcW w:w="3615" w:type="dxa"/>
          </w:tcPr>
          <w:p w14:paraId="4B715F5A" w14:textId="35810CF0" w:rsidR="000D7C90" w:rsidRDefault="000D7C90" w:rsidP="000D7C90">
            <w:r>
              <w:t>subClassOf</w:t>
            </w:r>
          </w:p>
        </w:tc>
        <w:tc>
          <w:tcPr>
            <w:tcW w:w="2776" w:type="dxa"/>
          </w:tcPr>
          <w:p w14:paraId="5763E705" w14:textId="51D691DB" w:rsidR="000D7C90" w:rsidRDefault="000D7C90" w:rsidP="000D7C90">
            <w:r>
              <w:t>om-</w:t>
            </w:r>
            <w:proofErr w:type="gramStart"/>
            <w:r>
              <w:t>2:Quantity</w:t>
            </w:r>
            <w:proofErr w:type="gramEnd"/>
          </w:p>
        </w:tc>
      </w:tr>
      <w:tr w:rsidR="000D7C90" w14:paraId="1BB32A1F" w14:textId="77777777" w:rsidTr="00BA0B6E">
        <w:trPr>
          <w:cantSplit/>
        </w:trPr>
        <w:tc>
          <w:tcPr>
            <w:tcW w:w="2959" w:type="dxa"/>
            <w:vMerge/>
          </w:tcPr>
          <w:p w14:paraId="1090F564" w14:textId="77777777" w:rsidR="000D7C90" w:rsidRDefault="000D7C90" w:rsidP="000D7C90"/>
        </w:tc>
        <w:tc>
          <w:tcPr>
            <w:tcW w:w="3615" w:type="dxa"/>
          </w:tcPr>
          <w:p w14:paraId="2422B800" w14:textId="559A180F" w:rsidR="000D7C90" w:rsidRDefault="000D7C90" w:rsidP="00BB01BB">
            <w:r>
              <w:t>om-</w:t>
            </w:r>
            <w:proofErr w:type="gramStart"/>
            <w:r>
              <w:t>2:hasValue</w:t>
            </w:r>
            <w:proofErr w:type="gramEnd"/>
          </w:p>
        </w:tc>
        <w:tc>
          <w:tcPr>
            <w:tcW w:w="2776" w:type="dxa"/>
          </w:tcPr>
          <w:p w14:paraId="62F99417" w14:textId="203E3C9F" w:rsidR="000D7C90" w:rsidRDefault="000D7C90" w:rsidP="000D7C90">
            <w:r>
              <w:t>only (om-</w:t>
            </w:r>
            <w:proofErr w:type="gramStart"/>
            <w:r>
              <w:t>2:Measure</w:t>
            </w:r>
            <w:proofErr w:type="gramEnd"/>
            <w:r>
              <w:t xml:space="preserve"> and om-2:hasUnit only om-2:Length_unit)</w:t>
            </w:r>
          </w:p>
        </w:tc>
      </w:tr>
      <w:tr w:rsidR="000D7C90" w14:paraId="66E524C6" w14:textId="77777777" w:rsidTr="00BA0B6E">
        <w:trPr>
          <w:cantSplit/>
        </w:trPr>
        <w:tc>
          <w:tcPr>
            <w:tcW w:w="2959" w:type="dxa"/>
            <w:vMerge w:val="restart"/>
          </w:tcPr>
          <w:p w14:paraId="6BE79960" w14:textId="04B1E167" w:rsidR="000D7C90" w:rsidRDefault="000D7C90" w:rsidP="000D7C90">
            <w:proofErr w:type="gramStart"/>
            <w:r>
              <w:t>gci:PopulationSize</w:t>
            </w:r>
            <w:proofErr w:type="gramEnd"/>
          </w:p>
        </w:tc>
        <w:tc>
          <w:tcPr>
            <w:tcW w:w="3615" w:type="dxa"/>
          </w:tcPr>
          <w:p w14:paraId="2EF3D6F6" w14:textId="044C8979" w:rsidR="000D7C90" w:rsidRDefault="000D7C90" w:rsidP="000D7C90">
            <w:r>
              <w:t>subClassOf</w:t>
            </w:r>
          </w:p>
        </w:tc>
        <w:tc>
          <w:tcPr>
            <w:tcW w:w="2776" w:type="dxa"/>
          </w:tcPr>
          <w:p w14:paraId="5B8A622C" w14:textId="0742A9F2" w:rsidR="000D7C90" w:rsidRDefault="000D7C90" w:rsidP="000D7C90">
            <w:r>
              <w:t>om-</w:t>
            </w:r>
            <w:proofErr w:type="gramStart"/>
            <w:r>
              <w:t>2:Quantity</w:t>
            </w:r>
            <w:proofErr w:type="gramEnd"/>
          </w:p>
        </w:tc>
      </w:tr>
      <w:tr w:rsidR="000D7C90" w14:paraId="303BEC98" w14:textId="77777777" w:rsidTr="00BA0B6E">
        <w:trPr>
          <w:cantSplit/>
        </w:trPr>
        <w:tc>
          <w:tcPr>
            <w:tcW w:w="2959" w:type="dxa"/>
            <w:vMerge/>
          </w:tcPr>
          <w:p w14:paraId="234531B4" w14:textId="77777777" w:rsidR="000D7C90" w:rsidRDefault="000D7C90" w:rsidP="000D7C90"/>
        </w:tc>
        <w:tc>
          <w:tcPr>
            <w:tcW w:w="3615" w:type="dxa"/>
          </w:tcPr>
          <w:p w14:paraId="30908B67" w14:textId="05F05C63" w:rsidR="000D7C90" w:rsidRDefault="000D7C90" w:rsidP="000D7C90">
            <w:r>
              <w:t>om-</w:t>
            </w:r>
            <w:proofErr w:type="gramStart"/>
            <w:r>
              <w:t>2:hasValue</w:t>
            </w:r>
            <w:proofErr w:type="gramEnd"/>
          </w:p>
        </w:tc>
        <w:tc>
          <w:tcPr>
            <w:tcW w:w="2776" w:type="dxa"/>
          </w:tcPr>
          <w:p w14:paraId="3440AD0F" w14:textId="1076E66F" w:rsidR="000D7C90" w:rsidRDefault="000D7C90" w:rsidP="000D7C90">
            <w:r>
              <w:t xml:space="preserve">only </w:t>
            </w:r>
            <w:proofErr w:type="gramStart"/>
            <w:r>
              <w:t>gci:Population</w:t>
            </w:r>
            <w:proofErr w:type="gramEnd"/>
            <w:r>
              <w:t>_measure</w:t>
            </w:r>
          </w:p>
        </w:tc>
      </w:tr>
      <w:tr w:rsidR="000D7C90" w14:paraId="27A53AEF" w14:textId="77777777" w:rsidTr="00BA0B6E">
        <w:trPr>
          <w:cantSplit/>
        </w:trPr>
        <w:tc>
          <w:tcPr>
            <w:tcW w:w="2959" w:type="dxa"/>
            <w:vMerge/>
          </w:tcPr>
          <w:p w14:paraId="0310C49A" w14:textId="77777777" w:rsidR="000D7C90" w:rsidRDefault="000D7C90" w:rsidP="000D7C90"/>
        </w:tc>
        <w:tc>
          <w:tcPr>
            <w:tcW w:w="3615" w:type="dxa"/>
          </w:tcPr>
          <w:p w14:paraId="3552EA1D" w14:textId="08D29E2C" w:rsidR="000D7C90" w:rsidRDefault="000D7C90" w:rsidP="000D7C90">
            <w:proofErr w:type="gramStart"/>
            <w:r>
              <w:t>gci:cardinalityOf</w:t>
            </w:r>
            <w:proofErr w:type="gramEnd"/>
          </w:p>
        </w:tc>
        <w:tc>
          <w:tcPr>
            <w:tcW w:w="2776" w:type="dxa"/>
          </w:tcPr>
          <w:p w14:paraId="48EC2DC8" w14:textId="130AAC11" w:rsidR="000D7C90" w:rsidRDefault="000D7C90" w:rsidP="000D7C90">
            <w:r>
              <w:t xml:space="preserve">exactly 1 </w:t>
            </w:r>
            <w:proofErr w:type="gramStart"/>
            <w:r>
              <w:t>gci:Population</w:t>
            </w:r>
            <w:proofErr w:type="gramEnd"/>
          </w:p>
        </w:tc>
      </w:tr>
      <w:tr w:rsidR="000D7C90" w14:paraId="02A7E967" w14:textId="77777777" w:rsidTr="00BA0B6E">
        <w:trPr>
          <w:cantSplit/>
        </w:trPr>
        <w:tc>
          <w:tcPr>
            <w:tcW w:w="2959" w:type="dxa"/>
            <w:vMerge w:val="restart"/>
          </w:tcPr>
          <w:p w14:paraId="4C7E50B3" w14:textId="7EB1BB87" w:rsidR="000D7C90" w:rsidRDefault="000D7C90" w:rsidP="000D7C90">
            <w:r>
              <w:t>CapacitySize</w:t>
            </w:r>
          </w:p>
        </w:tc>
        <w:tc>
          <w:tcPr>
            <w:tcW w:w="3615" w:type="dxa"/>
          </w:tcPr>
          <w:p w14:paraId="24EABCB8" w14:textId="03742335" w:rsidR="000D7C90" w:rsidRDefault="000D7C90" w:rsidP="000D7C90">
            <w:r>
              <w:t>subClassOf</w:t>
            </w:r>
          </w:p>
        </w:tc>
        <w:tc>
          <w:tcPr>
            <w:tcW w:w="2776" w:type="dxa"/>
          </w:tcPr>
          <w:p w14:paraId="5C56A294" w14:textId="4720B077" w:rsidR="000D7C90" w:rsidRDefault="000D7C90" w:rsidP="000D7C90">
            <w:r>
              <w:t>om-</w:t>
            </w:r>
            <w:proofErr w:type="gramStart"/>
            <w:r>
              <w:t>2:Quantity</w:t>
            </w:r>
            <w:proofErr w:type="gramEnd"/>
          </w:p>
        </w:tc>
      </w:tr>
      <w:tr w:rsidR="000D7C90" w14:paraId="005B3C30" w14:textId="77777777" w:rsidTr="00BA0B6E">
        <w:trPr>
          <w:cantSplit/>
        </w:trPr>
        <w:tc>
          <w:tcPr>
            <w:tcW w:w="2959" w:type="dxa"/>
            <w:vMerge/>
          </w:tcPr>
          <w:p w14:paraId="72150A67" w14:textId="77777777" w:rsidR="000D7C90" w:rsidRDefault="000D7C90" w:rsidP="000D7C90"/>
        </w:tc>
        <w:tc>
          <w:tcPr>
            <w:tcW w:w="3615" w:type="dxa"/>
          </w:tcPr>
          <w:p w14:paraId="2C3D0628" w14:textId="4C1E9375" w:rsidR="000D7C90" w:rsidRDefault="000D7C90" w:rsidP="000D7C90">
            <w:r>
              <w:t>om-</w:t>
            </w:r>
            <w:proofErr w:type="gramStart"/>
            <w:r>
              <w:t>2:hasValue</w:t>
            </w:r>
            <w:proofErr w:type="gramEnd"/>
          </w:p>
        </w:tc>
        <w:tc>
          <w:tcPr>
            <w:tcW w:w="2776" w:type="dxa"/>
          </w:tcPr>
          <w:p w14:paraId="3C22065F" w14:textId="4C0BC9A4" w:rsidR="000D7C90" w:rsidRDefault="000D7C90" w:rsidP="000D7C90">
            <w:r>
              <w:t xml:space="preserve">only </w:t>
            </w:r>
            <w:proofErr w:type="gramStart"/>
            <w:r>
              <w:t>gci:Cardinality</w:t>
            </w:r>
            <w:proofErr w:type="gramEnd"/>
            <w:r>
              <w:t>_measure</w:t>
            </w:r>
          </w:p>
        </w:tc>
      </w:tr>
      <w:tr w:rsidR="000D7C90" w14:paraId="50FD0340" w14:textId="77777777" w:rsidTr="00BA0B6E">
        <w:trPr>
          <w:cantSplit/>
        </w:trPr>
        <w:tc>
          <w:tcPr>
            <w:tcW w:w="2959" w:type="dxa"/>
            <w:vMerge/>
          </w:tcPr>
          <w:p w14:paraId="79945795" w14:textId="77777777" w:rsidR="000D7C90" w:rsidRDefault="000D7C90" w:rsidP="000D7C90"/>
        </w:tc>
        <w:tc>
          <w:tcPr>
            <w:tcW w:w="3615" w:type="dxa"/>
          </w:tcPr>
          <w:p w14:paraId="4AF0EE35" w14:textId="15729D39" w:rsidR="000D7C90" w:rsidRDefault="000D7C90" w:rsidP="000D7C90">
            <w:proofErr w:type="gramStart"/>
            <w:r>
              <w:t>gci:cardinalityOf</w:t>
            </w:r>
            <w:proofErr w:type="gramEnd"/>
          </w:p>
        </w:tc>
        <w:tc>
          <w:tcPr>
            <w:tcW w:w="2776" w:type="dxa"/>
          </w:tcPr>
          <w:p w14:paraId="17EF437E" w14:textId="6906478E" w:rsidR="000D7C90" w:rsidRDefault="000D7C90" w:rsidP="000D7C90">
            <w:r>
              <w:t>exactly 1 Capacity</w:t>
            </w:r>
          </w:p>
        </w:tc>
      </w:tr>
      <w:tr w:rsidR="000D7C90" w14:paraId="560B283D" w14:textId="77777777" w:rsidTr="00BA0B6E">
        <w:trPr>
          <w:cantSplit/>
        </w:trPr>
        <w:tc>
          <w:tcPr>
            <w:tcW w:w="2959" w:type="dxa"/>
            <w:vMerge w:val="restart"/>
          </w:tcPr>
          <w:p w14:paraId="0A00CAAD" w14:textId="0A73563E" w:rsidR="000D7C90" w:rsidRDefault="000D7C90" w:rsidP="000D7C90">
            <w:r>
              <w:t>CapacityRate</w:t>
            </w:r>
          </w:p>
        </w:tc>
        <w:tc>
          <w:tcPr>
            <w:tcW w:w="3615" w:type="dxa"/>
          </w:tcPr>
          <w:p w14:paraId="5B6BF7E8" w14:textId="6443F334" w:rsidR="000D7C90" w:rsidRDefault="000D7C90" w:rsidP="000D7C90">
            <w:r>
              <w:t>subclassOf</w:t>
            </w:r>
          </w:p>
        </w:tc>
        <w:tc>
          <w:tcPr>
            <w:tcW w:w="2776" w:type="dxa"/>
          </w:tcPr>
          <w:p w14:paraId="58126DCD" w14:textId="620415AE" w:rsidR="000D7C90" w:rsidRDefault="000D7C90" w:rsidP="000D7C90">
            <w:r>
              <w:t>om-</w:t>
            </w:r>
            <w:proofErr w:type="gramStart"/>
            <w:r>
              <w:t>2:Quantity</w:t>
            </w:r>
            <w:proofErr w:type="gramEnd"/>
          </w:p>
        </w:tc>
      </w:tr>
      <w:tr w:rsidR="000D7C90" w14:paraId="1810CD10" w14:textId="77777777" w:rsidTr="00BA0B6E">
        <w:trPr>
          <w:cantSplit/>
        </w:trPr>
        <w:tc>
          <w:tcPr>
            <w:tcW w:w="2959" w:type="dxa"/>
            <w:vMerge/>
          </w:tcPr>
          <w:p w14:paraId="5910B60A" w14:textId="77777777" w:rsidR="000D7C90" w:rsidRDefault="000D7C90" w:rsidP="000D7C90"/>
        </w:tc>
        <w:tc>
          <w:tcPr>
            <w:tcW w:w="3615" w:type="dxa"/>
          </w:tcPr>
          <w:p w14:paraId="71247299" w14:textId="20E118F5" w:rsidR="000D7C90" w:rsidRDefault="000D7C90" w:rsidP="000D7C90">
            <w:r>
              <w:t>om-</w:t>
            </w:r>
            <w:proofErr w:type="gramStart"/>
            <w:r>
              <w:t>2:hasValue</w:t>
            </w:r>
            <w:proofErr w:type="gramEnd"/>
          </w:p>
        </w:tc>
        <w:tc>
          <w:tcPr>
            <w:tcW w:w="2776" w:type="dxa"/>
          </w:tcPr>
          <w:p w14:paraId="1E4D570A" w14:textId="61555938" w:rsidR="000D7C90" w:rsidRDefault="000D7C90" w:rsidP="000D7C90">
            <w:r>
              <w:t>only (om-</w:t>
            </w:r>
            <w:proofErr w:type="gramStart"/>
            <w:r>
              <w:t>2:hasU</w:t>
            </w:r>
            <w:r w:rsidRPr="0093359F">
              <w:t>nit</w:t>
            </w:r>
            <w:proofErr w:type="gramEnd"/>
            <w:r w:rsidRPr="0093359F">
              <w:t xml:space="preserve"> only CardinalityUnitPerTime)</w:t>
            </w:r>
          </w:p>
        </w:tc>
      </w:tr>
      <w:tr w:rsidR="000D7C90" w14:paraId="0D5353A7" w14:textId="77777777" w:rsidTr="00BA0B6E">
        <w:trPr>
          <w:cantSplit/>
        </w:trPr>
        <w:tc>
          <w:tcPr>
            <w:tcW w:w="2959" w:type="dxa"/>
            <w:vMerge/>
          </w:tcPr>
          <w:p w14:paraId="27DDD22B" w14:textId="27CAF99E" w:rsidR="000D7C90" w:rsidRPr="00365930" w:rsidRDefault="000D7C90" w:rsidP="000D7C90">
            <w:pPr>
              <w:rPr>
                <w:highlight w:val="yellow"/>
              </w:rPr>
            </w:pPr>
          </w:p>
        </w:tc>
        <w:tc>
          <w:tcPr>
            <w:tcW w:w="3615" w:type="dxa"/>
          </w:tcPr>
          <w:p w14:paraId="03D49610" w14:textId="6323BC79" w:rsidR="000D7C90" w:rsidRDefault="000D7C90" w:rsidP="000D7C90">
            <w:proofErr w:type="gramStart"/>
            <w:r>
              <w:t>gci:</w:t>
            </w:r>
            <w:r w:rsidRPr="007E76BD">
              <w:t>cardinality</w:t>
            </w:r>
            <w:proofErr w:type="gramEnd"/>
            <w:r w:rsidRPr="007E76BD">
              <w:t>_</w:t>
            </w:r>
            <w:r>
              <w:t>of</w:t>
            </w:r>
          </w:p>
        </w:tc>
        <w:tc>
          <w:tcPr>
            <w:tcW w:w="2776" w:type="dxa"/>
          </w:tcPr>
          <w:p w14:paraId="0D8DA082" w14:textId="0690268E" w:rsidR="000D7C90" w:rsidRDefault="000D7C90" w:rsidP="000D7C90">
            <w:r w:rsidRPr="007E76BD">
              <w:t>exactly 1 Capacity</w:t>
            </w:r>
          </w:p>
        </w:tc>
      </w:tr>
      <w:tr w:rsidR="000D7C90" w14:paraId="01751CEB" w14:textId="77777777" w:rsidTr="00BA0B6E">
        <w:trPr>
          <w:cantSplit/>
        </w:trPr>
        <w:tc>
          <w:tcPr>
            <w:tcW w:w="2959" w:type="dxa"/>
            <w:vMerge w:val="restart"/>
          </w:tcPr>
          <w:p w14:paraId="3901851A" w14:textId="12E9ECAA" w:rsidR="000D7C90" w:rsidRPr="00365930" w:rsidRDefault="000D7C90" w:rsidP="000D7C90">
            <w:pPr>
              <w:rPr>
                <w:highlight w:val="yellow"/>
              </w:rPr>
            </w:pPr>
            <w:r>
              <w:t>om-</w:t>
            </w:r>
            <w:proofErr w:type="gramStart"/>
            <w:r>
              <w:t>2:Mass</w:t>
            </w:r>
            <w:proofErr w:type="gramEnd"/>
          </w:p>
        </w:tc>
        <w:tc>
          <w:tcPr>
            <w:tcW w:w="3615" w:type="dxa"/>
          </w:tcPr>
          <w:p w14:paraId="0A5C1755" w14:textId="3328E2CA" w:rsidR="000D7C90" w:rsidRDefault="000D7C90" w:rsidP="000D7C90">
            <w:r>
              <w:t>subClassOf</w:t>
            </w:r>
          </w:p>
        </w:tc>
        <w:tc>
          <w:tcPr>
            <w:tcW w:w="2776" w:type="dxa"/>
          </w:tcPr>
          <w:p w14:paraId="09F7C60A" w14:textId="42913F97" w:rsidR="000D7C90" w:rsidRDefault="000D7C90" w:rsidP="000D7C90">
            <w:r>
              <w:t>om-</w:t>
            </w:r>
            <w:proofErr w:type="gramStart"/>
            <w:r>
              <w:t>2:Quantity</w:t>
            </w:r>
            <w:proofErr w:type="gramEnd"/>
          </w:p>
        </w:tc>
      </w:tr>
      <w:tr w:rsidR="000D7C90" w14:paraId="4A36E08C" w14:textId="77777777" w:rsidTr="00BA0B6E">
        <w:trPr>
          <w:cantSplit/>
        </w:trPr>
        <w:tc>
          <w:tcPr>
            <w:tcW w:w="2959" w:type="dxa"/>
            <w:vMerge/>
          </w:tcPr>
          <w:p w14:paraId="35F17799" w14:textId="77777777" w:rsidR="000D7C90" w:rsidRDefault="000D7C90" w:rsidP="000D7C90"/>
        </w:tc>
        <w:tc>
          <w:tcPr>
            <w:tcW w:w="3615" w:type="dxa"/>
          </w:tcPr>
          <w:p w14:paraId="0B8601D3" w14:textId="6DA8AEA7" w:rsidR="000D7C90" w:rsidRDefault="000D7C90" w:rsidP="000D7C90">
            <w:r>
              <w:t>om-</w:t>
            </w:r>
            <w:proofErr w:type="gramStart"/>
            <w:r>
              <w:t>2:hasValue</w:t>
            </w:r>
            <w:proofErr w:type="gramEnd"/>
          </w:p>
        </w:tc>
        <w:tc>
          <w:tcPr>
            <w:tcW w:w="2776" w:type="dxa"/>
          </w:tcPr>
          <w:p w14:paraId="2F00BBF1" w14:textId="25636691" w:rsidR="000D7C90" w:rsidRDefault="000D7C90" w:rsidP="000D7C90">
            <w:r w:rsidRPr="00365930">
              <w:t>only (</w:t>
            </w:r>
            <w:r>
              <w:t>om-</w:t>
            </w:r>
            <w:proofErr w:type="gramStart"/>
            <w:r>
              <w:t>2:hasUnit</w:t>
            </w:r>
            <w:proofErr w:type="gramEnd"/>
            <w:r w:rsidRPr="00365930">
              <w:t xml:space="preserve"> only </w:t>
            </w:r>
            <w:r>
              <w:t>om-2:Mass_unit)</w:t>
            </w:r>
          </w:p>
        </w:tc>
      </w:tr>
      <w:tr w:rsidR="000D7C90" w14:paraId="1B774391" w14:textId="77777777" w:rsidTr="00BA0B6E">
        <w:trPr>
          <w:cantSplit/>
        </w:trPr>
        <w:tc>
          <w:tcPr>
            <w:tcW w:w="2959" w:type="dxa"/>
            <w:vMerge w:val="restart"/>
          </w:tcPr>
          <w:p w14:paraId="1420AB09" w14:textId="40A7C149" w:rsidR="000D7C90" w:rsidRDefault="000D7C90" w:rsidP="000D7C90">
            <w:r>
              <w:t>om-</w:t>
            </w:r>
            <w:proofErr w:type="gramStart"/>
            <w:r>
              <w:t>2:Area</w:t>
            </w:r>
            <w:proofErr w:type="gramEnd"/>
          </w:p>
        </w:tc>
        <w:tc>
          <w:tcPr>
            <w:tcW w:w="3615" w:type="dxa"/>
          </w:tcPr>
          <w:p w14:paraId="444E3796" w14:textId="09015FBF" w:rsidR="000D7C90" w:rsidRDefault="000D7C90" w:rsidP="000D7C90">
            <w:r>
              <w:t>subClassOf</w:t>
            </w:r>
          </w:p>
        </w:tc>
        <w:tc>
          <w:tcPr>
            <w:tcW w:w="2776" w:type="dxa"/>
          </w:tcPr>
          <w:p w14:paraId="07B73BA1" w14:textId="20D42106" w:rsidR="000D7C90" w:rsidRDefault="000D7C90" w:rsidP="009C6FB4">
            <w:pPr>
              <w:tabs>
                <w:tab w:val="right" w:pos="2560"/>
              </w:tabs>
            </w:pPr>
            <w:r>
              <w:t>om-</w:t>
            </w:r>
            <w:proofErr w:type="gramStart"/>
            <w:r>
              <w:t>2:Quantity</w:t>
            </w:r>
            <w:proofErr w:type="gramEnd"/>
            <w:r w:rsidR="009C6FB4">
              <w:tab/>
            </w:r>
          </w:p>
        </w:tc>
      </w:tr>
      <w:tr w:rsidR="000D7C90" w14:paraId="06DC37C5" w14:textId="77777777" w:rsidTr="00BA0B6E">
        <w:trPr>
          <w:cantSplit/>
        </w:trPr>
        <w:tc>
          <w:tcPr>
            <w:tcW w:w="2959" w:type="dxa"/>
            <w:vMerge/>
          </w:tcPr>
          <w:p w14:paraId="687C704E" w14:textId="77777777" w:rsidR="000D7C90" w:rsidRDefault="000D7C90" w:rsidP="000D7C90"/>
        </w:tc>
        <w:tc>
          <w:tcPr>
            <w:tcW w:w="3615" w:type="dxa"/>
          </w:tcPr>
          <w:p w14:paraId="08ED5694" w14:textId="386C9E48" w:rsidR="000D7C90" w:rsidRDefault="000D7C90" w:rsidP="000D7C90">
            <w:r>
              <w:t>om-</w:t>
            </w:r>
            <w:proofErr w:type="gramStart"/>
            <w:r>
              <w:t>2:hasValue</w:t>
            </w:r>
            <w:proofErr w:type="gramEnd"/>
          </w:p>
        </w:tc>
        <w:tc>
          <w:tcPr>
            <w:tcW w:w="2776" w:type="dxa"/>
          </w:tcPr>
          <w:p w14:paraId="141F1102" w14:textId="6E96DA6E" w:rsidR="000D7C90" w:rsidRDefault="000D7C90" w:rsidP="000D7C90">
            <w:r w:rsidRPr="00365930">
              <w:t>only (</w:t>
            </w:r>
            <w:r>
              <w:t>om-</w:t>
            </w:r>
            <w:proofErr w:type="gramStart"/>
            <w:r>
              <w:t>2:hasUnit</w:t>
            </w:r>
            <w:proofErr w:type="gramEnd"/>
            <w:r w:rsidRPr="00365930">
              <w:t xml:space="preserve"> only </w:t>
            </w:r>
            <w:r>
              <w:t>om-2:Area_unit)</w:t>
            </w:r>
          </w:p>
        </w:tc>
      </w:tr>
      <w:tr w:rsidR="000D7C90" w14:paraId="3E5F321E" w14:textId="77777777" w:rsidTr="00BA0B6E">
        <w:trPr>
          <w:cantSplit/>
        </w:trPr>
        <w:tc>
          <w:tcPr>
            <w:tcW w:w="2959" w:type="dxa"/>
            <w:vMerge w:val="restart"/>
          </w:tcPr>
          <w:p w14:paraId="28763938" w14:textId="42FED43C" w:rsidR="000D7C90" w:rsidRDefault="000D7C90" w:rsidP="000D7C90">
            <w:r>
              <w:t>om-</w:t>
            </w:r>
            <w:proofErr w:type="gramStart"/>
            <w:r>
              <w:t>2:Volume</w:t>
            </w:r>
            <w:proofErr w:type="gramEnd"/>
          </w:p>
        </w:tc>
        <w:tc>
          <w:tcPr>
            <w:tcW w:w="3615" w:type="dxa"/>
          </w:tcPr>
          <w:p w14:paraId="5A7DEED6" w14:textId="1D3FE920" w:rsidR="000D7C90" w:rsidRDefault="000D7C90" w:rsidP="000D7C90">
            <w:r>
              <w:t>subClassOf</w:t>
            </w:r>
          </w:p>
        </w:tc>
        <w:tc>
          <w:tcPr>
            <w:tcW w:w="2776" w:type="dxa"/>
          </w:tcPr>
          <w:p w14:paraId="2C406B40" w14:textId="37DF235A" w:rsidR="000D7C90" w:rsidRPr="00365930" w:rsidRDefault="000D7C90" w:rsidP="000D7C90">
            <w:r>
              <w:t>om-</w:t>
            </w:r>
            <w:proofErr w:type="gramStart"/>
            <w:r>
              <w:t>2:Quantity</w:t>
            </w:r>
            <w:proofErr w:type="gramEnd"/>
          </w:p>
        </w:tc>
      </w:tr>
      <w:tr w:rsidR="000D7C90" w14:paraId="406D6EE1" w14:textId="77777777" w:rsidTr="00BA0B6E">
        <w:trPr>
          <w:cantSplit/>
        </w:trPr>
        <w:tc>
          <w:tcPr>
            <w:tcW w:w="2959" w:type="dxa"/>
            <w:vMerge/>
          </w:tcPr>
          <w:p w14:paraId="651287C1" w14:textId="77777777" w:rsidR="000D7C90" w:rsidRDefault="000D7C90" w:rsidP="000D7C90"/>
        </w:tc>
        <w:tc>
          <w:tcPr>
            <w:tcW w:w="3615" w:type="dxa"/>
          </w:tcPr>
          <w:p w14:paraId="12EEF5AC" w14:textId="065C0C6A" w:rsidR="000D7C90" w:rsidRDefault="000D7C90" w:rsidP="000D7C90">
            <w:r>
              <w:t>om-</w:t>
            </w:r>
            <w:proofErr w:type="gramStart"/>
            <w:r>
              <w:t>2:hasValue</w:t>
            </w:r>
            <w:proofErr w:type="gramEnd"/>
          </w:p>
        </w:tc>
        <w:tc>
          <w:tcPr>
            <w:tcW w:w="2776" w:type="dxa"/>
          </w:tcPr>
          <w:p w14:paraId="745372F1" w14:textId="18A52D3E" w:rsidR="000D7C90" w:rsidRPr="00365930" w:rsidRDefault="000D7C90" w:rsidP="000D7C90">
            <w:r w:rsidRPr="00365930">
              <w:t>only (</w:t>
            </w:r>
            <w:r>
              <w:t>om-</w:t>
            </w:r>
            <w:proofErr w:type="gramStart"/>
            <w:r>
              <w:t>2:hasUnit</w:t>
            </w:r>
            <w:proofErr w:type="gramEnd"/>
            <w:r w:rsidRPr="00365930">
              <w:t xml:space="preserve"> only </w:t>
            </w:r>
            <w:r>
              <w:t>om-2:Volume_unit)</w:t>
            </w:r>
          </w:p>
        </w:tc>
      </w:tr>
      <w:tr w:rsidR="000D7C90" w14:paraId="64804E40" w14:textId="77777777" w:rsidTr="00BA0B6E">
        <w:trPr>
          <w:cantSplit/>
        </w:trPr>
        <w:tc>
          <w:tcPr>
            <w:tcW w:w="2959" w:type="dxa"/>
            <w:vMerge w:val="restart"/>
          </w:tcPr>
          <w:p w14:paraId="63C3C4A7" w14:textId="30C23665" w:rsidR="000D7C90" w:rsidRDefault="000D7C90" w:rsidP="000D7C90">
            <w:r>
              <w:t>om-</w:t>
            </w:r>
            <w:proofErr w:type="gramStart"/>
            <w:r>
              <w:t>2:Acceleration</w:t>
            </w:r>
            <w:proofErr w:type="gramEnd"/>
          </w:p>
        </w:tc>
        <w:tc>
          <w:tcPr>
            <w:tcW w:w="3615" w:type="dxa"/>
          </w:tcPr>
          <w:p w14:paraId="685C2AE9" w14:textId="53F5D559" w:rsidR="000D7C90" w:rsidRDefault="000D7C90" w:rsidP="000D7C90">
            <w:r>
              <w:t>subClassOf</w:t>
            </w:r>
          </w:p>
        </w:tc>
        <w:tc>
          <w:tcPr>
            <w:tcW w:w="2776" w:type="dxa"/>
          </w:tcPr>
          <w:p w14:paraId="32E70A3B" w14:textId="3B83593D" w:rsidR="000D7C90" w:rsidRDefault="000D7C90" w:rsidP="000D7C90">
            <w:r>
              <w:t>om-</w:t>
            </w:r>
            <w:proofErr w:type="gramStart"/>
            <w:r>
              <w:t>2:Quantity</w:t>
            </w:r>
            <w:proofErr w:type="gramEnd"/>
          </w:p>
        </w:tc>
      </w:tr>
      <w:tr w:rsidR="000D7C90" w14:paraId="56BB41B4" w14:textId="77777777" w:rsidTr="00BA0B6E">
        <w:trPr>
          <w:cantSplit/>
        </w:trPr>
        <w:tc>
          <w:tcPr>
            <w:tcW w:w="2959" w:type="dxa"/>
            <w:vMerge/>
          </w:tcPr>
          <w:p w14:paraId="51C45F13" w14:textId="77777777" w:rsidR="000D7C90" w:rsidRDefault="000D7C90" w:rsidP="000D7C90"/>
        </w:tc>
        <w:tc>
          <w:tcPr>
            <w:tcW w:w="3615" w:type="dxa"/>
          </w:tcPr>
          <w:p w14:paraId="75803823" w14:textId="39035865" w:rsidR="000D7C90" w:rsidRDefault="000D7C90" w:rsidP="000D7C90">
            <w:r>
              <w:t>om-</w:t>
            </w:r>
            <w:proofErr w:type="gramStart"/>
            <w:r>
              <w:t>2:hasValue</w:t>
            </w:r>
            <w:proofErr w:type="gramEnd"/>
          </w:p>
        </w:tc>
        <w:tc>
          <w:tcPr>
            <w:tcW w:w="2776" w:type="dxa"/>
          </w:tcPr>
          <w:p w14:paraId="52F6878E" w14:textId="31C6C00B" w:rsidR="000D7C90" w:rsidRDefault="000D7C90" w:rsidP="000D7C90">
            <w:r w:rsidRPr="00365930">
              <w:t>only (</w:t>
            </w:r>
            <w:r>
              <w:t>om-</w:t>
            </w:r>
            <w:proofErr w:type="gramStart"/>
            <w:r>
              <w:t>2:hasUnit</w:t>
            </w:r>
            <w:proofErr w:type="gramEnd"/>
            <w:r w:rsidRPr="00365930">
              <w:t xml:space="preserve"> only </w:t>
            </w:r>
            <w:r>
              <w:t>om-2:Acceleration_unit)</w:t>
            </w:r>
          </w:p>
        </w:tc>
      </w:tr>
      <w:tr w:rsidR="000D7C90" w14:paraId="76080EFD" w14:textId="77777777" w:rsidTr="00BA0B6E">
        <w:trPr>
          <w:cantSplit/>
        </w:trPr>
        <w:tc>
          <w:tcPr>
            <w:tcW w:w="2959" w:type="dxa"/>
            <w:vMerge w:val="restart"/>
          </w:tcPr>
          <w:p w14:paraId="1220F215" w14:textId="4B242509" w:rsidR="000D7C90" w:rsidRDefault="000D7C90" w:rsidP="000D7C90">
            <w:r>
              <w:t>om-</w:t>
            </w:r>
            <w:proofErr w:type="gramStart"/>
            <w:r>
              <w:t>2:Speed</w:t>
            </w:r>
            <w:proofErr w:type="gramEnd"/>
          </w:p>
        </w:tc>
        <w:tc>
          <w:tcPr>
            <w:tcW w:w="3615" w:type="dxa"/>
          </w:tcPr>
          <w:p w14:paraId="14F3BFBC" w14:textId="20786E83" w:rsidR="000D7C90" w:rsidRDefault="000D7C90" w:rsidP="000D7C90">
            <w:r>
              <w:t>subClassOf</w:t>
            </w:r>
          </w:p>
        </w:tc>
        <w:tc>
          <w:tcPr>
            <w:tcW w:w="2776" w:type="dxa"/>
          </w:tcPr>
          <w:p w14:paraId="660F5A4C" w14:textId="7D8E458C" w:rsidR="000D7C90" w:rsidRDefault="000D7C90" w:rsidP="000D7C90">
            <w:r>
              <w:t>om-</w:t>
            </w:r>
            <w:proofErr w:type="gramStart"/>
            <w:r>
              <w:t>2:Quantity</w:t>
            </w:r>
            <w:proofErr w:type="gramEnd"/>
          </w:p>
        </w:tc>
      </w:tr>
      <w:tr w:rsidR="000D7C90" w14:paraId="4334E213" w14:textId="77777777" w:rsidTr="00BA0B6E">
        <w:trPr>
          <w:cantSplit/>
        </w:trPr>
        <w:tc>
          <w:tcPr>
            <w:tcW w:w="2959" w:type="dxa"/>
            <w:vMerge/>
          </w:tcPr>
          <w:p w14:paraId="6244BBFD" w14:textId="77777777" w:rsidR="000D7C90" w:rsidRDefault="000D7C90" w:rsidP="000D7C90"/>
        </w:tc>
        <w:tc>
          <w:tcPr>
            <w:tcW w:w="3615" w:type="dxa"/>
          </w:tcPr>
          <w:p w14:paraId="01ECC5A3" w14:textId="560F065E" w:rsidR="000D7C90" w:rsidRDefault="000D7C90" w:rsidP="000D7C90">
            <w:r>
              <w:t>om-</w:t>
            </w:r>
            <w:proofErr w:type="gramStart"/>
            <w:r>
              <w:t>2:hasValue</w:t>
            </w:r>
            <w:proofErr w:type="gramEnd"/>
          </w:p>
        </w:tc>
        <w:tc>
          <w:tcPr>
            <w:tcW w:w="2776" w:type="dxa"/>
          </w:tcPr>
          <w:p w14:paraId="7366A0D4" w14:textId="6AB39264" w:rsidR="000D7C90" w:rsidRDefault="000D7C90" w:rsidP="000D7C90">
            <w:r w:rsidRPr="00365930">
              <w:t>only (</w:t>
            </w:r>
            <w:r>
              <w:t>om-</w:t>
            </w:r>
            <w:proofErr w:type="gramStart"/>
            <w:r>
              <w:t>2:hasUnit</w:t>
            </w:r>
            <w:proofErr w:type="gramEnd"/>
            <w:r w:rsidRPr="00365930">
              <w:t xml:space="preserve"> only </w:t>
            </w:r>
            <w:r>
              <w:t>om-2:Speed_unit)</w:t>
            </w:r>
          </w:p>
        </w:tc>
      </w:tr>
    </w:tbl>
    <w:p w14:paraId="2F4B9A13" w14:textId="61E2E9A0" w:rsidR="004053E0" w:rsidRDefault="004053E0" w:rsidP="004053E0"/>
    <w:p w14:paraId="36B4CBCC" w14:textId="77777777" w:rsidR="00B904D3" w:rsidRDefault="00B904D3"/>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003303" w14:paraId="56DCDE52" w14:textId="77777777" w:rsidTr="00432E01">
        <w:tc>
          <w:tcPr>
            <w:tcW w:w="2576" w:type="dxa"/>
            <w:shd w:val="clear" w:color="auto" w:fill="00FFFF"/>
          </w:tcPr>
          <w:p w14:paraId="511E2E89" w14:textId="77777777" w:rsidR="00003303" w:rsidRDefault="00003303" w:rsidP="00003303">
            <w:pPr>
              <w:tabs>
                <w:tab w:val="left" w:pos="1027"/>
              </w:tabs>
            </w:pPr>
            <w:r>
              <w:lastRenderedPageBreak/>
              <w:t>Property</w:t>
            </w:r>
            <w:r>
              <w:tab/>
            </w:r>
          </w:p>
        </w:tc>
        <w:tc>
          <w:tcPr>
            <w:tcW w:w="2431" w:type="dxa"/>
            <w:shd w:val="clear" w:color="auto" w:fill="00FFFF"/>
          </w:tcPr>
          <w:p w14:paraId="0DEC0CAC" w14:textId="77777777" w:rsidR="00003303" w:rsidRDefault="00003303" w:rsidP="00003303">
            <w:r>
              <w:t>Characteristic</w:t>
            </w:r>
          </w:p>
        </w:tc>
        <w:tc>
          <w:tcPr>
            <w:tcW w:w="4343" w:type="dxa"/>
            <w:shd w:val="clear" w:color="auto" w:fill="00FFFF"/>
          </w:tcPr>
          <w:p w14:paraId="33AEE03A" w14:textId="77777777" w:rsidR="00003303" w:rsidRDefault="00003303" w:rsidP="00003303">
            <w:r>
              <w:t>Value (if applicable)</w:t>
            </w:r>
          </w:p>
        </w:tc>
      </w:tr>
      <w:tr w:rsidR="00003303" w14:paraId="3D495FCD" w14:textId="77777777" w:rsidTr="00432E01">
        <w:tc>
          <w:tcPr>
            <w:tcW w:w="2576" w:type="dxa"/>
          </w:tcPr>
          <w:p w14:paraId="7249D40A" w14:textId="63447826" w:rsidR="00003303" w:rsidRDefault="00003303" w:rsidP="00003303">
            <w:r>
              <w:t>om-</w:t>
            </w:r>
            <w:proofErr w:type="gramStart"/>
            <w:r>
              <w:t>2:hasBaseUnit</w:t>
            </w:r>
            <w:proofErr w:type="gramEnd"/>
          </w:p>
        </w:tc>
        <w:tc>
          <w:tcPr>
            <w:tcW w:w="2431" w:type="dxa"/>
          </w:tcPr>
          <w:p w14:paraId="15588530" w14:textId="29944C75" w:rsidR="00003303" w:rsidRDefault="00003303" w:rsidP="00003303">
            <w:r>
              <w:t>domain</w:t>
            </w:r>
          </w:p>
        </w:tc>
        <w:tc>
          <w:tcPr>
            <w:tcW w:w="4343" w:type="dxa"/>
          </w:tcPr>
          <w:p w14:paraId="7FFA3828" w14:textId="3BE8E88C" w:rsidR="00003303" w:rsidRDefault="00003303" w:rsidP="00003303">
            <w:r>
              <w:t>om-</w:t>
            </w:r>
            <w:proofErr w:type="gramStart"/>
            <w:r>
              <w:t>2:System</w:t>
            </w:r>
            <w:proofErr w:type="gramEnd"/>
            <w:r>
              <w:t>_of_units</w:t>
            </w:r>
          </w:p>
        </w:tc>
      </w:tr>
      <w:tr w:rsidR="00003303" w14:paraId="06BEDD82" w14:textId="77777777" w:rsidTr="00432E01">
        <w:tc>
          <w:tcPr>
            <w:tcW w:w="2576" w:type="dxa"/>
          </w:tcPr>
          <w:p w14:paraId="72AF6D8C" w14:textId="712E1354" w:rsidR="00003303" w:rsidRDefault="00003303" w:rsidP="00003303">
            <w:r>
              <w:t>om-</w:t>
            </w:r>
            <w:proofErr w:type="gramStart"/>
            <w:r>
              <w:t>2:hasBaseUnit</w:t>
            </w:r>
            <w:proofErr w:type="gramEnd"/>
          </w:p>
        </w:tc>
        <w:tc>
          <w:tcPr>
            <w:tcW w:w="2431" w:type="dxa"/>
          </w:tcPr>
          <w:p w14:paraId="4F0A7F75" w14:textId="0FA880DE" w:rsidR="00003303" w:rsidRDefault="00003303" w:rsidP="00003303">
            <w:r>
              <w:t>range</w:t>
            </w:r>
          </w:p>
        </w:tc>
        <w:tc>
          <w:tcPr>
            <w:tcW w:w="4343" w:type="dxa"/>
          </w:tcPr>
          <w:p w14:paraId="60C87F0C" w14:textId="4E648829" w:rsidR="00003303" w:rsidRDefault="00003303" w:rsidP="00003303">
            <w:r>
              <w:t>om-</w:t>
            </w:r>
            <w:proofErr w:type="gramStart"/>
            <w:r>
              <w:t>2:Unit</w:t>
            </w:r>
            <w:proofErr w:type="gramEnd"/>
          </w:p>
        </w:tc>
      </w:tr>
      <w:tr w:rsidR="00003303" w14:paraId="302AF407" w14:textId="77777777" w:rsidTr="00432E01">
        <w:tc>
          <w:tcPr>
            <w:tcW w:w="2576" w:type="dxa"/>
          </w:tcPr>
          <w:p w14:paraId="2B2360DE" w14:textId="7AE08715" w:rsidR="00003303" w:rsidRDefault="00003303" w:rsidP="00003303">
            <w:r>
              <w:t>om-</w:t>
            </w:r>
            <w:proofErr w:type="gramStart"/>
            <w:r>
              <w:t>2:hasDenominator</w:t>
            </w:r>
            <w:proofErr w:type="gramEnd"/>
          </w:p>
        </w:tc>
        <w:tc>
          <w:tcPr>
            <w:tcW w:w="2431" w:type="dxa"/>
          </w:tcPr>
          <w:p w14:paraId="0747F0C8" w14:textId="12AB28F8" w:rsidR="00003303" w:rsidRDefault="00003303" w:rsidP="00003303">
            <w:r>
              <w:t>domain</w:t>
            </w:r>
          </w:p>
        </w:tc>
        <w:tc>
          <w:tcPr>
            <w:tcW w:w="4343" w:type="dxa"/>
          </w:tcPr>
          <w:p w14:paraId="6DECCABF" w14:textId="4B4F5AC8" w:rsidR="00003303" w:rsidRDefault="00003303" w:rsidP="00003303">
            <w:r>
              <w:t>om-</w:t>
            </w:r>
            <w:proofErr w:type="gramStart"/>
            <w:r>
              <w:t>2:UnitDivision</w:t>
            </w:r>
            <w:proofErr w:type="gramEnd"/>
          </w:p>
        </w:tc>
      </w:tr>
      <w:tr w:rsidR="00003303" w14:paraId="7A000B32" w14:textId="77777777" w:rsidTr="00432E01">
        <w:tc>
          <w:tcPr>
            <w:tcW w:w="2576" w:type="dxa"/>
          </w:tcPr>
          <w:p w14:paraId="7ECAD3C1" w14:textId="6EBA6623" w:rsidR="00003303" w:rsidRDefault="00003303" w:rsidP="00003303">
            <w:r>
              <w:t>om-</w:t>
            </w:r>
            <w:proofErr w:type="gramStart"/>
            <w:r>
              <w:t>2:hasDenominator</w:t>
            </w:r>
            <w:proofErr w:type="gramEnd"/>
          </w:p>
        </w:tc>
        <w:tc>
          <w:tcPr>
            <w:tcW w:w="2431" w:type="dxa"/>
          </w:tcPr>
          <w:p w14:paraId="462A92A4" w14:textId="7FED38FC" w:rsidR="00003303" w:rsidRDefault="00003303" w:rsidP="00003303">
            <w:r>
              <w:t>range</w:t>
            </w:r>
          </w:p>
        </w:tc>
        <w:tc>
          <w:tcPr>
            <w:tcW w:w="4343" w:type="dxa"/>
          </w:tcPr>
          <w:p w14:paraId="6A487D69" w14:textId="4AB00785" w:rsidR="00003303" w:rsidRDefault="00003303" w:rsidP="00003303">
            <w:r>
              <w:t>om-</w:t>
            </w:r>
            <w:proofErr w:type="gramStart"/>
            <w:r>
              <w:t>2:Unit</w:t>
            </w:r>
            <w:proofErr w:type="gramEnd"/>
          </w:p>
        </w:tc>
      </w:tr>
      <w:tr w:rsidR="00003303" w14:paraId="437F1313" w14:textId="77777777" w:rsidTr="00432E01">
        <w:tc>
          <w:tcPr>
            <w:tcW w:w="2576" w:type="dxa"/>
          </w:tcPr>
          <w:p w14:paraId="52EE6105" w14:textId="7D0B87C1" w:rsidR="00003303" w:rsidRDefault="00003303" w:rsidP="00003303">
            <w:r>
              <w:t>om-</w:t>
            </w:r>
            <w:proofErr w:type="gramStart"/>
            <w:r>
              <w:t>2:hasNumerator</w:t>
            </w:r>
            <w:proofErr w:type="gramEnd"/>
          </w:p>
        </w:tc>
        <w:tc>
          <w:tcPr>
            <w:tcW w:w="2431" w:type="dxa"/>
          </w:tcPr>
          <w:p w14:paraId="1E0CEC63" w14:textId="243B697B" w:rsidR="00003303" w:rsidRDefault="00003303" w:rsidP="00003303">
            <w:r>
              <w:t>domain</w:t>
            </w:r>
          </w:p>
        </w:tc>
        <w:tc>
          <w:tcPr>
            <w:tcW w:w="4343" w:type="dxa"/>
          </w:tcPr>
          <w:p w14:paraId="70D55732" w14:textId="3D2D1CD0" w:rsidR="00003303" w:rsidRDefault="00003303" w:rsidP="00003303">
            <w:r>
              <w:t>om-</w:t>
            </w:r>
            <w:proofErr w:type="gramStart"/>
            <w:r>
              <w:t>2:UnitDivision</w:t>
            </w:r>
            <w:proofErr w:type="gramEnd"/>
          </w:p>
        </w:tc>
      </w:tr>
      <w:tr w:rsidR="00003303" w14:paraId="4A0D47F3" w14:textId="77777777" w:rsidTr="00432E01">
        <w:tc>
          <w:tcPr>
            <w:tcW w:w="2576" w:type="dxa"/>
          </w:tcPr>
          <w:p w14:paraId="702AC716" w14:textId="1568BC53" w:rsidR="00003303" w:rsidRDefault="00003303" w:rsidP="00003303">
            <w:r>
              <w:t>om-</w:t>
            </w:r>
            <w:proofErr w:type="gramStart"/>
            <w:r>
              <w:t>2:hasNumerator</w:t>
            </w:r>
            <w:proofErr w:type="gramEnd"/>
          </w:p>
        </w:tc>
        <w:tc>
          <w:tcPr>
            <w:tcW w:w="2431" w:type="dxa"/>
          </w:tcPr>
          <w:p w14:paraId="34248630" w14:textId="7ED4093A" w:rsidR="00003303" w:rsidRDefault="00003303" w:rsidP="00003303">
            <w:r>
              <w:t>domain</w:t>
            </w:r>
          </w:p>
        </w:tc>
        <w:tc>
          <w:tcPr>
            <w:tcW w:w="4343" w:type="dxa"/>
          </w:tcPr>
          <w:p w14:paraId="783CA831" w14:textId="13A1C153" w:rsidR="00003303" w:rsidRDefault="00003303" w:rsidP="00003303">
            <w:r>
              <w:t>om-</w:t>
            </w:r>
            <w:proofErr w:type="gramStart"/>
            <w:r>
              <w:t>2:Unit</w:t>
            </w:r>
            <w:proofErr w:type="gramEnd"/>
          </w:p>
        </w:tc>
      </w:tr>
      <w:tr w:rsidR="00432E01" w14:paraId="091980DC" w14:textId="77777777" w:rsidTr="00432E01">
        <w:tc>
          <w:tcPr>
            <w:tcW w:w="2576" w:type="dxa"/>
            <w:vMerge w:val="restart"/>
          </w:tcPr>
          <w:p w14:paraId="42C18811" w14:textId="2527CF60" w:rsidR="00432E01" w:rsidRDefault="00432E01" w:rsidP="00003303">
            <w:r>
              <w:t>om-</w:t>
            </w:r>
            <w:proofErr w:type="gramStart"/>
            <w:r>
              <w:t>2:hasAggregateFunction</w:t>
            </w:r>
            <w:proofErr w:type="gramEnd"/>
          </w:p>
        </w:tc>
        <w:tc>
          <w:tcPr>
            <w:tcW w:w="2431" w:type="dxa"/>
          </w:tcPr>
          <w:p w14:paraId="158DCC12" w14:textId="0EA27CF7" w:rsidR="00432E01" w:rsidRDefault="00432E01" w:rsidP="00003303">
            <w:r>
              <w:t>domain</w:t>
            </w:r>
          </w:p>
        </w:tc>
        <w:tc>
          <w:tcPr>
            <w:tcW w:w="4343" w:type="dxa"/>
          </w:tcPr>
          <w:p w14:paraId="7BDA847C" w14:textId="3A675C1E" w:rsidR="00432E01" w:rsidRDefault="00432E01" w:rsidP="00003303">
            <w:r>
              <w:t>om-</w:t>
            </w:r>
            <w:proofErr w:type="gramStart"/>
            <w:r>
              <w:t>2:Quantity</w:t>
            </w:r>
            <w:proofErr w:type="gramEnd"/>
          </w:p>
        </w:tc>
      </w:tr>
      <w:tr w:rsidR="00432E01" w14:paraId="039AE0D5" w14:textId="77777777" w:rsidTr="00432E01">
        <w:tc>
          <w:tcPr>
            <w:tcW w:w="2576" w:type="dxa"/>
            <w:vMerge/>
          </w:tcPr>
          <w:p w14:paraId="5B7BAF12" w14:textId="66D95D55" w:rsidR="00432E01" w:rsidRDefault="00432E01" w:rsidP="00003303"/>
        </w:tc>
        <w:tc>
          <w:tcPr>
            <w:tcW w:w="2431" w:type="dxa"/>
          </w:tcPr>
          <w:p w14:paraId="32F81B68" w14:textId="7250E9D7" w:rsidR="00432E01" w:rsidRDefault="00432E01" w:rsidP="00003303">
            <w:r>
              <w:t>range</w:t>
            </w:r>
          </w:p>
        </w:tc>
        <w:tc>
          <w:tcPr>
            <w:tcW w:w="4343" w:type="dxa"/>
          </w:tcPr>
          <w:p w14:paraId="734044C3" w14:textId="79BC41A9" w:rsidR="00432E01" w:rsidRDefault="00432E01" w:rsidP="00003303">
            <w:r>
              <w:t>om-</w:t>
            </w:r>
            <w:proofErr w:type="gramStart"/>
            <w:r>
              <w:t>2:function</w:t>
            </w:r>
            <w:proofErr w:type="gramEnd"/>
          </w:p>
        </w:tc>
      </w:tr>
      <w:tr w:rsidR="00323640" w14:paraId="46D24324" w14:textId="77777777" w:rsidTr="00432E01">
        <w:tc>
          <w:tcPr>
            <w:tcW w:w="2576" w:type="dxa"/>
          </w:tcPr>
          <w:p w14:paraId="5020B617" w14:textId="0B668583" w:rsidR="00323640" w:rsidRDefault="00323640" w:rsidP="00003303">
            <w:r>
              <w:t>aggregateOf</w:t>
            </w:r>
          </w:p>
        </w:tc>
        <w:tc>
          <w:tcPr>
            <w:tcW w:w="2431" w:type="dxa"/>
          </w:tcPr>
          <w:p w14:paraId="11F67895" w14:textId="6DD11A9B" w:rsidR="00323640" w:rsidRDefault="00323640" w:rsidP="00003303">
            <w:r>
              <w:t>domain</w:t>
            </w:r>
          </w:p>
        </w:tc>
        <w:tc>
          <w:tcPr>
            <w:tcW w:w="4343" w:type="dxa"/>
          </w:tcPr>
          <w:p w14:paraId="377CB902" w14:textId="32F5535B" w:rsidR="00323640" w:rsidRDefault="00323640" w:rsidP="00003303">
            <w:r>
              <w:t>om-</w:t>
            </w:r>
            <w:proofErr w:type="gramStart"/>
            <w:r>
              <w:t>2:Quantity</w:t>
            </w:r>
            <w:proofErr w:type="gramEnd"/>
          </w:p>
        </w:tc>
      </w:tr>
      <w:tr w:rsidR="00323640" w14:paraId="5533D86F" w14:textId="77777777" w:rsidTr="00432E01">
        <w:tc>
          <w:tcPr>
            <w:tcW w:w="2576" w:type="dxa"/>
          </w:tcPr>
          <w:p w14:paraId="5C1CB1E9" w14:textId="4103046C" w:rsidR="00323640" w:rsidRDefault="00323640" w:rsidP="00323640">
            <w:r>
              <w:t>aggregateOver</w:t>
            </w:r>
          </w:p>
        </w:tc>
        <w:tc>
          <w:tcPr>
            <w:tcW w:w="2431" w:type="dxa"/>
          </w:tcPr>
          <w:p w14:paraId="53E21A66" w14:textId="5246395D" w:rsidR="00323640" w:rsidRDefault="00323640" w:rsidP="00323640">
            <w:r>
              <w:t>domain</w:t>
            </w:r>
          </w:p>
        </w:tc>
        <w:tc>
          <w:tcPr>
            <w:tcW w:w="4343" w:type="dxa"/>
          </w:tcPr>
          <w:p w14:paraId="241BAFCC" w14:textId="6B138D28" w:rsidR="00323640" w:rsidRDefault="00323640" w:rsidP="00323640">
            <w:r>
              <w:t>om-</w:t>
            </w:r>
            <w:proofErr w:type="gramStart"/>
            <w:r>
              <w:t>2:Quantity</w:t>
            </w:r>
            <w:proofErr w:type="gramEnd"/>
          </w:p>
        </w:tc>
      </w:tr>
    </w:tbl>
    <w:p w14:paraId="4615E5D0" w14:textId="77777777" w:rsidR="00003303" w:rsidRDefault="00003303"/>
    <w:p w14:paraId="6633CA72" w14:textId="77777777" w:rsidR="00003303" w:rsidRDefault="00003303"/>
    <w:p w14:paraId="0262A472" w14:textId="77777777" w:rsidR="004053E0" w:rsidRDefault="004053E0" w:rsidP="004053E0">
      <w:pPr>
        <w:rPr>
          <w:b/>
        </w:rPr>
      </w:pPr>
      <w:r>
        <w:rPr>
          <w:b/>
        </w:rPr>
        <w:t>Reused Ontologies:</w:t>
      </w:r>
    </w:p>
    <w:p w14:paraId="1D4B5F37" w14:textId="77777777" w:rsidR="004053E0" w:rsidRPr="00E80D3C" w:rsidRDefault="00827DD8" w:rsidP="009E4A69">
      <w:pPr>
        <w:pStyle w:val="ListParagraph"/>
        <w:rPr>
          <w:strike/>
        </w:rPr>
      </w:pPr>
      <w:r w:rsidRPr="00E80D3C">
        <w:rPr>
          <w:strike/>
        </w:rPr>
        <w:t xml:space="preserve">om: </w:t>
      </w:r>
      <w:r w:rsidR="004053E0" w:rsidRPr="00E80D3C">
        <w:rPr>
          <w:strike/>
        </w:rPr>
        <w:t>Ontology of Units of Measure</w:t>
      </w:r>
      <w:r w:rsidRPr="00E80D3C">
        <w:rPr>
          <w:rStyle w:val="FootnoteReference"/>
          <w:strike/>
        </w:rPr>
        <w:footnoteReference w:id="7"/>
      </w:r>
    </w:p>
    <w:p w14:paraId="4C994436" w14:textId="7906969D" w:rsidR="00B90704" w:rsidRDefault="00B90704" w:rsidP="009E4A69">
      <w:pPr>
        <w:pStyle w:val="ListParagraph"/>
      </w:pPr>
      <w:r>
        <w:t>om-2: Ontology of Units of Measure 2.0</w:t>
      </w:r>
      <w:r>
        <w:rPr>
          <w:rStyle w:val="FootnoteReference"/>
        </w:rPr>
        <w:footnoteReference w:id="8"/>
      </w:r>
    </w:p>
    <w:p w14:paraId="6F90847E" w14:textId="1D420E08" w:rsidR="005D3386" w:rsidRDefault="006F0379" w:rsidP="00E80D3C">
      <w:pPr>
        <w:pStyle w:val="ListParagraph"/>
      </w:pPr>
      <w:r>
        <w:t>gci:</w:t>
      </w:r>
      <w:r w:rsidR="00DC74DA">
        <w:t xml:space="preserve"> Global City Indicators Foundation Ontology</w:t>
      </w:r>
      <w:r w:rsidR="00DC74DA">
        <w:rPr>
          <w:rStyle w:val="FootnoteReference"/>
        </w:rPr>
        <w:footnoteReference w:id="9"/>
      </w:r>
    </w:p>
    <w:p w14:paraId="1637B982" w14:textId="77777777" w:rsidR="00896B55" w:rsidRPr="00733EB6" w:rsidRDefault="00896B55" w:rsidP="00896B55">
      <w:pPr>
        <w:pStyle w:val="Heading3"/>
        <w:rPr>
          <w:strike/>
        </w:rPr>
      </w:pPr>
      <w:bookmarkStart w:id="65" w:name="_Toc2843354"/>
      <w:r w:rsidRPr="00733EB6">
        <w:rPr>
          <w:strike/>
        </w:rPr>
        <w:t>Monetary Value Ontology</w:t>
      </w:r>
      <w:bookmarkEnd w:id="65"/>
    </w:p>
    <w:p w14:paraId="72D45AB5" w14:textId="7F777043" w:rsidR="00D479C9" w:rsidRPr="00E80D3C" w:rsidRDefault="0089518D" w:rsidP="00D479C9">
      <w:pPr>
        <w:rPr>
          <w:i/>
          <w:strike/>
        </w:rPr>
      </w:pPr>
      <w:r>
        <w:rPr>
          <w:i/>
          <w:strike/>
        </w:rPr>
        <w:t>http://ontology.eil.utoronto.ca/icity/</w:t>
      </w:r>
      <w:r w:rsidR="00D479C9" w:rsidRPr="00E80D3C">
        <w:rPr>
          <w:i/>
          <w:strike/>
        </w:rPr>
        <w:t>MonetaryValue</w:t>
      </w:r>
      <w:r w:rsidR="00AC0B4C" w:rsidRPr="00E80D3C">
        <w:rPr>
          <w:i/>
          <w:strike/>
        </w:rPr>
        <w:t>.owl</w:t>
      </w:r>
    </w:p>
    <w:p w14:paraId="57A8D195" w14:textId="77777777" w:rsidR="007D0DAF" w:rsidRPr="00E80D3C" w:rsidRDefault="007D0DAF" w:rsidP="007D0DAF">
      <w:pPr>
        <w:rPr>
          <w:b/>
          <w:strike/>
        </w:rPr>
      </w:pPr>
      <w:r w:rsidRPr="00E80D3C">
        <w:rPr>
          <w:b/>
          <w:strike/>
        </w:rPr>
        <w:t>Namespace: monetary</w:t>
      </w:r>
    </w:p>
    <w:p w14:paraId="641AA95F" w14:textId="77777777" w:rsidR="004F1D87" w:rsidRDefault="0007792D">
      <w:pPr>
        <w:pStyle w:val="ListParagraph"/>
      </w:pPr>
      <w:r>
        <w:t>Removed. Monetary Value now integrated with Units of Measure Ontology</w:t>
      </w:r>
    </w:p>
    <w:p w14:paraId="2FE49F5E" w14:textId="77777777" w:rsidR="000B72D5" w:rsidRDefault="000B72D5" w:rsidP="000B72D5"/>
    <w:p w14:paraId="3BBF50A0" w14:textId="20FD48F5" w:rsidR="000B72D5" w:rsidRPr="00733EB6" w:rsidRDefault="000B72D5" w:rsidP="00733EB6">
      <w:pPr>
        <w:pStyle w:val="Heading3"/>
      </w:pPr>
      <w:bookmarkStart w:id="66" w:name="_Toc2843355"/>
      <w:r w:rsidRPr="00733EB6">
        <w:t>Recurring events ontology</w:t>
      </w:r>
      <w:bookmarkEnd w:id="66"/>
    </w:p>
    <w:p w14:paraId="5E1D5C2C" w14:textId="1E2E20EB" w:rsidR="001B2595" w:rsidRDefault="001B2595" w:rsidP="001B2595">
      <w:r>
        <w:t>A specification of recurring events</w:t>
      </w:r>
      <w:r w:rsidR="00536C51">
        <w:t xml:space="preserve">, in particular those that are defined according to </w:t>
      </w:r>
      <w:r>
        <w:t>calendar dates</w:t>
      </w:r>
      <w:r w:rsidR="00536C51">
        <w:t xml:space="preserve"> (e.g. every Monday, every March),</w:t>
      </w:r>
      <w:r>
        <w:t xml:space="preserve"> is required in order to capture information regarding hours of operation, road restrictions, restrictions on parking policies, etc. </w:t>
      </w:r>
      <w:r w:rsidR="008E7C02">
        <w:t>The design of this ontology was inspired by previous work on an ontology for city services</w:t>
      </w:r>
      <w:r w:rsidR="008E7C02">
        <w:rPr>
          <w:rStyle w:val="FootnoteReference"/>
        </w:rPr>
        <w:footnoteReference w:id="10"/>
      </w:r>
      <w:r w:rsidR="008E7C02">
        <w:t xml:space="preserve"> for the Global City Indicator Ontology [</w:t>
      </w:r>
      <w:r w:rsidR="008E7C02" w:rsidRPr="00EE4939">
        <w:rPr>
          <w:highlight w:val="yellow"/>
        </w:rPr>
        <w:t>ref</w:t>
      </w:r>
      <w:r w:rsidR="008E7C02">
        <w:t>].</w:t>
      </w:r>
      <w:r>
        <w:t xml:space="preserve"> The city-services definition of ServiceDeliveryEvent incorporates and references the representation of recurring events from </w:t>
      </w:r>
      <w:hyperlink r:id="rId13" w:history="1">
        <w:r w:rsidRPr="00B1337F">
          <w:rPr>
            <w:rStyle w:val="Hyperlink"/>
          </w:rPr>
          <w:t>http://www.vertabelo.com/blog/technical-articles/again-and-again-managing-recurring-events-in-a-data-model</w:t>
        </w:r>
      </w:hyperlink>
      <w:r>
        <w:t>, however there are issues in the formalization that prevent its direct reuse:</w:t>
      </w:r>
    </w:p>
    <w:p w14:paraId="2619207D" w14:textId="77777777" w:rsidR="009A0D2C" w:rsidRPr="009A0D2C" w:rsidRDefault="009A0D2C" w:rsidP="001D3F17">
      <w:pPr>
        <w:pStyle w:val="ListParagraph"/>
        <w:numPr>
          <w:ilvl w:val="0"/>
          <w:numId w:val="18"/>
        </w:numPr>
        <w:rPr>
          <w:sz w:val="24"/>
          <w:lang w:val="en-CA"/>
        </w:rPr>
      </w:pPr>
      <w:r w:rsidRPr="009A0D2C">
        <w:rPr>
          <w:sz w:val="24"/>
          <w:lang w:val="en-CA"/>
        </w:rPr>
        <w:t>Specific to service events: we need a generic representation of repeating, calendar events. The notion of exceptions is specific to a kind of event (such as service delivery).</w:t>
      </w:r>
    </w:p>
    <w:p w14:paraId="19E37354" w14:textId="77777777" w:rsidR="009A0D2C" w:rsidRPr="009A0D2C" w:rsidRDefault="009A0D2C" w:rsidP="001D3F17">
      <w:pPr>
        <w:pStyle w:val="ListParagraph"/>
        <w:numPr>
          <w:ilvl w:val="0"/>
          <w:numId w:val="18"/>
        </w:numPr>
        <w:rPr>
          <w:sz w:val="24"/>
          <w:lang w:val="en-CA"/>
        </w:rPr>
      </w:pPr>
      <w:r w:rsidRPr="009A0D2C">
        <w:rPr>
          <w:sz w:val="24"/>
          <w:lang w:val="en-CA"/>
        </w:rPr>
        <w:t xml:space="preserve">Use of Date-time interval: </w:t>
      </w:r>
      <w:proofErr w:type="gramStart"/>
      <w:r w:rsidRPr="009A0D2C">
        <w:rPr>
          <w:sz w:val="24"/>
          <w:lang w:val="en-CA"/>
        </w:rPr>
        <w:t>owltime:DateTimeInterval</w:t>
      </w:r>
      <w:proofErr w:type="gramEnd"/>
      <w:r w:rsidRPr="009A0D2C">
        <w:rPr>
          <w:sz w:val="24"/>
          <w:lang w:val="en-CA"/>
        </w:rPr>
        <w:t xml:space="preserve"> defines a specific interval in time, therefore a recurring event occurs at multiple DateTimeIntervals, not one. For example, there is the interval 08:00-14:00 on August 8, 2018, and then there is </w:t>
      </w:r>
      <w:r w:rsidRPr="009A0D2C">
        <w:rPr>
          <w:i/>
          <w:sz w:val="24"/>
          <w:lang w:val="en-CA"/>
        </w:rPr>
        <w:t>another</w:t>
      </w:r>
      <w:r w:rsidRPr="009A0D2C">
        <w:rPr>
          <w:sz w:val="24"/>
          <w:lang w:val="en-CA"/>
        </w:rPr>
        <w:t xml:space="preserve"> interval </w:t>
      </w:r>
      <w:proofErr w:type="gramStart"/>
      <w:r w:rsidRPr="009A0D2C">
        <w:rPr>
          <w:sz w:val="24"/>
          <w:lang w:val="en-CA"/>
        </w:rPr>
        <w:t>08:-</w:t>
      </w:r>
      <w:proofErr w:type="gramEnd"/>
      <w:r w:rsidRPr="009A0D2C">
        <w:rPr>
          <w:sz w:val="24"/>
          <w:lang w:val="en-CA"/>
        </w:rPr>
        <w:t>14:00 on August 9, 2018.</w:t>
      </w:r>
    </w:p>
    <w:p w14:paraId="44D3A27C" w14:textId="77777777" w:rsidR="009A0D2C" w:rsidRPr="009A0D2C" w:rsidRDefault="009A0D2C" w:rsidP="001D3F17">
      <w:pPr>
        <w:pStyle w:val="ListParagraph"/>
        <w:numPr>
          <w:ilvl w:val="0"/>
          <w:numId w:val="18"/>
        </w:numPr>
        <w:rPr>
          <w:sz w:val="24"/>
          <w:lang w:val="en-CA"/>
        </w:rPr>
      </w:pPr>
      <w:r w:rsidRPr="009A0D2C">
        <w:rPr>
          <w:sz w:val="24"/>
          <w:lang w:val="en-CA"/>
        </w:rPr>
        <w:t>Monthly events are underspecified. A monthly event repeats on a given day of the month (e.g. the 1</w:t>
      </w:r>
      <w:r w:rsidRPr="009A0D2C">
        <w:rPr>
          <w:sz w:val="24"/>
          <w:vertAlign w:val="superscript"/>
          <w:lang w:val="en-CA"/>
        </w:rPr>
        <w:t>st</w:t>
      </w:r>
      <w:r w:rsidRPr="009A0D2C">
        <w:rPr>
          <w:sz w:val="24"/>
          <w:lang w:val="en-CA"/>
        </w:rPr>
        <w:t xml:space="preserve"> day of each month). There is the related notion of a repeating event that </w:t>
      </w:r>
      <w:r w:rsidRPr="009A0D2C">
        <w:rPr>
          <w:sz w:val="24"/>
          <w:lang w:val="en-CA"/>
        </w:rPr>
        <w:lastRenderedPageBreak/>
        <w:t xml:space="preserve">occurs with respect to some day of the week, e.g. an event occurs on the second Tuesday of each month, however this is distinct from the monthly recurring events defined here. This type of recurrence requires a specialized approach to address (e.g. accounting for week numbers) and is out of the scope of the current representation. The related concept of a “separation count” (as described in the referenced data model) that is required to define repetition such as biweekly or bi-monthly occurrences is also not currently required or addressed here. </w:t>
      </w:r>
    </w:p>
    <w:p w14:paraId="060D382E" w14:textId="77777777" w:rsidR="009A0D2C" w:rsidRPr="009A0D2C" w:rsidRDefault="009A0D2C" w:rsidP="001D3F17">
      <w:pPr>
        <w:pStyle w:val="ListParagraph"/>
        <w:numPr>
          <w:ilvl w:val="0"/>
          <w:numId w:val="18"/>
        </w:numPr>
        <w:rPr>
          <w:sz w:val="24"/>
          <w:lang w:val="en-CA"/>
        </w:rPr>
      </w:pPr>
      <w:r w:rsidRPr="009A0D2C">
        <w:rPr>
          <w:sz w:val="24"/>
          <w:lang w:val="en-CA"/>
        </w:rPr>
        <w:t>Missing the notion of a yearly event: a yearly event occurs on a specific day of some month.</w:t>
      </w:r>
    </w:p>
    <w:p w14:paraId="7B2A6028" w14:textId="45EACE22" w:rsidR="009A0D2C" w:rsidRDefault="009A0D2C" w:rsidP="009A0D2C">
      <w:r>
        <w:t>We propose the following approach to representing recurring events, which may be extended for specializations of recurring events such as calendar dates and service events. This approach is based on the city services work, but revised to eliminate the identified issues and apply to recurring events in general.</w:t>
      </w:r>
      <w:r w:rsidR="00636B40">
        <w:t xml:space="preserve"> In addition</w:t>
      </w:r>
      <w:r w:rsidR="00EE4939">
        <w:t>,</w:t>
      </w:r>
      <w:r w:rsidR="00636B40">
        <w:t xml:space="preserve"> it should be noted that daily, weekly, and monthly recurring events (and their related properties) are defined, however the ontology may be extended with similar definitions of other sorts of recurring events, as required.</w:t>
      </w:r>
    </w:p>
    <w:p w14:paraId="0A7BB252" w14:textId="77777777" w:rsidR="009A0D2C" w:rsidRPr="0082588C" w:rsidRDefault="009A0D2C" w:rsidP="009A0D2C"/>
    <w:p w14:paraId="1484EB11" w14:textId="2BC95323" w:rsidR="0082588C" w:rsidRPr="0082588C" w:rsidRDefault="0082588C" w:rsidP="001D3F17">
      <w:pPr>
        <w:pStyle w:val="ListParagraph"/>
        <w:numPr>
          <w:ilvl w:val="0"/>
          <w:numId w:val="20"/>
        </w:numPr>
        <w:rPr>
          <w:sz w:val="24"/>
          <w:lang w:val="en-CA"/>
        </w:rPr>
      </w:pPr>
      <w:r w:rsidRPr="0082588C">
        <w:rPr>
          <w:sz w:val="24"/>
          <w:lang w:val="en-CA"/>
        </w:rPr>
        <w:t>Recurring events are defined based on the regular interval at which they occur; this is captures using some combination of the hasTime, dayOfWeek, hasMonth, and dayOfMonth properties.  Using these properties, ontology defines the following speci</w:t>
      </w:r>
      <w:r w:rsidR="008532E5">
        <w:rPr>
          <w:sz w:val="24"/>
          <w:lang w:val="en-CA"/>
        </w:rPr>
        <w:t>a</w:t>
      </w:r>
      <w:r w:rsidRPr="0082588C">
        <w:rPr>
          <w:sz w:val="24"/>
          <w:lang w:val="en-CA"/>
        </w:rPr>
        <w:t>li</w:t>
      </w:r>
      <w:r w:rsidR="008532E5">
        <w:rPr>
          <w:sz w:val="24"/>
          <w:lang w:val="en-CA"/>
        </w:rPr>
        <w:t>za</w:t>
      </w:r>
      <w:r w:rsidRPr="0082588C">
        <w:rPr>
          <w:sz w:val="24"/>
          <w:lang w:val="en-CA"/>
        </w:rPr>
        <w:t>tions of the RecurringEvent class. Other subclasses may be defined similarly, as required.</w:t>
      </w:r>
    </w:p>
    <w:p w14:paraId="4A3AAA6A" w14:textId="01117100" w:rsidR="0082588C" w:rsidRPr="0082588C" w:rsidRDefault="0082588C" w:rsidP="001D3F17">
      <w:pPr>
        <w:pStyle w:val="ListParagraph"/>
        <w:numPr>
          <w:ilvl w:val="1"/>
          <w:numId w:val="20"/>
        </w:numPr>
        <w:rPr>
          <w:sz w:val="24"/>
          <w:lang w:val="en-CA"/>
        </w:rPr>
      </w:pPr>
      <w:r w:rsidRPr="0082588C">
        <w:rPr>
          <w:sz w:val="24"/>
          <w:lang w:val="en-CA"/>
        </w:rPr>
        <w:t xml:space="preserve">A DailyRecurringEvent occurs at the same time every day. Therefore, it has exactly one associated time – the start time. No associated time indicates that there is no commitment to a recurring start time for the event. A DailyEvent does not necessarily have </w:t>
      </w:r>
      <w:r w:rsidR="00DC42C2">
        <w:rPr>
          <w:sz w:val="24"/>
          <w:lang w:val="en-CA"/>
        </w:rPr>
        <w:t>a recurring</w:t>
      </w:r>
      <w:r w:rsidRPr="0082588C">
        <w:rPr>
          <w:sz w:val="24"/>
          <w:lang w:val="en-CA"/>
        </w:rPr>
        <w:t xml:space="preserve"> endtime </w:t>
      </w:r>
      <w:r w:rsidR="00DC42C2">
        <w:rPr>
          <w:sz w:val="24"/>
          <w:lang w:val="en-CA"/>
        </w:rPr>
        <w:t xml:space="preserve">(constant </w:t>
      </w:r>
      <w:r w:rsidRPr="0082588C">
        <w:rPr>
          <w:sz w:val="24"/>
          <w:lang w:val="en-CA"/>
        </w:rPr>
        <w:t>duration</w:t>
      </w:r>
      <w:r w:rsidR="00DC42C2">
        <w:rPr>
          <w:sz w:val="24"/>
          <w:lang w:val="en-CA"/>
        </w:rPr>
        <w:t>)</w:t>
      </w:r>
      <w:r w:rsidRPr="0082588C">
        <w:rPr>
          <w:sz w:val="24"/>
          <w:lang w:val="en-CA"/>
        </w:rPr>
        <w:t xml:space="preserve">, therefore </w:t>
      </w:r>
      <w:r w:rsidR="00DC42C2">
        <w:rPr>
          <w:sz w:val="24"/>
          <w:lang w:val="en-CA"/>
        </w:rPr>
        <w:t>this is</w:t>
      </w:r>
      <w:r w:rsidRPr="0082588C">
        <w:rPr>
          <w:sz w:val="24"/>
          <w:lang w:val="en-CA"/>
        </w:rPr>
        <w:t xml:space="preserve"> not </w:t>
      </w:r>
      <w:r w:rsidR="00DC42C2">
        <w:rPr>
          <w:sz w:val="24"/>
          <w:lang w:val="en-CA"/>
        </w:rPr>
        <w:t>part of the definition (although it is possible to specify).</w:t>
      </w:r>
    </w:p>
    <w:p w14:paraId="47A88A09" w14:textId="77777777" w:rsidR="0082588C" w:rsidRPr="0082588C" w:rsidRDefault="0082588C" w:rsidP="001D3F17">
      <w:pPr>
        <w:pStyle w:val="ListParagraph"/>
        <w:numPr>
          <w:ilvl w:val="1"/>
          <w:numId w:val="20"/>
        </w:numPr>
        <w:rPr>
          <w:sz w:val="24"/>
          <w:lang w:val="en-CA"/>
        </w:rPr>
      </w:pPr>
      <w:r w:rsidRPr="0082588C">
        <w:rPr>
          <w:sz w:val="24"/>
          <w:lang w:val="en-CA"/>
        </w:rPr>
        <w:t xml:space="preserve">A WeeklyRecurringEvent recurs regularly on the same day of the week, as specified by the </w:t>
      </w:r>
      <w:proofErr w:type="gramStart"/>
      <w:r w:rsidRPr="0082588C">
        <w:rPr>
          <w:sz w:val="24"/>
          <w:lang w:val="en-CA"/>
        </w:rPr>
        <w:t>schema:dayOfWeek</w:t>
      </w:r>
      <w:proofErr w:type="gramEnd"/>
      <w:r w:rsidRPr="0082588C">
        <w:rPr>
          <w:sz w:val="24"/>
          <w:lang w:val="en-CA"/>
        </w:rPr>
        <w:t xml:space="preserve"> property.</w:t>
      </w:r>
    </w:p>
    <w:p w14:paraId="27C459D5" w14:textId="77777777" w:rsidR="0082588C" w:rsidRPr="0082588C" w:rsidRDefault="0082588C" w:rsidP="001D3F17">
      <w:pPr>
        <w:pStyle w:val="ListParagraph"/>
        <w:numPr>
          <w:ilvl w:val="1"/>
          <w:numId w:val="20"/>
        </w:numPr>
        <w:rPr>
          <w:sz w:val="24"/>
          <w:lang w:val="en-CA"/>
        </w:rPr>
      </w:pPr>
      <w:r w:rsidRPr="0082588C">
        <w:rPr>
          <w:sz w:val="24"/>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82588C">
        <w:rPr>
          <w:i/>
          <w:sz w:val="24"/>
          <w:lang w:val="en-CA"/>
        </w:rPr>
        <w:t xml:space="preserve">day </w:t>
      </w:r>
      <w:r w:rsidRPr="0082588C">
        <w:rPr>
          <w:sz w:val="24"/>
          <w:lang w:val="en-CA"/>
        </w:rPr>
        <w:t>of each month; other interpretations sometimes consider events that recur on the same day of week, or first or last day, in which case the day of month will vary.</w:t>
      </w:r>
    </w:p>
    <w:p w14:paraId="32B6FCB3" w14:textId="77777777" w:rsidR="0082588C" w:rsidRPr="0082588C" w:rsidRDefault="0082588C" w:rsidP="001D3F17">
      <w:pPr>
        <w:pStyle w:val="ListParagraph"/>
        <w:numPr>
          <w:ilvl w:val="1"/>
          <w:numId w:val="20"/>
        </w:numPr>
        <w:rPr>
          <w:sz w:val="24"/>
          <w:lang w:val="en-CA"/>
        </w:rPr>
      </w:pPr>
      <w:r w:rsidRPr="0082588C">
        <w:rPr>
          <w:sz w:val="24"/>
          <w:lang w:val="en-CA"/>
        </w:rPr>
        <w:t>A YearlyRecurringEvent recurs regularly on the same day of the same month, as specified by the hasMonth and dayOfMonth properties. As with MonthlyRecurringEvent, there may be ambiguity regarding the semantics of a yearly recurring event, however this formalization captures only the notion of an event that recurs on the same day of the same month (e.g. a birthday).</w:t>
      </w:r>
    </w:p>
    <w:p w14:paraId="31091AF9" w14:textId="77777777" w:rsidR="0082588C" w:rsidRPr="0082588C" w:rsidRDefault="0082588C" w:rsidP="001D3F17">
      <w:pPr>
        <w:pStyle w:val="ListParagraph"/>
        <w:numPr>
          <w:ilvl w:val="0"/>
          <w:numId w:val="20"/>
        </w:numPr>
        <w:rPr>
          <w:sz w:val="24"/>
          <w:lang w:val="en-CA"/>
        </w:rPr>
      </w:pPr>
      <w:r w:rsidRPr="0082588C">
        <w:rPr>
          <w:sz w:val="24"/>
          <w:lang w:val="en-CA"/>
        </w:rPr>
        <w:t>In order to define these calendar specifications (as well as to capture other sorts of recurring events), the following properties are required:</w:t>
      </w:r>
    </w:p>
    <w:p w14:paraId="455C81EC" w14:textId="77777777" w:rsidR="0082588C" w:rsidRPr="0082588C" w:rsidRDefault="0082588C" w:rsidP="001D3F17">
      <w:pPr>
        <w:pStyle w:val="ListParagraph"/>
        <w:numPr>
          <w:ilvl w:val="1"/>
          <w:numId w:val="20"/>
        </w:numPr>
        <w:rPr>
          <w:sz w:val="24"/>
          <w:lang w:val="en-CA"/>
        </w:rPr>
      </w:pPr>
      <w:r w:rsidRPr="0082588C">
        <w:rPr>
          <w:sz w:val="24"/>
          <w:lang w:val="en-CA"/>
        </w:rPr>
        <w:t>hasMonth: ranges over the Month class, which is defined via enumeration based on the calendar system in used</w:t>
      </w:r>
    </w:p>
    <w:p w14:paraId="08F10ECF" w14:textId="77777777" w:rsidR="0082588C" w:rsidRPr="0082588C" w:rsidRDefault="0082588C" w:rsidP="001D3F17">
      <w:pPr>
        <w:pStyle w:val="ListParagraph"/>
        <w:numPr>
          <w:ilvl w:val="1"/>
          <w:numId w:val="20"/>
        </w:numPr>
        <w:rPr>
          <w:sz w:val="24"/>
          <w:lang w:val="en-CA"/>
        </w:rPr>
      </w:pPr>
      <w:r w:rsidRPr="0082588C">
        <w:rPr>
          <w:sz w:val="24"/>
          <w:lang w:val="en-CA"/>
        </w:rPr>
        <w:t>dayOfWeek: ranges over the DayOfWeek class, which is defined via enumeration</w:t>
      </w:r>
    </w:p>
    <w:p w14:paraId="22D1C709" w14:textId="77777777" w:rsidR="0082588C" w:rsidRPr="0082588C" w:rsidRDefault="0082588C" w:rsidP="001D3F17">
      <w:pPr>
        <w:pStyle w:val="ListParagraph"/>
        <w:numPr>
          <w:ilvl w:val="1"/>
          <w:numId w:val="20"/>
        </w:numPr>
        <w:rPr>
          <w:sz w:val="24"/>
          <w:lang w:val="en-CA"/>
        </w:rPr>
      </w:pPr>
      <w:r w:rsidRPr="0082588C">
        <w:rPr>
          <w:sz w:val="24"/>
          <w:lang w:val="en-CA"/>
        </w:rPr>
        <w:lastRenderedPageBreak/>
        <w:t>dayOfMonth: a data property to describe the day position in the calendar system. This property has an undefined range, although it could be restricted to positive integers, possible within a specific range.</w:t>
      </w:r>
    </w:p>
    <w:p w14:paraId="192586F6" w14:textId="52A3AB40" w:rsidR="00BE05E7" w:rsidRPr="00BE05E7" w:rsidRDefault="00B94DC5" w:rsidP="00BE05E7">
      <w:pPr>
        <w:pStyle w:val="ListParagraph"/>
        <w:numPr>
          <w:ilvl w:val="1"/>
          <w:numId w:val="20"/>
        </w:numPr>
        <w:rPr>
          <w:sz w:val="24"/>
          <w:lang w:val="en-CA"/>
        </w:rPr>
      </w:pPr>
      <w:r>
        <w:rPr>
          <w:sz w:val="24"/>
          <w:lang w:val="en-CA"/>
        </w:rPr>
        <w:t>startTime</w:t>
      </w:r>
      <w:r w:rsidR="0082588C" w:rsidRPr="0082588C">
        <w:rPr>
          <w:sz w:val="24"/>
          <w:lang w:val="en-CA"/>
        </w:rPr>
        <w:t xml:space="preserve">: ranges over the </w:t>
      </w:r>
      <w:proofErr w:type="gramStart"/>
      <w:r w:rsidR="0082588C" w:rsidRPr="0082588C">
        <w:rPr>
          <w:sz w:val="24"/>
          <w:lang w:val="en-CA"/>
        </w:rPr>
        <w:t>xsd:time</w:t>
      </w:r>
      <w:proofErr w:type="gramEnd"/>
      <w:r w:rsidR="0082588C" w:rsidRPr="0082588C">
        <w:rPr>
          <w:sz w:val="24"/>
          <w:lang w:val="en-CA"/>
        </w:rPr>
        <w:t xml:space="preserve"> datatype</w:t>
      </w:r>
    </w:p>
    <w:p w14:paraId="69D82448" w14:textId="5C5738A9" w:rsidR="000E7680" w:rsidRDefault="004C32B7" w:rsidP="001D3F17">
      <w:pPr>
        <w:pStyle w:val="ListParagraph"/>
        <w:numPr>
          <w:ilvl w:val="0"/>
          <w:numId w:val="20"/>
        </w:numPr>
        <w:rPr>
          <w:sz w:val="24"/>
          <w:lang w:val="en-CA"/>
        </w:rPr>
      </w:pPr>
      <w:r>
        <w:rPr>
          <w:sz w:val="24"/>
          <w:lang w:val="en-CA"/>
        </w:rPr>
        <w:t>P</w:t>
      </w:r>
      <w:r w:rsidR="000E7680">
        <w:rPr>
          <w:sz w:val="24"/>
          <w:lang w:val="en-CA"/>
        </w:rPr>
        <w:t>roperties to indicate the</w:t>
      </w:r>
      <w:r w:rsidR="00BE05E7">
        <w:rPr>
          <w:sz w:val="24"/>
          <w:lang w:val="en-CA"/>
        </w:rPr>
        <w:t xml:space="preserve"> (recurring)</w:t>
      </w:r>
      <w:r w:rsidR="000E7680">
        <w:rPr>
          <w:sz w:val="24"/>
          <w:lang w:val="en-CA"/>
        </w:rPr>
        <w:t xml:space="preserve"> end of a recurring activity </w:t>
      </w:r>
      <w:r>
        <w:rPr>
          <w:sz w:val="24"/>
          <w:lang w:val="en-CA"/>
        </w:rPr>
        <w:t>may also be defined (e.g. endtime, endDayOfWeek), but are not required in the definition of the classes:</w:t>
      </w:r>
    </w:p>
    <w:p w14:paraId="23CA8C07" w14:textId="3BDC8A8F" w:rsidR="004C32B7" w:rsidRDefault="004C32B7" w:rsidP="001D3F17">
      <w:pPr>
        <w:pStyle w:val="ListParagraph"/>
        <w:numPr>
          <w:ilvl w:val="1"/>
          <w:numId w:val="20"/>
        </w:numPr>
        <w:rPr>
          <w:sz w:val="24"/>
          <w:lang w:val="en-CA"/>
        </w:rPr>
      </w:pPr>
      <w:r>
        <w:rPr>
          <w:sz w:val="24"/>
          <w:lang w:val="en-CA"/>
        </w:rPr>
        <w:t>endMonth</w:t>
      </w:r>
    </w:p>
    <w:p w14:paraId="12EA26BB" w14:textId="51D7C2B9" w:rsidR="004C32B7" w:rsidRDefault="004C32B7" w:rsidP="001D3F17">
      <w:pPr>
        <w:pStyle w:val="ListParagraph"/>
        <w:numPr>
          <w:ilvl w:val="1"/>
          <w:numId w:val="20"/>
        </w:numPr>
        <w:rPr>
          <w:sz w:val="24"/>
          <w:lang w:val="en-CA"/>
        </w:rPr>
      </w:pPr>
      <w:r>
        <w:rPr>
          <w:sz w:val="24"/>
          <w:lang w:val="en-CA"/>
        </w:rPr>
        <w:t>endDayOfWeek</w:t>
      </w:r>
    </w:p>
    <w:p w14:paraId="16BC5363" w14:textId="49DD6FEB" w:rsidR="004C32B7" w:rsidRDefault="004C32B7" w:rsidP="001D3F17">
      <w:pPr>
        <w:pStyle w:val="ListParagraph"/>
        <w:numPr>
          <w:ilvl w:val="1"/>
          <w:numId w:val="20"/>
        </w:numPr>
        <w:rPr>
          <w:sz w:val="24"/>
          <w:lang w:val="en-CA"/>
        </w:rPr>
      </w:pPr>
      <w:r>
        <w:rPr>
          <w:sz w:val="24"/>
          <w:lang w:val="en-CA"/>
        </w:rPr>
        <w:t>endDayOfMonth</w:t>
      </w:r>
    </w:p>
    <w:p w14:paraId="5D56112A" w14:textId="4F1B6748" w:rsidR="004C32B7" w:rsidRDefault="004C32B7" w:rsidP="001D3F17">
      <w:pPr>
        <w:pStyle w:val="ListParagraph"/>
        <w:numPr>
          <w:ilvl w:val="1"/>
          <w:numId w:val="20"/>
        </w:numPr>
        <w:rPr>
          <w:sz w:val="24"/>
          <w:lang w:val="en-CA"/>
        </w:rPr>
      </w:pPr>
      <w:r>
        <w:rPr>
          <w:sz w:val="24"/>
          <w:lang w:val="en-CA"/>
        </w:rPr>
        <w:t>endTime</w:t>
      </w:r>
    </w:p>
    <w:p w14:paraId="6BED9901" w14:textId="2851F43E" w:rsidR="00BE05E7" w:rsidRDefault="00BE05E7" w:rsidP="00BE05E7">
      <w:pPr>
        <w:pStyle w:val="ListParagraph"/>
        <w:numPr>
          <w:ilvl w:val="0"/>
          <w:numId w:val="20"/>
        </w:numPr>
        <w:rPr>
          <w:sz w:val="24"/>
          <w:lang w:val="en-CA"/>
        </w:rPr>
      </w:pPr>
      <w:r>
        <w:rPr>
          <w:sz w:val="24"/>
          <w:lang w:val="en-CA"/>
        </w:rPr>
        <w:t>Optionally, timepoints to indicate when an event begins and ends recurring may be defined. For example, some weekly event may only recur during a particular year. This may be captured with the following properties:</w:t>
      </w:r>
    </w:p>
    <w:p w14:paraId="2F92A85E" w14:textId="6F485CFC" w:rsidR="00BE05E7" w:rsidRDefault="00BE05E7" w:rsidP="00BE05E7">
      <w:pPr>
        <w:pStyle w:val="ListParagraph"/>
        <w:numPr>
          <w:ilvl w:val="1"/>
          <w:numId w:val="20"/>
        </w:numPr>
        <w:rPr>
          <w:sz w:val="24"/>
          <w:lang w:val="en-CA"/>
        </w:rPr>
      </w:pPr>
      <w:r>
        <w:rPr>
          <w:sz w:val="24"/>
          <w:lang w:val="en-CA"/>
        </w:rPr>
        <w:t>beginsRecurring</w:t>
      </w:r>
    </w:p>
    <w:p w14:paraId="6B13BD0C" w14:textId="4624117A" w:rsidR="00BE05E7" w:rsidRPr="0082588C" w:rsidRDefault="00BE05E7" w:rsidP="00BE05E7">
      <w:pPr>
        <w:pStyle w:val="ListParagraph"/>
        <w:numPr>
          <w:ilvl w:val="1"/>
          <w:numId w:val="20"/>
        </w:numPr>
        <w:rPr>
          <w:sz w:val="24"/>
          <w:lang w:val="en-CA"/>
        </w:rPr>
      </w:pPr>
      <w:r>
        <w:rPr>
          <w:sz w:val="24"/>
          <w:lang w:val="en-CA"/>
        </w:rPr>
        <w:t>endsRecurring</w:t>
      </w:r>
    </w:p>
    <w:p w14:paraId="275E43C2" w14:textId="77777777" w:rsidR="00621E18" w:rsidRDefault="00621E18" w:rsidP="00621E18">
      <w:pPr>
        <w:pStyle w:val="ListParagraph"/>
        <w:numPr>
          <w:ilvl w:val="0"/>
          <w:numId w:val="20"/>
        </w:numPr>
        <w:rPr>
          <w:sz w:val="24"/>
          <w:lang w:val="en-CA"/>
        </w:rPr>
      </w:pPr>
      <w:r>
        <w:rPr>
          <w:sz w:val="24"/>
          <w:lang w:val="en-CA"/>
        </w:rPr>
        <w:t xml:space="preserve">Exceptions to recurring events may also be defined. For example, a business may normally operate on Monday-Friday, except for public holidays. Exceptions may also be defined on </w:t>
      </w:r>
      <w:r>
        <w:rPr>
          <w:i/>
          <w:sz w:val="24"/>
          <w:lang w:val="en-CA"/>
        </w:rPr>
        <w:t>specific</w:t>
      </w:r>
      <w:r>
        <w:rPr>
          <w:sz w:val="24"/>
          <w:lang w:val="en-CA"/>
        </w:rPr>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2A13E68B" w14:textId="665A40D7" w:rsidR="005749BB" w:rsidRDefault="005749BB" w:rsidP="001D3F17">
      <w:pPr>
        <w:pStyle w:val="ListParagraph"/>
        <w:numPr>
          <w:ilvl w:val="0"/>
          <w:numId w:val="20"/>
        </w:numPr>
        <w:rPr>
          <w:sz w:val="24"/>
          <w:lang w:val="en-CA"/>
        </w:rPr>
      </w:pPr>
      <w:r w:rsidRPr="009A0D2C">
        <w:rPr>
          <w:sz w:val="24"/>
          <w:lang w:val="en-CA"/>
        </w:rPr>
        <w:t>An instance of a recurring event represents a class of activities (e.g., all of the occurrences of a Tuesday</w:t>
      </w:r>
      <w:r w:rsidR="008F24F1">
        <w:rPr>
          <w:sz w:val="24"/>
          <w:lang w:val="en-CA"/>
        </w:rPr>
        <w:t xml:space="preserve">, all of the occurrences of </w:t>
      </w:r>
      <w:r w:rsidR="00621E18">
        <w:rPr>
          <w:sz w:val="24"/>
          <w:lang w:val="en-CA"/>
        </w:rPr>
        <w:t>the weekly waste pickup</w:t>
      </w:r>
      <w:r w:rsidRPr="009A0D2C">
        <w:rPr>
          <w:sz w:val="24"/>
          <w:lang w:val="en-CA"/>
        </w:rPr>
        <w:t xml:space="preserve">). Essentially, this is the </w:t>
      </w:r>
      <w:r w:rsidR="006B4965">
        <w:rPr>
          <w:sz w:val="24"/>
          <w:lang w:val="en-CA"/>
        </w:rPr>
        <w:t>a</w:t>
      </w:r>
      <w:r w:rsidRPr="009A0D2C">
        <w:rPr>
          <w:sz w:val="24"/>
          <w:lang w:val="en-CA"/>
        </w:rPr>
        <w:t>ctivity</w:t>
      </w:r>
      <w:r w:rsidR="006B4965">
        <w:rPr>
          <w:sz w:val="24"/>
          <w:lang w:val="en-CA"/>
        </w:rPr>
        <w:t xml:space="preserve"> – o</w:t>
      </w:r>
      <w:r w:rsidRPr="009A0D2C">
        <w:rPr>
          <w:sz w:val="24"/>
          <w:lang w:val="en-CA"/>
        </w:rPr>
        <w:t xml:space="preserve">ccurrence distinction that is made by other approaches; a RecurringEvent </w:t>
      </w:r>
      <w:r w:rsidRPr="009A0D2C">
        <w:rPr>
          <w:i/>
          <w:sz w:val="24"/>
          <w:lang w:val="en-CA"/>
        </w:rPr>
        <w:t>hasOccurrence</w:t>
      </w:r>
      <w:r w:rsidRPr="009A0D2C">
        <w:rPr>
          <w:sz w:val="24"/>
          <w:lang w:val="en-CA"/>
        </w:rPr>
        <w:t xml:space="preserve"> some Activity. Exactly which activities (and at what date and time) </w:t>
      </w:r>
      <w:r w:rsidR="00621E18">
        <w:rPr>
          <w:sz w:val="24"/>
          <w:lang w:val="en-CA"/>
        </w:rPr>
        <w:t>are</w:t>
      </w:r>
      <w:r w:rsidRPr="009A0D2C">
        <w:rPr>
          <w:sz w:val="24"/>
          <w:lang w:val="en-CA"/>
        </w:rPr>
        <w:t xml:space="preserve"> </w:t>
      </w:r>
      <w:r w:rsidR="00621E18">
        <w:rPr>
          <w:sz w:val="24"/>
          <w:lang w:val="en-CA"/>
        </w:rPr>
        <w:t xml:space="preserve">specified </w:t>
      </w:r>
      <w:r w:rsidRPr="009A0D2C">
        <w:rPr>
          <w:sz w:val="24"/>
          <w:lang w:val="en-CA"/>
        </w:rPr>
        <w:t xml:space="preserve">by the definition of the recurring event. This relationship should be defined as an optional property for a recurring event. The Recurring Event ontology should import the Activity ontology, as the concept of an activity is central to the notion of a recurring event: the activity is the thing that is recurring. </w:t>
      </w:r>
    </w:p>
    <w:p w14:paraId="2F76705E" w14:textId="63596FC2" w:rsidR="00621E18" w:rsidRDefault="00621E18" w:rsidP="001D3F17">
      <w:pPr>
        <w:pStyle w:val="ListParagraph"/>
        <w:numPr>
          <w:ilvl w:val="0"/>
          <w:numId w:val="20"/>
        </w:numPr>
        <w:rPr>
          <w:sz w:val="24"/>
          <w:lang w:val="en-CA"/>
        </w:rPr>
      </w:pPr>
      <w:r>
        <w:rPr>
          <w:sz w:val="24"/>
          <w:lang w:val="en-CA"/>
        </w:rPr>
        <w:t>As with an Activity, a RecurringEvent may be decomposed into RecurringEvents at a greater level of detail. This decomposition may be specified with the hasSubRecurringEvent property.</w:t>
      </w:r>
    </w:p>
    <w:p w14:paraId="5FE27EA8" w14:textId="77777777" w:rsidR="0082588C" w:rsidRPr="0082588C" w:rsidRDefault="0082588C" w:rsidP="0082588C">
      <w:pPr>
        <w:rPr>
          <w:b/>
        </w:rPr>
      </w:pPr>
    </w:p>
    <w:p w14:paraId="59225497" w14:textId="7FF8343E" w:rsidR="005555C9" w:rsidRDefault="005555C9" w:rsidP="00B94DC5">
      <w:pPr>
        <w:pStyle w:val="ListParagraph"/>
        <w:numPr>
          <w:ilvl w:val="0"/>
          <w:numId w:val="0"/>
        </w:numPr>
        <w:ind w:left="360"/>
        <w:rPr>
          <w:sz w:val="24"/>
          <w:lang w:val="en-CA"/>
        </w:rPr>
      </w:pPr>
      <w:r>
        <w:rPr>
          <w:sz w:val="24"/>
          <w:lang w:val="en-CA"/>
        </w:rPr>
        <w:t xml:space="preserve">Although intuitively similar, it should be noted that calendar concepts are distinct from recurring events. As discussed in earlier work by [Gruninger et al. KR paper on dates &amp; durations], the semantics of calendar dates – concepts such as “Monday”, or “January” – can be interpreted using a theory of activities. </w:t>
      </w:r>
      <w:r w:rsidR="00DA412D" w:rsidRPr="00EF2BAF">
        <w:rPr>
          <w:sz w:val="24"/>
          <w:lang w:val="en-CA"/>
        </w:rPr>
        <w:t>For example</w:t>
      </w:r>
      <w:r w:rsidRPr="00EF2BAF">
        <w:rPr>
          <w:sz w:val="24"/>
          <w:lang w:val="en-CA"/>
        </w:rPr>
        <w:t>, Monday</w:t>
      </w:r>
      <w:r w:rsidR="00EF2BAF" w:rsidRPr="00EF2BAF">
        <w:rPr>
          <w:sz w:val="24"/>
          <w:lang w:val="en-CA"/>
        </w:rPr>
        <w:t xml:space="preserve"> may be described as an event</w:t>
      </w:r>
      <w:r w:rsidRPr="00EF2BAF">
        <w:rPr>
          <w:sz w:val="24"/>
          <w:lang w:val="en-CA"/>
        </w:rPr>
        <w:t xml:space="preserve"> that recurs every 7 days, and has a duration of 24 hours</w:t>
      </w:r>
      <w:r w:rsidR="00EF2BAF" w:rsidRPr="00EF2BAF">
        <w:rPr>
          <w:sz w:val="24"/>
          <w:lang w:val="en-CA"/>
        </w:rPr>
        <w:t>.</w:t>
      </w:r>
    </w:p>
    <w:p w14:paraId="110B3759" w14:textId="1E06D9B5" w:rsidR="008532E5" w:rsidRDefault="008532E5" w:rsidP="00B94DC5">
      <w:pPr>
        <w:pStyle w:val="ListParagraph"/>
        <w:numPr>
          <w:ilvl w:val="0"/>
          <w:numId w:val="0"/>
        </w:numPr>
        <w:ind w:left="360"/>
        <w:rPr>
          <w:sz w:val="24"/>
          <w:lang w:val="en-CA"/>
        </w:rPr>
      </w:pPr>
      <w:r w:rsidRPr="008532E5">
        <w:rPr>
          <w:sz w:val="24"/>
          <w:lang w:val="en-CA"/>
        </w:rPr>
        <w:t>It is important to note that RecurringEvents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070EC00" w14:textId="77777777" w:rsidR="00B94DC5" w:rsidRPr="00EC3630" w:rsidRDefault="00B94DC5" w:rsidP="00EC3630"/>
    <w:tbl>
      <w:tblPr>
        <w:tblStyle w:val="TableGrid"/>
        <w:tblpPr w:leftFromText="180" w:rightFromText="180" w:vertAnchor="text" w:horzAnchor="margin" w:tblpY="128"/>
        <w:tblW w:w="0" w:type="auto"/>
        <w:tblLook w:val="04A0" w:firstRow="1" w:lastRow="0" w:firstColumn="1" w:lastColumn="0" w:noHBand="0" w:noVBand="1"/>
      </w:tblPr>
      <w:tblGrid>
        <w:gridCol w:w="2563"/>
        <w:gridCol w:w="3162"/>
        <w:gridCol w:w="3625"/>
      </w:tblGrid>
      <w:tr w:rsidR="00B94DC5" w14:paraId="169B7C4A" w14:textId="77777777" w:rsidTr="009600E0">
        <w:tc>
          <w:tcPr>
            <w:tcW w:w="2563" w:type="dxa"/>
            <w:shd w:val="clear" w:color="auto" w:fill="00FFFF"/>
          </w:tcPr>
          <w:p w14:paraId="0212C95C" w14:textId="77777777" w:rsidR="00B94DC5" w:rsidRDefault="00B94DC5" w:rsidP="00105569">
            <w:r>
              <w:t>Object</w:t>
            </w:r>
          </w:p>
        </w:tc>
        <w:tc>
          <w:tcPr>
            <w:tcW w:w="2687" w:type="dxa"/>
            <w:shd w:val="clear" w:color="auto" w:fill="00FFFF"/>
          </w:tcPr>
          <w:p w14:paraId="25C37A7B" w14:textId="77777777" w:rsidR="00B94DC5" w:rsidRDefault="00B94DC5" w:rsidP="00105569">
            <w:r>
              <w:t>Property</w:t>
            </w:r>
          </w:p>
        </w:tc>
        <w:tc>
          <w:tcPr>
            <w:tcW w:w="4100" w:type="dxa"/>
            <w:shd w:val="clear" w:color="auto" w:fill="00FFFF"/>
          </w:tcPr>
          <w:p w14:paraId="573E9308" w14:textId="77777777" w:rsidR="00B94DC5" w:rsidRDefault="00B94DC5" w:rsidP="00105569">
            <w:r>
              <w:t>Value</w:t>
            </w:r>
          </w:p>
        </w:tc>
      </w:tr>
      <w:tr w:rsidR="0021403A" w14:paraId="53CF8EB2" w14:textId="77777777" w:rsidTr="009600E0">
        <w:tc>
          <w:tcPr>
            <w:tcW w:w="2563" w:type="dxa"/>
            <w:vMerge w:val="restart"/>
          </w:tcPr>
          <w:p w14:paraId="65FBE950" w14:textId="56DDCCD5" w:rsidR="0021403A" w:rsidRDefault="0021403A" w:rsidP="00105569">
            <w:r>
              <w:t>RecurringEvent</w:t>
            </w:r>
          </w:p>
        </w:tc>
        <w:tc>
          <w:tcPr>
            <w:tcW w:w="2687" w:type="dxa"/>
          </w:tcPr>
          <w:p w14:paraId="0C329861" w14:textId="3FD8FB38" w:rsidR="0021403A" w:rsidRDefault="006B4965" w:rsidP="00105569">
            <w:r>
              <w:t>hasOccurre</w:t>
            </w:r>
            <w:r w:rsidR="00EC5759">
              <w:t>n</w:t>
            </w:r>
            <w:r>
              <w:t>ce</w:t>
            </w:r>
          </w:p>
        </w:tc>
        <w:tc>
          <w:tcPr>
            <w:tcW w:w="4100" w:type="dxa"/>
          </w:tcPr>
          <w:p w14:paraId="0C0C6D73" w14:textId="74686502" w:rsidR="0021403A" w:rsidRDefault="0021403A" w:rsidP="00105569">
            <w:r>
              <w:t xml:space="preserve">only </w:t>
            </w:r>
            <w:proofErr w:type="gramStart"/>
            <w:r>
              <w:t>activity:Activity</w:t>
            </w:r>
            <w:proofErr w:type="gramEnd"/>
          </w:p>
        </w:tc>
      </w:tr>
      <w:tr w:rsidR="00B13145" w14:paraId="7E850A89" w14:textId="77777777" w:rsidTr="009600E0">
        <w:tc>
          <w:tcPr>
            <w:tcW w:w="2563" w:type="dxa"/>
            <w:vMerge/>
          </w:tcPr>
          <w:p w14:paraId="1D8BC404" w14:textId="77777777" w:rsidR="00B13145" w:rsidRDefault="00B13145" w:rsidP="00105569"/>
        </w:tc>
        <w:tc>
          <w:tcPr>
            <w:tcW w:w="2687" w:type="dxa"/>
          </w:tcPr>
          <w:p w14:paraId="15EB81C2" w14:textId="6429D47C" w:rsidR="00B13145" w:rsidRDefault="00B13145" w:rsidP="00105569">
            <w:r>
              <w:t>spatial_</w:t>
            </w:r>
            <w:proofErr w:type="gramStart"/>
            <w:r>
              <w:t>loc:associatedLocation</w:t>
            </w:r>
            <w:proofErr w:type="gramEnd"/>
          </w:p>
        </w:tc>
        <w:tc>
          <w:tcPr>
            <w:tcW w:w="4100" w:type="dxa"/>
          </w:tcPr>
          <w:p w14:paraId="06DD9AB7" w14:textId="543BF488" w:rsidR="00B13145" w:rsidRDefault="00B13145" w:rsidP="00105569">
            <w:r>
              <w:t>only spatial_</w:t>
            </w:r>
            <w:proofErr w:type="gramStart"/>
            <w:r>
              <w:t>loc:Feature</w:t>
            </w:r>
            <w:proofErr w:type="gramEnd"/>
          </w:p>
        </w:tc>
      </w:tr>
      <w:tr w:rsidR="00FF7D6E" w14:paraId="6BA2D81C" w14:textId="77777777" w:rsidTr="009600E0">
        <w:tc>
          <w:tcPr>
            <w:tcW w:w="2563" w:type="dxa"/>
            <w:vMerge/>
          </w:tcPr>
          <w:p w14:paraId="0B9D8E91" w14:textId="77777777" w:rsidR="00FF7D6E" w:rsidRDefault="00FF7D6E" w:rsidP="00105569"/>
        </w:tc>
        <w:tc>
          <w:tcPr>
            <w:tcW w:w="2687" w:type="dxa"/>
          </w:tcPr>
          <w:p w14:paraId="367314DD" w14:textId="1A053D8E" w:rsidR="00FF7D6E" w:rsidRDefault="00FF7D6E" w:rsidP="00105569">
            <w:r>
              <w:t>hasSubRecurringEvent</w:t>
            </w:r>
          </w:p>
        </w:tc>
        <w:tc>
          <w:tcPr>
            <w:tcW w:w="4100" w:type="dxa"/>
          </w:tcPr>
          <w:p w14:paraId="77F420FF" w14:textId="5401046D" w:rsidR="00FF7D6E" w:rsidRDefault="00FF7D6E" w:rsidP="00105569">
            <w:r>
              <w:t xml:space="preserve">only </w:t>
            </w:r>
            <w:proofErr w:type="gramStart"/>
            <w:r>
              <w:t>rec:RecurringEvent</w:t>
            </w:r>
            <w:proofErr w:type="gramEnd"/>
          </w:p>
        </w:tc>
      </w:tr>
      <w:tr w:rsidR="0021403A" w14:paraId="2F2DCD83" w14:textId="77777777" w:rsidTr="009600E0">
        <w:tc>
          <w:tcPr>
            <w:tcW w:w="2563" w:type="dxa"/>
            <w:vMerge/>
          </w:tcPr>
          <w:p w14:paraId="71B09B5C" w14:textId="77777777" w:rsidR="0021403A" w:rsidRDefault="0021403A" w:rsidP="00105569"/>
        </w:tc>
        <w:tc>
          <w:tcPr>
            <w:tcW w:w="2687" w:type="dxa"/>
          </w:tcPr>
          <w:p w14:paraId="1F44FDCD" w14:textId="52124BDA" w:rsidR="0021403A" w:rsidRDefault="0021403A" w:rsidP="00105569">
            <w:r>
              <w:t>startTime</w:t>
            </w:r>
          </w:p>
        </w:tc>
        <w:tc>
          <w:tcPr>
            <w:tcW w:w="4100" w:type="dxa"/>
          </w:tcPr>
          <w:p w14:paraId="34C9722C" w14:textId="7C15A665" w:rsidR="0021403A" w:rsidRDefault="0021403A" w:rsidP="00105569">
            <w:r>
              <w:t xml:space="preserve">only </w:t>
            </w:r>
            <w:proofErr w:type="gramStart"/>
            <w:r>
              <w:t>xsd:time</w:t>
            </w:r>
            <w:proofErr w:type="gramEnd"/>
          </w:p>
        </w:tc>
      </w:tr>
      <w:tr w:rsidR="0021403A" w14:paraId="63F7E308" w14:textId="77777777" w:rsidTr="009600E0">
        <w:tc>
          <w:tcPr>
            <w:tcW w:w="2563" w:type="dxa"/>
            <w:vMerge/>
          </w:tcPr>
          <w:p w14:paraId="5A105A07" w14:textId="77777777" w:rsidR="0021403A" w:rsidRDefault="0021403A" w:rsidP="00105569"/>
        </w:tc>
        <w:tc>
          <w:tcPr>
            <w:tcW w:w="2687" w:type="dxa"/>
          </w:tcPr>
          <w:p w14:paraId="405AAABD" w14:textId="37CD8758" w:rsidR="0021403A" w:rsidRDefault="0021403A" w:rsidP="00105569">
            <w:r>
              <w:t>endTime</w:t>
            </w:r>
          </w:p>
        </w:tc>
        <w:tc>
          <w:tcPr>
            <w:tcW w:w="4100" w:type="dxa"/>
          </w:tcPr>
          <w:p w14:paraId="7154F996" w14:textId="62CE01D9" w:rsidR="0021403A" w:rsidRDefault="0021403A" w:rsidP="00105569">
            <w:r>
              <w:t xml:space="preserve">only </w:t>
            </w:r>
            <w:proofErr w:type="gramStart"/>
            <w:r>
              <w:t>xsd:time</w:t>
            </w:r>
            <w:proofErr w:type="gramEnd"/>
          </w:p>
        </w:tc>
      </w:tr>
      <w:tr w:rsidR="0021403A" w14:paraId="6D45DDD7" w14:textId="77777777" w:rsidTr="009600E0">
        <w:tc>
          <w:tcPr>
            <w:tcW w:w="2563" w:type="dxa"/>
            <w:vMerge/>
          </w:tcPr>
          <w:p w14:paraId="115DBC57" w14:textId="77777777" w:rsidR="0021403A" w:rsidRDefault="0021403A" w:rsidP="00105569"/>
        </w:tc>
        <w:tc>
          <w:tcPr>
            <w:tcW w:w="2687" w:type="dxa"/>
          </w:tcPr>
          <w:p w14:paraId="540F1D50" w14:textId="03E0C290" w:rsidR="0021403A" w:rsidRDefault="0021403A" w:rsidP="00105569">
            <w:proofErr w:type="gramStart"/>
            <w:r>
              <w:t>schema:dayOfWeek</w:t>
            </w:r>
            <w:proofErr w:type="gramEnd"/>
          </w:p>
        </w:tc>
        <w:tc>
          <w:tcPr>
            <w:tcW w:w="4100" w:type="dxa"/>
          </w:tcPr>
          <w:p w14:paraId="62E45962" w14:textId="7F5CFFEC" w:rsidR="0021403A" w:rsidRDefault="0021403A" w:rsidP="00105569">
            <w:r>
              <w:t>only DayOfWeek</w:t>
            </w:r>
          </w:p>
        </w:tc>
      </w:tr>
      <w:tr w:rsidR="0021403A" w14:paraId="4353C68B" w14:textId="77777777" w:rsidTr="009600E0">
        <w:tc>
          <w:tcPr>
            <w:tcW w:w="2563" w:type="dxa"/>
            <w:vMerge/>
          </w:tcPr>
          <w:p w14:paraId="62E33895" w14:textId="77777777" w:rsidR="0021403A" w:rsidRDefault="0021403A" w:rsidP="00105569"/>
        </w:tc>
        <w:tc>
          <w:tcPr>
            <w:tcW w:w="2687" w:type="dxa"/>
          </w:tcPr>
          <w:p w14:paraId="41FEA00B" w14:textId="7FF4A001" w:rsidR="0021403A" w:rsidRDefault="0021403A" w:rsidP="00105569">
            <w:r>
              <w:t>endDayOfWeek</w:t>
            </w:r>
          </w:p>
        </w:tc>
        <w:tc>
          <w:tcPr>
            <w:tcW w:w="4100" w:type="dxa"/>
          </w:tcPr>
          <w:p w14:paraId="604E9FC2" w14:textId="244FF45C" w:rsidR="0021403A" w:rsidRDefault="0021403A" w:rsidP="00105569">
            <w:r>
              <w:t>only DayOfWeek</w:t>
            </w:r>
          </w:p>
        </w:tc>
      </w:tr>
      <w:tr w:rsidR="0021403A" w14:paraId="40F165B0" w14:textId="77777777" w:rsidTr="009600E0">
        <w:tc>
          <w:tcPr>
            <w:tcW w:w="2563" w:type="dxa"/>
            <w:vMerge/>
          </w:tcPr>
          <w:p w14:paraId="5AEF306F" w14:textId="77777777" w:rsidR="0021403A" w:rsidRDefault="0021403A" w:rsidP="00105569"/>
        </w:tc>
        <w:tc>
          <w:tcPr>
            <w:tcW w:w="2687" w:type="dxa"/>
          </w:tcPr>
          <w:p w14:paraId="2521FCB9" w14:textId="67F2F5AD" w:rsidR="0021403A" w:rsidRDefault="0021403A" w:rsidP="00105569">
            <w:r>
              <w:t>hasMonth</w:t>
            </w:r>
          </w:p>
        </w:tc>
        <w:tc>
          <w:tcPr>
            <w:tcW w:w="4100" w:type="dxa"/>
          </w:tcPr>
          <w:p w14:paraId="23E91C5A" w14:textId="6EC7E043" w:rsidR="0021403A" w:rsidRDefault="0021403A" w:rsidP="00105569">
            <w:r>
              <w:t>only Month</w:t>
            </w:r>
          </w:p>
        </w:tc>
      </w:tr>
      <w:tr w:rsidR="0021403A" w14:paraId="5BD4F36F" w14:textId="77777777" w:rsidTr="009600E0">
        <w:tc>
          <w:tcPr>
            <w:tcW w:w="2563" w:type="dxa"/>
            <w:vMerge/>
          </w:tcPr>
          <w:p w14:paraId="1B66EA33" w14:textId="77777777" w:rsidR="0021403A" w:rsidRDefault="0021403A" w:rsidP="00105569"/>
        </w:tc>
        <w:tc>
          <w:tcPr>
            <w:tcW w:w="2687" w:type="dxa"/>
          </w:tcPr>
          <w:p w14:paraId="56336CA9" w14:textId="138BC81D" w:rsidR="0021403A" w:rsidRDefault="0021403A" w:rsidP="00105569">
            <w:r>
              <w:t>endMonth</w:t>
            </w:r>
          </w:p>
        </w:tc>
        <w:tc>
          <w:tcPr>
            <w:tcW w:w="4100" w:type="dxa"/>
          </w:tcPr>
          <w:p w14:paraId="0DDC69D6" w14:textId="7488AB64" w:rsidR="0021403A" w:rsidRDefault="0021403A" w:rsidP="00105569">
            <w:r>
              <w:t>only Month</w:t>
            </w:r>
          </w:p>
        </w:tc>
      </w:tr>
      <w:tr w:rsidR="0021403A" w14:paraId="13D5F44C" w14:textId="77777777" w:rsidTr="009600E0">
        <w:tc>
          <w:tcPr>
            <w:tcW w:w="2563" w:type="dxa"/>
            <w:vMerge/>
          </w:tcPr>
          <w:p w14:paraId="0242249B" w14:textId="77777777" w:rsidR="0021403A" w:rsidRDefault="0021403A" w:rsidP="00105569"/>
        </w:tc>
        <w:tc>
          <w:tcPr>
            <w:tcW w:w="2687" w:type="dxa"/>
          </w:tcPr>
          <w:p w14:paraId="3E8311D2" w14:textId="4A5DA595" w:rsidR="0021403A" w:rsidRDefault="0021403A" w:rsidP="00105569">
            <w:r>
              <w:t>dayOfMonth</w:t>
            </w:r>
          </w:p>
        </w:tc>
        <w:tc>
          <w:tcPr>
            <w:tcW w:w="4100" w:type="dxa"/>
          </w:tcPr>
          <w:p w14:paraId="454F7205" w14:textId="05A610BC" w:rsidR="0021403A" w:rsidRDefault="0021403A" w:rsidP="00105569">
            <w:r>
              <w:t xml:space="preserve">only </w:t>
            </w:r>
            <w:proofErr w:type="gramStart"/>
            <w:r>
              <w:t>rdfs:Literal</w:t>
            </w:r>
            <w:proofErr w:type="gramEnd"/>
          </w:p>
        </w:tc>
      </w:tr>
      <w:tr w:rsidR="0021403A" w14:paraId="00C35241" w14:textId="77777777" w:rsidTr="009600E0">
        <w:tc>
          <w:tcPr>
            <w:tcW w:w="2563" w:type="dxa"/>
            <w:vMerge/>
          </w:tcPr>
          <w:p w14:paraId="4309870F" w14:textId="77777777" w:rsidR="0021403A" w:rsidRDefault="0021403A" w:rsidP="00105569"/>
        </w:tc>
        <w:tc>
          <w:tcPr>
            <w:tcW w:w="2687" w:type="dxa"/>
          </w:tcPr>
          <w:p w14:paraId="5F8F1873" w14:textId="5D87932F" w:rsidR="0021403A" w:rsidRDefault="0021403A" w:rsidP="00105569">
            <w:r>
              <w:t>endDayOfMonth</w:t>
            </w:r>
          </w:p>
        </w:tc>
        <w:tc>
          <w:tcPr>
            <w:tcW w:w="4100" w:type="dxa"/>
          </w:tcPr>
          <w:p w14:paraId="0FA9D0FE" w14:textId="35264E76" w:rsidR="0021403A" w:rsidRDefault="0021403A" w:rsidP="00105569">
            <w:r>
              <w:t xml:space="preserve">only </w:t>
            </w:r>
            <w:proofErr w:type="gramStart"/>
            <w:r>
              <w:t>rdfs:Literal</w:t>
            </w:r>
            <w:proofErr w:type="gramEnd"/>
          </w:p>
        </w:tc>
      </w:tr>
      <w:tr w:rsidR="0021403A" w14:paraId="0661DD3A" w14:textId="77777777" w:rsidTr="009600E0">
        <w:tc>
          <w:tcPr>
            <w:tcW w:w="2563" w:type="dxa"/>
            <w:vMerge/>
          </w:tcPr>
          <w:p w14:paraId="3E11636A" w14:textId="77777777" w:rsidR="0021403A" w:rsidRDefault="0021403A" w:rsidP="00105569"/>
        </w:tc>
        <w:tc>
          <w:tcPr>
            <w:tcW w:w="2687" w:type="dxa"/>
          </w:tcPr>
          <w:p w14:paraId="3C1FB465" w14:textId="0388BFAE" w:rsidR="0021403A" w:rsidRDefault="0021403A" w:rsidP="00105569">
            <w:r>
              <w:t>beginsRecurring</w:t>
            </w:r>
          </w:p>
        </w:tc>
        <w:tc>
          <w:tcPr>
            <w:tcW w:w="4100" w:type="dxa"/>
          </w:tcPr>
          <w:p w14:paraId="27586D32" w14:textId="742AABD1" w:rsidR="0021403A" w:rsidRDefault="0021403A" w:rsidP="00105569">
            <w:r>
              <w:t xml:space="preserve">only </w:t>
            </w:r>
            <w:proofErr w:type="gramStart"/>
            <w:r>
              <w:t>time:TemporalEntity</w:t>
            </w:r>
            <w:proofErr w:type="gramEnd"/>
          </w:p>
        </w:tc>
      </w:tr>
      <w:tr w:rsidR="0021403A" w14:paraId="614EC528" w14:textId="77777777" w:rsidTr="009600E0">
        <w:tc>
          <w:tcPr>
            <w:tcW w:w="2563" w:type="dxa"/>
            <w:vMerge/>
          </w:tcPr>
          <w:p w14:paraId="21063DF9" w14:textId="77777777" w:rsidR="0021403A" w:rsidRDefault="0021403A" w:rsidP="00105569"/>
        </w:tc>
        <w:tc>
          <w:tcPr>
            <w:tcW w:w="2687" w:type="dxa"/>
          </w:tcPr>
          <w:p w14:paraId="07843986" w14:textId="240E61FF" w:rsidR="0021403A" w:rsidRDefault="0021403A" w:rsidP="00105569">
            <w:r>
              <w:t>endsRecurring</w:t>
            </w:r>
          </w:p>
        </w:tc>
        <w:tc>
          <w:tcPr>
            <w:tcW w:w="4100" w:type="dxa"/>
          </w:tcPr>
          <w:p w14:paraId="769F88C4" w14:textId="56D22ADC" w:rsidR="0021403A" w:rsidRDefault="0021403A" w:rsidP="00105569">
            <w:r>
              <w:t xml:space="preserve">only </w:t>
            </w:r>
            <w:proofErr w:type="gramStart"/>
            <w:r>
              <w:t>time:TemporalEntity</w:t>
            </w:r>
            <w:proofErr w:type="gramEnd"/>
          </w:p>
        </w:tc>
      </w:tr>
      <w:tr w:rsidR="0021403A" w14:paraId="1149AB77" w14:textId="77777777" w:rsidTr="009600E0">
        <w:tc>
          <w:tcPr>
            <w:tcW w:w="2563" w:type="dxa"/>
            <w:vMerge/>
          </w:tcPr>
          <w:p w14:paraId="7243B4F6" w14:textId="77777777" w:rsidR="0021403A" w:rsidRDefault="0021403A" w:rsidP="00105569"/>
        </w:tc>
        <w:tc>
          <w:tcPr>
            <w:tcW w:w="2687" w:type="dxa"/>
          </w:tcPr>
          <w:p w14:paraId="2A822DA4" w14:textId="5243A768" w:rsidR="0021403A" w:rsidRDefault="0021403A" w:rsidP="00105569">
            <w:r>
              <w:t>recursExcept</w:t>
            </w:r>
          </w:p>
        </w:tc>
        <w:tc>
          <w:tcPr>
            <w:tcW w:w="4100" w:type="dxa"/>
          </w:tcPr>
          <w:p w14:paraId="5F1DB22F" w14:textId="296566DC" w:rsidR="0021403A" w:rsidRDefault="0021403A" w:rsidP="00105569">
            <w:r>
              <w:t xml:space="preserve">only </w:t>
            </w:r>
            <w:proofErr w:type="gramStart"/>
            <w:r>
              <w:t>time:TemporalEntity</w:t>
            </w:r>
            <w:proofErr w:type="gramEnd"/>
            <w:r>
              <w:t xml:space="preserve"> or DayOfWeek</w:t>
            </w:r>
          </w:p>
        </w:tc>
      </w:tr>
      <w:tr w:rsidR="0021403A" w14:paraId="7255017A" w14:textId="77777777" w:rsidTr="009600E0">
        <w:tc>
          <w:tcPr>
            <w:tcW w:w="2563" w:type="dxa"/>
            <w:vMerge/>
          </w:tcPr>
          <w:p w14:paraId="57E6E7D0" w14:textId="77777777" w:rsidR="0021403A" w:rsidRDefault="0021403A" w:rsidP="0021403A"/>
        </w:tc>
        <w:tc>
          <w:tcPr>
            <w:tcW w:w="2687" w:type="dxa"/>
          </w:tcPr>
          <w:p w14:paraId="5057EE87" w14:textId="5C106B08" w:rsidR="0021403A" w:rsidRDefault="0021403A" w:rsidP="0021403A">
            <w:r>
              <w:t>recursAddition</w:t>
            </w:r>
          </w:p>
        </w:tc>
        <w:tc>
          <w:tcPr>
            <w:tcW w:w="4100" w:type="dxa"/>
          </w:tcPr>
          <w:p w14:paraId="58669452" w14:textId="36167527" w:rsidR="0021403A" w:rsidRDefault="0021403A" w:rsidP="0021403A">
            <w:r>
              <w:t xml:space="preserve">only </w:t>
            </w:r>
            <w:proofErr w:type="gramStart"/>
            <w:r>
              <w:t>time:TemporalEntity</w:t>
            </w:r>
            <w:proofErr w:type="gramEnd"/>
            <w:r>
              <w:t xml:space="preserve"> or DayOfWeek</w:t>
            </w:r>
          </w:p>
        </w:tc>
      </w:tr>
      <w:tr w:rsidR="0021403A" w14:paraId="694F40D9" w14:textId="77777777" w:rsidTr="009600E0">
        <w:tc>
          <w:tcPr>
            <w:tcW w:w="2563" w:type="dxa"/>
            <w:vMerge w:val="restart"/>
          </w:tcPr>
          <w:p w14:paraId="21DE77B7" w14:textId="2077A9B0" w:rsidR="0021403A" w:rsidRDefault="0021403A" w:rsidP="0021403A">
            <w:r>
              <w:t>DailyRecurringEvent</w:t>
            </w:r>
          </w:p>
        </w:tc>
        <w:tc>
          <w:tcPr>
            <w:tcW w:w="2687" w:type="dxa"/>
          </w:tcPr>
          <w:p w14:paraId="6EA37E2C" w14:textId="29B58B26" w:rsidR="0021403A" w:rsidRDefault="0021403A" w:rsidP="0021403A">
            <w:r>
              <w:t>subclassOf</w:t>
            </w:r>
          </w:p>
        </w:tc>
        <w:tc>
          <w:tcPr>
            <w:tcW w:w="4100" w:type="dxa"/>
          </w:tcPr>
          <w:p w14:paraId="112C3DE5" w14:textId="34A7EBD9" w:rsidR="0021403A" w:rsidRDefault="0021403A" w:rsidP="0021403A">
            <w:r>
              <w:t>RecurringEvent</w:t>
            </w:r>
          </w:p>
        </w:tc>
      </w:tr>
      <w:tr w:rsidR="0021403A" w14:paraId="4457588C" w14:textId="77777777" w:rsidTr="009600E0">
        <w:tc>
          <w:tcPr>
            <w:tcW w:w="2563" w:type="dxa"/>
            <w:vMerge/>
          </w:tcPr>
          <w:p w14:paraId="34B39DC0" w14:textId="77777777" w:rsidR="0021403A" w:rsidRDefault="0021403A" w:rsidP="0021403A"/>
        </w:tc>
        <w:tc>
          <w:tcPr>
            <w:tcW w:w="2687" w:type="dxa"/>
          </w:tcPr>
          <w:p w14:paraId="69B79136" w14:textId="20E5FECE" w:rsidR="0021403A" w:rsidRDefault="0021403A" w:rsidP="0021403A">
            <w:r>
              <w:t>startTime</w:t>
            </w:r>
          </w:p>
        </w:tc>
        <w:tc>
          <w:tcPr>
            <w:tcW w:w="4100" w:type="dxa"/>
          </w:tcPr>
          <w:p w14:paraId="424AA2E1" w14:textId="15122278" w:rsidR="0021403A" w:rsidRDefault="0021403A" w:rsidP="0021403A">
            <w:r>
              <w:t xml:space="preserve">max 1 </w:t>
            </w:r>
            <w:proofErr w:type="gramStart"/>
            <w:r>
              <w:t>xsd:time</w:t>
            </w:r>
            <w:proofErr w:type="gramEnd"/>
          </w:p>
        </w:tc>
      </w:tr>
      <w:tr w:rsidR="0021403A" w14:paraId="568AFE39" w14:textId="77777777" w:rsidTr="009600E0">
        <w:tc>
          <w:tcPr>
            <w:tcW w:w="2563" w:type="dxa"/>
            <w:vMerge w:val="restart"/>
          </w:tcPr>
          <w:p w14:paraId="70E832AE" w14:textId="6818D117" w:rsidR="0021403A" w:rsidRDefault="0021403A" w:rsidP="0021403A">
            <w:r>
              <w:t>WeeklyRecurringEvent</w:t>
            </w:r>
          </w:p>
        </w:tc>
        <w:tc>
          <w:tcPr>
            <w:tcW w:w="2687" w:type="dxa"/>
          </w:tcPr>
          <w:p w14:paraId="16ED4369" w14:textId="54B04D5A" w:rsidR="0021403A" w:rsidRDefault="0021403A" w:rsidP="0021403A">
            <w:r>
              <w:t>subclassOf</w:t>
            </w:r>
          </w:p>
        </w:tc>
        <w:tc>
          <w:tcPr>
            <w:tcW w:w="4100" w:type="dxa"/>
          </w:tcPr>
          <w:p w14:paraId="273FD2E9" w14:textId="0A9462B8" w:rsidR="0021403A" w:rsidRDefault="0021403A" w:rsidP="0021403A">
            <w:r>
              <w:t>RecurringEvent</w:t>
            </w:r>
          </w:p>
        </w:tc>
      </w:tr>
      <w:tr w:rsidR="0021403A" w14:paraId="4BC00E88" w14:textId="77777777" w:rsidTr="009600E0">
        <w:tc>
          <w:tcPr>
            <w:tcW w:w="2563" w:type="dxa"/>
            <w:vMerge/>
          </w:tcPr>
          <w:p w14:paraId="1DE39AF5" w14:textId="77777777" w:rsidR="0021403A" w:rsidRDefault="0021403A" w:rsidP="0021403A"/>
        </w:tc>
        <w:tc>
          <w:tcPr>
            <w:tcW w:w="2687" w:type="dxa"/>
          </w:tcPr>
          <w:p w14:paraId="3FBC64A6" w14:textId="5CD98DBE" w:rsidR="0021403A" w:rsidRDefault="0021403A" w:rsidP="0021403A">
            <w:proofErr w:type="gramStart"/>
            <w:r>
              <w:t>schema:dayOfWeek</w:t>
            </w:r>
            <w:proofErr w:type="gramEnd"/>
          </w:p>
        </w:tc>
        <w:tc>
          <w:tcPr>
            <w:tcW w:w="4100" w:type="dxa"/>
          </w:tcPr>
          <w:p w14:paraId="396DFE42" w14:textId="0DB4C581" w:rsidR="0021403A" w:rsidRDefault="0021403A" w:rsidP="0021403A">
            <w:r>
              <w:t>exactly 1 DayOfWeek</w:t>
            </w:r>
          </w:p>
        </w:tc>
      </w:tr>
      <w:tr w:rsidR="0021403A" w14:paraId="58993D9F" w14:textId="77777777" w:rsidTr="009600E0">
        <w:tc>
          <w:tcPr>
            <w:tcW w:w="2563" w:type="dxa"/>
            <w:vMerge w:val="restart"/>
          </w:tcPr>
          <w:p w14:paraId="47AEA2A0" w14:textId="09DDEA76" w:rsidR="0021403A" w:rsidRDefault="0021403A" w:rsidP="0021403A">
            <w:r>
              <w:t>MonthlyRecurringEvent</w:t>
            </w:r>
          </w:p>
        </w:tc>
        <w:tc>
          <w:tcPr>
            <w:tcW w:w="2687" w:type="dxa"/>
          </w:tcPr>
          <w:p w14:paraId="11A1B443" w14:textId="29AAFE7F" w:rsidR="0021403A" w:rsidRDefault="0021403A" w:rsidP="0021403A">
            <w:r>
              <w:t>subclassOf</w:t>
            </w:r>
          </w:p>
        </w:tc>
        <w:tc>
          <w:tcPr>
            <w:tcW w:w="4100" w:type="dxa"/>
          </w:tcPr>
          <w:p w14:paraId="038D238B" w14:textId="1FF2170B" w:rsidR="0021403A" w:rsidRDefault="0021403A" w:rsidP="0021403A">
            <w:r>
              <w:t>RecurringEvent</w:t>
            </w:r>
          </w:p>
        </w:tc>
      </w:tr>
      <w:tr w:rsidR="0021403A" w14:paraId="764CF24A" w14:textId="77777777" w:rsidTr="009600E0">
        <w:tc>
          <w:tcPr>
            <w:tcW w:w="2563" w:type="dxa"/>
            <w:vMerge/>
          </w:tcPr>
          <w:p w14:paraId="355E6668" w14:textId="77777777" w:rsidR="0021403A" w:rsidRDefault="0021403A" w:rsidP="0021403A"/>
        </w:tc>
        <w:tc>
          <w:tcPr>
            <w:tcW w:w="2687" w:type="dxa"/>
          </w:tcPr>
          <w:p w14:paraId="018B7E99" w14:textId="35550D0D" w:rsidR="0021403A" w:rsidRDefault="0021403A" w:rsidP="0021403A">
            <w:r>
              <w:t>dayOfMonth</w:t>
            </w:r>
          </w:p>
        </w:tc>
        <w:tc>
          <w:tcPr>
            <w:tcW w:w="4100" w:type="dxa"/>
          </w:tcPr>
          <w:p w14:paraId="5F846CC0" w14:textId="53D0CE06" w:rsidR="0021403A" w:rsidRDefault="0021403A" w:rsidP="0021403A">
            <w:r>
              <w:t xml:space="preserve">exactly 1 </w:t>
            </w:r>
            <w:proofErr w:type="gramStart"/>
            <w:r>
              <w:t>rdfs:Literal</w:t>
            </w:r>
            <w:proofErr w:type="gramEnd"/>
          </w:p>
        </w:tc>
      </w:tr>
      <w:tr w:rsidR="0021403A" w14:paraId="161CF67B" w14:textId="77777777" w:rsidTr="009600E0">
        <w:tc>
          <w:tcPr>
            <w:tcW w:w="2563" w:type="dxa"/>
            <w:vMerge w:val="restart"/>
          </w:tcPr>
          <w:p w14:paraId="2BCC4BA3" w14:textId="70288028" w:rsidR="0021403A" w:rsidRDefault="0021403A" w:rsidP="0021403A">
            <w:r>
              <w:t>YearlyRecurringEvent</w:t>
            </w:r>
          </w:p>
        </w:tc>
        <w:tc>
          <w:tcPr>
            <w:tcW w:w="2687" w:type="dxa"/>
          </w:tcPr>
          <w:p w14:paraId="577E8860" w14:textId="7C6F575D" w:rsidR="0021403A" w:rsidRDefault="0021403A" w:rsidP="0021403A">
            <w:r>
              <w:t>subclassOf</w:t>
            </w:r>
          </w:p>
        </w:tc>
        <w:tc>
          <w:tcPr>
            <w:tcW w:w="4100" w:type="dxa"/>
          </w:tcPr>
          <w:p w14:paraId="2C42B4C0" w14:textId="56778AFD" w:rsidR="0021403A" w:rsidRDefault="0021403A" w:rsidP="0021403A">
            <w:r>
              <w:t>RecurringEvent</w:t>
            </w:r>
          </w:p>
        </w:tc>
      </w:tr>
      <w:tr w:rsidR="0021403A" w14:paraId="54376777" w14:textId="77777777" w:rsidTr="009600E0">
        <w:tc>
          <w:tcPr>
            <w:tcW w:w="2563" w:type="dxa"/>
            <w:vMerge/>
          </w:tcPr>
          <w:p w14:paraId="6A44E273" w14:textId="77777777" w:rsidR="0021403A" w:rsidRDefault="0021403A" w:rsidP="0021403A"/>
        </w:tc>
        <w:tc>
          <w:tcPr>
            <w:tcW w:w="2687" w:type="dxa"/>
          </w:tcPr>
          <w:p w14:paraId="6FB04498" w14:textId="0BC4C889" w:rsidR="0021403A" w:rsidRDefault="0021403A" w:rsidP="0021403A">
            <w:r>
              <w:t>hasMonth</w:t>
            </w:r>
          </w:p>
        </w:tc>
        <w:tc>
          <w:tcPr>
            <w:tcW w:w="4100" w:type="dxa"/>
          </w:tcPr>
          <w:p w14:paraId="58446DDC" w14:textId="75F1C42C" w:rsidR="0021403A" w:rsidRDefault="0021403A" w:rsidP="0021403A">
            <w:r>
              <w:t>exactly 1 Month</w:t>
            </w:r>
          </w:p>
        </w:tc>
      </w:tr>
      <w:tr w:rsidR="0021403A" w14:paraId="71728E43" w14:textId="77777777" w:rsidTr="009600E0">
        <w:tc>
          <w:tcPr>
            <w:tcW w:w="2563" w:type="dxa"/>
            <w:vMerge/>
          </w:tcPr>
          <w:p w14:paraId="58B98E8B" w14:textId="77777777" w:rsidR="0021403A" w:rsidRDefault="0021403A" w:rsidP="0021403A"/>
        </w:tc>
        <w:tc>
          <w:tcPr>
            <w:tcW w:w="2687" w:type="dxa"/>
          </w:tcPr>
          <w:p w14:paraId="619E563E" w14:textId="0C50352A" w:rsidR="0021403A" w:rsidRDefault="0021403A" w:rsidP="0021403A">
            <w:r>
              <w:t>dayOfMonth</w:t>
            </w:r>
          </w:p>
        </w:tc>
        <w:tc>
          <w:tcPr>
            <w:tcW w:w="4100" w:type="dxa"/>
          </w:tcPr>
          <w:p w14:paraId="125F6A02" w14:textId="52D05921" w:rsidR="0021403A" w:rsidRDefault="0021403A" w:rsidP="0021403A">
            <w:r>
              <w:t xml:space="preserve">exactly 1 </w:t>
            </w:r>
            <w:proofErr w:type="gramStart"/>
            <w:r>
              <w:t>rdfs:Literal</w:t>
            </w:r>
            <w:proofErr w:type="gramEnd"/>
          </w:p>
        </w:tc>
      </w:tr>
    </w:tbl>
    <w:p w14:paraId="671A96A9" w14:textId="77777777" w:rsidR="00B94DC5" w:rsidRPr="005555C9" w:rsidRDefault="00B94DC5" w:rsidP="00B94DC5">
      <w:pPr>
        <w:pStyle w:val="ListParagraph"/>
        <w:numPr>
          <w:ilvl w:val="0"/>
          <w:numId w:val="0"/>
        </w:numPr>
        <w:ind w:left="360"/>
        <w:rPr>
          <w:sz w:val="24"/>
          <w:lang w:val="en-CA"/>
        </w:rPr>
      </w:pPr>
    </w:p>
    <w:p w14:paraId="0166EF36" w14:textId="379DB5F7" w:rsidR="0082588C" w:rsidRPr="0082588C" w:rsidRDefault="009600E0" w:rsidP="005555C9">
      <w:pPr>
        <w:jc w:val="center"/>
      </w:pPr>
      <w:r w:rsidRPr="009600E0">
        <w:rPr>
          <w:noProof/>
        </w:rPr>
        <w:drawing>
          <wp:inline distT="0" distB="0" distL="0" distR="0" wp14:anchorId="385AA637" wp14:editId="08A74B86">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9600" cy="2311400"/>
                    </a:xfrm>
                    <a:prstGeom prst="rect">
                      <a:avLst/>
                    </a:prstGeom>
                  </pic:spPr>
                </pic:pic>
              </a:graphicData>
            </a:graphic>
          </wp:inline>
        </w:drawing>
      </w:r>
    </w:p>
    <w:p w14:paraId="64F3AAFB" w14:textId="77777777" w:rsidR="0082588C" w:rsidRPr="0082588C" w:rsidRDefault="0082588C" w:rsidP="0082588C"/>
    <w:p w14:paraId="74443542" w14:textId="03C9570E" w:rsidR="001B2595" w:rsidRDefault="001B2595" w:rsidP="000B72D5"/>
    <w:p w14:paraId="3252C73B" w14:textId="77BC099A" w:rsidR="001B2595" w:rsidRDefault="001B2595" w:rsidP="000B72D5">
      <w:r>
        <w:t xml:space="preserve"> </w:t>
      </w:r>
    </w:p>
    <w:p w14:paraId="678CD611" w14:textId="4BF656F9" w:rsidR="000B72D5" w:rsidRDefault="009A0D2C" w:rsidP="000B72D5">
      <w:pPr>
        <w:rPr>
          <w:b/>
        </w:rPr>
      </w:pPr>
      <w:r>
        <w:rPr>
          <w:b/>
        </w:rPr>
        <w:t>Future work:</w:t>
      </w:r>
    </w:p>
    <w:p w14:paraId="63158759" w14:textId="13CE7069" w:rsidR="009A0D2C" w:rsidRPr="0000590A" w:rsidRDefault="009A0D2C" w:rsidP="001D3F17">
      <w:pPr>
        <w:pStyle w:val="ListParagraph"/>
        <w:numPr>
          <w:ilvl w:val="0"/>
          <w:numId w:val="19"/>
        </w:numPr>
        <w:rPr>
          <w:b/>
        </w:rPr>
      </w:pPr>
      <w:r w:rsidRPr="009A0D2C">
        <w:rPr>
          <w:sz w:val="24"/>
          <w:lang w:val="en-CA"/>
        </w:rPr>
        <w:t>Address the relationship between a Recurring (Service) Event and an Event (Activity)</w:t>
      </w:r>
      <w:r w:rsidR="00C668BA">
        <w:rPr>
          <w:sz w:val="24"/>
          <w:lang w:val="en-CA"/>
        </w:rPr>
        <w:t xml:space="preserve"> in more detail</w:t>
      </w:r>
      <w:r w:rsidRPr="009A0D2C">
        <w:rPr>
          <w:sz w:val="24"/>
          <w:lang w:val="en-CA"/>
        </w:rPr>
        <w:t>.</w:t>
      </w:r>
      <w:r w:rsidR="00C668BA">
        <w:rPr>
          <w:sz w:val="24"/>
          <w:lang w:val="en-CA"/>
        </w:rPr>
        <w:t xml:space="preserve"> </w:t>
      </w:r>
      <w:r w:rsidR="005749BB">
        <w:rPr>
          <w:sz w:val="24"/>
          <w:lang w:val="en-CA"/>
        </w:rPr>
        <w:t>Based on the properties of a recurring event, additional constraints on its occurrences (related activities) may be inferred.</w:t>
      </w:r>
    </w:p>
    <w:p w14:paraId="71BB3772" w14:textId="6D74C950" w:rsidR="0000590A" w:rsidRPr="00535939" w:rsidRDefault="0000590A" w:rsidP="001D3F17">
      <w:pPr>
        <w:pStyle w:val="ListParagraph"/>
        <w:numPr>
          <w:ilvl w:val="0"/>
          <w:numId w:val="19"/>
        </w:numPr>
        <w:rPr>
          <w:b/>
          <w:sz w:val="21"/>
        </w:rPr>
      </w:pPr>
      <w:r w:rsidRPr="0000590A">
        <w:rPr>
          <w:sz w:val="24"/>
        </w:rPr>
        <w:lastRenderedPageBreak/>
        <w:t xml:space="preserve">Additional </w:t>
      </w:r>
      <w:r>
        <w:rPr>
          <w:sz w:val="24"/>
        </w:rPr>
        <w:t xml:space="preserve">temporal </w:t>
      </w:r>
      <w:r w:rsidRPr="0000590A">
        <w:rPr>
          <w:sz w:val="24"/>
        </w:rPr>
        <w:t>constraints</w:t>
      </w:r>
      <w:r>
        <w:rPr>
          <w:sz w:val="24"/>
        </w:rPr>
        <w:t xml:space="preserve"> may be specified to describe the relationship between a Recurring Event and its sub-Recurring Events</w:t>
      </w:r>
      <w:r w:rsidR="00C93D09">
        <w:rPr>
          <w:sz w:val="24"/>
        </w:rPr>
        <w:t>: the sub-Recurring Events may only recur during the times at which the Recurring</w:t>
      </w:r>
      <w:r w:rsidR="00535939">
        <w:rPr>
          <w:sz w:val="24"/>
        </w:rPr>
        <w:t xml:space="preserve"> </w:t>
      </w:r>
      <w:r w:rsidR="00C93D09">
        <w:rPr>
          <w:sz w:val="24"/>
        </w:rPr>
        <w:t>Event recurs.</w:t>
      </w:r>
    </w:p>
    <w:p w14:paraId="2B502D98" w14:textId="39174ACC" w:rsidR="00535939" w:rsidRPr="0000590A" w:rsidRDefault="00535939" w:rsidP="001D3F17">
      <w:pPr>
        <w:pStyle w:val="ListParagraph"/>
        <w:numPr>
          <w:ilvl w:val="0"/>
          <w:numId w:val="19"/>
        </w:numPr>
        <w:rPr>
          <w:b/>
          <w:sz w:val="21"/>
        </w:rPr>
      </w:pPr>
      <w:r>
        <w:rPr>
          <w:sz w:val="24"/>
        </w:rPr>
        <w:t xml:space="preserve">An ordering relationship over sub-Recurring Events may be useful in future implementations, however </w:t>
      </w:r>
      <w:r w:rsidR="00EF4C9C">
        <w:rPr>
          <w:sz w:val="24"/>
        </w:rPr>
        <w:t>this</w:t>
      </w:r>
      <w:r>
        <w:rPr>
          <w:sz w:val="24"/>
        </w:rPr>
        <w:t xml:space="preserve"> is not currently </w:t>
      </w:r>
      <w:r w:rsidR="00EF4C9C">
        <w:rPr>
          <w:sz w:val="24"/>
        </w:rPr>
        <w:t xml:space="preserve">captured or </w:t>
      </w:r>
      <w:r>
        <w:rPr>
          <w:sz w:val="24"/>
        </w:rPr>
        <w:t>required.</w:t>
      </w:r>
    </w:p>
    <w:p w14:paraId="39C2A1AA" w14:textId="2FA62461" w:rsidR="0000590A" w:rsidRPr="00EE4939" w:rsidRDefault="0000590A" w:rsidP="0000590A">
      <w:pPr>
        <w:pStyle w:val="ListParagraph"/>
        <w:numPr>
          <w:ilvl w:val="0"/>
          <w:numId w:val="0"/>
        </w:numPr>
        <w:ind w:left="720"/>
        <w:rPr>
          <w:b/>
        </w:rPr>
      </w:pPr>
    </w:p>
    <w:p w14:paraId="75F0BA7F" w14:textId="4ECD7401" w:rsidR="004F1D87" w:rsidRPr="00E72AD2" w:rsidRDefault="00E72AD2" w:rsidP="00E72AD2">
      <w:pPr>
        <w:pStyle w:val="Heading2"/>
      </w:pPr>
      <w:bookmarkStart w:id="67" w:name="_Toc2843356"/>
      <w:r>
        <w:t>Sensors</w:t>
      </w:r>
      <w:r w:rsidRPr="00E72AD2">
        <w:t xml:space="preserve"> </w:t>
      </w:r>
      <w:r w:rsidR="004F1D87" w:rsidRPr="00E72AD2">
        <w:t>Ontology</w:t>
      </w:r>
      <w:bookmarkEnd w:id="67"/>
    </w:p>
    <w:p w14:paraId="2F2F9CE3" w14:textId="30C9745D" w:rsidR="004F1D87" w:rsidRPr="007978A3" w:rsidRDefault="0089518D" w:rsidP="004F1D87">
      <w:pPr>
        <w:rPr>
          <w:i/>
        </w:rPr>
      </w:pPr>
      <w:r>
        <w:rPr>
          <w:i/>
        </w:rPr>
        <w:t>http://ontology.eil.utoronto.ca/icity/</w:t>
      </w:r>
      <w:r w:rsidR="004F1D87">
        <w:rPr>
          <w:i/>
        </w:rPr>
        <w:t>SSN.owl</w:t>
      </w:r>
    </w:p>
    <w:p w14:paraId="50A288F4" w14:textId="00F5D670" w:rsidR="004F1D87" w:rsidRDefault="004F1D87" w:rsidP="004F1D87">
      <w:pPr>
        <w:rPr>
          <w:b/>
        </w:rPr>
      </w:pPr>
      <w:r w:rsidRPr="00590C9F">
        <w:rPr>
          <w:b/>
        </w:rPr>
        <w:t xml:space="preserve">Namespace: </w:t>
      </w:r>
      <w:r>
        <w:rPr>
          <w:b/>
        </w:rPr>
        <w:t>ssn</w:t>
      </w:r>
    </w:p>
    <w:p w14:paraId="066CE657" w14:textId="778315DA" w:rsidR="004F1D87" w:rsidRDefault="004F1D87" w:rsidP="004F1D87">
      <w:r w:rsidRPr="000C6992">
        <w:t>The</w:t>
      </w:r>
      <w:r w:rsidR="00E24B3D">
        <w:t xml:space="preserve"> S</w:t>
      </w:r>
      <w:r w:rsidR="00E72AD2">
        <w:t>ensors ontology reuses the</w:t>
      </w:r>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 xml:space="preserve">ontology directly from </w:t>
      </w:r>
      <w:hyperlink r:id="rId15" w:history="1">
        <w:r w:rsidRPr="00F30726">
          <w:rPr>
            <w:rStyle w:val="Hyperlink"/>
          </w:rPr>
          <w:t>http://www.w3.org/ns/ssn/</w:t>
        </w:r>
      </w:hyperlink>
      <w:r>
        <w:t xml:space="preserve">. SOSA is the foundation for the SSN (Semantic Sensor Network) and provides the scope required for this application, </w:t>
      </w:r>
      <w:r w:rsidR="00E72AD2">
        <w:t xml:space="preserve">however </w:t>
      </w:r>
      <w:r>
        <w:t>it does not specify any definitions for the terms, therefore we have opted to reuse the SSN Ontology. The SSN Ontology is a W3C recommendation that has been widely adopted to represent sensors and their observations</w:t>
      </w:r>
      <w:r w:rsidR="00D7238C">
        <w:t xml:space="preserve">. It is this widespread use which has motivated the adoption of the SSN </w:t>
      </w:r>
      <w:r w:rsidR="00724E96">
        <w:t>ontology to capture sensors and their observations in the domain of transportation planning</w:t>
      </w:r>
      <w:r>
        <w:t>. The relevant terms are highlighted here.</w:t>
      </w:r>
    </w:p>
    <w:p w14:paraId="1ACD4816" w14:textId="651B3F37" w:rsidR="004F1D87" w:rsidRPr="00E24B3D" w:rsidRDefault="00E72AD2" w:rsidP="004F1D87">
      <w:pPr>
        <w:pStyle w:val="ListParagraph"/>
        <w:rPr>
          <w:sz w:val="24"/>
        </w:rPr>
      </w:pPr>
      <w:r w:rsidRPr="00E24B3D">
        <w:rPr>
          <w:sz w:val="24"/>
        </w:rPr>
        <w:t xml:space="preserve">Sensor: </w:t>
      </w:r>
      <w:r w:rsidR="004F1D87" w:rsidRPr="00E24B3D">
        <w:rPr>
          <w:sz w:val="24"/>
        </w:rPr>
        <w:t>A Sensor is a device that makes some observation and may be triggered by some stimulus.</w:t>
      </w:r>
    </w:p>
    <w:p w14:paraId="50533B79" w14:textId="68F4041E" w:rsidR="004F1D87" w:rsidRPr="00E24B3D" w:rsidRDefault="00E72AD2" w:rsidP="004F1D87">
      <w:pPr>
        <w:pStyle w:val="ListParagraph"/>
        <w:rPr>
          <w:sz w:val="24"/>
        </w:rPr>
      </w:pPr>
      <w:r w:rsidRPr="00E24B3D">
        <w:rPr>
          <w:sz w:val="24"/>
        </w:rPr>
        <w:t xml:space="preserve">Observation: </w:t>
      </w:r>
      <w:r w:rsidR="004F1D87" w:rsidRPr="00E24B3D">
        <w:rPr>
          <w:sz w:val="24"/>
        </w:rPr>
        <w:t>An Observation has some feature of interest – the thing whose property is being detected by the sensor. An observation observes some ObservableProperty. A phenomenon time (i.e. the time at which the property was demonstrated) and result time may be associated with an observation.</w:t>
      </w:r>
    </w:p>
    <w:p w14:paraId="5B064270" w14:textId="2B6EFC42" w:rsidR="00B80D79" w:rsidRDefault="00B80D79" w:rsidP="005C1EB3">
      <w:r>
        <w:t xml:space="preserve">Note that the SSN ontology </w:t>
      </w:r>
      <w:r w:rsidR="008D6D01">
        <w:t xml:space="preserve">does not make any commitments as to whether instances of </w:t>
      </w:r>
      <w:proofErr w:type="gramStart"/>
      <w:r w:rsidR="008D6D01">
        <w:t>ssn:Property</w:t>
      </w:r>
      <w:proofErr w:type="gramEnd"/>
      <w:r w:rsidR="008D6D01">
        <w:t xml:space="preserve"> should be generic (e.g. ex:temperature) or specific to the feature of interest (e.g. ex:mybodytemperature). Current documentation suggests that this is a choice for the modeler. </w:t>
      </w:r>
      <w:r w:rsidR="00E24B3D">
        <w:t>We</w:t>
      </w:r>
      <w:r w:rsidR="008D6D01">
        <w:t xml:space="preserve"> opt to define instances of </w:t>
      </w:r>
      <w:proofErr w:type="gramStart"/>
      <w:r w:rsidR="008D6D01">
        <w:t>ssn:Property</w:t>
      </w:r>
      <w:proofErr w:type="gramEnd"/>
      <w:r w:rsidR="008D6D01">
        <w:t xml:space="preserve"> at a general level; this will enable the querying of sensors that observe some property (e.g. vehicle presence) regardless of the location. This is useful as there may be different kinds of sensors that observe the same properties (e.g. loop detectors vs Bluetooth sensors) and while they might not share the exact feature of interest, they may be in close enough proximity to be related and so a property indicating their similarity is desirable.</w:t>
      </w:r>
    </w:p>
    <w:tbl>
      <w:tblPr>
        <w:tblStyle w:val="TableGrid"/>
        <w:tblpPr w:leftFromText="180" w:rightFromText="180" w:vertAnchor="text" w:horzAnchor="margin" w:tblpY="128"/>
        <w:tblW w:w="0" w:type="auto"/>
        <w:tblLook w:val="04A0" w:firstRow="1" w:lastRow="0" w:firstColumn="1" w:lastColumn="0" w:noHBand="0" w:noVBand="1"/>
      </w:tblPr>
      <w:tblGrid>
        <w:gridCol w:w="2616"/>
        <w:gridCol w:w="2709"/>
        <w:gridCol w:w="4025"/>
      </w:tblGrid>
      <w:tr w:rsidR="004F1D87" w14:paraId="7DD96F2F" w14:textId="77777777" w:rsidTr="002F7C60">
        <w:tc>
          <w:tcPr>
            <w:tcW w:w="2444" w:type="dxa"/>
            <w:shd w:val="clear" w:color="auto" w:fill="00FFFF"/>
          </w:tcPr>
          <w:p w14:paraId="241D75BD" w14:textId="77777777" w:rsidR="004F1D87" w:rsidRDefault="004F1D87" w:rsidP="002F7C60">
            <w:r>
              <w:t>Object</w:t>
            </w:r>
          </w:p>
        </w:tc>
        <w:tc>
          <w:tcPr>
            <w:tcW w:w="2709" w:type="dxa"/>
            <w:shd w:val="clear" w:color="auto" w:fill="00FFFF"/>
          </w:tcPr>
          <w:p w14:paraId="193A92E7" w14:textId="77777777" w:rsidR="004F1D87" w:rsidRDefault="004F1D87" w:rsidP="002F7C60">
            <w:r>
              <w:t>Property</w:t>
            </w:r>
          </w:p>
        </w:tc>
        <w:tc>
          <w:tcPr>
            <w:tcW w:w="4197" w:type="dxa"/>
            <w:shd w:val="clear" w:color="auto" w:fill="00FFFF"/>
          </w:tcPr>
          <w:p w14:paraId="77226714" w14:textId="77777777" w:rsidR="004F1D87" w:rsidRDefault="004F1D87" w:rsidP="002F7C60">
            <w:r>
              <w:t>Value</w:t>
            </w:r>
          </w:p>
        </w:tc>
      </w:tr>
      <w:tr w:rsidR="004F1D87" w14:paraId="3A1E8D36" w14:textId="77777777" w:rsidTr="002F7C60">
        <w:tc>
          <w:tcPr>
            <w:tcW w:w="2444" w:type="dxa"/>
            <w:vMerge w:val="restart"/>
          </w:tcPr>
          <w:p w14:paraId="198B6745" w14:textId="32D92FBB" w:rsidR="004F1D87" w:rsidRDefault="007D0E05" w:rsidP="002F7C60">
            <w:proofErr w:type="gramStart"/>
            <w:r>
              <w:t>sosa:</w:t>
            </w:r>
            <w:r w:rsidR="004F1D87">
              <w:t>Sensor</w:t>
            </w:r>
            <w:proofErr w:type="gramEnd"/>
          </w:p>
        </w:tc>
        <w:tc>
          <w:tcPr>
            <w:tcW w:w="2709" w:type="dxa"/>
          </w:tcPr>
          <w:p w14:paraId="14058C06" w14:textId="77777777" w:rsidR="004F1D87" w:rsidRDefault="004F1D87" w:rsidP="002F7C60">
            <w:proofErr w:type="gramStart"/>
            <w:r>
              <w:t>sosa:madeObservation</w:t>
            </w:r>
            <w:proofErr w:type="gramEnd"/>
          </w:p>
        </w:tc>
        <w:tc>
          <w:tcPr>
            <w:tcW w:w="4197" w:type="dxa"/>
          </w:tcPr>
          <w:p w14:paraId="33D9805F" w14:textId="77777777" w:rsidR="004F1D87" w:rsidRDefault="004F1D87" w:rsidP="002F7C60">
            <w:r>
              <w:t xml:space="preserve">only </w:t>
            </w:r>
            <w:proofErr w:type="gramStart"/>
            <w:r>
              <w:t>sosa:Observation</w:t>
            </w:r>
            <w:proofErr w:type="gramEnd"/>
          </w:p>
        </w:tc>
      </w:tr>
      <w:tr w:rsidR="004F1D87" w14:paraId="2164A14F" w14:textId="77777777" w:rsidTr="002F7C60">
        <w:tc>
          <w:tcPr>
            <w:tcW w:w="2444" w:type="dxa"/>
            <w:vMerge/>
          </w:tcPr>
          <w:p w14:paraId="411C1C25" w14:textId="77777777" w:rsidR="004F1D87" w:rsidRDefault="004F1D87" w:rsidP="002F7C60"/>
        </w:tc>
        <w:tc>
          <w:tcPr>
            <w:tcW w:w="2709" w:type="dxa"/>
          </w:tcPr>
          <w:p w14:paraId="6E7094E0" w14:textId="77777777" w:rsidR="004F1D87" w:rsidRDefault="004F1D87" w:rsidP="002F7C60">
            <w:proofErr w:type="gramStart"/>
            <w:r>
              <w:t>sosa:observes</w:t>
            </w:r>
            <w:proofErr w:type="gramEnd"/>
          </w:p>
        </w:tc>
        <w:tc>
          <w:tcPr>
            <w:tcW w:w="4197" w:type="dxa"/>
          </w:tcPr>
          <w:p w14:paraId="700C429E" w14:textId="77777777" w:rsidR="004F1D87" w:rsidRDefault="004F1D87" w:rsidP="002F7C60">
            <w:r>
              <w:t xml:space="preserve">only </w:t>
            </w:r>
            <w:proofErr w:type="gramStart"/>
            <w:r>
              <w:t>sosa:ObservableProperty</w:t>
            </w:r>
            <w:proofErr w:type="gramEnd"/>
          </w:p>
        </w:tc>
      </w:tr>
      <w:tr w:rsidR="004F1D87" w14:paraId="69B5BEA1" w14:textId="77777777" w:rsidTr="002F7C60">
        <w:tc>
          <w:tcPr>
            <w:tcW w:w="2444" w:type="dxa"/>
            <w:vMerge/>
          </w:tcPr>
          <w:p w14:paraId="2C8D1B8F" w14:textId="77777777" w:rsidR="004F1D87" w:rsidRDefault="004F1D87" w:rsidP="002F7C60"/>
        </w:tc>
        <w:tc>
          <w:tcPr>
            <w:tcW w:w="2709" w:type="dxa"/>
          </w:tcPr>
          <w:p w14:paraId="3C66F7D8" w14:textId="77777777" w:rsidR="004F1D87" w:rsidRDefault="004F1D87" w:rsidP="002F7C60">
            <w:proofErr w:type="gramStart"/>
            <w:r>
              <w:t>ssn:detects</w:t>
            </w:r>
            <w:proofErr w:type="gramEnd"/>
          </w:p>
        </w:tc>
        <w:tc>
          <w:tcPr>
            <w:tcW w:w="4197" w:type="dxa"/>
          </w:tcPr>
          <w:p w14:paraId="553EEA77" w14:textId="77777777" w:rsidR="004F1D87" w:rsidRDefault="004F1D87" w:rsidP="002F7C60">
            <w:r>
              <w:t xml:space="preserve">only </w:t>
            </w:r>
            <w:proofErr w:type="gramStart"/>
            <w:r>
              <w:t>ssn:Stimulus</w:t>
            </w:r>
            <w:proofErr w:type="gramEnd"/>
          </w:p>
        </w:tc>
      </w:tr>
      <w:tr w:rsidR="004F1D87" w14:paraId="12E621ED" w14:textId="77777777" w:rsidTr="002F7C60">
        <w:trPr>
          <w:trHeight w:val="63"/>
        </w:trPr>
        <w:tc>
          <w:tcPr>
            <w:tcW w:w="2444" w:type="dxa"/>
            <w:vMerge w:val="restart"/>
          </w:tcPr>
          <w:p w14:paraId="7C5F19CD" w14:textId="0EF7E9E2" w:rsidR="004F1D87" w:rsidRDefault="007D0E05" w:rsidP="002F7C60">
            <w:proofErr w:type="gramStart"/>
            <w:r>
              <w:t>sosa:</w:t>
            </w:r>
            <w:r w:rsidR="004F1D87">
              <w:t>Observation</w:t>
            </w:r>
            <w:proofErr w:type="gramEnd"/>
          </w:p>
        </w:tc>
        <w:tc>
          <w:tcPr>
            <w:tcW w:w="2709" w:type="dxa"/>
          </w:tcPr>
          <w:p w14:paraId="676DBC37" w14:textId="77777777" w:rsidR="004F1D87" w:rsidRDefault="004F1D87" w:rsidP="002F7C60">
            <w:proofErr w:type="gramStart"/>
            <w:r>
              <w:t>sosa:madeBySensor</w:t>
            </w:r>
            <w:proofErr w:type="gramEnd"/>
          </w:p>
        </w:tc>
        <w:tc>
          <w:tcPr>
            <w:tcW w:w="4197" w:type="dxa"/>
          </w:tcPr>
          <w:p w14:paraId="77DA75CD" w14:textId="77777777" w:rsidR="004F1D87" w:rsidRDefault="004F1D87" w:rsidP="002F7C60">
            <w:r>
              <w:t xml:space="preserve">exactly 1 </w:t>
            </w:r>
            <w:proofErr w:type="gramStart"/>
            <w:r>
              <w:t>sosa:Sensor</w:t>
            </w:r>
            <w:proofErr w:type="gramEnd"/>
          </w:p>
        </w:tc>
      </w:tr>
      <w:tr w:rsidR="004F1D87" w14:paraId="450BF05F" w14:textId="77777777" w:rsidTr="002F7C60">
        <w:trPr>
          <w:trHeight w:val="63"/>
        </w:trPr>
        <w:tc>
          <w:tcPr>
            <w:tcW w:w="2444" w:type="dxa"/>
            <w:vMerge/>
          </w:tcPr>
          <w:p w14:paraId="21B03CAB" w14:textId="77777777" w:rsidR="004F1D87" w:rsidRDefault="004F1D87" w:rsidP="002F7C60"/>
        </w:tc>
        <w:tc>
          <w:tcPr>
            <w:tcW w:w="2709" w:type="dxa"/>
          </w:tcPr>
          <w:p w14:paraId="01142F1C" w14:textId="77777777" w:rsidR="004F1D87" w:rsidRDefault="004F1D87" w:rsidP="002F7C60">
            <w:proofErr w:type="gramStart"/>
            <w:r>
              <w:t>sosa:hasFeatureOfInterest</w:t>
            </w:r>
            <w:proofErr w:type="gramEnd"/>
          </w:p>
        </w:tc>
        <w:tc>
          <w:tcPr>
            <w:tcW w:w="4197" w:type="dxa"/>
          </w:tcPr>
          <w:p w14:paraId="7E60077B" w14:textId="77777777" w:rsidR="004F1D87" w:rsidRDefault="004F1D87" w:rsidP="002F7C60">
            <w:r>
              <w:t xml:space="preserve">exactly 1 </w:t>
            </w:r>
            <w:proofErr w:type="gramStart"/>
            <w:r>
              <w:t>owl:Thing</w:t>
            </w:r>
            <w:proofErr w:type="gramEnd"/>
            <w:r>
              <w:t xml:space="preserve"> and only sosa:FeatureOfInterest</w:t>
            </w:r>
          </w:p>
        </w:tc>
      </w:tr>
      <w:tr w:rsidR="004F1D87" w14:paraId="78A30D62" w14:textId="77777777" w:rsidTr="002F7C60">
        <w:trPr>
          <w:trHeight w:val="63"/>
        </w:trPr>
        <w:tc>
          <w:tcPr>
            <w:tcW w:w="2444" w:type="dxa"/>
            <w:vMerge/>
          </w:tcPr>
          <w:p w14:paraId="76114719" w14:textId="77777777" w:rsidR="004F1D87" w:rsidRDefault="004F1D87" w:rsidP="002F7C60"/>
        </w:tc>
        <w:tc>
          <w:tcPr>
            <w:tcW w:w="2709" w:type="dxa"/>
          </w:tcPr>
          <w:p w14:paraId="0FE17B14" w14:textId="77777777" w:rsidR="004F1D87" w:rsidRDefault="004F1D87" w:rsidP="002F7C60">
            <w:proofErr w:type="gramStart"/>
            <w:r>
              <w:t>sosa:hasResult</w:t>
            </w:r>
            <w:proofErr w:type="gramEnd"/>
          </w:p>
        </w:tc>
        <w:tc>
          <w:tcPr>
            <w:tcW w:w="4197" w:type="dxa"/>
          </w:tcPr>
          <w:p w14:paraId="583B5E72" w14:textId="77777777" w:rsidR="004F1D87" w:rsidRDefault="004F1D87" w:rsidP="002F7C60">
            <w:r>
              <w:t xml:space="preserve">exactly 1 </w:t>
            </w:r>
            <w:proofErr w:type="gramStart"/>
            <w:r>
              <w:t>owl:Thing</w:t>
            </w:r>
            <w:proofErr w:type="gramEnd"/>
            <w:r>
              <w:t xml:space="preserve"> and only sosa:Result</w:t>
            </w:r>
          </w:p>
        </w:tc>
      </w:tr>
      <w:tr w:rsidR="004F1D87" w14:paraId="51F3E3E9" w14:textId="77777777" w:rsidTr="002F7C60">
        <w:trPr>
          <w:trHeight w:val="63"/>
        </w:trPr>
        <w:tc>
          <w:tcPr>
            <w:tcW w:w="2444" w:type="dxa"/>
            <w:vMerge/>
          </w:tcPr>
          <w:p w14:paraId="22455DDE" w14:textId="77777777" w:rsidR="004F1D87" w:rsidRDefault="004F1D87" w:rsidP="002F7C60"/>
        </w:tc>
        <w:tc>
          <w:tcPr>
            <w:tcW w:w="2709" w:type="dxa"/>
          </w:tcPr>
          <w:p w14:paraId="5A2ECB77" w14:textId="77777777" w:rsidR="004F1D87" w:rsidRDefault="004F1D87" w:rsidP="002F7C60">
            <w:proofErr w:type="gramStart"/>
            <w:r>
              <w:t>sosa:observedProperty</w:t>
            </w:r>
            <w:proofErr w:type="gramEnd"/>
          </w:p>
        </w:tc>
        <w:tc>
          <w:tcPr>
            <w:tcW w:w="4197" w:type="dxa"/>
          </w:tcPr>
          <w:p w14:paraId="50406873" w14:textId="77777777" w:rsidR="004F1D87" w:rsidRDefault="004F1D87" w:rsidP="002F7C60">
            <w:r>
              <w:t xml:space="preserve">exactly 1 </w:t>
            </w:r>
            <w:proofErr w:type="gramStart"/>
            <w:r>
              <w:t>owl:Thing</w:t>
            </w:r>
            <w:proofErr w:type="gramEnd"/>
            <w:r>
              <w:t xml:space="preserve"> and only sosa:ObservableProperty</w:t>
            </w:r>
          </w:p>
        </w:tc>
      </w:tr>
      <w:tr w:rsidR="004F1D87" w14:paraId="261D79B0" w14:textId="77777777" w:rsidTr="002F7C60">
        <w:trPr>
          <w:trHeight w:val="63"/>
        </w:trPr>
        <w:tc>
          <w:tcPr>
            <w:tcW w:w="2444" w:type="dxa"/>
            <w:vMerge/>
          </w:tcPr>
          <w:p w14:paraId="147B3D36" w14:textId="77777777" w:rsidR="004F1D87" w:rsidRDefault="004F1D87" w:rsidP="002F7C60"/>
        </w:tc>
        <w:tc>
          <w:tcPr>
            <w:tcW w:w="2709" w:type="dxa"/>
          </w:tcPr>
          <w:p w14:paraId="56E7F2BE" w14:textId="77777777" w:rsidR="004F1D87" w:rsidRDefault="004F1D87" w:rsidP="002F7C60">
            <w:proofErr w:type="gramStart"/>
            <w:r>
              <w:t>sosa:phenomenonTime</w:t>
            </w:r>
            <w:proofErr w:type="gramEnd"/>
          </w:p>
        </w:tc>
        <w:tc>
          <w:tcPr>
            <w:tcW w:w="4197" w:type="dxa"/>
          </w:tcPr>
          <w:p w14:paraId="1B5850B9" w14:textId="77777777" w:rsidR="004F1D87" w:rsidRDefault="004F1D87" w:rsidP="002F7C60">
            <w:r>
              <w:t xml:space="preserve">exactly 1 </w:t>
            </w:r>
            <w:proofErr w:type="gramStart"/>
            <w:r>
              <w:t>owl:Thing</w:t>
            </w:r>
            <w:proofErr w:type="gramEnd"/>
          </w:p>
        </w:tc>
      </w:tr>
      <w:tr w:rsidR="004F1D87" w14:paraId="67CFDBCF" w14:textId="77777777" w:rsidTr="002F7C60">
        <w:trPr>
          <w:trHeight w:val="63"/>
        </w:trPr>
        <w:tc>
          <w:tcPr>
            <w:tcW w:w="2444" w:type="dxa"/>
            <w:vMerge/>
          </w:tcPr>
          <w:p w14:paraId="53D21C6B" w14:textId="77777777" w:rsidR="004F1D87" w:rsidRDefault="004F1D87" w:rsidP="002F7C60"/>
        </w:tc>
        <w:tc>
          <w:tcPr>
            <w:tcW w:w="2709" w:type="dxa"/>
          </w:tcPr>
          <w:p w14:paraId="3E9919A6" w14:textId="77777777" w:rsidR="004F1D87" w:rsidRDefault="004F1D87" w:rsidP="002F7C60">
            <w:proofErr w:type="gramStart"/>
            <w:r>
              <w:t>sosa:resultTime</w:t>
            </w:r>
            <w:proofErr w:type="gramEnd"/>
          </w:p>
        </w:tc>
        <w:tc>
          <w:tcPr>
            <w:tcW w:w="4197" w:type="dxa"/>
          </w:tcPr>
          <w:p w14:paraId="1279DAE9" w14:textId="77777777" w:rsidR="004F1D87" w:rsidRDefault="004F1D87" w:rsidP="002F7C60">
            <w:r>
              <w:t xml:space="preserve">exactly 1 </w:t>
            </w:r>
            <w:proofErr w:type="gramStart"/>
            <w:r>
              <w:t>rdfs:Literal</w:t>
            </w:r>
            <w:proofErr w:type="gramEnd"/>
          </w:p>
        </w:tc>
      </w:tr>
      <w:tr w:rsidR="004F1D87" w14:paraId="031CEE93" w14:textId="77777777" w:rsidTr="002F7C60">
        <w:trPr>
          <w:trHeight w:val="63"/>
        </w:trPr>
        <w:tc>
          <w:tcPr>
            <w:tcW w:w="2444" w:type="dxa"/>
            <w:vMerge/>
          </w:tcPr>
          <w:p w14:paraId="2C3072C3" w14:textId="77777777" w:rsidR="004F1D87" w:rsidRDefault="004F1D87" w:rsidP="002F7C60"/>
        </w:tc>
        <w:tc>
          <w:tcPr>
            <w:tcW w:w="2709" w:type="dxa"/>
          </w:tcPr>
          <w:p w14:paraId="59AF5F28" w14:textId="77777777" w:rsidR="004F1D87" w:rsidRDefault="004F1D87" w:rsidP="002F7C60">
            <w:proofErr w:type="gramStart"/>
            <w:r>
              <w:t>ssn:wasOriginatedBy</w:t>
            </w:r>
            <w:proofErr w:type="gramEnd"/>
          </w:p>
        </w:tc>
        <w:tc>
          <w:tcPr>
            <w:tcW w:w="4197" w:type="dxa"/>
          </w:tcPr>
          <w:p w14:paraId="37E263D7" w14:textId="77777777" w:rsidR="004F1D87" w:rsidRDefault="004F1D87" w:rsidP="002F7C60">
            <w:r>
              <w:t xml:space="preserve">exactly 1 </w:t>
            </w:r>
            <w:proofErr w:type="gramStart"/>
            <w:r>
              <w:t>owl:Thing</w:t>
            </w:r>
            <w:proofErr w:type="gramEnd"/>
            <w:r>
              <w:t xml:space="preserve"> and only ssn:Stimulus</w:t>
            </w:r>
          </w:p>
        </w:tc>
      </w:tr>
      <w:tr w:rsidR="00E24B3D" w14:paraId="5BAE33E6" w14:textId="77777777" w:rsidTr="002F7C60">
        <w:trPr>
          <w:trHeight w:val="63"/>
        </w:trPr>
        <w:tc>
          <w:tcPr>
            <w:tcW w:w="2444" w:type="dxa"/>
            <w:vMerge w:val="restart"/>
          </w:tcPr>
          <w:p w14:paraId="6C71C380" w14:textId="4DD39FFF" w:rsidR="00E24B3D" w:rsidRDefault="00973D7A" w:rsidP="00616EC9">
            <w:proofErr w:type="gramStart"/>
            <w:r>
              <w:t>sosa:</w:t>
            </w:r>
            <w:r w:rsidR="00E24B3D">
              <w:t>ObservableProperty</w:t>
            </w:r>
            <w:proofErr w:type="gramEnd"/>
          </w:p>
        </w:tc>
        <w:tc>
          <w:tcPr>
            <w:tcW w:w="2709" w:type="dxa"/>
          </w:tcPr>
          <w:p w14:paraId="6365E6FB" w14:textId="4509EEDF" w:rsidR="00E24B3D" w:rsidRPr="00F06DDA" w:rsidRDefault="00E24B3D" w:rsidP="002F7C60">
            <w:r>
              <w:t>subClassOf</w:t>
            </w:r>
          </w:p>
        </w:tc>
        <w:tc>
          <w:tcPr>
            <w:tcW w:w="4197" w:type="dxa"/>
          </w:tcPr>
          <w:p w14:paraId="575B1129" w14:textId="07583314" w:rsidR="00E24B3D" w:rsidRPr="00F06DDA" w:rsidRDefault="00E24B3D" w:rsidP="002F7C60">
            <w:proofErr w:type="gramStart"/>
            <w:r>
              <w:t>ssn:Property</w:t>
            </w:r>
            <w:proofErr w:type="gramEnd"/>
          </w:p>
        </w:tc>
      </w:tr>
      <w:tr w:rsidR="00E24B3D" w14:paraId="072BF4BF" w14:textId="77777777" w:rsidTr="002F7C60">
        <w:trPr>
          <w:trHeight w:val="63"/>
        </w:trPr>
        <w:tc>
          <w:tcPr>
            <w:tcW w:w="2444" w:type="dxa"/>
            <w:vMerge/>
          </w:tcPr>
          <w:p w14:paraId="07F92B1D" w14:textId="0306FDD7" w:rsidR="00E24B3D" w:rsidRDefault="00E24B3D" w:rsidP="002F7C60"/>
        </w:tc>
        <w:tc>
          <w:tcPr>
            <w:tcW w:w="2709" w:type="dxa"/>
          </w:tcPr>
          <w:p w14:paraId="7CF7A35E" w14:textId="77777777" w:rsidR="00E24B3D" w:rsidRDefault="00E24B3D" w:rsidP="002F7C60">
            <w:r w:rsidRPr="00F06DDA">
              <w:t xml:space="preserve">inverse ('is proxy for') </w:t>
            </w:r>
          </w:p>
        </w:tc>
        <w:tc>
          <w:tcPr>
            <w:tcW w:w="4197" w:type="dxa"/>
          </w:tcPr>
          <w:p w14:paraId="434347F2" w14:textId="77777777" w:rsidR="00E24B3D" w:rsidRDefault="00E24B3D" w:rsidP="002F7C60">
            <w:r w:rsidRPr="00F06DDA">
              <w:t xml:space="preserve">only </w:t>
            </w:r>
            <w:proofErr w:type="gramStart"/>
            <w:r>
              <w:t>ssn:</w:t>
            </w:r>
            <w:r w:rsidRPr="00F06DDA">
              <w:t>Stimulus</w:t>
            </w:r>
            <w:proofErr w:type="gramEnd"/>
          </w:p>
        </w:tc>
      </w:tr>
      <w:tr w:rsidR="00E24B3D" w14:paraId="5AF9964D" w14:textId="77777777" w:rsidTr="002F7C60">
        <w:trPr>
          <w:trHeight w:val="63"/>
        </w:trPr>
        <w:tc>
          <w:tcPr>
            <w:tcW w:w="2444" w:type="dxa"/>
            <w:vMerge/>
          </w:tcPr>
          <w:p w14:paraId="3C58F118" w14:textId="77777777" w:rsidR="00E24B3D" w:rsidRDefault="00E24B3D" w:rsidP="002F7C60"/>
        </w:tc>
        <w:tc>
          <w:tcPr>
            <w:tcW w:w="2709" w:type="dxa"/>
          </w:tcPr>
          <w:p w14:paraId="3B25F7EA" w14:textId="77777777" w:rsidR="00E24B3D" w:rsidRPr="00F06DDA" w:rsidRDefault="00E24B3D" w:rsidP="002F7C60">
            <w:r w:rsidRPr="00F06DDA">
              <w:t xml:space="preserve">inverse ('observed property') </w:t>
            </w:r>
          </w:p>
        </w:tc>
        <w:tc>
          <w:tcPr>
            <w:tcW w:w="4197" w:type="dxa"/>
          </w:tcPr>
          <w:p w14:paraId="3AA4AFD0" w14:textId="77777777" w:rsidR="00E24B3D" w:rsidRDefault="00E24B3D" w:rsidP="002F7C60">
            <w:r w:rsidRPr="00F06DDA">
              <w:t>only</w:t>
            </w:r>
            <w:r>
              <w:t xml:space="preserve"> </w:t>
            </w:r>
            <w:proofErr w:type="gramStart"/>
            <w:r>
              <w:t>sosa:</w:t>
            </w:r>
            <w:r w:rsidRPr="00F06DDA">
              <w:t>Observation</w:t>
            </w:r>
            <w:proofErr w:type="gramEnd"/>
          </w:p>
        </w:tc>
      </w:tr>
      <w:tr w:rsidR="00E24B3D" w14:paraId="01339D76" w14:textId="77777777" w:rsidTr="002F7C60">
        <w:trPr>
          <w:trHeight w:val="63"/>
        </w:trPr>
        <w:tc>
          <w:tcPr>
            <w:tcW w:w="2444" w:type="dxa"/>
            <w:vMerge/>
          </w:tcPr>
          <w:p w14:paraId="3407FCB6" w14:textId="77777777" w:rsidR="00E24B3D" w:rsidRDefault="00E24B3D" w:rsidP="002F7C60"/>
        </w:tc>
        <w:tc>
          <w:tcPr>
            <w:tcW w:w="2709" w:type="dxa"/>
          </w:tcPr>
          <w:p w14:paraId="3176ABCF" w14:textId="77777777" w:rsidR="00E24B3D" w:rsidRPr="00F06DDA" w:rsidRDefault="00E24B3D" w:rsidP="002F7C60">
            <w:r>
              <w:t>sosa:</w:t>
            </w:r>
            <w:r w:rsidRPr="00F06DDA">
              <w:t xml:space="preserve">'is observed by' </w:t>
            </w:r>
          </w:p>
        </w:tc>
        <w:tc>
          <w:tcPr>
            <w:tcW w:w="4197" w:type="dxa"/>
          </w:tcPr>
          <w:p w14:paraId="30A9E7F0" w14:textId="77777777" w:rsidR="00E24B3D" w:rsidRDefault="00E24B3D" w:rsidP="002F7C60">
            <w:r w:rsidRPr="00F06DDA">
              <w:t xml:space="preserve">only </w:t>
            </w:r>
            <w:proofErr w:type="gramStart"/>
            <w:r>
              <w:t>sosa:</w:t>
            </w:r>
            <w:r w:rsidRPr="00F06DDA">
              <w:t>Sensor</w:t>
            </w:r>
            <w:proofErr w:type="gramEnd"/>
          </w:p>
        </w:tc>
      </w:tr>
      <w:tr w:rsidR="004F1D87" w14:paraId="09F99F04" w14:textId="77777777" w:rsidTr="002F7C60">
        <w:trPr>
          <w:trHeight w:val="63"/>
        </w:trPr>
        <w:tc>
          <w:tcPr>
            <w:tcW w:w="2444" w:type="dxa"/>
          </w:tcPr>
          <w:p w14:paraId="342C5EFB" w14:textId="3A39BF04" w:rsidR="004F1D87" w:rsidRDefault="00973D7A" w:rsidP="002F7C60">
            <w:proofErr w:type="gramStart"/>
            <w:r>
              <w:t>sosa:</w:t>
            </w:r>
            <w:r w:rsidR="004F1D87">
              <w:t>FeatureOfInterest</w:t>
            </w:r>
            <w:proofErr w:type="gramEnd"/>
          </w:p>
        </w:tc>
        <w:tc>
          <w:tcPr>
            <w:tcW w:w="2709" w:type="dxa"/>
          </w:tcPr>
          <w:p w14:paraId="254495FC" w14:textId="77777777" w:rsidR="004F1D87" w:rsidRDefault="004F1D87" w:rsidP="002F7C60">
            <w:r>
              <w:t>ssn:</w:t>
            </w:r>
            <w:r w:rsidRPr="00F06DDA">
              <w:t xml:space="preserve">'has property' </w:t>
            </w:r>
          </w:p>
        </w:tc>
        <w:tc>
          <w:tcPr>
            <w:tcW w:w="4197" w:type="dxa"/>
          </w:tcPr>
          <w:p w14:paraId="533A9882" w14:textId="77777777" w:rsidR="004F1D87" w:rsidRDefault="004F1D87" w:rsidP="002F7C60">
            <w:r w:rsidRPr="00F06DDA">
              <w:t xml:space="preserve">min 1 </w:t>
            </w:r>
            <w:proofErr w:type="gramStart"/>
            <w:r w:rsidRPr="00F06DDA">
              <w:t>owl:Thing</w:t>
            </w:r>
            <w:proofErr w:type="gramEnd"/>
            <w:r>
              <w:t xml:space="preserve"> and ssn:Property</w:t>
            </w:r>
          </w:p>
        </w:tc>
      </w:tr>
      <w:tr w:rsidR="004F1D87" w14:paraId="6491F58D" w14:textId="77777777" w:rsidTr="002F7C60">
        <w:trPr>
          <w:trHeight w:val="63"/>
        </w:trPr>
        <w:tc>
          <w:tcPr>
            <w:tcW w:w="2444" w:type="dxa"/>
          </w:tcPr>
          <w:p w14:paraId="485607E9" w14:textId="450E3375" w:rsidR="004F1D87" w:rsidRDefault="00973D7A" w:rsidP="002F7C60">
            <w:proofErr w:type="gramStart"/>
            <w:r>
              <w:t>sosa:</w:t>
            </w:r>
            <w:r w:rsidR="004F1D87">
              <w:t>Result</w:t>
            </w:r>
            <w:proofErr w:type="gramEnd"/>
          </w:p>
        </w:tc>
        <w:tc>
          <w:tcPr>
            <w:tcW w:w="2709" w:type="dxa"/>
          </w:tcPr>
          <w:p w14:paraId="277A5CF9" w14:textId="77777777" w:rsidR="004F1D87" w:rsidRDefault="004F1D87" w:rsidP="002F7C60">
            <w:r>
              <w:t>sosa:</w:t>
            </w:r>
            <w:r w:rsidRPr="00F06DDA">
              <w:t xml:space="preserve">'is result of' </w:t>
            </w:r>
          </w:p>
        </w:tc>
        <w:tc>
          <w:tcPr>
            <w:tcW w:w="4197" w:type="dxa"/>
          </w:tcPr>
          <w:p w14:paraId="1C4D8271" w14:textId="77777777" w:rsidR="004F1D87" w:rsidRDefault="004F1D87" w:rsidP="002F7C60">
            <w:r w:rsidRPr="00F06DDA">
              <w:t xml:space="preserve">min 1 </w:t>
            </w:r>
            <w:proofErr w:type="gramStart"/>
            <w:r w:rsidRPr="00F06DDA">
              <w:t>owl:Thing</w:t>
            </w:r>
            <w:proofErr w:type="gramEnd"/>
          </w:p>
        </w:tc>
      </w:tr>
    </w:tbl>
    <w:p w14:paraId="4E860D85" w14:textId="77777777" w:rsidR="004F1D87" w:rsidRDefault="004F1D87" w:rsidP="004F1D87">
      <w:pPr>
        <w:rPr>
          <w:b/>
        </w:rPr>
      </w:pPr>
    </w:p>
    <w:p w14:paraId="4E18971B" w14:textId="55EF79DE" w:rsidR="0023361A" w:rsidRDefault="00EE3191" w:rsidP="0023361A">
      <w:pPr>
        <w:keepNext/>
      </w:pPr>
      <w:r w:rsidRPr="00EE3191">
        <w:rPr>
          <w:noProof/>
        </w:rPr>
        <w:drawing>
          <wp:inline distT="0" distB="0" distL="0" distR="0" wp14:anchorId="5F2313DC" wp14:editId="3FD4A763">
            <wp:extent cx="6835382" cy="2233914"/>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61636" cy="2242494"/>
                    </a:xfrm>
                    <a:prstGeom prst="rect">
                      <a:avLst/>
                    </a:prstGeom>
                  </pic:spPr>
                </pic:pic>
              </a:graphicData>
            </a:graphic>
          </wp:inline>
        </w:drawing>
      </w:r>
    </w:p>
    <w:p w14:paraId="71D87435" w14:textId="6FAB8D6F" w:rsidR="0023361A" w:rsidRDefault="0023361A" w:rsidP="0023361A">
      <w:pPr>
        <w:pStyle w:val="Caption"/>
        <w:rPr>
          <w:b w:val="0"/>
        </w:rPr>
      </w:pPr>
      <w:r>
        <w:t xml:space="preserve">Figure </w:t>
      </w:r>
      <w:r w:rsidR="00A24F05">
        <w:rPr>
          <w:noProof/>
        </w:rPr>
        <w:fldChar w:fldCharType="begin"/>
      </w:r>
      <w:r w:rsidR="00A24F05">
        <w:rPr>
          <w:noProof/>
        </w:rPr>
        <w:instrText xml:space="preserve"> SEQ Figure \* ARABIC </w:instrText>
      </w:r>
      <w:r w:rsidR="00A24F05">
        <w:rPr>
          <w:noProof/>
        </w:rPr>
        <w:fldChar w:fldCharType="separate"/>
      </w:r>
      <w:r>
        <w:rPr>
          <w:noProof/>
        </w:rPr>
        <w:t>7</w:t>
      </w:r>
      <w:r w:rsidR="00A24F05">
        <w:rPr>
          <w:noProof/>
        </w:rPr>
        <w:fldChar w:fldCharType="end"/>
      </w:r>
      <w:r>
        <w:t xml:space="preserve">: </w:t>
      </w:r>
      <w:r w:rsidR="00EE3191">
        <w:t>Example of an extension of the S</w:t>
      </w:r>
      <w:r>
        <w:t xml:space="preserve">ensor </w:t>
      </w:r>
      <w:r w:rsidR="00EE3191">
        <w:t>O</w:t>
      </w:r>
      <w:r>
        <w:t xml:space="preserve">ntology </w:t>
      </w:r>
      <w:r w:rsidR="00EE3191">
        <w:t xml:space="preserve">to capture a sensor in </w:t>
      </w:r>
      <w:r>
        <w:t xml:space="preserve">the </w:t>
      </w:r>
      <w:r w:rsidR="00EE3191">
        <w:t>T</w:t>
      </w:r>
      <w:r>
        <w:t xml:space="preserve">ransportation </w:t>
      </w:r>
      <w:r w:rsidR="00EE3191">
        <w:t>S</w:t>
      </w:r>
      <w:r>
        <w:t xml:space="preserve">ystem </w:t>
      </w:r>
      <w:r w:rsidR="00EE3191">
        <w:t>O</w:t>
      </w:r>
      <w:r>
        <w:t>ntology.</w:t>
      </w:r>
    </w:p>
    <w:p w14:paraId="46C42188" w14:textId="77777777" w:rsidR="0023361A" w:rsidRDefault="0023361A" w:rsidP="004F1D87">
      <w:pPr>
        <w:rPr>
          <w:b/>
        </w:rPr>
      </w:pPr>
    </w:p>
    <w:p w14:paraId="07C1855B" w14:textId="17EEFF48" w:rsidR="004F1D87" w:rsidRPr="00EA354A" w:rsidRDefault="004F1D87" w:rsidP="004F1D87">
      <w:pPr>
        <w:rPr>
          <w:b/>
        </w:rPr>
      </w:pPr>
      <w:r>
        <w:rPr>
          <w:b/>
        </w:rPr>
        <w:t>Reused</w:t>
      </w:r>
      <w:r w:rsidRPr="00EA354A">
        <w:rPr>
          <w:b/>
        </w:rPr>
        <w:t xml:space="preserve"> Ontologies:</w:t>
      </w:r>
    </w:p>
    <w:p w14:paraId="2625A5F6" w14:textId="77777777" w:rsidR="004F1D87" w:rsidRPr="005410AB" w:rsidRDefault="004F1D87" w:rsidP="004F1D87">
      <w:pPr>
        <w:pStyle w:val="ListParagraph"/>
        <w:rPr>
          <w:sz w:val="22"/>
          <w:rPrChange w:id="68" w:author="Megan Katsumi" w:date="2018-11-14T12:27:00Z">
            <w:rPr/>
          </w:rPrChange>
        </w:rPr>
      </w:pPr>
      <w:r w:rsidRPr="005410AB">
        <w:rPr>
          <w:sz w:val="22"/>
          <w:rPrChange w:id="69" w:author="Megan Katsumi" w:date="2018-11-14T12:27:00Z">
            <w:rPr/>
          </w:rPrChange>
        </w:rPr>
        <w:t>SSN</w:t>
      </w:r>
    </w:p>
    <w:p w14:paraId="0D5CA729" w14:textId="6D2A1B74" w:rsidR="004F1D87" w:rsidRPr="005410AB" w:rsidRDefault="004F1D87" w:rsidP="004F1D87">
      <w:pPr>
        <w:pStyle w:val="ListParagraph"/>
        <w:rPr>
          <w:sz w:val="22"/>
          <w:rPrChange w:id="70" w:author="Megan Katsumi" w:date="2018-11-14T12:27:00Z">
            <w:rPr/>
          </w:rPrChange>
        </w:rPr>
      </w:pPr>
      <w:r w:rsidRPr="005410AB">
        <w:rPr>
          <w:sz w:val="22"/>
          <w:rPrChange w:id="71" w:author="Megan Katsumi" w:date="2018-11-14T12:27:00Z">
            <w:rPr/>
          </w:rPrChange>
        </w:rPr>
        <w:t>SOSA</w:t>
      </w:r>
    </w:p>
    <w:p w14:paraId="36858CBD" w14:textId="68755ED6" w:rsidR="004F1D87" w:rsidRDefault="004A3CFD" w:rsidP="004F1D87">
      <w:pPr>
        <w:rPr>
          <w:b/>
        </w:rPr>
      </w:pPr>
      <w:r>
        <w:rPr>
          <w:b/>
        </w:rPr>
        <w:t>Future work:</w:t>
      </w:r>
    </w:p>
    <w:p w14:paraId="79C413FA" w14:textId="5507E196" w:rsidR="004A3CFD" w:rsidRPr="004A3CFD" w:rsidRDefault="004A3CFD" w:rsidP="004F1D87">
      <w:r>
        <w:t xml:space="preserve">Add logic to relate the values of observable property, </w:t>
      </w:r>
      <w:r w:rsidR="00CC30BD">
        <w:t xml:space="preserve">observation, </w:t>
      </w:r>
      <w:r>
        <w:t>feature of interest, and result</w:t>
      </w:r>
      <w:r w:rsidR="00CE7BB0">
        <w:t xml:space="preserve">: the observable property indicates how </w:t>
      </w:r>
      <w:r w:rsidR="00CC30BD">
        <w:t xml:space="preserve">(by what property) </w:t>
      </w:r>
      <w:r w:rsidR="00CE7BB0">
        <w:t>the result relates to the feature of interest</w:t>
      </w:r>
      <w:r w:rsidR="00CC30BD">
        <w:t xml:space="preserve">; </w:t>
      </w:r>
      <w:r w:rsidR="00973356">
        <w:t xml:space="preserve">e.g. </w:t>
      </w:r>
      <w:r w:rsidR="00CC30BD">
        <w:t>the location of the loop detector indicates the identity of the feature of interest of its observations.</w:t>
      </w:r>
    </w:p>
    <w:p w14:paraId="7A62F150" w14:textId="51D1A516" w:rsidR="005A3E9C" w:rsidRDefault="005A3E9C" w:rsidP="00E80D3C">
      <w:pPr>
        <w:pStyle w:val="Heading2"/>
      </w:pPr>
      <w:bookmarkStart w:id="72" w:name="_Toc2843357"/>
      <w:r>
        <w:t>Contact Ontology</w:t>
      </w:r>
      <w:bookmarkEnd w:id="72"/>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3420DE4C"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p>
    <w:p w14:paraId="6683C563" w14:textId="77777777" w:rsidR="0017129E" w:rsidRDefault="0017129E" w:rsidP="0017129E">
      <w:r w:rsidRPr="00E309CD">
        <w:rPr>
          <w:highlight w:val="yellow"/>
        </w:rPr>
        <w:lastRenderedPageBreak/>
        <w:t>To do: import and extend as required for Person, Building, Organization(?) and Parking ontologies</w:t>
      </w:r>
    </w:p>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proofErr w:type="gramStart"/>
            <w:r>
              <w:t>contact:Address</w:t>
            </w:r>
            <w:proofErr w:type="gramEnd"/>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 xml:space="preserve">exactly 1 </w:t>
            </w:r>
            <w:proofErr w:type="gramStart"/>
            <w:r>
              <w:t>xsd:nonNegativeInteger</w:t>
            </w:r>
            <w:proofErr w:type="gramEnd"/>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 xml:space="preserve">only </w:t>
            </w:r>
            <w:proofErr w:type="gramStart"/>
            <w:r>
              <w:t>xsd:string</w:t>
            </w:r>
            <w:proofErr w:type="gramEnd"/>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 xml:space="preserve">exactly 1 </w:t>
            </w:r>
            <w:proofErr w:type="gramStart"/>
            <w:r>
              <w:t>schema:city</w:t>
            </w:r>
            <w:proofErr w:type="gramEnd"/>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proofErr w:type="gramStart"/>
            <w:r>
              <w:t>spatialloc:hasLocation</w:t>
            </w:r>
            <w:proofErr w:type="gramEnd"/>
          </w:p>
        </w:tc>
        <w:tc>
          <w:tcPr>
            <w:tcW w:w="3930" w:type="dxa"/>
          </w:tcPr>
          <w:p w14:paraId="5C6F79F8" w14:textId="77777777" w:rsidR="002E336F" w:rsidRDefault="002E336F" w:rsidP="005E019A">
            <w:r>
              <w:t xml:space="preserve">exactly 1 </w:t>
            </w:r>
            <w:proofErr w:type="gramStart"/>
            <w:r>
              <w:t>geo:Feature</w:t>
            </w:r>
            <w:proofErr w:type="gramEnd"/>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proofErr w:type="gramStart"/>
            <w:r>
              <w:t>iContact:Address</w:t>
            </w:r>
            <w:proofErr w:type="gramEnd"/>
          </w:p>
        </w:tc>
      </w:tr>
      <w:tr w:rsidR="002E336F" w14:paraId="0150BBE5" w14:textId="77777777" w:rsidTr="002E336F">
        <w:tc>
          <w:tcPr>
            <w:tcW w:w="2776" w:type="dxa"/>
            <w:vMerge w:val="restart"/>
          </w:tcPr>
          <w:p w14:paraId="053A4BF1" w14:textId="1144E908" w:rsidR="002E336F" w:rsidRDefault="002E336F" w:rsidP="005E019A">
            <w:proofErr w:type="gramStart"/>
            <w:r>
              <w:t>contact:HoursOfOperation</w:t>
            </w:r>
            <w:proofErr w:type="gramEnd"/>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proofErr w:type="gramStart"/>
            <w:r>
              <w:t>icontact:HoursOfOperation</w:t>
            </w:r>
            <w:proofErr w:type="gramEnd"/>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proofErr w:type="gramStart"/>
            <w:r>
              <w:t>rec:RecurringEvent</w:t>
            </w:r>
            <w:proofErr w:type="gramEnd"/>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17"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18"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w:t>
      </w:r>
      <w:proofErr w:type="gramStart"/>
      <w:r>
        <w:rPr>
          <w:lang w:val="en-US" w:bidi="en-US"/>
        </w:rPr>
        <w:t>time:TimeZone</w:t>
      </w:r>
      <w:proofErr w:type="gramEnd"/>
      <w:r>
        <w:rPr>
          <w:lang w:val="en-US" w:bidi="en-US"/>
        </w:rPr>
        <w:t>) associated with an address, as well as the primary language of correspondence.</w:t>
      </w:r>
    </w:p>
    <w:p w14:paraId="0F7FD118" w14:textId="167AB78B" w:rsidR="00D01F8A" w:rsidRDefault="00D01F8A" w:rsidP="002A6246">
      <w:pPr>
        <w:pStyle w:val="Heading2"/>
      </w:pPr>
      <w:bookmarkStart w:id="73" w:name="_Toc2843358"/>
      <w:r w:rsidRPr="00EC4B04">
        <w:t>Person</w:t>
      </w:r>
      <w:r w:rsidRPr="00956273">
        <w:t xml:space="preserve"> Ontology</w:t>
      </w:r>
      <w:bookmarkEnd w:id="73"/>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11"/>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proofErr w:type="gramStart"/>
            <w:r>
              <w:t>change:TimeVaryingConcept</w:t>
            </w:r>
            <w:proofErr w:type="gramEnd"/>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proofErr w:type="gramStart"/>
            <w:r>
              <w:t>change:hasManifestation</w:t>
            </w:r>
            <w:proofErr w:type="gramEnd"/>
            <w:r>
              <w:t xml:space="preserve">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proofErr w:type="gramStart"/>
            <w:r>
              <w:t>change:existsAt</w:t>
            </w:r>
            <w:proofErr w:type="gramEnd"/>
          </w:p>
        </w:tc>
        <w:tc>
          <w:tcPr>
            <w:tcW w:w="4763" w:type="dxa"/>
          </w:tcPr>
          <w:p w14:paraId="3EF32AB5" w14:textId="77777777" w:rsidR="0020475C" w:rsidRDefault="0020475C" w:rsidP="009037A2">
            <w:r>
              <w:t xml:space="preserve">exactly 1 </w:t>
            </w:r>
            <w:proofErr w:type="gramStart"/>
            <w:r>
              <w:t>time:Interval</w:t>
            </w:r>
            <w:proofErr w:type="gramEnd"/>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proofErr w:type="gramStart"/>
            <w:r>
              <w:t>schema:birthDate</w:t>
            </w:r>
            <w:proofErr w:type="gramEnd"/>
          </w:p>
        </w:tc>
        <w:tc>
          <w:tcPr>
            <w:tcW w:w="4763" w:type="dxa"/>
          </w:tcPr>
          <w:p w14:paraId="18812C4F" w14:textId="77777777" w:rsidR="0020475C" w:rsidRDefault="0020475C" w:rsidP="009037A2">
            <w:r>
              <w:t xml:space="preserve">exactly 1 </w:t>
            </w:r>
            <w:proofErr w:type="gramStart"/>
            <w:r>
              <w:t>time:Instant</w:t>
            </w:r>
            <w:proofErr w:type="gramEnd"/>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proofErr w:type="gramStart"/>
            <w:r w:rsidRPr="0020475C">
              <w:t>schema:deathDate</w:t>
            </w:r>
            <w:proofErr w:type="gramEnd"/>
          </w:p>
        </w:tc>
        <w:tc>
          <w:tcPr>
            <w:tcW w:w="4763" w:type="dxa"/>
          </w:tcPr>
          <w:p w14:paraId="6F4AD22C" w14:textId="44180F79" w:rsidR="0020475C" w:rsidRPr="0020475C" w:rsidRDefault="0020475C" w:rsidP="00212353">
            <w:r w:rsidRPr="0020475C">
              <w:t xml:space="preserve">max 1 </w:t>
            </w:r>
            <w:proofErr w:type="gramStart"/>
            <w:r w:rsidRPr="0020475C">
              <w:t>time:Instant</w:t>
            </w:r>
            <w:proofErr w:type="gramEnd"/>
          </w:p>
        </w:tc>
      </w:tr>
      <w:tr w:rsidR="00212353" w14:paraId="71B90ADE" w14:textId="77777777" w:rsidTr="00212353">
        <w:tc>
          <w:tcPr>
            <w:tcW w:w="2062" w:type="dxa"/>
            <w:vMerge w:val="restart"/>
          </w:tcPr>
          <w:p w14:paraId="63A30F9F" w14:textId="77777777" w:rsidR="00212353" w:rsidRDefault="00212353" w:rsidP="00212353">
            <w:r>
              <w:lastRenderedPageBreak/>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proofErr w:type="gramStart"/>
            <w:r>
              <w:t>change:manifestationOf</w:t>
            </w:r>
            <w:proofErr w:type="gramEnd"/>
            <w:r>
              <w:t xml:space="preserve">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proofErr w:type="gramStart"/>
            <w:r>
              <w:t>change:Manifestation</w:t>
            </w:r>
            <w:proofErr w:type="gramEnd"/>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proofErr w:type="gramStart"/>
            <w:r>
              <w:t>change:existsAt</w:t>
            </w:r>
            <w:proofErr w:type="gramEnd"/>
          </w:p>
        </w:tc>
        <w:tc>
          <w:tcPr>
            <w:tcW w:w="4763" w:type="dxa"/>
          </w:tcPr>
          <w:p w14:paraId="59B26082" w14:textId="77777777" w:rsidR="00212353" w:rsidRDefault="00212353" w:rsidP="00212353">
            <w:r>
              <w:t xml:space="preserve">exactly 1 </w:t>
            </w:r>
            <w:proofErr w:type="gramStart"/>
            <w:r>
              <w:t>time:TemporalEntity</w:t>
            </w:r>
            <w:proofErr w:type="gramEnd"/>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 xml:space="preserve">exactly 1 </w:t>
            </w:r>
            <w:proofErr w:type="gramStart"/>
            <w:r w:rsidRPr="0090469C">
              <w:t>om:</w:t>
            </w:r>
            <w:r w:rsidR="0090469C" w:rsidRPr="0090469C">
              <w:t>duration</w:t>
            </w:r>
            <w:proofErr w:type="gramEnd"/>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 xml:space="preserve">exactly 1 </w:t>
            </w:r>
            <w:proofErr w:type="gramStart"/>
            <w:r w:rsidRPr="00217B46">
              <w:t>xsd:boolean</w:t>
            </w:r>
            <w:proofErr w:type="gramEnd"/>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proofErr w:type="gramStart"/>
            <w:r>
              <w:t>schema:parent</w:t>
            </w:r>
            <w:proofErr w:type="gramEnd"/>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proofErr w:type="gramStart"/>
            <w:r>
              <w:t>schema:spouse</w:t>
            </w:r>
            <w:proofErr w:type="gramEnd"/>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proofErr w:type="gramStart"/>
            <w:r>
              <w:t>schema:children</w:t>
            </w:r>
            <w:proofErr w:type="gramEnd"/>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proofErr w:type="gramStart"/>
            <w:r>
              <w:t>schema:address</w:t>
            </w:r>
            <w:proofErr w:type="gramEnd"/>
          </w:p>
        </w:tc>
        <w:tc>
          <w:tcPr>
            <w:tcW w:w="4763" w:type="dxa"/>
          </w:tcPr>
          <w:p w14:paraId="68DF385C" w14:textId="77777777" w:rsidR="00212353" w:rsidRDefault="00212353" w:rsidP="00212353">
            <w:r>
              <w:t xml:space="preserve">some </w:t>
            </w:r>
            <w:proofErr w:type="gramStart"/>
            <w:r>
              <w:t>schema:PostalAddress</w:t>
            </w:r>
            <w:proofErr w:type="gramEnd"/>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w:t>
            </w:r>
            <w:proofErr w:type="gramStart"/>
            <w:r w:rsidRPr="00CA591B">
              <w:t>person:male</w:t>
            </w:r>
            <w:proofErr w:type="gramEnd"/>
            <w:r w:rsidRPr="00CA591B">
              <w:t>,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2"/>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212353">
      <w:pPr>
        <w:pStyle w:val="ListParagraph"/>
        <w:numPr>
          <w:ilvl w:val="0"/>
          <w:numId w:val="26"/>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74" w:name="_Toc2843359"/>
      <w:r>
        <w:t>Household Ontology</w:t>
      </w:r>
      <w:bookmarkEnd w:id="74"/>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64C8C30B" w:rsidR="00896B55" w:rsidRPr="00C74053" w:rsidRDefault="007F18DA" w:rsidP="009E4A69">
      <w:pPr>
        <w:pStyle w:val="ListParagraph"/>
        <w:rPr>
          <w:sz w:val="24"/>
        </w:rPr>
      </w:pPr>
      <w:r w:rsidRPr="00C74053">
        <w:rPr>
          <w:sz w:val="24"/>
        </w:rPr>
        <w:t>Family</w:t>
      </w:r>
      <w:r w:rsidR="00896B55" w:rsidRPr="00C74053">
        <w:rPr>
          <w:sz w:val="24"/>
        </w:rPr>
        <w:t xml:space="preserve">: </w:t>
      </w:r>
      <w:r w:rsidR="001E7288" w:rsidRPr="00C74053">
        <w:rPr>
          <w:sz w:val="24"/>
        </w:rPr>
        <w:t xml:space="preserve">The notion of Family </w:t>
      </w:r>
      <w:r w:rsidRPr="00C74053">
        <w:rPr>
          <w:sz w:val="24"/>
        </w:rPr>
        <w:t>simply make</w:t>
      </w:r>
      <w:r w:rsidR="009E45C2" w:rsidRPr="00C74053">
        <w:rPr>
          <w:sz w:val="24"/>
        </w:rPr>
        <w:t>s</w:t>
      </w:r>
      <w:r w:rsidRPr="00C74053">
        <w:rPr>
          <w:sz w:val="24"/>
        </w:rPr>
        <w:t xml:space="preserve"> the commitment that it is a group of people who are connected via the has-spouse or has-child properties. From these, we can derive grandparents, aunts, uncles, etcetera.</w:t>
      </w:r>
      <w:r w:rsidRPr="00C74053">
        <w:rPr>
          <w:sz w:val="24"/>
        </w:rPr>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rsidRPr="00C74053">
        <w:rPr>
          <w:sz w:val="24"/>
        </w:rPr>
        <w:t>It</w:t>
      </w:r>
      <w:r w:rsidRPr="00C74053">
        <w:rPr>
          <w:sz w:val="24"/>
        </w:rPr>
        <w:t xml:space="preserve"> may be more useful to consider a relatedTo property between Persons, or only defining restricted subclasses of Family</w:t>
      </w:r>
      <w:r w:rsidR="001E7288" w:rsidRPr="00C74053">
        <w:rPr>
          <w:sz w:val="24"/>
        </w:rPr>
        <w:t>; for example, different types of Family (e.g. Immediate, Extended)</w:t>
      </w:r>
      <w:r w:rsidR="00520AAA" w:rsidRPr="00C74053">
        <w:rPr>
          <w:sz w:val="24"/>
        </w:rPr>
        <w:t xml:space="preserve"> may be defined</w:t>
      </w:r>
      <w:r w:rsidR="001E7288" w:rsidRPr="00C74053">
        <w:rPr>
          <w:sz w:val="24"/>
        </w:rPr>
        <w:t xml:space="preserve">. </w:t>
      </w:r>
    </w:p>
    <w:p w14:paraId="0C7B4B36" w14:textId="77777777" w:rsidR="00896B55" w:rsidRPr="00C74053" w:rsidRDefault="00896B55" w:rsidP="009E4A69">
      <w:pPr>
        <w:pStyle w:val="ListParagraph"/>
        <w:rPr>
          <w:sz w:val="24"/>
        </w:rPr>
      </w:pPr>
      <w:r w:rsidRPr="00C74053">
        <w:rPr>
          <w:sz w:val="24"/>
        </w:rPr>
        <w:t xml:space="preserve">Household: A Household </w:t>
      </w:r>
      <w:r w:rsidRPr="00C74053">
        <w:rPr>
          <w:b/>
          <w:sz w:val="24"/>
        </w:rPr>
        <w:t>occupies</w:t>
      </w:r>
      <w:r w:rsidRPr="00C74053">
        <w:rPr>
          <w:sz w:val="24"/>
        </w:rPr>
        <w:t xml:space="preserve"> a particular Dwelling, according to some </w:t>
      </w:r>
      <w:r w:rsidRPr="00C74053">
        <w:rPr>
          <w:b/>
          <w:sz w:val="24"/>
        </w:rPr>
        <w:t>tenure</w:t>
      </w:r>
      <w:r w:rsidRPr="00C74053">
        <w:rPr>
          <w:sz w:val="24"/>
        </w:rPr>
        <w:t xml:space="preserve"> type.</w:t>
      </w:r>
      <w:r w:rsidR="0020035A" w:rsidRPr="00C74053">
        <w:rPr>
          <w:sz w:val="24"/>
        </w:rPr>
        <w:t xml:space="preserve"> It is defined by this location, so that if the members move (even collectively), the new residence constitutes a new Household.</w:t>
      </w:r>
      <w:r w:rsidRPr="00C74053">
        <w:rPr>
          <w:sz w:val="24"/>
        </w:rPr>
        <w:br/>
        <w:t xml:space="preserve">Note that a Household, and likely many other classes may have different definitions in </w:t>
      </w:r>
      <w:r w:rsidRPr="00C74053">
        <w:rPr>
          <w:sz w:val="24"/>
        </w:rPr>
        <w:lastRenderedPageBreak/>
        <w:t xml:space="preserve">different contexts/applications. To address </w:t>
      </w:r>
      <w:proofErr w:type="gramStart"/>
      <w:r w:rsidRPr="00C74053">
        <w:rPr>
          <w:sz w:val="24"/>
        </w:rPr>
        <w:t>this</w:t>
      </w:r>
      <w:proofErr w:type="gramEnd"/>
      <w:r w:rsidRPr="00C74053">
        <w:rPr>
          <w:sz w:val="24"/>
        </w:rPr>
        <w:t xml:space="preserve"> we </w:t>
      </w:r>
      <w:r w:rsidR="000D74C8" w:rsidRPr="00C74053">
        <w:rPr>
          <w:sz w:val="24"/>
        </w:rPr>
        <w:t>may be required to</w:t>
      </w:r>
      <w:r w:rsidRPr="00C74053">
        <w:rPr>
          <w:sz w:val="24"/>
        </w:rPr>
        <w:t xml:space="preserve"> introduce specializations of the class (e.g. ILUTE_Household, TTS_Household)</w:t>
      </w:r>
      <w:r w:rsidR="000D74C8" w:rsidRPr="00C74053">
        <w:rPr>
          <w:sz w:val="24"/>
        </w:rPr>
        <w:t xml:space="preserve"> in future extensions.</w:t>
      </w:r>
    </w:p>
    <w:p w14:paraId="71011375" w14:textId="77777777" w:rsidR="00896B55" w:rsidRPr="00C74053" w:rsidRDefault="00896B55" w:rsidP="009E4A69">
      <w:pPr>
        <w:pStyle w:val="ListParagraph"/>
        <w:rPr>
          <w:sz w:val="24"/>
        </w:rPr>
      </w:pPr>
      <w:r w:rsidRPr="00C74053">
        <w:rPr>
          <w:sz w:val="24"/>
        </w:rPr>
        <w:t>Dwelling</w:t>
      </w:r>
      <w:r w:rsidR="00320390" w:rsidRPr="00C74053">
        <w:rPr>
          <w:sz w:val="24"/>
        </w:rPr>
        <w:t xml:space="preserve"> Unit</w:t>
      </w:r>
      <w:r w:rsidRPr="00C74053">
        <w:rPr>
          <w:sz w:val="24"/>
        </w:rPr>
        <w:t xml:space="preserve">: A Dwelling </w:t>
      </w:r>
      <w:r w:rsidR="00320390" w:rsidRPr="00C74053">
        <w:rPr>
          <w:sz w:val="24"/>
        </w:rPr>
        <w:t xml:space="preserve">Unit </w:t>
      </w:r>
      <w:r w:rsidRPr="00C74053">
        <w:rPr>
          <w:sz w:val="24"/>
        </w:rPr>
        <w:t xml:space="preserve">is </w:t>
      </w:r>
      <w:r w:rsidRPr="00C74053">
        <w:rPr>
          <w:b/>
          <w:sz w:val="24"/>
        </w:rPr>
        <w:t>occupied</w:t>
      </w:r>
      <w:r w:rsidRPr="00C74053">
        <w:rPr>
          <w:sz w:val="24"/>
        </w:rPr>
        <w:t xml:space="preserve"> by a Household. </w:t>
      </w:r>
      <w:r w:rsidRPr="00C74053">
        <w:rPr>
          <w:sz w:val="24"/>
        </w:rPr>
        <w:br/>
        <w:t>A Dwelling</w:t>
      </w:r>
      <w:r w:rsidR="00320390" w:rsidRPr="00C74053">
        <w:rPr>
          <w:sz w:val="24"/>
        </w:rPr>
        <w:t xml:space="preserve"> Unit</w:t>
      </w:r>
      <w:r w:rsidRPr="00C74053">
        <w:rPr>
          <w:sz w:val="24"/>
        </w:rPr>
        <w:t xml:space="preserve"> has a</w:t>
      </w:r>
      <w:r w:rsidRPr="00C74053">
        <w:rPr>
          <w:b/>
          <w:sz w:val="24"/>
        </w:rPr>
        <w:t xml:space="preserve"> market</w:t>
      </w:r>
      <w:r w:rsidRPr="00C74053">
        <w:rPr>
          <w:sz w:val="24"/>
        </w:rPr>
        <w:t xml:space="preserve"> </w:t>
      </w:r>
      <w:r w:rsidRPr="00C74053">
        <w:rPr>
          <w:b/>
          <w:sz w:val="24"/>
        </w:rPr>
        <w:t>value</w:t>
      </w:r>
      <w:r w:rsidRPr="00C74053">
        <w:rPr>
          <w:sz w:val="24"/>
        </w:rPr>
        <w:t>.</w:t>
      </w:r>
      <w:r w:rsidRPr="00C74053">
        <w:rPr>
          <w:sz w:val="24"/>
        </w:rPr>
        <w:br/>
        <w:t>A Dwelling</w:t>
      </w:r>
      <w:r w:rsidR="00320390" w:rsidRPr="00C74053">
        <w:rPr>
          <w:sz w:val="24"/>
        </w:rPr>
        <w:t xml:space="preserve"> Unit</w:t>
      </w:r>
      <w:r w:rsidRPr="00C74053">
        <w:rPr>
          <w:sz w:val="24"/>
        </w:rPr>
        <w:t xml:space="preserve"> has some Location.</w:t>
      </w:r>
    </w:p>
    <w:p w14:paraId="5B930D1B" w14:textId="32542555" w:rsidR="00994900" w:rsidRDefault="00D44FEE" w:rsidP="00994900">
      <w:r w:rsidRPr="00D44FEE">
        <w:rPr>
          <w:noProof/>
        </w:rPr>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proofErr w:type="gramStart"/>
            <w:r>
              <w:t>change:</w:t>
            </w:r>
            <w:r w:rsidR="002626F5">
              <w:t>TimeVaryingConcept</w:t>
            </w:r>
            <w:proofErr w:type="gramEnd"/>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proofErr w:type="gramStart"/>
            <w:r>
              <w:t>change:</w:t>
            </w:r>
            <w:r w:rsidR="002626F5">
              <w:t>hasManifestation</w:t>
            </w:r>
            <w:proofErr w:type="gramEnd"/>
            <w:r w:rsidR="002626F5">
              <w:t xml:space="preserve">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proofErr w:type="gramStart"/>
            <w:r>
              <w:t>change:</w:t>
            </w:r>
            <w:r w:rsidR="006D5597">
              <w:t>existsAt</w:t>
            </w:r>
            <w:proofErr w:type="gramEnd"/>
          </w:p>
        </w:tc>
        <w:tc>
          <w:tcPr>
            <w:tcW w:w="4696" w:type="dxa"/>
          </w:tcPr>
          <w:p w14:paraId="7B1C2FE5" w14:textId="77777777" w:rsidR="002626F5" w:rsidRDefault="002626F5" w:rsidP="002626F5">
            <w:r>
              <w:t xml:space="preserve">exactly 1 </w:t>
            </w:r>
            <w:proofErr w:type="gramStart"/>
            <w:r w:rsidR="005C1AFC">
              <w:t>time:</w:t>
            </w:r>
            <w:r>
              <w:t>Interval</w:t>
            </w:r>
            <w:proofErr w:type="gramEnd"/>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proofErr w:type="gramStart"/>
            <w:r>
              <w:t>change:Manifestation</w:t>
            </w:r>
            <w:proofErr w:type="gramEnd"/>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proofErr w:type="gramStart"/>
            <w:r>
              <w:t>change:manifestationOf</w:t>
            </w:r>
            <w:proofErr w:type="gramEnd"/>
            <w:r>
              <w:t xml:space="preserve">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proofErr w:type="gramStart"/>
            <w:r>
              <w:t>change:existsAt</w:t>
            </w:r>
            <w:proofErr w:type="gramEnd"/>
          </w:p>
        </w:tc>
        <w:tc>
          <w:tcPr>
            <w:tcW w:w="4696" w:type="dxa"/>
          </w:tcPr>
          <w:p w14:paraId="36CE44D7" w14:textId="77777777" w:rsidR="008A7A83" w:rsidRDefault="008A7A83" w:rsidP="002626F5">
            <w:r>
              <w:t xml:space="preserve">exactly </w:t>
            </w:r>
            <w:proofErr w:type="gramStart"/>
            <w:r>
              <w:t>1  time</w:t>
            </w:r>
            <w:proofErr w:type="gramEnd"/>
            <w:r>
              <w:t>:TemporalEntity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485BD856" w:rsidR="008A7A83" w:rsidRDefault="0083161B" w:rsidP="002626F5">
            <w:r w:rsidRPr="00CA16AC">
              <w:t>hasFamilyMember</w:t>
            </w:r>
          </w:p>
        </w:tc>
        <w:tc>
          <w:tcPr>
            <w:tcW w:w="4696" w:type="dxa"/>
          </w:tcPr>
          <w:p w14:paraId="7DDDD370" w14:textId="05B0E67C" w:rsidR="008A7A83" w:rsidRDefault="008A7A83" w:rsidP="002626F5">
            <w:r>
              <w:t xml:space="preserve">only </w:t>
            </w:r>
            <w:proofErr w:type="gramStart"/>
            <w:r>
              <w:t>person:Person</w:t>
            </w:r>
            <w:proofErr w:type="gramEnd"/>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proofErr w:type="gramStart"/>
            <w:r>
              <w:t>change:t</w:t>
            </w:r>
            <w:r w:rsidR="002626F5">
              <w:t>imeVaryingConcept</w:t>
            </w:r>
            <w:proofErr w:type="gramEnd"/>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proofErr w:type="gramStart"/>
            <w:r>
              <w:t>change:</w:t>
            </w:r>
            <w:r w:rsidR="002626F5">
              <w:t>ha</w:t>
            </w:r>
            <w:r w:rsidR="008161C5">
              <w:t>sManifestation</w:t>
            </w:r>
            <w:proofErr w:type="gramEnd"/>
            <w:r w:rsidR="008161C5">
              <w:t xml:space="preserve">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proofErr w:type="gramStart"/>
            <w:r>
              <w:t>change:</w:t>
            </w:r>
            <w:r w:rsidR="006D5597">
              <w:t>existsAt</w:t>
            </w:r>
            <w:proofErr w:type="gramEnd"/>
          </w:p>
        </w:tc>
        <w:tc>
          <w:tcPr>
            <w:tcW w:w="4696" w:type="dxa"/>
          </w:tcPr>
          <w:p w14:paraId="1B8C0A61" w14:textId="77777777" w:rsidR="002626F5" w:rsidRDefault="002626F5" w:rsidP="002626F5">
            <w:r>
              <w:t xml:space="preserve">exactly </w:t>
            </w:r>
            <w:proofErr w:type="gramStart"/>
            <w:r>
              <w:t xml:space="preserve">1 </w:t>
            </w:r>
            <w:r w:rsidR="005C1AFC">
              <w:t xml:space="preserve"> time</w:t>
            </w:r>
            <w:proofErr w:type="gramEnd"/>
            <w:r w:rsidR="005C1AFC">
              <w:t>:</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proofErr w:type="gramStart"/>
            <w:r>
              <w:t>change:Manifestation</w:t>
            </w:r>
            <w:proofErr w:type="gramEnd"/>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proofErr w:type="gramStart"/>
            <w:r>
              <w:t>gci:Household</w:t>
            </w:r>
            <w:proofErr w:type="gramEnd"/>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proofErr w:type="gramStart"/>
            <w:r>
              <w:t>change:manifestationOf</w:t>
            </w:r>
            <w:proofErr w:type="gramEnd"/>
            <w:r>
              <w:t xml:space="preserve">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proofErr w:type="gramStart"/>
            <w:r>
              <w:t>change:existsAt</w:t>
            </w:r>
            <w:proofErr w:type="gramEnd"/>
          </w:p>
        </w:tc>
        <w:tc>
          <w:tcPr>
            <w:tcW w:w="4696" w:type="dxa"/>
          </w:tcPr>
          <w:p w14:paraId="1A1EACEF" w14:textId="0AB15ACE" w:rsidR="008A7A83" w:rsidRDefault="008A7A83" w:rsidP="002626F5">
            <w:r>
              <w:t xml:space="preserve">exactly </w:t>
            </w:r>
            <w:r w:rsidR="00BE5934">
              <w:t>1</w:t>
            </w:r>
            <w:r>
              <w:t xml:space="preserve"> </w:t>
            </w:r>
            <w:proofErr w:type="gramStart"/>
            <w:r>
              <w:t>time:TemporalEntity</w:t>
            </w:r>
            <w:proofErr w:type="gramEnd"/>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7A790DDF" w:rsidR="008A7A83" w:rsidRDefault="00A05A82" w:rsidP="002626F5">
            <w:r w:rsidRPr="00CA16AC">
              <w:t>hasHouseholdMember</w:t>
            </w:r>
          </w:p>
        </w:tc>
        <w:tc>
          <w:tcPr>
            <w:tcW w:w="4696" w:type="dxa"/>
          </w:tcPr>
          <w:p w14:paraId="358A9B72" w14:textId="05F4E90C" w:rsidR="008A7A83" w:rsidRDefault="008A7A83" w:rsidP="002626F5">
            <w:r>
              <w:t xml:space="preserve">only </w:t>
            </w:r>
            <w:proofErr w:type="gramStart"/>
            <w:r>
              <w:t>person:Person</w:t>
            </w:r>
            <w:proofErr w:type="gramEnd"/>
          </w:p>
        </w:tc>
      </w:tr>
      <w:tr w:rsidR="00FB3138" w14:paraId="368DDE8E" w14:textId="77777777" w:rsidTr="008A7A83">
        <w:trPr>
          <w:cantSplit/>
        </w:trPr>
        <w:tc>
          <w:tcPr>
            <w:tcW w:w="2097" w:type="dxa"/>
            <w:vMerge w:val="restart"/>
          </w:tcPr>
          <w:p w14:paraId="2C4445EB" w14:textId="77777777" w:rsidR="00FB3138" w:rsidRDefault="00FB3138" w:rsidP="00FB3138">
            <w:r>
              <w:lastRenderedPageBreak/>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proofErr w:type="gramStart"/>
            <w:r>
              <w:t>change:</w:t>
            </w:r>
            <w:r w:rsidR="00FB3138">
              <w:t>TimeVaryingConcept</w:t>
            </w:r>
            <w:proofErr w:type="gramEnd"/>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proofErr w:type="gramStart"/>
            <w:r>
              <w:t>change:</w:t>
            </w:r>
            <w:r w:rsidR="00FB3138">
              <w:t>hasManifestation</w:t>
            </w:r>
            <w:proofErr w:type="gramEnd"/>
            <w:r w:rsidR="00FB3138">
              <w:t xml:space="preserve">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proofErr w:type="gramStart"/>
            <w:r>
              <w:t>change:</w:t>
            </w:r>
            <w:r w:rsidR="006D5597">
              <w:t>existsAt</w:t>
            </w:r>
            <w:proofErr w:type="gramEnd"/>
          </w:p>
        </w:tc>
        <w:tc>
          <w:tcPr>
            <w:tcW w:w="4696" w:type="dxa"/>
          </w:tcPr>
          <w:p w14:paraId="6AFEFA26" w14:textId="77777777" w:rsidR="00FB3138" w:rsidRDefault="00FB3138" w:rsidP="00FB3138">
            <w:r>
              <w:t xml:space="preserve">exactly </w:t>
            </w:r>
            <w:proofErr w:type="gramStart"/>
            <w:r>
              <w:t xml:space="preserve">1 </w:t>
            </w:r>
            <w:r w:rsidR="005C1AFC">
              <w:t xml:space="preserve"> time</w:t>
            </w:r>
            <w:proofErr w:type="gramEnd"/>
            <w:r w:rsidR="005C1AFC">
              <w:t>:</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proofErr w:type="gramStart"/>
            <w:r>
              <w:t>schema:address</w:t>
            </w:r>
            <w:proofErr w:type="gramEnd"/>
          </w:p>
        </w:tc>
        <w:tc>
          <w:tcPr>
            <w:tcW w:w="4696" w:type="dxa"/>
          </w:tcPr>
          <w:p w14:paraId="01030A16" w14:textId="77777777" w:rsidR="00FB3138" w:rsidRDefault="00FB3138" w:rsidP="00FA4A04">
            <w:r>
              <w:t xml:space="preserve">only </w:t>
            </w:r>
            <w:proofErr w:type="gramStart"/>
            <w:r w:rsidR="00FA4A04">
              <w:t>schema:PostalAddress</w:t>
            </w:r>
            <w:proofErr w:type="gramEnd"/>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w:t>
            </w:r>
            <w:proofErr w:type="gramStart"/>
            <w:r>
              <w:t>loc:</w:t>
            </w:r>
            <w:r w:rsidR="00FB3138">
              <w:t>hasLocation</w:t>
            </w:r>
            <w:proofErr w:type="gramEnd"/>
          </w:p>
        </w:tc>
        <w:tc>
          <w:tcPr>
            <w:tcW w:w="4696" w:type="dxa"/>
          </w:tcPr>
          <w:p w14:paraId="503F8723" w14:textId="77777777" w:rsidR="00FB3138" w:rsidRDefault="00FB3138" w:rsidP="00FB3138">
            <w:proofErr w:type="gramStart"/>
            <w:r>
              <w:t xml:space="preserve">only </w:t>
            </w:r>
            <w:r w:rsidR="005A7ABB">
              <w:t xml:space="preserve"> </w:t>
            </w:r>
            <w:r w:rsidR="00A65215">
              <w:t>spatial</w:t>
            </w:r>
            <w:proofErr w:type="gramEnd"/>
            <w:r w:rsidR="00A65215">
              <w:t>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proofErr w:type="gramStart"/>
            <w:r>
              <w:t>change:</w:t>
            </w:r>
            <w:r w:rsidR="00FB3138">
              <w:t>Manifestation</w:t>
            </w:r>
            <w:proofErr w:type="gramEnd"/>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proofErr w:type="gramStart"/>
            <w:r>
              <w:t>change:</w:t>
            </w:r>
            <w:r w:rsidR="00FB3138">
              <w:t>manifestationOf</w:t>
            </w:r>
            <w:proofErr w:type="gramEnd"/>
            <w:r w:rsidR="00FB3138">
              <w:t xml:space="preserve">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proofErr w:type="gramStart"/>
            <w:r>
              <w:t>change:</w:t>
            </w:r>
            <w:r w:rsidR="006D5597">
              <w:t>existsAt</w:t>
            </w:r>
            <w:proofErr w:type="gramEnd"/>
          </w:p>
        </w:tc>
        <w:tc>
          <w:tcPr>
            <w:tcW w:w="4696" w:type="dxa"/>
          </w:tcPr>
          <w:p w14:paraId="6802396B" w14:textId="77777777" w:rsidR="00FB3138" w:rsidRDefault="00FB3138" w:rsidP="00FB3138">
            <w:r>
              <w:t xml:space="preserve">exactly </w:t>
            </w:r>
            <w:proofErr w:type="gramStart"/>
            <w:r>
              <w:t xml:space="preserve">1 </w:t>
            </w:r>
            <w:r w:rsidR="005C1AFC">
              <w:t xml:space="preserve"> time</w:t>
            </w:r>
            <w:proofErr w:type="gramEnd"/>
            <w:r w:rsidR="005C1AFC">
              <w:t>:</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proofErr w:type="gramStart"/>
            <w:r w:rsidR="00B82CCD">
              <w:t>monetary:</w:t>
            </w:r>
            <w:r w:rsidR="00FB3138">
              <w:t>MonetaryValue</w:t>
            </w:r>
            <w:proofErr w:type="gramEnd"/>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389"/>
        <w:gridCol w:w="2442"/>
        <w:gridCol w:w="4519"/>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0C1D7787" w:rsidR="00712851" w:rsidRDefault="0083161B" w:rsidP="00F20D7E">
            <w:r>
              <w:t>O</w:t>
            </w:r>
            <w:r w:rsidR="00712851">
              <w:t>ccupies</w:t>
            </w:r>
          </w:p>
        </w:tc>
      </w:tr>
      <w:tr w:rsidR="0083161B" w14:paraId="2F57416B" w14:textId="77777777" w:rsidTr="00F20D7E">
        <w:tc>
          <w:tcPr>
            <w:tcW w:w="2248" w:type="dxa"/>
          </w:tcPr>
          <w:p w14:paraId="4F2F16E2" w14:textId="417582C8" w:rsidR="0083161B" w:rsidRPr="00AE2788" w:rsidRDefault="0083161B" w:rsidP="00F20D7E">
            <w:r w:rsidRPr="00AE2788">
              <w:t>hasFamilyMember</w:t>
            </w:r>
          </w:p>
        </w:tc>
        <w:tc>
          <w:tcPr>
            <w:tcW w:w="2534" w:type="dxa"/>
          </w:tcPr>
          <w:p w14:paraId="5C8DC839" w14:textId="4D4E1400" w:rsidR="0083161B" w:rsidRPr="00AE2788" w:rsidRDefault="00AE2788" w:rsidP="00F20D7E">
            <w:r w:rsidRPr="00AE2788">
              <w:t>subPropertyOf</w:t>
            </w:r>
          </w:p>
        </w:tc>
        <w:tc>
          <w:tcPr>
            <w:tcW w:w="4794" w:type="dxa"/>
          </w:tcPr>
          <w:p w14:paraId="464710AB" w14:textId="04CBD364" w:rsidR="0083161B" w:rsidRPr="00AE2788" w:rsidRDefault="0083161B" w:rsidP="00F20D7E">
            <w:proofErr w:type="gramStart"/>
            <w:r w:rsidRPr="00AE2788">
              <w:t>mer:hasComponent</w:t>
            </w:r>
            <w:proofErr w:type="gramEnd"/>
          </w:p>
        </w:tc>
      </w:tr>
      <w:tr w:rsidR="0083161B" w14:paraId="7EF81DBD" w14:textId="77777777" w:rsidTr="00F20D7E">
        <w:tc>
          <w:tcPr>
            <w:tcW w:w="2248" w:type="dxa"/>
          </w:tcPr>
          <w:p w14:paraId="510D5D96" w14:textId="0F99C4DD" w:rsidR="0083161B" w:rsidRPr="00AE2788" w:rsidRDefault="0083161B" w:rsidP="00F20D7E">
            <w:r w:rsidRPr="00AE2788">
              <w:t>hasHouseholdMember</w:t>
            </w:r>
          </w:p>
        </w:tc>
        <w:tc>
          <w:tcPr>
            <w:tcW w:w="2534" w:type="dxa"/>
          </w:tcPr>
          <w:p w14:paraId="08CC22BB" w14:textId="19EBD51C" w:rsidR="0083161B" w:rsidRPr="00AE2788" w:rsidRDefault="00AE2788" w:rsidP="00F20D7E">
            <w:r w:rsidRPr="00AE2788">
              <w:t>subPropertyOf</w:t>
            </w:r>
          </w:p>
        </w:tc>
        <w:tc>
          <w:tcPr>
            <w:tcW w:w="4794" w:type="dxa"/>
          </w:tcPr>
          <w:p w14:paraId="1A5D0E3E" w14:textId="6C1EEA03" w:rsidR="0083161B" w:rsidRPr="00AE2788" w:rsidRDefault="0083161B" w:rsidP="00F20D7E">
            <w:proofErr w:type="gramStart"/>
            <w:r w:rsidRPr="00AE2788">
              <w:t>mer:hasComponent</w:t>
            </w:r>
            <w:proofErr w:type="gramEnd"/>
          </w:p>
        </w:tc>
      </w:tr>
    </w:tbl>
    <w:p w14:paraId="1E192C79" w14:textId="77777777" w:rsidR="00712851" w:rsidRDefault="00712851" w:rsidP="00896B55">
      <w:pPr>
        <w:rPr>
          <w:b/>
        </w:rPr>
      </w:pPr>
    </w:p>
    <w:p w14:paraId="3F4458DC" w14:textId="77777777" w:rsidR="00F439E1" w:rsidRDefault="00F439E1" w:rsidP="00896B55">
      <w:pPr>
        <w:rPr>
          <w:b/>
        </w:rPr>
      </w:pPr>
      <w:r>
        <w:rPr>
          <w:b/>
        </w:rPr>
        <w:t>Future Work:</w:t>
      </w:r>
    </w:p>
    <w:p w14:paraId="3ADF4EA6" w14:textId="38810796" w:rsidR="00F439E1" w:rsidRPr="00CA16AC" w:rsidRDefault="00F439E1" w:rsidP="00F439E1">
      <w:pPr>
        <w:pStyle w:val="ListParagraph"/>
        <w:numPr>
          <w:ilvl w:val="0"/>
          <w:numId w:val="26"/>
        </w:numPr>
        <w:rPr>
          <w:sz w:val="24"/>
        </w:rPr>
      </w:pPr>
      <w:r w:rsidRPr="00CA16AC">
        <w:rPr>
          <w:sz w:val="24"/>
        </w:rPr>
        <w:t>Extend the definitions of the classes beyond OWL to capture the different notions of family membership</w:t>
      </w:r>
      <w:r w:rsidR="00AE2788" w:rsidRPr="00CA16AC">
        <w:rPr>
          <w:sz w:val="24"/>
        </w:rPr>
        <w:t xml:space="preserve"> and the types (subclasses) of Family that result.</w:t>
      </w:r>
    </w:p>
    <w:p w14:paraId="5730C56D" w14:textId="77777777" w:rsidR="00F439E1" w:rsidRPr="00CA16AC" w:rsidRDefault="00F439E1" w:rsidP="00F439E1">
      <w:pPr>
        <w:pStyle w:val="ListParagraph"/>
        <w:numPr>
          <w:ilvl w:val="1"/>
          <w:numId w:val="26"/>
        </w:numPr>
        <w:rPr>
          <w:sz w:val="24"/>
        </w:rPr>
      </w:pPr>
      <w:r w:rsidRPr="00CA16AC">
        <w:rPr>
          <w:sz w:val="24"/>
        </w:rPr>
        <w:t>hasParent subpropertyOf isRelated</w:t>
      </w:r>
    </w:p>
    <w:p w14:paraId="3C7B8E34" w14:textId="77777777" w:rsidR="00F439E1" w:rsidRPr="00CA16AC" w:rsidRDefault="00F439E1" w:rsidP="00F439E1">
      <w:pPr>
        <w:pStyle w:val="ListParagraph"/>
        <w:numPr>
          <w:ilvl w:val="1"/>
          <w:numId w:val="26"/>
        </w:numPr>
        <w:rPr>
          <w:sz w:val="24"/>
        </w:rPr>
      </w:pPr>
      <w:r w:rsidRPr="00CA16AC">
        <w:rPr>
          <w:sz w:val="24"/>
        </w:rPr>
        <w:t>hasChild subpropertyOf isRelated</w:t>
      </w:r>
    </w:p>
    <w:p w14:paraId="2837F0D9" w14:textId="77777777" w:rsidR="00F439E1" w:rsidRPr="00CA16AC" w:rsidRDefault="00F439E1" w:rsidP="00F439E1">
      <w:pPr>
        <w:pStyle w:val="ListParagraph"/>
        <w:numPr>
          <w:ilvl w:val="1"/>
          <w:numId w:val="26"/>
        </w:numPr>
        <w:rPr>
          <w:sz w:val="24"/>
        </w:rPr>
      </w:pPr>
      <w:r w:rsidRPr="00CA16AC">
        <w:rPr>
          <w:sz w:val="24"/>
        </w:rPr>
        <w:t>hasParent o hasChild subpropertyOf isRelated</w:t>
      </w:r>
    </w:p>
    <w:p w14:paraId="26BCADA4" w14:textId="77777777" w:rsidR="00F439E1" w:rsidRPr="00CA16AC" w:rsidRDefault="00F439E1" w:rsidP="00F439E1">
      <w:pPr>
        <w:pStyle w:val="ListParagraph"/>
        <w:numPr>
          <w:ilvl w:val="1"/>
          <w:numId w:val="26"/>
        </w:numPr>
        <w:rPr>
          <w:sz w:val="24"/>
        </w:rPr>
      </w:pPr>
      <w:r w:rsidRPr="00CA16AC">
        <w:rPr>
          <w:sz w:val="24"/>
        </w:rPr>
        <w:t>hasChild o hasParent subPropertyOf isRelated</w:t>
      </w:r>
    </w:p>
    <w:p w14:paraId="7A2B2C05" w14:textId="74F6CA26" w:rsidR="00CA16AC" w:rsidRPr="00CA16AC" w:rsidRDefault="00F439E1" w:rsidP="00CA16AC">
      <w:pPr>
        <w:pStyle w:val="ListParagraph"/>
        <w:numPr>
          <w:ilvl w:val="1"/>
          <w:numId w:val="26"/>
        </w:numPr>
        <w:rPr>
          <w:sz w:val="24"/>
        </w:rPr>
      </w:pPr>
      <w:r w:rsidRPr="00CA16AC">
        <w:rPr>
          <w:sz w:val="24"/>
        </w:rPr>
        <w:t>hasParent o (hasParent)- subPropertyOf isRelated</w:t>
      </w:r>
    </w:p>
    <w:p w14:paraId="11ACAD0F" w14:textId="10CCA936" w:rsidR="00F439E1" w:rsidRPr="00CA16AC" w:rsidRDefault="00F439E1" w:rsidP="00F439E1">
      <w:pPr>
        <w:pStyle w:val="ListParagraph"/>
        <w:numPr>
          <w:ilvl w:val="1"/>
          <w:numId w:val="26"/>
        </w:numPr>
        <w:rPr>
          <w:sz w:val="24"/>
        </w:rPr>
      </w:pPr>
      <w:r w:rsidRPr="00CA16AC">
        <w:rPr>
          <w:sz w:val="24"/>
        </w:rPr>
        <w:t xml:space="preserve">… </w:t>
      </w:r>
    </w:p>
    <w:p w14:paraId="3AB60FF6" w14:textId="10364639" w:rsidR="00CA16AC" w:rsidRPr="00CA16AC" w:rsidRDefault="00CA16AC" w:rsidP="00CA16AC">
      <w:pPr>
        <w:pStyle w:val="ListParagraph"/>
        <w:numPr>
          <w:ilvl w:val="0"/>
          <w:numId w:val="26"/>
        </w:numPr>
        <w:rPr>
          <w:sz w:val="24"/>
        </w:rPr>
      </w:pPr>
      <w:r w:rsidRPr="00CA16AC">
        <w:rPr>
          <w:sz w:val="24"/>
        </w:rPr>
        <w:t>Capture more detailed cardinality restrictions:</w:t>
      </w:r>
    </w:p>
    <w:p w14:paraId="758F2974" w14:textId="26EC5702" w:rsidR="00CA16AC" w:rsidRPr="00CA16AC" w:rsidRDefault="00CA16AC" w:rsidP="00CA16AC">
      <w:pPr>
        <w:pStyle w:val="ListParagraph"/>
        <w:numPr>
          <w:ilvl w:val="1"/>
          <w:numId w:val="26"/>
        </w:numPr>
        <w:rPr>
          <w:sz w:val="24"/>
        </w:rPr>
      </w:pPr>
      <w:r w:rsidRPr="00CA16AC">
        <w:rPr>
          <w:sz w:val="24"/>
        </w:rPr>
        <w:t>Family &gt;1hasFamilyMember.Person</w:t>
      </w:r>
    </w:p>
    <w:p w14:paraId="4B08AD47" w14:textId="53D2B5E0" w:rsidR="00CA16AC" w:rsidRPr="00CA16AC" w:rsidRDefault="00CA16AC" w:rsidP="00CA16AC">
      <w:pPr>
        <w:pStyle w:val="ListParagraph"/>
        <w:numPr>
          <w:ilvl w:val="1"/>
          <w:numId w:val="26"/>
        </w:numPr>
        <w:rPr>
          <w:sz w:val="24"/>
        </w:rPr>
      </w:pPr>
      <w:r w:rsidRPr="00CA16AC">
        <w:rPr>
          <w:sz w:val="24"/>
        </w:rPr>
        <w:t>Household &gt;1hasfamilyMember.Person</w:t>
      </w:r>
    </w:p>
    <w:p w14:paraId="46CBCDFC" w14:textId="3C11CB2F" w:rsidR="00896B55" w:rsidRPr="001222AE" w:rsidRDefault="00FB3138" w:rsidP="00896B55">
      <w:pPr>
        <w:rPr>
          <w:b/>
        </w:rPr>
      </w:pPr>
      <w:r>
        <w:rPr>
          <w:b/>
        </w:rPr>
        <w:t>Reused</w:t>
      </w:r>
      <w:r w:rsidR="00896B55" w:rsidRPr="001222AE">
        <w:rPr>
          <w:b/>
        </w:rPr>
        <w:t xml:space="preserve"> Ontologies:</w:t>
      </w:r>
    </w:p>
    <w:p w14:paraId="13AA26F3" w14:textId="77777777" w:rsidR="00D41E3E" w:rsidRPr="00CA16AC" w:rsidRDefault="00827DD8" w:rsidP="009E4A69">
      <w:pPr>
        <w:pStyle w:val="ListParagraph"/>
        <w:rPr>
          <w:sz w:val="24"/>
        </w:rPr>
      </w:pPr>
      <w:r w:rsidRPr="00CA16AC">
        <w:rPr>
          <w:sz w:val="24"/>
        </w:rPr>
        <w:t>schema.org</w:t>
      </w:r>
    </w:p>
    <w:p w14:paraId="01A4E90F" w14:textId="77777777" w:rsidR="007B5361" w:rsidRPr="00CA16AC" w:rsidRDefault="00FA4A04" w:rsidP="009E4A69">
      <w:pPr>
        <w:pStyle w:val="ListParagraph"/>
        <w:rPr>
          <w:sz w:val="24"/>
        </w:rPr>
      </w:pPr>
      <w:r w:rsidRPr="00CA16AC">
        <w:rPr>
          <w:sz w:val="24"/>
        </w:rPr>
        <w:t>gci:</w:t>
      </w:r>
      <w:r w:rsidR="00827DD8" w:rsidRPr="00CA16AC">
        <w:rPr>
          <w:sz w:val="24"/>
        </w:rPr>
        <w:t xml:space="preserve"> </w:t>
      </w:r>
      <w:r w:rsidR="00896B55" w:rsidRPr="00CA16AC">
        <w:rPr>
          <w:sz w:val="24"/>
        </w:rPr>
        <w:t>GCI-Shelter Ontology</w:t>
      </w:r>
      <w:r w:rsidR="00827DD8" w:rsidRPr="00CA16AC">
        <w:rPr>
          <w:rStyle w:val="FootnoteReference"/>
          <w:sz w:val="24"/>
        </w:rPr>
        <w:footnoteReference w:id="13"/>
      </w:r>
    </w:p>
    <w:p w14:paraId="3E90789C" w14:textId="69215846" w:rsidR="00F439E1" w:rsidRPr="00CA16AC" w:rsidRDefault="00C11786" w:rsidP="00F439E1">
      <w:pPr>
        <w:pStyle w:val="ListParagraph"/>
        <w:rPr>
          <w:sz w:val="24"/>
        </w:rPr>
      </w:pPr>
      <w:proofErr w:type="gramStart"/>
      <w:r w:rsidRPr="00CA16AC">
        <w:rPr>
          <w:sz w:val="24"/>
        </w:rPr>
        <w:t>mer:Mereology</w:t>
      </w:r>
      <w:proofErr w:type="gramEnd"/>
      <w:r w:rsidRPr="00CA16AC">
        <w:rPr>
          <w:sz w:val="24"/>
        </w:rPr>
        <w:t xml:space="preserve"> Ontology</w:t>
      </w:r>
    </w:p>
    <w:p w14:paraId="0A77405A" w14:textId="77777777" w:rsidR="008F1630" w:rsidRDefault="008F1630" w:rsidP="00EA354A">
      <w:pPr>
        <w:pStyle w:val="Heading2"/>
      </w:pPr>
      <w:bookmarkStart w:id="75" w:name="_Toc2843360"/>
      <w:r>
        <w:t>Organization Ontology</w:t>
      </w:r>
      <w:bookmarkEnd w:id="75"/>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lastRenderedPageBreak/>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 xml:space="preserve">Occupation: An occupation describes the type of work performed by some employee. Different classes of occupations may be defined, such as: General Office / Clerical, Manufacturing / Construction / </w:t>
      </w:r>
      <w:proofErr w:type="gramStart"/>
      <w:r w:rsidRPr="00324747">
        <w:t>Trades,  Professional</w:t>
      </w:r>
      <w:proofErr w:type="gramEnd"/>
      <w:r w:rsidRPr="00324747">
        <w:t xml:space="preserve">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proofErr w:type="gramStart"/>
            <w:r>
              <w:t>change:</w:t>
            </w:r>
            <w:r w:rsidR="003D78DD">
              <w:t>TimeVaryingConcept</w:t>
            </w:r>
            <w:proofErr w:type="gramEnd"/>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proofErr w:type="gramStart"/>
            <w:r>
              <w:t>change:</w:t>
            </w:r>
            <w:r w:rsidR="003D78DD">
              <w:t>hasManifes</w:t>
            </w:r>
            <w:r w:rsidR="008161C5">
              <w:t>tation</w:t>
            </w:r>
            <w:proofErr w:type="gramEnd"/>
            <w:r w:rsidR="008161C5">
              <w:t xml:space="preserve"> some Organization</w:t>
            </w:r>
            <w:r w:rsidR="003D78DD">
              <w:t xml:space="preserve"> and  </w:t>
            </w:r>
            <w:r>
              <w:t xml:space="preserve"> 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proofErr w:type="gramStart"/>
            <w:r>
              <w:t>change:</w:t>
            </w:r>
            <w:r w:rsidR="006D5597">
              <w:t>existsAt</w:t>
            </w:r>
            <w:proofErr w:type="gramEnd"/>
          </w:p>
        </w:tc>
        <w:tc>
          <w:tcPr>
            <w:tcW w:w="3265" w:type="dxa"/>
          </w:tcPr>
          <w:p w14:paraId="2E7F757E" w14:textId="77777777" w:rsidR="003D78DD" w:rsidRDefault="003D78DD" w:rsidP="003D78DD">
            <w:r>
              <w:t xml:space="preserve">exactly 1 </w:t>
            </w:r>
            <w:proofErr w:type="gramStart"/>
            <w:r w:rsidR="002F0C0F">
              <w:t>time:</w:t>
            </w:r>
            <w:r>
              <w:t>Interval</w:t>
            </w:r>
            <w:proofErr w:type="gramEnd"/>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proofErr w:type="gramStart"/>
            <w:r>
              <w:t>change:Manifestation</w:t>
            </w:r>
            <w:proofErr w:type="gramEnd"/>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proofErr w:type="gramStart"/>
            <w:r>
              <w:t>tove:Organization</w:t>
            </w:r>
            <w:proofErr w:type="gramEnd"/>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proofErr w:type="gramStart"/>
            <w:r>
              <w:t>change:manifestationOf</w:t>
            </w:r>
            <w:proofErr w:type="gramEnd"/>
            <w:r>
              <w:t xml:space="preserve">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proofErr w:type="gramStart"/>
            <w:r>
              <w:t>change:existsAt</w:t>
            </w:r>
            <w:proofErr w:type="gramEnd"/>
          </w:p>
        </w:tc>
        <w:tc>
          <w:tcPr>
            <w:tcW w:w="3265" w:type="dxa"/>
          </w:tcPr>
          <w:p w14:paraId="7E6C3C5E" w14:textId="77777777" w:rsidR="00F4443B" w:rsidRDefault="00F4443B" w:rsidP="003D78DD">
            <w:r>
              <w:t xml:space="preserve">exactly </w:t>
            </w:r>
            <w:proofErr w:type="gramStart"/>
            <w:r>
              <w:t>1  time</w:t>
            </w:r>
            <w:proofErr w:type="gramEnd"/>
            <w:r>
              <w:t>:TemporalEntity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proofErr w:type="gramStart"/>
            <w:r>
              <w:t>schema:address</w:t>
            </w:r>
            <w:proofErr w:type="gramEnd"/>
          </w:p>
        </w:tc>
        <w:tc>
          <w:tcPr>
            <w:tcW w:w="3265" w:type="dxa"/>
          </w:tcPr>
          <w:p w14:paraId="5944A592" w14:textId="77777777" w:rsidR="00F4443B" w:rsidRDefault="00F4443B" w:rsidP="003D78DD">
            <w:r>
              <w:t xml:space="preserve">only </w:t>
            </w:r>
            <w:proofErr w:type="gramStart"/>
            <w:r>
              <w:t>schema:PostalAddress</w:t>
            </w:r>
            <w:proofErr w:type="gramEnd"/>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proofErr w:type="gramStart"/>
            <w:r>
              <w:t>tove:has</w:t>
            </w:r>
            <w:proofErr w:type="gramEnd"/>
            <w:r>
              <w:t>_goal</w:t>
            </w:r>
          </w:p>
        </w:tc>
        <w:tc>
          <w:tcPr>
            <w:tcW w:w="3265" w:type="dxa"/>
          </w:tcPr>
          <w:p w14:paraId="66E02A7B" w14:textId="77777777" w:rsidR="00F4443B" w:rsidRDefault="00F4443B" w:rsidP="00780FAD">
            <w:r>
              <w:t xml:space="preserve">only </w:t>
            </w:r>
            <w:proofErr w:type="gramStart"/>
            <w:r>
              <w:t>tove:Goal</w:t>
            </w:r>
            <w:proofErr w:type="gramEnd"/>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proofErr w:type="gramStart"/>
            <w:r>
              <w:t>tove:consists</w:t>
            </w:r>
            <w:proofErr w:type="gramEnd"/>
            <w:r>
              <w:t>_of</w:t>
            </w:r>
          </w:p>
        </w:tc>
        <w:tc>
          <w:tcPr>
            <w:tcW w:w="3265" w:type="dxa"/>
          </w:tcPr>
          <w:p w14:paraId="0031DB60" w14:textId="77777777" w:rsidR="00F4443B" w:rsidRDefault="00F4443B" w:rsidP="00780FAD">
            <w:r>
              <w:t xml:space="preserve">only </w:t>
            </w:r>
            <w:proofErr w:type="gramStart"/>
            <w:r>
              <w:t>tove:Division</w:t>
            </w:r>
            <w:proofErr w:type="gramEnd"/>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proofErr w:type="gramStart"/>
            <w:r>
              <w:t>spatialloc:assiociatedLocation</w:t>
            </w:r>
            <w:proofErr w:type="gramEnd"/>
          </w:p>
        </w:tc>
        <w:tc>
          <w:tcPr>
            <w:tcW w:w="3265" w:type="dxa"/>
          </w:tcPr>
          <w:p w14:paraId="56CD471B" w14:textId="22AA8CB5" w:rsidR="00F4443B" w:rsidRDefault="00F4443B" w:rsidP="00780FAD">
            <w:r>
              <w:t xml:space="preserve">only </w:t>
            </w:r>
            <w:proofErr w:type="gramStart"/>
            <w:r>
              <w:t>geosparql:Feature</w:t>
            </w:r>
            <w:proofErr w:type="gramEnd"/>
          </w:p>
        </w:tc>
      </w:tr>
      <w:tr w:rsidR="00780FAD" w14:paraId="4A16DA15" w14:textId="77777777" w:rsidTr="00F4443B">
        <w:trPr>
          <w:cantSplit/>
        </w:trPr>
        <w:tc>
          <w:tcPr>
            <w:tcW w:w="2976" w:type="dxa"/>
            <w:vMerge w:val="restart"/>
          </w:tcPr>
          <w:p w14:paraId="51A4FAEA" w14:textId="77777777" w:rsidR="00780FAD" w:rsidRDefault="00780FAD" w:rsidP="00780FAD">
            <w:proofErr w:type="gramStart"/>
            <w:r>
              <w:t>tove:Role</w:t>
            </w:r>
            <w:proofErr w:type="gramEnd"/>
          </w:p>
        </w:tc>
        <w:tc>
          <w:tcPr>
            <w:tcW w:w="3109" w:type="dxa"/>
          </w:tcPr>
          <w:p w14:paraId="413AC632" w14:textId="77777777" w:rsidR="00780FAD" w:rsidRDefault="00780FAD" w:rsidP="00780FAD">
            <w:proofErr w:type="gramStart"/>
            <w:r>
              <w:t>tove:has</w:t>
            </w:r>
            <w:proofErr w:type="gramEnd"/>
            <w:r>
              <w:t>_goal</w:t>
            </w:r>
          </w:p>
        </w:tc>
        <w:tc>
          <w:tcPr>
            <w:tcW w:w="3265" w:type="dxa"/>
          </w:tcPr>
          <w:p w14:paraId="06D23A65" w14:textId="77777777" w:rsidR="00780FAD" w:rsidRDefault="00780FAD" w:rsidP="00780FAD">
            <w:r>
              <w:t xml:space="preserve">only </w:t>
            </w:r>
            <w:proofErr w:type="gramStart"/>
            <w:r w:rsidR="00671E67">
              <w:t>tove:</w:t>
            </w:r>
            <w:r>
              <w:t>Goal</w:t>
            </w:r>
            <w:proofErr w:type="gramEnd"/>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proofErr w:type="gramStart"/>
            <w:r>
              <w:t>tove:has</w:t>
            </w:r>
            <w:proofErr w:type="gramEnd"/>
            <w:r>
              <w:t>_process</w:t>
            </w:r>
          </w:p>
        </w:tc>
        <w:tc>
          <w:tcPr>
            <w:tcW w:w="3265" w:type="dxa"/>
          </w:tcPr>
          <w:p w14:paraId="21677652" w14:textId="77777777" w:rsidR="00780FAD" w:rsidRDefault="00780FAD" w:rsidP="00780FAD">
            <w:r>
              <w:t xml:space="preserve">only </w:t>
            </w:r>
            <w:r w:rsidR="00470DA9">
              <w:t>(</w:t>
            </w:r>
            <w:proofErr w:type="gramStart"/>
            <w:r w:rsidR="00470DA9">
              <w:t>tove:Process</w:t>
            </w:r>
            <w:proofErr w:type="gramEnd"/>
            <w:r w:rsidR="00470DA9">
              <w:t xml:space="preserve">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proofErr w:type="gramStart"/>
            <w:r>
              <w:t>tove:has</w:t>
            </w:r>
            <w:proofErr w:type="gramEnd"/>
            <w:r>
              <w:t>_authority</w:t>
            </w:r>
          </w:p>
        </w:tc>
        <w:tc>
          <w:tcPr>
            <w:tcW w:w="3265" w:type="dxa"/>
          </w:tcPr>
          <w:p w14:paraId="58738063" w14:textId="77777777" w:rsidR="00780FAD" w:rsidRDefault="00780FAD" w:rsidP="00780FAD">
            <w:r>
              <w:t xml:space="preserve">only </w:t>
            </w:r>
            <w:proofErr w:type="gramStart"/>
            <w:r>
              <w:t>tove:</w:t>
            </w:r>
            <w:r w:rsidRPr="001C004F">
              <w:t>Authority</w:t>
            </w:r>
            <w:proofErr w:type="gramEnd"/>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proofErr w:type="gramStart"/>
            <w:r>
              <w:t>tove:requires</w:t>
            </w:r>
            <w:proofErr w:type="gramEnd"/>
            <w:r>
              <w:t>_skill</w:t>
            </w:r>
          </w:p>
        </w:tc>
        <w:tc>
          <w:tcPr>
            <w:tcW w:w="3265" w:type="dxa"/>
          </w:tcPr>
          <w:p w14:paraId="56B22AEB" w14:textId="77777777" w:rsidR="00780FAD" w:rsidRDefault="00780FAD" w:rsidP="00780FAD">
            <w:proofErr w:type="gramStart"/>
            <w:r>
              <w:t>only  tove</w:t>
            </w:r>
            <w:proofErr w:type="gramEnd"/>
            <w:r>
              <w:t>:</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proofErr w:type="gramStart"/>
            <w:r>
              <w:t>tove:has</w:t>
            </w:r>
            <w:proofErr w:type="gramEnd"/>
            <w:r>
              <w:t>_resource</w:t>
            </w:r>
          </w:p>
        </w:tc>
        <w:tc>
          <w:tcPr>
            <w:tcW w:w="3265" w:type="dxa"/>
          </w:tcPr>
          <w:p w14:paraId="345928DB" w14:textId="77777777" w:rsidR="00780FAD" w:rsidRDefault="001C004F" w:rsidP="00780FAD">
            <w:r>
              <w:t xml:space="preserve">only </w:t>
            </w:r>
            <w:proofErr w:type="gramStart"/>
            <w:r w:rsidR="00671E67">
              <w:t>resource:</w:t>
            </w:r>
            <w:r>
              <w:t>ResourceType</w:t>
            </w:r>
            <w:proofErr w:type="gramEnd"/>
          </w:p>
        </w:tc>
      </w:tr>
      <w:tr w:rsidR="00780FAD" w14:paraId="3BC10347" w14:textId="77777777" w:rsidTr="00F4443B">
        <w:trPr>
          <w:cantSplit/>
        </w:trPr>
        <w:tc>
          <w:tcPr>
            <w:tcW w:w="2976" w:type="dxa"/>
          </w:tcPr>
          <w:p w14:paraId="033F4887" w14:textId="77777777" w:rsidR="00780FAD" w:rsidRDefault="00DA6E9C" w:rsidP="00780FAD">
            <w:proofErr w:type="gramStart"/>
            <w:r>
              <w:t>tove:</w:t>
            </w:r>
            <w:r w:rsidR="00780FAD">
              <w:t>Goal</w:t>
            </w:r>
            <w:proofErr w:type="gramEnd"/>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proofErr w:type="gramStart"/>
            <w:r>
              <w:t>tove:</w:t>
            </w:r>
            <w:r w:rsidR="00780FAD">
              <w:t>Organization</w:t>
            </w:r>
            <w:proofErr w:type="gramEnd"/>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proofErr w:type="gramStart"/>
            <w:r>
              <w:t>change:</w:t>
            </w:r>
            <w:r w:rsidR="00780FAD">
              <w:t>hasManifestation</w:t>
            </w:r>
            <w:proofErr w:type="gramEnd"/>
            <w:r w:rsidR="00780FAD">
              <w:t xml:space="preserve">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proofErr w:type="gramStart"/>
            <w:r>
              <w:t>change:</w:t>
            </w:r>
            <w:r w:rsidR="006D5597">
              <w:t>existsAt</w:t>
            </w:r>
            <w:proofErr w:type="gramEnd"/>
          </w:p>
        </w:tc>
        <w:tc>
          <w:tcPr>
            <w:tcW w:w="3265" w:type="dxa"/>
          </w:tcPr>
          <w:p w14:paraId="4026C02D"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proofErr w:type="gramStart"/>
            <w:r>
              <w:t>tove:</w:t>
            </w:r>
            <w:r w:rsidR="00780FAD">
              <w:t>Organization</w:t>
            </w:r>
            <w:proofErr w:type="gramEnd"/>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proofErr w:type="gramStart"/>
            <w:r>
              <w:t>change:</w:t>
            </w:r>
            <w:r w:rsidR="00780FAD">
              <w:t>manifestationOf</w:t>
            </w:r>
            <w:proofErr w:type="gramEnd"/>
            <w:r w:rsidR="00780FAD">
              <w:t xml:space="preserve">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proofErr w:type="gramStart"/>
            <w:r>
              <w:t>change:</w:t>
            </w:r>
            <w:r w:rsidR="006D5597">
              <w:t>existsAt</w:t>
            </w:r>
            <w:proofErr w:type="gramEnd"/>
          </w:p>
        </w:tc>
        <w:tc>
          <w:tcPr>
            <w:tcW w:w="3265" w:type="dxa"/>
          </w:tcPr>
          <w:p w14:paraId="035971C2"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proofErr w:type="gramStart"/>
            <w:r>
              <w:t>schema:address</w:t>
            </w:r>
            <w:proofErr w:type="gramEnd"/>
          </w:p>
        </w:tc>
        <w:tc>
          <w:tcPr>
            <w:tcW w:w="3265" w:type="dxa"/>
          </w:tcPr>
          <w:p w14:paraId="3F4F4814" w14:textId="77777777" w:rsidR="00780FAD" w:rsidRDefault="00780FAD" w:rsidP="00780FAD">
            <w:r>
              <w:t xml:space="preserve">exactly 1 </w:t>
            </w:r>
            <w:proofErr w:type="gramStart"/>
            <w:r w:rsidR="004B15F3">
              <w:t>schema:Postal</w:t>
            </w:r>
            <w:r>
              <w:t>Address</w:t>
            </w:r>
            <w:proofErr w:type="gramEnd"/>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proofErr w:type="gramStart"/>
            <w:r>
              <w:t>change:</w:t>
            </w:r>
            <w:r w:rsidR="00780FAD">
              <w:t>TimeVaryingConcept</w:t>
            </w:r>
            <w:proofErr w:type="gramEnd"/>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proofErr w:type="gramStart"/>
            <w:r>
              <w:t>change:</w:t>
            </w:r>
            <w:r w:rsidR="006D5597">
              <w:t>existsAt</w:t>
            </w:r>
            <w:proofErr w:type="gramEnd"/>
          </w:p>
        </w:tc>
        <w:tc>
          <w:tcPr>
            <w:tcW w:w="3265" w:type="dxa"/>
          </w:tcPr>
          <w:p w14:paraId="6128F493"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proofErr w:type="gramStart"/>
            <w:r>
              <w:t>change:</w:t>
            </w:r>
            <w:r w:rsidR="00780FAD">
              <w:t>hasManifestation</w:t>
            </w:r>
            <w:proofErr w:type="gramEnd"/>
            <w:r w:rsidR="00780FAD">
              <w:t xml:space="preserve">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proofErr w:type="gramStart"/>
            <w:r>
              <w:t>change:</w:t>
            </w:r>
            <w:r w:rsidR="00780FAD">
              <w:t>Manifestation</w:t>
            </w:r>
            <w:proofErr w:type="gramEnd"/>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proofErr w:type="gramStart"/>
            <w:r>
              <w:t>change:</w:t>
            </w:r>
            <w:r w:rsidR="00780FAD">
              <w:t>manifestationOf</w:t>
            </w:r>
            <w:proofErr w:type="gramEnd"/>
            <w:r w:rsidR="00780FAD">
              <w:t xml:space="preserve"> some BusinessEstablishmentPD and </w:t>
            </w:r>
            <w:r>
              <w:t xml:space="preserve"> 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proofErr w:type="gramStart"/>
            <w:r>
              <w:t>change:</w:t>
            </w:r>
            <w:r w:rsidR="006D5597">
              <w:t>existsAt</w:t>
            </w:r>
            <w:proofErr w:type="gramEnd"/>
          </w:p>
        </w:tc>
        <w:tc>
          <w:tcPr>
            <w:tcW w:w="3265" w:type="dxa"/>
          </w:tcPr>
          <w:p w14:paraId="2918B171"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w:t>
            </w:r>
            <w:proofErr w:type="gramStart"/>
            <w:r>
              <w:t>loc:</w:t>
            </w:r>
            <w:r w:rsidR="00780FAD">
              <w:t>hasLocation</w:t>
            </w:r>
            <w:proofErr w:type="gramEnd"/>
          </w:p>
        </w:tc>
        <w:tc>
          <w:tcPr>
            <w:tcW w:w="3265" w:type="dxa"/>
          </w:tcPr>
          <w:p w14:paraId="2F4B8452" w14:textId="77777777" w:rsidR="00780FAD" w:rsidRDefault="00780FAD" w:rsidP="00780FAD">
            <w:r>
              <w:t xml:space="preserve">exactly </w:t>
            </w:r>
            <w:proofErr w:type="gramStart"/>
            <w:r>
              <w:t xml:space="preserve">1 </w:t>
            </w:r>
            <w:r w:rsidR="005A7ABB">
              <w:t xml:space="preserve"> </w:t>
            </w:r>
            <w:r w:rsidR="00671E67">
              <w:t>spatial</w:t>
            </w:r>
            <w:proofErr w:type="gramEnd"/>
            <w:r w:rsidR="00671E67">
              <w:t>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proofErr w:type="gramStart"/>
            <w:r>
              <w:t>schema:</w:t>
            </w:r>
            <w:r w:rsidR="00780FAD">
              <w:t>address</w:t>
            </w:r>
            <w:proofErr w:type="gramEnd"/>
          </w:p>
        </w:tc>
        <w:tc>
          <w:tcPr>
            <w:tcW w:w="3265" w:type="dxa"/>
          </w:tcPr>
          <w:p w14:paraId="4B3550A3" w14:textId="77777777" w:rsidR="00780FAD" w:rsidRDefault="00780FAD" w:rsidP="00780FAD">
            <w:r>
              <w:t xml:space="preserve">only </w:t>
            </w:r>
            <w:proofErr w:type="gramStart"/>
            <w:r w:rsidR="004B15F3">
              <w:t>schema:Postal</w:t>
            </w:r>
            <w:r>
              <w:t>Address</w:t>
            </w:r>
            <w:proofErr w:type="gramEnd"/>
          </w:p>
        </w:tc>
      </w:tr>
      <w:tr w:rsidR="00662AF4" w14:paraId="683EFBA4" w14:textId="77777777" w:rsidTr="00F4443B">
        <w:trPr>
          <w:cantSplit/>
        </w:trPr>
        <w:tc>
          <w:tcPr>
            <w:tcW w:w="2976" w:type="dxa"/>
            <w:vMerge w:val="restart"/>
          </w:tcPr>
          <w:p w14:paraId="1AE6F08D" w14:textId="77777777" w:rsidR="00662AF4" w:rsidRDefault="00662AF4" w:rsidP="00662AF4">
            <w:proofErr w:type="gramStart"/>
            <w:r>
              <w:t>tove:OrganizationAgent</w:t>
            </w:r>
            <w:proofErr w:type="gramEnd"/>
          </w:p>
        </w:tc>
        <w:tc>
          <w:tcPr>
            <w:tcW w:w="3109" w:type="dxa"/>
          </w:tcPr>
          <w:p w14:paraId="28A712F0" w14:textId="77777777" w:rsidR="00662AF4" w:rsidRDefault="00662AF4" w:rsidP="00662AF4">
            <w:proofErr w:type="gramStart"/>
            <w:r>
              <w:t>tove:member</w:t>
            </w:r>
            <w:proofErr w:type="gramEnd"/>
            <w:r>
              <w:t>_of</w:t>
            </w:r>
          </w:p>
        </w:tc>
        <w:tc>
          <w:tcPr>
            <w:tcW w:w="3265" w:type="dxa"/>
          </w:tcPr>
          <w:p w14:paraId="2C8E4021" w14:textId="77777777" w:rsidR="00662AF4" w:rsidRDefault="00662AF4" w:rsidP="00662AF4">
            <w:r>
              <w:t xml:space="preserve">only </w:t>
            </w:r>
            <w:proofErr w:type="gramStart"/>
            <w:r>
              <w:t>tove:Division</w:t>
            </w:r>
            <w:proofErr w:type="gramEnd"/>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proofErr w:type="gramStart"/>
            <w:r>
              <w:t>tove:plays</w:t>
            </w:r>
            <w:proofErr w:type="gramEnd"/>
          </w:p>
        </w:tc>
        <w:tc>
          <w:tcPr>
            <w:tcW w:w="3265" w:type="dxa"/>
          </w:tcPr>
          <w:p w14:paraId="07FE6AF2" w14:textId="77777777" w:rsidR="00662AF4" w:rsidRDefault="00662AF4" w:rsidP="00662AF4">
            <w:proofErr w:type="gramStart"/>
            <w:r>
              <w:t>only  tove</w:t>
            </w:r>
            <w:proofErr w:type="gramEnd"/>
            <w:r>
              <w:t>:Role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proofErr w:type="gramStart"/>
            <w:r>
              <w:t>tove:has</w:t>
            </w:r>
            <w:proofErr w:type="gramEnd"/>
            <w:r>
              <w:t>_goal</w:t>
            </w:r>
          </w:p>
        </w:tc>
        <w:tc>
          <w:tcPr>
            <w:tcW w:w="3265" w:type="dxa"/>
          </w:tcPr>
          <w:p w14:paraId="6488AA7B" w14:textId="77777777" w:rsidR="00662AF4" w:rsidRDefault="00662AF4" w:rsidP="00662AF4">
            <w:r>
              <w:t xml:space="preserve">only </w:t>
            </w:r>
            <w:proofErr w:type="gramStart"/>
            <w:r>
              <w:t>tove:Goal</w:t>
            </w:r>
            <w:proofErr w:type="gramEnd"/>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proofErr w:type="gramStart"/>
            <w:r>
              <w:t>tove:has</w:t>
            </w:r>
            <w:proofErr w:type="gramEnd"/>
            <w:r>
              <w:t>_authority</w:t>
            </w:r>
          </w:p>
        </w:tc>
        <w:tc>
          <w:tcPr>
            <w:tcW w:w="3265" w:type="dxa"/>
          </w:tcPr>
          <w:p w14:paraId="2AD13FD5" w14:textId="77777777" w:rsidR="00662AF4" w:rsidRDefault="00662AF4" w:rsidP="00662AF4">
            <w:r>
              <w:t xml:space="preserve">only </w:t>
            </w:r>
            <w:proofErr w:type="gramStart"/>
            <w:r>
              <w:t>tove:Authority</w:t>
            </w:r>
            <w:proofErr w:type="gramEnd"/>
          </w:p>
        </w:tc>
      </w:tr>
      <w:tr w:rsidR="00CE3491" w14:paraId="36BB6880" w14:textId="77777777" w:rsidTr="00F4443B">
        <w:trPr>
          <w:cantSplit/>
        </w:trPr>
        <w:tc>
          <w:tcPr>
            <w:tcW w:w="2976" w:type="dxa"/>
            <w:vMerge w:val="restart"/>
          </w:tcPr>
          <w:p w14:paraId="37E61ABA" w14:textId="77777777" w:rsidR="00CE3491" w:rsidRDefault="00CE3491" w:rsidP="00662AF4">
            <w:r>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proofErr w:type="gramStart"/>
            <w:r>
              <w:t>tove:OrganizationAgent</w:t>
            </w:r>
            <w:proofErr w:type="gramEnd"/>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w:t>
            </w:r>
            <w:proofErr w:type="gramStart"/>
            <w:r>
              <w:t>loc:SpatialFeature</w:t>
            </w:r>
            <w:proofErr w:type="gramEnd"/>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 xml:space="preserve">exactly 1 </w:t>
            </w:r>
            <w:proofErr w:type="gramStart"/>
            <w:r>
              <w:t>monetary:MonetaryValue</w:t>
            </w:r>
            <w:proofErr w:type="gramEnd"/>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proofErr w:type="gramStart"/>
            <w:r>
              <w:t>only  monetary</w:t>
            </w:r>
            <w:proofErr w:type="gramEnd"/>
            <w:r>
              <w:t>:MonetaryValue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 xml:space="preserve">exactly </w:t>
            </w:r>
            <w:proofErr w:type="gramStart"/>
            <w:r>
              <w:t>1  monetary</w:t>
            </w:r>
            <w:proofErr w:type="gramEnd"/>
            <w:r>
              <w:t>:MonetaryValue</w:t>
            </w:r>
          </w:p>
        </w:tc>
      </w:tr>
      <w:tr w:rsidR="000C4D13" w14:paraId="20F79FC6" w14:textId="77777777" w:rsidTr="00F4443B">
        <w:trPr>
          <w:cantSplit/>
        </w:trPr>
        <w:tc>
          <w:tcPr>
            <w:tcW w:w="2976" w:type="dxa"/>
          </w:tcPr>
          <w:p w14:paraId="347C6995" w14:textId="77777777" w:rsidR="000C4D13" w:rsidRDefault="000C4D13" w:rsidP="000C4D13">
            <w:proofErr w:type="gramStart"/>
            <w:r>
              <w:t>tove:Activity</w:t>
            </w:r>
            <w:proofErr w:type="gramEnd"/>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proofErr w:type="gramStart"/>
            <w:r>
              <w:t>activity:Activity</w:t>
            </w:r>
            <w:proofErr w:type="gramEnd"/>
          </w:p>
        </w:tc>
      </w:tr>
      <w:tr w:rsidR="000C4D13" w14:paraId="69B077D5" w14:textId="77777777" w:rsidTr="00F4443B">
        <w:trPr>
          <w:cantSplit/>
        </w:trPr>
        <w:tc>
          <w:tcPr>
            <w:tcW w:w="2976" w:type="dxa"/>
          </w:tcPr>
          <w:p w14:paraId="56B9227B" w14:textId="77777777" w:rsidR="000C4D13" w:rsidRDefault="000C4D13" w:rsidP="000C4D13">
            <w:proofErr w:type="gramStart"/>
            <w:r>
              <w:t>tove:Resource</w:t>
            </w:r>
            <w:proofErr w:type="gramEnd"/>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proofErr w:type="gramStart"/>
            <w:r>
              <w:t>resource:Resource</w:t>
            </w:r>
            <w:proofErr w:type="gramEnd"/>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77777777" w:rsidR="00944B19" w:rsidRDefault="00944B19" w:rsidP="00EA354A">
      <w:pPr>
        <w:rPr>
          <w:b/>
        </w:rPr>
      </w:pPr>
    </w:p>
    <w:p w14:paraId="2F1B7232" w14:textId="77777777" w:rsidR="000C363A" w:rsidRDefault="00943F1A" w:rsidP="00EA354A">
      <w:pPr>
        <w:rPr>
          <w:b/>
        </w:rPr>
      </w:pPr>
      <w:r>
        <w:rPr>
          <w:b/>
        </w:rPr>
        <w:t>Reused Ontologies:</w:t>
      </w:r>
    </w:p>
    <w:p w14:paraId="4AF8A48E" w14:textId="77777777"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4"/>
      </w:r>
      <w:r>
        <w:t xml:space="preserve">, </w:t>
      </w:r>
      <w:r w:rsidR="00F901B1">
        <w:t xml:space="preserve">as originally presented by </w:t>
      </w:r>
      <w:sdt>
        <w:sdtPr>
          <w:id w:val="186619331"/>
          <w:citation/>
        </w:sdt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38626E">
      <w:pPr>
        <w:pStyle w:val="ListParagraph"/>
        <w:numPr>
          <w:ilvl w:val="0"/>
          <w:numId w:val="26"/>
        </w:numPr>
      </w:pPr>
      <w:r>
        <w:lastRenderedPageBreak/>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8626E">
      <w:pPr>
        <w:pStyle w:val="ListParagraph"/>
        <w:numPr>
          <w:ilvl w:val="0"/>
          <w:numId w:val="26"/>
        </w:numPr>
      </w:pPr>
      <w:r>
        <w:t>Define part-time /full-time students according to some enrollment criteria</w:t>
      </w:r>
    </w:p>
    <w:p w14:paraId="0745ADF0" w14:textId="77777777" w:rsidR="00D01F8A" w:rsidRDefault="00D01F8A" w:rsidP="00EA354A">
      <w:pPr>
        <w:pStyle w:val="Heading2"/>
      </w:pPr>
      <w:bookmarkStart w:id="76" w:name="_Toc2843361"/>
      <w:r>
        <w:t>Building Ontology</w:t>
      </w:r>
      <w:bookmarkEnd w:id="76"/>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77777777"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32A5EFB6" w14:textId="77777777" w:rsidR="00C850B1" w:rsidRDefault="00C850B1" w:rsidP="009E4A69">
      <w:pPr>
        <w:pStyle w:val="ListParagraph"/>
      </w:pPr>
      <w:r>
        <w:t>BuildingUnit: A BuildingUnit has a size (square footage, number of rooms)</w:t>
      </w:r>
      <w:r>
        <w:br/>
        <w:t>A BuildingU</w:t>
      </w:r>
      <w:r w:rsidR="00582038">
        <w:t xml:space="preserve">nit may contain some Facilities, e.g. kitchen, </w:t>
      </w:r>
      <w:proofErr w:type="gramStart"/>
      <w:r w:rsidR="00582038">
        <w:t>bath.(</w:t>
      </w:r>
      <w:proofErr w:type="gramEnd"/>
      <w:r w:rsidR="00582038">
        <w:t>Note that contain is distinct from the notion of including amenities,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rPr>
          <w:noProof/>
        </w:rPr>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55163B">
        <w:trPr>
          <w:cantSplit/>
        </w:trPr>
        <w:tc>
          <w:tcPr>
            <w:tcW w:w="2121" w:type="dxa"/>
            <w:shd w:val="clear" w:color="auto" w:fill="00FFFF"/>
          </w:tcPr>
          <w:p w14:paraId="22E9D882" w14:textId="77777777" w:rsidR="00547880" w:rsidRDefault="00547880" w:rsidP="002515AE">
            <w:r>
              <w:t>Object</w:t>
            </w:r>
          </w:p>
        </w:tc>
        <w:tc>
          <w:tcPr>
            <w:tcW w:w="2556" w:type="dxa"/>
            <w:shd w:val="clear" w:color="auto" w:fill="00FFFF"/>
          </w:tcPr>
          <w:p w14:paraId="0023C055" w14:textId="77777777" w:rsidR="00547880" w:rsidRDefault="00547880" w:rsidP="002515AE">
            <w:r>
              <w:t>Property</w:t>
            </w:r>
          </w:p>
        </w:tc>
        <w:tc>
          <w:tcPr>
            <w:tcW w:w="4673" w:type="dxa"/>
            <w:shd w:val="clear" w:color="auto" w:fill="00FFFF"/>
          </w:tcPr>
          <w:p w14:paraId="76962CD4" w14:textId="77777777" w:rsidR="00547880" w:rsidRDefault="00547880" w:rsidP="002515AE">
            <w:r>
              <w:t>Value</w:t>
            </w:r>
          </w:p>
        </w:tc>
      </w:tr>
      <w:tr w:rsidR="003D78DD" w14:paraId="0ACF058D" w14:textId="77777777" w:rsidTr="0055163B">
        <w:trPr>
          <w:cantSplit/>
        </w:trPr>
        <w:tc>
          <w:tcPr>
            <w:tcW w:w="2121" w:type="dxa"/>
            <w:vMerge w:val="restart"/>
          </w:tcPr>
          <w:p w14:paraId="6F6B50EC" w14:textId="77777777" w:rsidR="003D78DD" w:rsidRDefault="003D78DD" w:rsidP="003D78DD">
            <w:r>
              <w:t>Building</w:t>
            </w:r>
            <w:r w:rsidR="007C53F3">
              <w:t>PD</w:t>
            </w:r>
          </w:p>
        </w:tc>
        <w:tc>
          <w:tcPr>
            <w:tcW w:w="2556" w:type="dxa"/>
          </w:tcPr>
          <w:p w14:paraId="030C52F7" w14:textId="77777777" w:rsidR="003D78DD" w:rsidRDefault="003D78DD" w:rsidP="003D78DD">
            <w:r>
              <w:t>subClassOf</w:t>
            </w:r>
          </w:p>
        </w:tc>
        <w:tc>
          <w:tcPr>
            <w:tcW w:w="4673" w:type="dxa"/>
          </w:tcPr>
          <w:p w14:paraId="0AD7907F" w14:textId="77777777" w:rsidR="003D78DD" w:rsidRDefault="00E72332" w:rsidP="003D78DD">
            <w:proofErr w:type="gramStart"/>
            <w:r>
              <w:t>change:</w:t>
            </w:r>
            <w:r w:rsidR="003D78DD">
              <w:t>TimeVaryingConcept</w:t>
            </w:r>
            <w:proofErr w:type="gramEnd"/>
          </w:p>
        </w:tc>
      </w:tr>
      <w:tr w:rsidR="003D78DD" w14:paraId="465FD031" w14:textId="77777777" w:rsidTr="0055163B">
        <w:trPr>
          <w:cantSplit/>
        </w:trPr>
        <w:tc>
          <w:tcPr>
            <w:tcW w:w="2121" w:type="dxa"/>
            <w:vMerge/>
          </w:tcPr>
          <w:p w14:paraId="4314992D" w14:textId="77777777" w:rsidR="003D78DD" w:rsidRDefault="003D78DD" w:rsidP="003D78DD"/>
        </w:tc>
        <w:tc>
          <w:tcPr>
            <w:tcW w:w="2556" w:type="dxa"/>
          </w:tcPr>
          <w:p w14:paraId="08452F51" w14:textId="77777777" w:rsidR="003D78DD" w:rsidRDefault="003D78DD" w:rsidP="003D78DD">
            <w:r>
              <w:t>equivalentClass</w:t>
            </w:r>
          </w:p>
        </w:tc>
        <w:tc>
          <w:tcPr>
            <w:tcW w:w="4673" w:type="dxa"/>
          </w:tcPr>
          <w:p w14:paraId="6134EC73" w14:textId="77777777" w:rsidR="003D78DD" w:rsidRDefault="00E72332" w:rsidP="003D78DD">
            <w:proofErr w:type="gramStart"/>
            <w:r>
              <w:t>change:</w:t>
            </w:r>
            <w:r w:rsidR="003D78DD">
              <w:t>h</w:t>
            </w:r>
            <w:r w:rsidR="007C53F3">
              <w:t>asManifestation</w:t>
            </w:r>
            <w:proofErr w:type="gramEnd"/>
            <w:r w:rsidR="007C53F3">
              <w:t xml:space="preserve"> some Building</w:t>
            </w:r>
            <w:r w:rsidR="003D78DD">
              <w:t xml:space="preserve"> and </w:t>
            </w:r>
            <w:r>
              <w:t xml:space="preserve"> change:</w:t>
            </w:r>
            <w:r w:rsidR="003D78DD">
              <w:t>hasManifestation only Building</w:t>
            </w:r>
          </w:p>
        </w:tc>
      </w:tr>
      <w:tr w:rsidR="003D78DD" w14:paraId="76B506AD" w14:textId="77777777" w:rsidTr="0055163B">
        <w:trPr>
          <w:cantSplit/>
        </w:trPr>
        <w:tc>
          <w:tcPr>
            <w:tcW w:w="2121" w:type="dxa"/>
            <w:vMerge/>
          </w:tcPr>
          <w:p w14:paraId="64C2CE87" w14:textId="77777777" w:rsidR="003D78DD" w:rsidRDefault="003D78DD" w:rsidP="003D78DD"/>
        </w:tc>
        <w:tc>
          <w:tcPr>
            <w:tcW w:w="2556" w:type="dxa"/>
          </w:tcPr>
          <w:p w14:paraId="2079EC02" w14:textId="77777777" w:rsidR="003D78DD" w:rsidRDefault="00E72332" w:rsidP="003D78DD">
            <w:proofErr w:type="gramStart"/>
            <w:r>
              <w:t>change:</w:t>
            </w:r>
            <w:r w:rsidR="006D5597">
              <w:t>existsAt</w:t>
            </w:r>
            <w:proofErr w:type="gramEnd"/>
          </w:p>
        </w:tc>
        <w:tc>
          <w:tcPr>
            <w:tcW w:w="4673" w:type="dxa"/>
          </w:tcPr>
          <w:p w14:paraId="005FCFD6" w14:textId="77777777" w:rsidR="003D78DD" w:rsidRDefault="003D78DD" w:rsidP="003D78DD">
            <w:r>
              <w:t>exactly 1 Interval</w:t>
            </w:r>
          </w:p>
        </w:tc>
      </w:tr>
      <w:tr w:rsidR="003D78DD" w14:paraId="5F49AF87" w14:textId="77777777" w:rsidTr="0055163B">
        <w:trPr>
          <w:cantSplit/>
        </w:trPr>
        <w:tc>
          <w:tcPr>
            <w:tcW w:w="2121" w:type="dxa"/>
            <w:vMerge w:val="restart"/>
          </w:tcPr>
          <w:p w14:paraId="19CE150F" w14:textId="77777777" w:rsidR="003D78DD" w:rsidRDefault="003D78DD" w:rsidP="003D78DD">
            <w:r>
              <w:t>Building</w:t>
            </w:r>
          </w:p>
        </w:tc>
        <w:tc>
          <w:tcPr>
            <w:tcW w:w="2556" w:type="dxa"/>
          </w:tcPr>
          <w:p w14:paraId="120AAC34" w14:textId="77777777" w:rsidR="003D78DD" w:rsidRDefault="003D78DD" w:rsidP="003D78DD">
            <w:r>
              <w:t>equivalentClass</w:t>
            </w:r>
          </w:p>
        </w:tc>
        <w:tc>
          <w:tcPr>
            <w:tcW w:w="4673" w:type="dxa"/>
          </w:tcPr>
          <w:p w14:paraId="3E7D12DE" w14:textId="77777777" w:rsidR="003D78DD" w:rsidRDefault="00E72332" w:rsidP="003D78DD">
            <w:proofErr w:type="gramStart"/>
            <w:r>
              <w:t>change:</w:t>
            </w:r>
            <w:r w:rsidR="003D78DD">
              <w:t>manifestationOf</w:t>
            </w:r>
            <w:proofErr w:type="gramEnd"/>
            <w:r w:rsidR="003D78DD">
              <w:t xml:space="preserve">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55163B">
        <w:trPr>
          <w:cantSplit/>
        </w:trPr>
        <w:tc>
          <w:tcPr>
            <w:tcW w:w="2121" w:type="dxa"/>
            <w:vMerge/>
          </w:tcPr>
          <w:p w14:paraId="28DFC8ED" w14:textId="77777777" w:rsidR="003D78DD" w:rsidRDefault="003D78DD" w:rsidP="003D78DD"/>
        </w:tc>
        <w:tc>
          <w:tcPr>
            <w:tcW w:w="2556" w:type="dxa"/>
          </w:tcPr>
          <w:p w14:paraId="2C2C01BE" w14:textId="77777777" w:rsidR="003D78DD" w:rsidRDefault="003D78DD" w:rsidP="003D78DD">
            <w:r>
              <w:t>subClassOf</w:t>
            </w:r>
          </w:p>
        </w:tc>
        <w:tc>
          <w:tcPr>
            <w:tcW w:w="4673" w:type="dxa"/>
          </w:tcPr>
          <w:p w14:paraId="2F4BA11A" w14:textId="77777777" w:rsidR="003D78DD" w:rsidRDefault="00E72332" w:rsidP="003D78DD">
            <w:proofErr w:type="gramStart"/>
            <w:r>
              <w:t>change:</w:t>
            </w:r>
            <w:r w:rsidR="003D78DD">
              <w:t>Manifestation</w:t>
            </w:r>
            <w:proofErr w:type="gramEnd"/>
          </w:p>
        </w:tc>
      </w:tr>
      <w:tr w:rsidR="003D78DD" w14:paraId="2A189409" w14:textId="77777777" w:rsidTr="0055163B">
        <w:trPr>
          <w:cantSplit/>
        </w:trPr>
        <w:tc>
          <w:tcPr>
            <w:tcW w:w="2121" w:type="dxa"/>
            <w:vMerge/>
          </w:tcPr>
          <w:p w14:paraId="03CB4DF0" w14:textId="77777777" w:rsidR="003D78DD" w:rsidRDefault="003D78DD" w:rsidP="003D78DD"/>
        </w:tc>
        <w:tc>
          <w:tcPr>
            <w:tcW w:w="2556" w:type="dxa"/>
          </w:tcPr>
          <w:p w14:paraId="29799AF9" w14:textId="77777777" w:rsidR="003D78DD" w:rsidRDefault="00E72332" w:rsidP="003D78DD">
            <w:proofErr w:type="gramStart"/>
            <w:r>
              <w:t>change:</w:t>
            </w:r>
            <w:r w:rsidR="006D5597">
              <w:t>existsAt</w:t>
            </w:r>
            <w:proofErr w:type="gramEnd"/>
          </w:p>
        </w:tc>
        <w:tc>
          <w:tcPr>
            <w:tcW w:w="4673" w:type="dxa"/>
          </w:tcPr>
          <w:p w14:paraId="393B116F" w14:textId="77777777" w:rsidR="003D78DD" w:rsidRDefault="003D78DD" w:rsidP="003D78DD">
            <w:r>
              <w:t>exactly 1 TemporalEntity</w:t>
            </w:r>
          </w:p>
        </w:tc>
      </w:tr>
      <w:tr w:rsidR="003D78DD" w14:paraId="479911EE" w14:textId="77777777" w:rsidTr="0055163B">
        <w:trPr>
          <w:cantSplit/>
        </w:trPr>
        <w:tc>
          <w:tcPr>
            <w:tcW w:w="2121" w:type="dxa"/>
            <w:vMerge/>
          </w:tcPr>
          <w:p w14:paraId="0BF3E667" w14:textId="77777777" w:rsidR="003D78DD" w:rsidRDefault="003D78DD" w:rsidP="003D78DD"/>
        </w:tc>
        <w:tc>
          <w:tcPr>
            <w:tcW w:w="2556" w:type="dxa"/>
          </w:tcPr>
          <w:p w14:paraId="26DABBAF" w14:textId="77777777" w:rsidR="003D78DD" w:rsidRDefault="00E72332" w:rsidP="003D78DD">
            <w:r>
              <w:t>spatial_</w:t>
            </w:r>
            <w:proofErr w:type="gramStart"/>
            <w:r>
              <w:t>loc:</w:t>
            </w:r>
            <w:r w:rsidR="003D78DD">
              <w:t>hasLocation</w:t>
            </w:r>
            <w:proofErr w:type="gramEnd"/>
          </w:p>
        </w:tc>
        <w:tc>
          <w:tcPr>
            <w:tcW w:w="4673" w:type="dxa"/>
          </w:tcPr>
          <w:p w14:paraId="305F003E" w14:textId="77777777" w:rsidR="003D78DD" w:rsidRDefault="003D78DD" w:rsidP="003D78DD">
            <w:r>
              <w:t xml:space="preserve">exactly </w:t>
            </w:r>
            <w:proofErr w:type="gramStart"/>
            <w:r>
              <w:t xml:space="preserve">1 </w:t>
            </w:r>
            <w:r w:rsidR="00E72332">
              <w:t xml:space="preserve"> spatial</w:t>
            </w:r>
            <w:proofErr w:type="gramEnd"/>
            <w:r w:rsidR="00E72332">
              <w:t>_loc:</w:t>
            </w:r>
            <w:r w:rsidR="005A7ABB">
              <w:t>SpatialFeature</w:t>
            </w:r>
          </w:p>
        </w:tc>
      </w:tr>
      <w:tr w:rsidR="003D78DD" w14:paraId="458D74DA" w14:textId="77777777" w:rsidTr="0055163B">
        <w:trPr>
          <w:cantSplit/>
        </w:trPr>
        <w:tc>
          <w:tcPr>
            <w:tcW w:w="2121" w:type="dxa"/>
            <w:vMerge/>
          </w:tcPr>
          <w:p w14:paraId="5651B545" w14:textId="77777777" w:rsidR="003D78DD" w:rsidRDefault="003D78DD" w:rsidP="003D78DD"/>
        </w:tc>
        <w:tc>
          <w:tcPr>
            <w:tcW w:w="2556" w:type="dxa"/>
          </w:tcPr>
          <w:p w14:paraId="17A401CB" w14:textId="77777777" w:rsidR="003D78DD" w:rsidRDefault="00A5128B" w:rsidP="003D78DD">
            <w:proofErr w:type="gramStart"/>
            <w:r>
              <w:t>monetary:</w:t>
            </w:r>
            <w:r w:rsidR="003D78DD">
              <w:t>hasValue</w:t>
            </w:r>
            <w:proofErr w:type="gramEnd"/>
          </w:p>
        </w:tc>
        <w:tc>
          <w:tcPr>
            <w:tcW w:w="4673" w:type="dxa"/>
          </w:tcPr>
          <w:p w14:paraId="09E5878A" w14:textId="77777777" w:rsidR="003D78DD" w:rsidRDefault="003D78DD" w:rsidP="003D78DD">
            <w:r>
              <w:t xml:space="preserve">only </w:t>
            </w:r>
            <w:proofErr w:type="gramStart"/>
            <w:r w:rsidR="00E72332">
              <w:t>monetary:</w:t>
            </w:r>
            <w:r>
              <w:t>MonetaryValue</w:t>
            </w:r>
            <w:proofErr w:type="gramEnd"/>
          </w:p>
        </w:tc>
      </w:tr>
      <w:tr w:rsidR="0055163B" w14:paraId="5FEB18C9" w14:textId="77777777" w:rsidTr="0055163B">
        <w:trPr>
          <w:cantSplit/>
        </w:trPr>
        <w:tc>
          <w:tcPr>
            <w:tcW w:w="2121" w:type="dxa"/>
            <w:vMerge/>
          </w:tcPr>
          <w:p w14:paraId="7E3815F1" w14:textId="77777777" w:rsidR="0055163B" w:rsidRDefault="0055163B" w:rsidP="0055163B"/>
        </w:tc>
        <w:tc>
          <w:tcPr>
            <w:tcW w:w="2556" w:type="dxa"/>
          </w:tcPr>
          <w:p w14:paraId="48AEA940" w14:textId="3C3D7E99" w:rsidR="0055163B" w:rsidRPr="00A765C9" w:rsidRDefault="0055163B" w:rsidP="0055163B">
            <w:pPr>
              <w:rPr>
                <w:strike/>
              </w:rPr>
            </w:pPr>
            <w:r w:rsidRPr="00A765C9">
              <w:t>hasBuildingFacility</w:t>
            </w:r>
          </w:p>
        </w:tc>
        <w:tc>
          <w:tcPr>
            <w:tcW w:w="4673" w:type="dxa"/>
          </w:tcPr>
          <w:p w14:paraId="6F9FC8E6" w14:textId="57BB9A5A" w:rsidR="0055163B" w:rsidRPr="00A765C9" w:rsidRDefault="0055163B" w:rsidP="0055163B">
            <w:r w:rsidRPr="00A765C9">
              <w:t>only Facility</w:t>
            </w:r>
          </w:p>
        </w:tc>
      </w:tr>
      <w:tr w:rsidR="0055163B" w14:paraId="2A1948A6" w14:textId="77777777" w:rsidTr="0055163B">
        <w:trPr>
          <w:cantSplit/>
        </w:trPr>
        <w:tc>
          <w:tcPr>
            <w:tcW w:w="2121" w:type="dxa"/>
            <w:vMerge/>
          </w:tcPr>
          <w:p w14:paraId="5EC8A01E" w14:textId="77777777" w:rsidR="0055163B" w:rsidRDefault="0055163B" w:rsidP="0055163B"/>
        </w:tc>
        <w:tc>
          <w:tcPr>
            <w:tcW w:w="2556" w:type="dxa"/>
          </w:tcPr>
          <w:p w14:paraId="51B37F55" w14:textId="0F9B1F00" w:rsidR="0055163B" w:rsidRPr="00A765C9" w:rsidRDefault="0055163B" w:rsidP="0055163B">
            <w:r w:rsidRPr="00A765C9">
              <w:t>hasBuildingUnit</w:t>
            </w:r>
          </w:p>
        </w:tc>
        <w:tc>
          <w:tcPr>
            <w:tcW w:w="4673" w:type="dxa"/>
          </w:tcPr>
          <w:p w14:paraId="6E28B0F3" w14:textId="77777777" w:rsidR="0055163B" w:rsidRPr="00A765C9" w:rsidRDefault="0055163B" w:rsidP="0055163B">
            <w:r w:rsidRPr="00A765C9">
              <w:t>only BuildingUnit</w:t>
            </w:r>
          </w:p>
        </w:tc>
      </w:tr>
      <w:tr w:rsidR="0055163B" w14:paraId="2112C093" w14:textId="77777777" w:rsidTr="0055163B">
        <w:trPr>
          <w:cantSplit/>
        </w:trPr>
        <w:tc>
          <w:tcPr>
            <w:tcW w:w="2121" w:type="dxa"/>
          </w:tcPr>
          <w:p w14:paraId="2704D136" w14:textId="77777777" w:rsidR="0055163B" w:rsidRDefault="0055163B" w:rsidP="0055163B">
            <w:r>
              <w:t>House</w:t>
            </w:r>
          </w:p>
        </w:tc>
        <w:tc>
          <w:tcPr>
            <w:tcW w:w="2556" w:type="dxa"/>
          </w:tcPr>
          <w:p w14:paraId="7EDAD456" w14:textId="77777777" w:rsidR="0055163B" w:rsidRDefault="0055163B" w:rsidP="0055163B">
            <w:r>
              <w:t>subclassOf</w:t>
            </w:r>
          </w:p>
        </w:tc>
        <w:tc>
          <w:tcPr>
            <w:tcW w:w="4673" w:type="dxa"/>
          </w:tcPr>
          <w:p w14:paraId="2C10F1A3" w14:textId="77777777" w:rsidR="0055163B" w:rsidRDefault="0055163B" w:rsidP="0055163B">
            <w:r w:rsidRPr="00BB59DD">
              <w:t>Building</w:t>
            </w:r>
          </w:p>
        </w:tc>
      </w:tr>
      <w:tr w:rsidR="0055163B" w14:paraId="516A5430" w14:textId="77777777" w:rsidTr="0055163B">
        <w:trPr>
          <w:cantSplit/>
        </w:trPr>
        <w:tc>
          <w:tcPr>
            <w:tcW w:w="2121" w:type="dxa"/>
          </w:tcPr>
          <w:p w14:paraId="67729061" w14:textId="77777777" w:rsidR="0055163B" w:rsidRDefault="0055163B" w:rsidP="0055163B">
            <w:r>
              <w:t>ApartmentBuilding</w:t>
            </w:r>
          </w:p>
        </w:tc>
        <w:tc>
          <w:tcPr>
            <w:tcW w:w="2556" w:type="dxa"/>
          </w:tcPr>
          <w:p w14:paraId="3119D64B" w14:textId="77777777" w:rsidR="0055163B" w:rsidRDefault="0055163B" w:rsidP="0055163B">
            <w:r>
              <w:t>subclassOf</w:t>
            </w:r>
          </w:p>
        </w:tc>
        <w:tc>
          <w:tcPr>
            <w:tcW w:w="4673" w:type="dxa"/>
          </w:tcPr>
          <w:p w14:paraId="473EDB27" w14:textId="77777777" w:rsidR="0055163B" w:rsidRDefault="0055163B" w:rsidP="0055163B">
            <w:r w:rsidRPr="00BB59DD">
              <w:t>Building</w:t>
            </w:r>
          </w:p>
        </w:tc>
      </w:tr>
      <w:tr w:rsidR="0055163B" w14:paraId="4A556DAA" w14:textId="77777777" w:rsidTr="0055163B">
        <w:trPr>
          <w:cantSplit/>
        </w:trPr>
        <w:tc>
          <w:tcPr>
            <w:tcW w:w="2121" w:type="dxa"/>
          </w:tcPr>
          <w:p w14:paraId="772C9A4A" w14:textId="77777777" w:rsidR="0055163B" w:rsidRDefault="0055163B" w:rsidP="0055163B">
            <w:r>
              <w:t>OfficeBuilding</w:t>
            </w:r>
          </w:p>
        </w:tc>
        <w:tc>
          <w:tcPr>
            <w:tcW w:w="2556" w:type="dxa"/>
          </w:tcPr>
          <w:p w14:paraId="0527F575" w14:textId="77777777" w:rsidR="0055163B" w:rsidRDefault="0055163B" w:rsidP="0055163B">
            <w:r>
              <w:t>subclassOf</w:t>
            </w:r>
          </w:p>
        </w:tc>
        <w:tc>
          <w:tcPr>
            <w:tcW w:w="4673" w:type="dxa"/>
          </w:tcPr>
          <w:p w14:paraId="6900449F" w14:textId="77777777" w:rsidR="0055163B" w:rsidRDefault="0055163B" w:rsidP="0055163B">
            <w:r w:rsidRPr="00BB59DD">
              <w:t>Building</w:t>
            </w:r>
          </w:p>
        </w:tc>
      </w:tr>
      <w:tr w:rsidR="0055163B" w14:paraId="45B565D5" w14:textId="77777777" w:rsidTr="0055163B">
        <w:trPr>
          <w:cantSplit/>
        </w:trPr>
        <w:tc>
          <w:tcPr>
            <w:tcW w:w="2121" w:type="dxa"/>
          </w:tcPr>
          <w:p w14:paraId="4A5CEDCC" w14:textId="77777777" w:rsidR="0055163B" w:rsidRDefault="0055163B" w:rsidP="0055163B">
            <w:r>
              <w:t>IndustrialBuilding</w:t>
            </w:r>
          </w:p>
        </w:tc>
        <w:tc>
          <w:tcPr>
            <w:tcW w:w="2556" w:type="dxa"/>
          </w:tcPr>
          <w:p w14:paraId="6A1B792F" w14:textId="77777777" w:rsidR="0055163B" w:rsidRDefault="0055163B" w:rsidP="0055163B">
            <w:r>
              <w:t>subclassOf</w:t>
            </w:r>
          </w:p>
        </w:tc>
        <w:tc>
          <w:tcPr>
            <w:tcW w:w="4673" w:type="dxa"/>
          </w:tcPr>
          <w:p w14:paraId="3B04E441" w14:textId="77777777" w:rsidR="0055163B" w:rsidRDefault="0055163B" w:rsidP="0055163B">
            <w:r w:rsidRPr="00BB59DD">
              <w:t>Building</w:t>
            </w:r>
          </w:p>
        </w:tc>
      </w:tr>
      <w:tr w:rsidR="0055163B" w14:paraId="1F0D9BBB" w14:textId="77777777" w:rsidTr="0055163B">
        <w:trPr>
          <w:cantSplit/>
        </w:trPr>
        <w:tc>
          <w:tcPr>
            <w:tcW w:w="2121" w:type="dxa"/>
            <w:vMerge w:val="restart"/>
          </w:tcPr>
          <w:p w14:paraId="5B107C83" w14:textId="77777777" w:rsidR="0055163B" w:rsidRDefault="0055163B" w:rsidP="0055163B">
            <w:r>
              <w:t>BuildingUnitPD</w:t>
            </w:r>
          </w:p>
        </w:tc>
        <w:tc>
          <w:tcPr>
            <w:tcW w:w="2556" w:type="dxa"/>
          </w:tcPr>
          <w:p w14:paraId="22858928" w14:textId="77777777" w:rsidR="0055163B" w:rsidRDefault="0055163B" w:rsidP="0055163B">
            <w:r>
              <w:t>subclassOf</w:t>
            </w:r>
          </w:p>
        </w:tc>
        <w:tc>
          <w:tcPr>
            <w:tcW w:w="4673" w:type="dxa"/>
          </w:tcPr>
          <w:p w14:paraId="77EB75A8" w14:textId="77777777" w:rsidR="0055163B" w:rsidRDefault="0055163B" w:rsidP="0055163B">
            <w:proofErr w:type="gramStart"/>
            <w:r>
              <w:t>change:TimeVaryingConcept</w:t>
            </w:r>
            <w:proofErr w:type="gramEnd"/>
          </w:p>
        </w:tc>
      </w:tr>
      <w:tr w:rsidR="0055163B" w14:paraId="1BE9E58B" w14:textId="77777777" w:rsidTr="0055163B">
        <w:trPr>
          <w:cantSplit/>
        </w:trPr>
        <w:tc>
          <w:tcPr>
            <w:tcW w:w="2121" w:type="dxa"/>
            <w:vMerge/>
          </w:tcPr>
          <w:p w14:paraId="681C0569" w14:textId="77777777" w:rsidR="0055163B" w:rsidRDefault="0055163B" w:rsidP="0055163B"/>
        </w:tc>
        <w:tc>
          <w:tcPr>
            <w:tcW w:w="2556" w:type="dxa"/>
          </w:tcPr>
          <w:p w14:paraId="16087AFE" w14:textId="77777777" w:rsidR="0055163B" w:rsidRDefault="0055163B" w:rsidP="0055163B">
            <w:proofErr w:type="gramStart"/>
            <w:r>
              <w:t>change:existsAt</w:t>
            </w:r>
            <w:proofErr w:type="gramEnd"/>
          </w:p>
        </w:tc>
        <w:tc>
          <w:tcPr>
            <w:tcW w:w="4673" w:type="dxa"/>
          </w:tcPr>
          <w:p w14:paraId="5E6320B0" w14:textId="77777777" w:rsidR="0055163B" w:rsidRDefault="0055163B" w:rsidP="0055163B">
            <w:r>
              <w:t>exactly 1 Interval</w:t>
            </w:r>
          </w:p>
        </w:tc>
      </w:tr>
      <w:tr w:rsidR="0055163B" w14:paraId="55E7FFD6" w14:textId="77777777" w:rsidTr="0055163B">
        <w:trPr>
          <w:cantSplit/>
        </w:trPr>
        <w:tc>
          <w:tcPr>
            <w:tcW w:w="2121" w:type="dxa"/>
            <w:vMerge/>
          </w:tcPr>
          <w:p w14:paraId="7717C4A8" w14:textId="77777777" w:rsidR="0055163B" w:rsidRDefault="0055163B" w:rsidP="0055163B"/>
        </w:tc>
        <w:tc>
          <w:tcPr>
            <w:tcW w:w="2556" w:type="dxa"/>
          </w:tcPr>
          <w:p w14:paraId="65E065F4" w14:textId="77777777" w:rsidR="0055163B" w:rsidRDefault="0055163B" w:rsidP="0055163B">
            <w:r>
              <w:t>equivalentClass</w:t>
            </w:r>
          </w:p>
        </w:tc>
        <w:tc>
          <w:tcPr>
            <w:tcW w:w="4673" w:type="dxa"/>
          </w:tcPr>
          <w:p w14:paraId="6CB42478" w14:textId="77777777" w:rsidR="0055163B" w:rsidRDefault="0055163B" w:rsidP="0055163B">
            <w:proofErr w:type="gramStart"/>
            <w:r>
              <w:t>change:hasManifestation</w:t>
            </w:r>
            <w:proofErr w:type="gramEnd"/>
            <w:r>
              <w:t xml:space="preserve"> some BuildingUnit and  change:hasManifestation only  BuildingUnit</w:t>
            </w:r>
          </w:p>
        </w:tc>
      </w:tr>
      <w:tr w:rsidR="0055163B" w14:paraId="2369B70E" w14:textId="77777777" w:rsidTr="0055163B">
        <w:trPr>
          <w:cantSplit/>
        </w:trPr>
        <w:tc>
          <w:tcPr>
            <w:tcW w:w="2121" w:type="dxa"/>
            <w:vMerge/>
          </w:tcPr>
          <w:p w14:paraId="404E927A" w14:textId="77777777" w:rsidR="0055163B" w:rsidRDefault="0055163B" w:rsidP="0055163B"/>
        </w:tc>
        <w:tc>
          <w:tcPr>
            <w:tcW w:w="2556" w:type="dxa"/>
          </w:tcPr>
          <w:p w14:paraId="65A580DC" w14:textId="77777777" w:rsidR="0055163B" w:rsidRPr="00A765C9" w:rsidRDefault="0055163B" w:rsidP="0055163B">
            <w:pPr>
              <w:rPr>
                <w:strike/>
              </w:rPr>
            </w:pPr>
            <w:proofErr w:type="gramStart"/>
            <w:r w:rsidRPr="00A765C9">
              <w:rPr>
                <w:strike/>
              </w:rPr>
              <w:t>mereology:containedIn</w:t>
            </w:r>
            <w:proofErr w:type="gramEnd"/>
          </w:p>
          <w:p w14:paraId="21563514" w14:textId="37CA4026" w:rsidR="0055163B" w:rsidRPr="00A765C9" w:rsidRDefault="00E52FCB" w:rsidP="0055163B">
            <w:r w:rsidRPr="00A765C9">
              <w:t>unitInBuilding</w:t>
            </w:r>
          </w:p>
        </w:tc>
        <w:tc>
          <w:tcPr>
            <w:tcW w:w="4673" w:type="dxa"/>
          </w:tcPr>
          <w:p w14:paraId="033F032E" w14:textId="77777777" w:rsidR="0055163B" w:rsidRPr="00A765C9" w:rsidRDefault="0055163B" w:rsidP="0055163B">
            <w:r w:rsidRPr="00A765C9">
              <w:t>exactly 1 Building</w:t>
            </w:r>
          </w:p>
        </w:tc>
      </w:tr>
      <w:tr w:rsidR="0055163B" w14:paraId="0381F711" w14:textId="77777777" w:rsidTr="0055163B">
        <w:trPr>
          <w:cantSplit/>
        </w:trPr>
        <w:tc>
          <w:tcPr>
            <w:tcW w:w="2121" w:type="dxa"/>
            <w:vMerge/>
          </w:tcPr>
          <w:p w14:paraId="29A06889" w14:textId="77777777" w:rsidR="0055163B" w:rsidRDefault="0055163B" w:rsidP="0055163B"/>
        </w:tc>
        <w:tc>
          <w:tcPr>
            <w:tcW w:w="2556" w:type="dxa"/>
          </w:tcPr>
          <w:p w14:paraId="09D70F16" w14:textId="77777777" w:rsidR="0055163B" w:rsidRDefault="0055163B" w:rsidP="0055163B">
            <w:proofErr w:type="gramStart"/>
            <w:r>
              <w:t>schema:address</w:t>
            </w:r>
            <w:proofErr w:type="gramEnd"/>
          </w:p>
        </w:tc>
        <w:tc>
          <w:tcPr>
            <w:tcW w:w="4673" w:type="dxa"/>
          </w:tcPr>
          <w:p w14:paraId="1A6A8521" w14:textId="77777777" w:rsidR="0055163B" w:rsidRDefault="0055163B" w:rsidP="0055163B">
            <w:r>
              <w:t xml:space="preserve">exactly 1 </w:t>
            </w:r>
            <w:proofErr w:type="gramStart"/>
            <w:r>
              <w:t>schema:PostalAddress</w:t>
            </w:r>
            <w:proofErr w:type="gramEnd"/>
          </w:p>
        </w:tc>
      </w:tr>
      <w:tr w:rsidR="0055163B" w14:paraId="2EFF21CE" w14:textId="77777777" w:rsidTr="0055163B">
        <w:trPr>
          <w:cantSplit/>
        </w:trPr>
        <w:tc>
          <w:tcPr>
            <w:tcW w:w="2121" w:type="dxa"/>
            <w:vMerge w:val="restart"/>
          </w:tcPr>
          <w:p w14:paraId="2BF003DF" w14:textId="77777777" w:rsidR="0055163B" w:rsidRDefault="0055163B" w:rsidP="0055163B">
            <w:r>
              <w:t>BuildingUnit</w:t>
            </w:r>
          </w:p>
        </w:tc>
        <w:tc>
          <w:tcPr>
            <w:tcW w:w="2556" w:type="dxa"/>
          </w:tcPr>
          <w:p w14:paraId="31D13A6F" w14:textId="77777777" w:rsidR="0055163B" w:rsidRDefault="0055163B" w:rsidP="0055163B">
            <w:r>
              <w:t>subclassOf</w:t>
            </w:r>
          </w:p>
        </w:tc>
        <w:tc>
          <w:tcPr>
            <w:tcW w:w="4673" w:type="dxa"/>
          </w:tcPr>
          <w:p w14:paraId="42BB858C" w14:textId="77777777" w:rsidR="0055163B" w:rsidRDefault="0055163B" w:rsidP="0055163B">
            <w:proofErr w:type="gramStart"/>
            <w:r>
              <w:t>change:Manifestation</w:t>
            </w:r>
            <w:proofErr w:type="gramEnd"/>
          </w:p>
        </w:tc>
      </w:tr>
      <w:tr w:rsidR="0055163B" w14:paraId="26015BA6" w14:textId="77777777" w:rsidTr="0055163B">
        <w:trPr>
          <w:cantSplit/>
        </w:trPr>
        <w:tc>
          <w:tcPr>
            <w:tcW w:w="2121" w:type="dxa"/>
            <w:vMerge/>
          </w:tcPr>
          <w:p w14:paraId="0CC09C6D" w14:textId="77777777" w:rsidR="0055163B" w:rsidRDefault="0055163B" w:rsidP="0055163B"/>
        </w:tc>
        <w:tc>
          <w:tcPr>
            <w:tcW w:w="2556" w:type="dxa"/>
          </w:tcPr>
          <w:p w14:paraId="543DCB1A" w14:textId="77777777" w:rsidR="0055163B" w:rsidRDefault="0055163B" w:rsidP="0055163B">
            <w:r>
              <w:t>equivalentClass</w:t>
            </w:r>
          </w:p>
        </w:tc>
        <w:tc>
          <w:tcPr>
            <w:tcW w:w="4673" w:type="dxa"/>
          </w:tcPr>
          <w:p w14:paraId="61A5858D" w14:textId="77777777" w:rsidR="0055163B" w:rsidRDefault="0055163B" w:rsidP="0055163B">
            <w:proofErr w:type="gramStart"/>
            <w:r>
              <w:t>change:manifestationOf</w:t>
            </w:r>
            <w:proofErr w:type="gramEnd"/>
            <w:r>
              <w:t xml:space="preserve"> some BuildingUnitPD and  change:manifestationOf only BuildingUnitPD</w:t>
            </w:r>
          </w:p>
        </w:tc>
      </w:tr>
      <w:tr w:rsidR="0055163B" w14:paraId="19ACD484" w14:textId="77777777" w:rsidTr="0055163B">
        <w:trPr>
          <w:cantSplit/>
        </w:trPr>
        <w:tc>
          <w:tcPr>
            <w:tcW w:w="2121" w:type="dxa"/>
            <w:vMerge/>
          </w:tcPr>
          <w:p w14:paraId="1D25B896" w14:textId="77777777" w:rsidR="0055163B" w:rsidRDefault="0055163B" w:rsidP="0055163B"/>
        </w:tc>
        <w:tc>
          <w:tcPr>
            <w:tcW w:w="2556" w:type="dxa"/>
          </w:tcPr>
          <w:p w14:paraId="4B271EB2" w14:textId="77777777" w:rsidR="0055163B" w:rsidRDefault="0055163B" w:rsidP="0055163B">
            <w:proofErr w:type="gramStart"/>
            <w:r>
              <w:t>change:existsAt</w:t>
            </w:r>
            <w:proofErr w:type="gramEnd"/>
          </w:p>
        </w:tc>
        <w:tc>
          <w:tcPr>
            <w:tcW w:w="4673" w:type="dxa"/>
          </w:tcPr>
          <w:p w14:paraId="36D16217" w14:textId="77777777" w:rsidR="0055163B" w:rsidRDefault="0055163B" w:rsidP="0055163B">
            <w:r>
              <w:t>exactly 1 TemporalEntity</w:t>
            </w:r>
          </w:p>
        </w:tc>
      </w:tr>
      <w:tr w:rsidR="0055163B" w14:paraId="1A13D070" w14:textId="77777777" w:rsidTr="0055163B">
        <w:trPr>
          <w:cantSplit/>
        </w:trPr>
        <w:tc>
          <w:tcPr>
            <w:tcW w:w="2121" w:type="dxa"/>
            <w:vMerge/>
          </w:tcPr>
          <w:p w14:paraId="16617C5C" w14:textId="77777777" w:rsidR="0055163B" w:rsidRDefault="0055163B" w:rsidP="0055163B"/>
        </w:tc>
        <w:tc>
          <w:tcPr>
            <w:tcW w:w="2556" w:type="dxa"/>
          </w:tcPr>
          <w:p w14:paraId="34EC95F0" w14:textId="77777777" w:rsidR="0055163B" w:rsidRDefault="0055163B" w:rsidP="0055163B">
            <w:proofErr w:type="gramStart"/>
            <w:r>
              <w:t>monetary:hasValue</w:t>
            </w:r>
            <w:proofErr w:type="gramEnd"/>
          </w:p>
        </w:tc>
        <w:tc>
          <w:tcPr>
            <w:tcW w:w="4673" w:type="dxa"/>
          </w:tcPr>
          <w:p w14:paraId="7340DAB9" w14:textId="77777777" w:rsidR="0055163B" w:rsidRDefault="0055163B" w:rsidP="0055163B">
            <w:r>
              <w:t xml:space="preserve">only </w:t>
            </w:r>
            <w:proofErr w:type="gramStart"/>
            <w:r>
              <w:t>monetary:MonetaryValue</w:t>
            </w:r>
            <w:proofErr w:type="gramEnd"/>
          </w:p>
        </w:tc>
      </w:tr>
      <w:tr w:rsidR="0055163B" w14:paraId="190C31CA" w14:textId="77777777" w:rsidTr="0055163B">
        <w:trPr>
          <w:cantSplit/>
        </w:trPr>
        <w:tc>
          <w:tcPr>
            <w:tcW w:w="2121" w:type="dxa"/>
            <w:vMerge/>
          </w:tcPr>
          <w:p w14:paraId="05301B74" w14:textId="77777777" w:rsidR="0055163B" w:rsidRDefault="0055163B" w:rsidP="0055163B"/>
        </w:tc>
        <w:tc>
          <w:tcPr>
            <w:tcW w:w="2556" w:type="dxa"/>
          </w:tcPr>
          <w:p w14:paraId="2199DE8D" w14:textId="77777777" w:rsidR="0055163B" w:rsidRDefault="0055163B" w:rsidP="0055163B">
            <w:r>
              <w:t>hasRent</w:t>
            </w:r>
          </w:p>
        </w:tc>
        <w:tc>
          <w:tcPr>
            <w:tcW w:w="4673" w:type="dxa"/>
          </w:tcPr>
          <w:p w14:paraId="26FB7D8C" w14:textId="77777777" w:rsidR="0055163B" w:rsidRDefault="0055163B" w:rsidP="0055163B">
            <w:r>
              <w:t xml:space="preserve">only </w:t>
            </w:r>
            <w:proofErr w:type="gramStart"/>
            <w:r>
              <w:t>monetary:MonetaryValue</w:t>
            </w:r>
            <w:proofErr w:type="gramEnd"/>
          </w:p>
        </w:tc>
      </w:tr>
      <w:tr w:rsidR="0055163B" w14:paraId="3A1FEF2A" w14:textId="77777777" w:rsidTr="0055163B">
        <w:trPr>
          <w:cantSplit/>
        </w:trPr>
        <w:tc>
          <w:tcPr>
            <w:tcW w:w="2121" w:type="dxa"/>
            <w:vMerge/>
          </w:tcPr>
          <w:p w14:paraId="03DEC244" w14:textId="77777777" w:rsidR="0055163B" w:rsidRDefault="0055163B" w:rsidP="0055163B"/>
        </w:tc>
        <w:tc>
          <w:tcPr>
            <w:tcW w:w="2556" w:type="dxa"/>
          </w:tcPr>
          <w:p w14:paraId="13CF60CE" w14:textId="77777777" w:rsidR="0055163B" w:rsidRDefault="0055163B" w:rsidP="0055163B">
            <w:r>
              <w:t>hasUnitSize</w:t>
            </w:r>
          </w:p>
        </w:tc>
        <w:tc>
          <w:tcPr>
            <w:tcW w:w="4673" w:type="dxa"/>
          </w:tcPr>
          <w:p w14:paraId="15C177DC" w14:textId="527489D7" w:rsidR="0055163B" w:rsidRDefault="0055163B" w:rsidP="0055163B">
            <w:r>
              <w:t xml:space="preserve">only </w:t>
            </w:r>
            <w:proofErr w:type="gramStart"/>
            <w:r>
              <w:t>om:area</w:t>
            </w:r>
            <w:proofErr w:type="gramEnd"/>
          </w:p>
        </w:tc>
      </w:tr>
      <w:tr w:rsidR="0055163B" w14:paraId="015A9FE4" w14:textId="77777777" w:rsidTr="0055163B">
        <w:trPr>
          <w:cantSplit/>
        </w:trPr>
        <w:tc>
          <w:tcPr>
            <w:tcW w:w="2121" w:type="dxa"/>
            <w:vMerge/>
          </w:tcPr>
          <w:p w14:paraId="7626F998" w14:textId="77777777" w:rsidR="0055163B" w:rsidRDefault="0055163B" w:rsidP="0055163B"/>
        </w:tc>
        <w:tc>
          <w:tcPr>
            <w:tcW w:w="2556" w:type="dxa"/>
          </w:tcPr>
          <w:p w14:paraId="5042262B" w14:textId="77777777" w:rsidR="0055163B" w:rsidRDefault="0055163B" w:rsidP="0055163B">
            <w:r>
              <w:t>hasRooms</w:t>
            </w:r>
          </w:p>
        </w:tc>
        <w:tc>
          <w:tcPr>
            <w:tcW w:w="4673" w:type="dxa"/>
          </w:tcPr>
          <w:p w14:paraId="14BF1378" w14:textId="77777777" w:rsidR="0055163B" w:rsidRDefault="0055163B" w:rsidP="0055163B">
            <w:r>
              <w:t>only xsd:int</w:t>
            </w:r>
          </w:p>
        </w:tc>
      </w:tr>
      <w:tr w:rsidR="0055163B" w:rsidRPr="00A765C9" w14:paraId="0EF182E2" w14:textId="77777777" w:rsidTr="0055163B">
        <w:trPr>
          <w:cantSplit/>
        </w:trPr>
        <w:tc>
          <w:tcPr>
            <w:tcW w:w="2121" w:type="dxa"/>
            <w:vMerge/>
          </w:tcPr>
          <w:p w14:paraId="0CB49146" w14:textId="77777777" w:rsidR="0055163B" w:rsidRDefault="0055163B" w:rsidP="0055163B"/>
        </w:tc>
        <w:tc>
          <w:tcPr>
            <w:tcW w:w="2556" w:type="dxa"/>
          </w:tcPr>
          <w:p w14:paraId="0635DAB0" w14:textId="6F74E755" w:rsidR="0055163B" w:rsidRPr="00A765C9" w:rsidRDefault="0055163B" w:rsidP="0055163B">
            <w:r w:rsidRPr="00A765C9">
              <w:rPr>
                <w:strike/>
              </w:rPr>
              <w:t xml:space="preserve">hasFacility </w:t>
            </w:r>
            <w:r w:rsidRPr="00A765C9">
              <w:t>hasBuildingFacility</w:t>
            </w:r>
          </w:p>
        </w:tc>
        <w:tc>
          <w:tcPr>
            <w:tcW w:w="4673" w:type="dxa"/>
          </w:tcPr>
          <w:p w14:paraId="5B135004" w14:textId="77777777" w:rsidR="0055163B" w:rsidRPr="00A765C9" w:rsidRDefault="0055163B" w:rsidP="0055163B">
            <w:r w:rsidRPr="00A765C9">
              <w:t>only Facility</w:t>
            </w:r>
          </w:p>
        </w:tc>
      </w:tr>
    </w:tbl>
    <w:p w14:paraId="6236D697" w14:textId="77777777" w:rsidR="00547880" w:rsidRDefault="00547880" w:rsidP="00547880"/>
    <w:p w14:paraId="56730D4C" w14:textId="77777777" w:rsidR="0067071B" w:rsidRDefault="0067071B" w:rsidP="00547880"/>
    <w:tbl>
      <w:tblPr>
        <w:tblStyle w:val="TableGrid"/>
        <w:tblpPr w:leftFromText="180" w:rightFromText="180" w:vertAnchor="text" w:horzAnchor="margin" w:tblpY="128"/>
        <w:tblW w:w="0" w:type="auto"/>
        <w:tblLook w:val="04A0" w:firstRow="1" w:lastRow="0" w:firstColumn="1" w:lastColumn="0" w:noHBand="0" w:noVBand="1"/>
      </w:tblPr>
      <w:tblGrid>
        <w:gridCol w:w="2240"/>
        <w:gridCol w:w="2479"/>
        <w:gridCol w:w="4631"/>
      </w:tblGrid>
      <w:tr w:rsidR="00E52FCB" w14:paraId="199D36BF" w14:textId="77777777" w:rsidTr="00E52FCB">
        <w:tc>
          <w:tcPr>
            <w:tcW w:w="2240" w:type="dxa"/>
            <w:shd w:val="clear" w:color="auto" w:fill="00FFFF"/>
          </w:tcPr>
          <w:p w14:paraId="140D1BBB" w14:textId="77777777" w:rsidR="0067071B" w:rsidRDefault="0067071B" w:rsidP="00616EC9">
            <w:pPr>
              <w:tabs>
                <w:tab w:val="left" w:pos="1027"/>
              </w:tabs>
            </w:pPr>
            <w:r>
              <w:t>Property</w:t>
            </w:r>
            <w:r>
              <w:tab/>
            </w:r>
          </w:p>
        </w:tc>
        <w:tc>
          <w:tcPr>
            <w:tcW w:w="2479" w:type="dxa"/>
            <w:shd w:val="clear" w:color="auto" w:fill="00FFFF"/>
          </w:tcPr>
          <w:p w14:paraId="55ED95D2" w14:textId="77777777" w:rsidR="0067071B" w:rsidRDefault="0067071B" w:rsidP="00616EC9">
            <w:r>
              <w:t>Characteristic</w:t>
            </w:r>
          </w:p>
        </w:tc>
        <w:tc>
          <w:tcPr>
            <w:tcW w:w="4631" w:type="dxa"/>
            <w:shd w:val="clear" w:color="auto" w:fill="00FFFF"/>
          </w:tcPr>
          <w:p w14:paraId="16997EAB" w14:textId="77777777" w:rsidR="0067071B" w:rsidRDefault="0067071B" w:rsidP="00616EC9">
            <w:r>
              <w:t>Value (if applicable)</w:t>
            </w:r>
          </w:p>
        </w:tc>
      </w:tr>
      <w:tr w:rsidR="00E52FCB" w14:paraId="09CB2502" w14:textId="77777777" w:rsidTr="00E52FCB">
        <w:tc>
          <w:tcPr>
            <w:tcW w:w="2240" w:type="dxa"/>
          </w:tcPr>
          <w:p w14:paraId="34FAAE41" w14:textId="0E17E711" w:rsidR="0067071B" w:rsidRPr="00AE2788" w:rsidRDefault="00E52FCB" w:rsidP="00616EC9">
            <w:r>
              <w:t>hasBuildingFacility</w:t>
            </w:r>
          </w:p>
        </w:tc>
        <w:tc>
          <w:tcPr>
            <w:tcW w:w="2479" w:type="dxa"/>
          </w:tcPr>
          <w:p w14:paraId="0FFBD446" w14:textId="77777777" w:rsidR="0067071B" w:rsidRPr="00AE2788" w:rsidRDefault="0067071B" w:rsidP="00616EC9">
            <w:r w:rsidRPr="00AE2788">
              <w:t>subPropertyOf</w:t>
            </w:r>
          </w:p>
        </w:tc>
        <w:tc>
          <w:tcPr>
            <w:tcW w:w="4631" w:type="dxa"/>
          </w:tcPr>
          <w:p w14:paraId="4B0B410B" w14:textId="77777777" w:rsidR="0067071B" w:rsidRPr="00AE2788" w:rsidRDefault="0067071B" w:rsidP="00616EC9">
            <w:proofErr w:type="gramStart"/>
            <w:r w:rsidRPr="00AE2788">
              <w:t>mer:hasComponent</w:t>
            </w:r>
            <w:proofErr w:type="gramEnd"/>
          </w:p>
        </w:tc>
      </w:tr>
      <w:tr w:rsidR="00C0399F" w14:paraId="66A65959" w14:textId="77777777" w:rsidTr="00E52FCB">
        <w:tc>
          <w:tcPr>
            <w:tcW w:w="2240" w:type="dxa"/>
            <w:vMerge w:val="restart"/>
          </w:tcPr>
          <w:p w14:paraId="46C1245D" w14:textId="58E0A524" w:rsidR="00C0399F" w:rsidRDefault="00C0399F" w:rsidP="00616EC9">
            <w:r>
              <w:t>hasBuildingUnit</w:t>
            </w:r>
          </w:p>
        </w:tc>
        <w:tc>
          <w:tcPr>
            <w:tcW w:w="2479" w:type="dxa"/>
          </w:tcPr>
          <w:p w14:paraId="7A9CEA0F" w14:textId="397761A1" w:rsidR="00C0399F" w:rsidRPr="00AE2788" w:rsidRDefault="00C0399F" w:rsidP="00C0399F">
            <w:r>
              <w:t>inverseOf</w:t>
            </w:r>
          </w:p>
        </w:tc>
        <w:tc>
          <w:tcPr>
            <w:tcW w:w="4631" w:type="dxa"/>
          </w:tcPr>
          <w:p w14:paraId="70CC3F53" w14:textId="33E9348E" w:rsidR="00C0399F" w:rsidRPr="00AE2788" w:rsidRDefault="00C0399F" w:rsidP="00C0399F">
            <w:r>
              <w:t>unitInBuilding</w:t>
            </w:r>
          </w:p>
        </w:tc>
      </w:tr>
      <w:tr w:rsidR="00C0399F" w14:paraId="3FFCA6A1" w14:textId="77777777" w:rsidTr="00E52FCB">
        <w:tc>
          <w:tcPr>
            <w:tcW w:w="2240" w:type="dxa"/>
            <w:vMerge/>
          </w:tcPr>
          <w:p w14:paraId="51576151" w14:textId="1F31E9BC" w:rsidR="00C0399F" w:rsidRPr="00AE2788" w:rsidRDefault="00C0399F" w:rsidP="00C0399F"/>
        </w:tc>
        <w:tc>
          <w:tcPr>
            <w:tcW w:w="2479" w:type="dxa"/>
          </w:tcPr>
          <w:p w14:paraId="203D44FB" w14:textId="77777777" w:rsidR="00C0399F" w:rsidRPr="00AE2788" w:rsidRDefault="00C0399F" w:rsidP="00C0399F">
            <w:r w:rsidRPr="00AE2788">
              <w:t>subPropertyOf</w:t>
            </w:r>
          </w:p>
        </w:tc>
        <w:tc>
          <w:tcPr>
            <w:tcW w:w="4631" w:type="dxa"/>
          </w:tcPr>
          <w:p w14:paraId="698C21E1" w14:textId="77777777" w:rsidR="00C0399F" w:rsidRPr="00AE2788" w:rsidRDefault="00C0399F" w:rsidP="00C0399F">
            <w:proofErr w:type="gramStart"/>
            <w:r w:rsidRPr="00AE2788">
              <w:t>mer:hasComponent</w:t>
            </w:r>
            <w:proofErr w:type="gramEnd"/>
          </w:p>
        </w:tc>
      </w:tr>
      <w:tr w:rsidR="00C0399F" w14:paraId="3AE0A1E6" w14:textId="77777777" w:rsidTr="00E52FCB">
        <w:tc>
          <w:tcPr>
            <w:tcW w:w="2240" w:type="dxa"/>
            <w:vMerge/>
          </w:tcPr>
          <w:p w14:paraId="05CCF19A" w14:textId="77777777" w:rsidR="00C0399F" w:rsidRDefault="00C0399F" w:rsidP="00C0399F"/>
        </w:tc>
        <w:tc>
          <w:tcPr>
            <w:tcW w:w="2479" w:type="dxa"/>
          </w:tcPr>
          <w:p w14:paraId="225D6774" w14:textId="56AFD549" w:rsidR="00C0399F" w:rsidRPr="00AE2788" w:rsidRDefault="00C0399F" w:rsidP="00C0399F">
            <w:r>
              <w:t>subPropertyOf</w:t>
            </w:r>
          </w:p>
        </w:tc>
        <w:tc>
          <w:tcPr>
            <w:tcW w:w="4631" w:type="dxa"/>
          </w:tcPr>
          <w:p w14:paraId="7456A40E" w14:textId="62CD3346" w:rsidR="00C0399F" w:rsidRPr="00AE2788" w:rsidRDefault="00C0399F" w:rsidP="00C0399F">
            <w:proofErr w:type="gramStart"/>
            <w:r>
              <w:t>mer:contains</w:t>
            </w:r>
            <w:proofErr w:type="gramEnd"/>
          </w:p>
        </w:tc>
      </w:tr>
      <w:tr w:rsidR="00C0399F" w14:paraId="55F0EB9D" w14:textId="77777777" w:rsidTr="00E52FCB">
        <w:tc>
          <w:tcPr>
            <w:tcW w:w="2240" w:type="dxa"/>
            <w:vMerge w:val="restart"/>
          </w:tcPr>
          <w:p w14:paraId="3F91A609" w14:textId="0BA919E5" w:rsidR="00C0399F" w:rsidRDefault="00C0399F" w:rsidP="00C0399F">
            <w:r>
              <w:t>unitInBuilding</w:t>
            </w:r>
          </w:p>
        </w:tc>
        <w:tc>
          <w:tcPr>
            <w:tcW w:w="2479" w:type="dxa"/>
          </w:tcPr>
          <w:p w14:paraId="519B8980" w14:textId="160489EC" w:rsidR="00C0399F" w:rsidRDefault="00C0399F" w:rsidP="00C0399F">
            <w:r>
              <w:t>inverseOf</w:t>
            </w:r>
          </w:p>
        </w:tc>
        <w:tc>
          <w:tcPr>
            <w:tcW w:w="4631" w:type="dxa"/>
          </w:tcPr>
          <w:p w14:paraId="56F6D25C" w14:textId="31F8C032" w:rsidR="00C0399F" w:rsidRDefault="00C0399F" w:rsidP="00C0399F">
            <w:r>
              <w:t>hasBuildingUnit</w:t>
            </w:r>
          </w:p>
        </w:tc>
      </w:tr>
      <w:tr w:rsidR="00C0399F" w14:paraId="0C24C9A7" w14:textId="77777777" w:rsidTr="00E52FCB">
        <w:tc>
          <w:tcPr>
            <w:tcW w:w="2240" w:type="dxa"/>
            <w:vMerge/>
          </w:tcPr>
          <w:p w14:paraId="7CA8D8B9" w14:textId="77777777" w:rsidR="00C0399F" w:rsidRDefault="00C0399F" w:rsidP="00C0399F"/>
        </w:tc>
        <w:tc>
          <w:tcPr>
            <w:tcW w:w="2479" w:type="dxa"/>
          </w:tcPr>
          <w:p w14:paraId="748F24E5" w14:textId="14365D7A" w:rsidR="00C0399F" w:rsidRDefault="00C0399F" w:rsidP="00C0399F">
            <w:r>
              <w:t>subPropertyOf</w:t>
            </w:r>
          </w:p>
        </w:tc>
        <w:tc>
          <w:tcPr>
            <w:tcW w:w="4631" w:type="dxa"/>
          </w:tcPr>
          <w:p w14:paraId="3287506A" w14:textId="0AFB3A9F" w:rsidR="00C0399F" w:rsidRDefault="00C0399F" w:rsidP="00C0399F">
            <w:proofErr w:type="gramStart"/>
            <w:r>
              <w:t>mer:componentOf</w:t>
            </w:r>
            <w:proofErr w:type="gramEnd"/>
          </w:p>
        </w:tc>
      </w:tr>
      <w:tr w:rsidR="00C0399F" w14:paraId="7DA90DA8" w14:textId="77777777" w:rsidTr="00E52FCB">
        <w:tc>
          <w:tcPr>
            <w:tcW w:w="2240" w:type="dxa"/>
            <w:vMerge/>
          </w:tcPr>
          <w:p w14:paraId="6547BFC3" w14:textId="77777777" w:rsidR="00C0399F" w:rsidRDefault="00C0399F" w:rsidP="00C0399F"/>
        </w:tc>
        <w:tc>
          <w:tcPr>
            <w:tcW w:w="2479" w:type="dxa"/>
          </w:tcPr>
          <w:p w14:paraId="0C948AD0" w14:textId="2360C5D3" w:rsidR="00C0399F" w:rsidRDefault="00C0399F" w:rsidP="00C0399F">
            <w:r>
              <w:t>subPropertyOf</w:t>
            </w:r>
          </w:p>
        </w:tc>
        <w:tc>
          <w:tcPr>
            <w:tcW w:w="4631" w:type="dxa"/>
          </w:tcPr>
          <w:p w14:paraId="399E016A" w14:textId="47738B58" w:rsidR="00C0399F" w:rsidRDefault="00C0399F" w:rsidP="00C0399F">
            <w:proofErr w:type="gramStart"/>
            <w:r>
              <w:t>mer:containedIn</w:t>
            </w:r>
            <w:proofErr w:type="gramEnd"/>
          </w:p>
        </w:tc>
      </w:tr>
    </w:tbl>
    <w:p w14:paraId="16D2121A" w14:textId="77777777" w:rsidR="0067071B" w:rsidRDefault="0067071B" w:rsidP="00547880"/>
    <w:p w14:paraId="6CD34B6D" w14:textId="77777777" w:rsidR="00943F1A" w:rsidRDefault="00943F1A" w:rsidP="00EA354A">
      <w:pPr>
        <w:rPr>
          <w:b/>
        </w:rPr>
      </w:pPr>
      <w:r w:rsidRPr="00943F1A">
        <w:rPr>
          <w:b/>
        </w:rPr>
        <w:t>Reus</w:t>
      </w:r>
      <w:r>
        <w:rPr>
          <w:b/>
        </w:rPr>
        <w:t>ed Ontologies:</w:t>
      </w:r>
    </w:p>
    <w:p w14:paraId="152C0FC6" w14:textId="64149289" w:rsidR="0001640A" w:rsidRPr="008C3AA4" w:rsidRDefault="0001640A" w:rsidP="009E4A69">
      <w:pPr>
        <w:pStyle w:val="ListParagraph"/>
        <w:rPr>
          <w:sz w:val="24"/>
        </w:rPr>
      </w:pPr>
      <w:r w:rsidRPr="008C3AA4">
        <w:rPr>
          <w:sz w:val="24"/>
        </w:rPr>
        <w:t>Change</w:t>
      </w:r>
    </w:p>
    <w:p w14:paraId="044670DC" w14:textId="15926FE1" w:rsidR="0001640A" w:rsidRPr="008C3AA4" w:rsidRDefault="0001640A" w:rsidP="009E4A69">
      <w:pPr>
        <w:pStyle w:val="ListParagraph"/>
        <w:rPr>
          <w:sz w:val="24"/>
        </w:rPr>
      </w:pPr>
      <w:r w:rsidRPr="008C3AA4">
        <w:rPr>
          <w:sz w:val="24"/>
        </w:rPr>
        <w:t>Units of measure</w:t>
      </w:r>
    </w:p>
    <w:p w14:paraId="2498D0E4" w14:textId="73336920" w:rsidR="0001640A" w:rsidRPr="008C3AA4" w:rsidRDefault="0001640A" w:rsidP="009E4A69">
      <w:pPr>
        <w:pStyle w:val="ListParagraph"/>
        <w:rPr>
          <w:sz w:val="24"/>
        </w:rPr>
      </w:pPr>
      <w:r w:rsidRPr="008C3AA4">
        <w:rPr>
          <w:sz w:val="24"/>
        </w:rPr>
        <w:t>Mereology</w:t>
      </w:r>
    </w:p>
    <w:p w14:paraId="2DDAD54B" w14:textId="45373720" w:rsidR="0001640A" w:rsidRPr="008C3AA4" w:rsidRDefault="0001640A" w:rsidP="009E4A69">
      <w:pPr>
        <w:pStyle w:val="ListParagraph"/>
        <w:rPr>
          <w:sz w:val="24"/>
        </w:rPr>
      </w:pPr>
      <w:r w:rsidRPr="008C3AA4">
        <w:rPr>
          <w:sz w:val="24"/>
        </w:rPr>
        <w:t>Spatial location</w:t>
      </w:r>
    </w:p>
    <w:p w14:paraId="3018E34C" w14:textId="77777777" w:rsidR="0033781E" w:rsidRDefault="0033781E" w:rsidP="0033781E"/>
    <w:p w14:paraId="45D4B9C5" w14:textId="77777777" w:rsidR="00D4596C" w:rsidRDefault="00D4596C" w:rsidP="00EA354A">
      <w:pPr>
        <w:pStyle w:val="Heading2"/>
      </w:pPr>
      <w:bookmarkStart w:id="77" w:name="_Toc2843362"/>
      <w:r>
        <w:lastRenderedPageBreak/>
        <w:t>Vehicle Ontology</w:t>
      </w:r>
      <w:bookmarkEnd w:id="77"/>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proofErr w:type="gramStart"/>
            <w:r>
              <w:t>change:</w:t>
            </w:r>
            <w:r w:rsidR="00DD695A">
              <w:t>h</w:t>
            </w:r>
            <w:r w:rsidR="00E1480C">
              <w:t>asManifestation</w:t>
            </w:r>
            <w:proofErr w:type="gramEnd"/>
            <w:r w:rsidR="00E1480C">
              <w:t xml:space="preserve">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proofErr w:type="gramStart"/>
            <w:r>
              <w:t>change:</w:t>
            </w:r>
            <w:r w:rsidR="00DD695A">
              <w:t>TimeVaryingConcept</w:t>
            </w:r>
            <w:proofErr w:type="gramEnd"/>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proofErr w:type="gramStart"/>
            <w:r>
              <w:t>change:</w:t>
            </w:r>
            <w:r w:rsidR="006D5597">
              <w:t>existsAt</w:t>
            </w:r>
            <w:proofErr w:type="gramEnd"/>
          </w:p>
        </w:tc>
        <w:tc>
          <w:tcPr>
            <w:tcW w:w="3748" w:type="dxa"/>
          </w:tcPr>
          <w:p w14:paraId="68245112" w14:textId="77777777" w:rsidR="00DD695A" w:rsidRDefault="00DD695A" w:rsidP="00A219F3">
            <w:r>
              <w:t xml:space="preserve">exactly 1 </w:t>
            </w:r>
            <w:proofErr w:type="gramStart"/>
            <w:r w:rsidR="005148B3">
              <w:t>time:</w:t>
            </w:r>
            <w:r>
              <w:t>Interval</w:t>
            </w:r>
            <w:proofErr w:type="gramEnd"/>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proofErr w:type="gramStart"/>
            <w:r>
              <w:t>schema:productionDate</w:t>
            </w:r>
            <w:proofErr w:type="gramEnd"/>
          </w:p>
        </w:tc>
        <w:tc>
          <w:tcPr>
            <w:tcW w:w="3748" w:type="dxa"/>
          </w:tcPr>
          <w:p w14:paraId="233D8C87" w14:textId="77777777" w:rsidR="00DD695A" w:rsidRDefault="00DD695A" w:rsidP="00A219F3">
            <w:r>
              <w:t xml:space="preserve">only </w:t>
            </w:r>
            <w:proofErr w:type="gramStart"/>
            <w:r w:rsidR="005148B3">
              <w:t>time:</w:t>
            </w:r>
            <w:r>
              <w:t>Date</w:t>
            </w:r>
            <w:r w:rsidR="005148B3">
              <w:t>TimeDescription</w:t>
            </w:r>
            <w:proofErr w:type="gramEnd"/>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proofErr w:type="gramStart"/>
            <w:r>
              <w:t>schema:b</w:t>
            </w:r>
            <w:r w:rsidR="00DD695A">
              <w:t>rand</w:t>
            </w:r>
            <w:proofErr w:type="gramEnd"/>
          </w:p>
        </w:tc>
        <w:tc>
          <w:tcPr>
            <w:tcW w:w="3748" w:type="dxa"/>
          </w:tcPr>
          <w:p w14:paraId="7A29482E" w14:textId="77777777" w:rsidR="00DD695A" w:rsidRDefault="00DD695A" w:rsidP="00A219F3">
            <w:r>
              <w:t xml:space="preserve">only </w:t>
            </w:r>
            <w:proofErr w:type="gramStart"/>
            <w:r w:rsidR="00E057A2">
              <w:t>schema:Brand</w:t>
            </w:r>
            <w:proofErr w:type="gramEnd"/>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proofErr w:type="gramStart"/>
            <w:r>
              <w:t>schema:vehicleSeatingCapacity</w:t>
            </w:r>
            <w:proofErr w:type="gramEnd"/>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proofErr w:type="gramStart"/>
            <w:r>
              <w:t>schema:cargoVolume</w:t>
            </w:r>
            <w:proofErr w:type="gramEnd"/>
          </w:p>
        </w:tc>
        <w:tc>
          <w:tcPr>
            <w:tcW w:w="3748" w:type="dxa"/>
          </w:tcPr>
          <w:p w14:paraId="68BF3952" w14:textId="2644371A" w:rsidR="00DD695A" w:rsidRDefault="00DD695A" w:rsidP="00E057A2">
            <w:r>
              <w:t xml:space="preserve">only </w:t>
            </w:r>
            <w:proofErr w:type="gramStart"/>
            <w:r w:rsidR="00265148">
              <w:t>om:</w:t>
            </w:r>
            <w:r w:rsidR="00CA48B3">
              <w:t>volume</w:t>
            </w:r>
            <w:proofErr w:type="gramEnd"/>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proofErr w:type="gramStart"/>
            <w:r w:rsidR="00265148">
              <w:t>om:Q</w:t>
            </w:r>
            <w:r w:rsidR="00E057A2">
              <w:t>uantity</w:t>
            </w:r>
            <w:proofErr w:type="gramEnd"/>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proofErr w:type="gramStart"/>
            <w:r>
              <w:t>schema:driveWheelConfiguration</w:t>
            </w:r>
            <w:proofErr w:type="gramEnd"/>
          </w:p>
        </w:tc>
        <w:tc>
          <w:tcPr>
            <w:tcW w:w="3748" w:type="dxa"/>
          </w:tcPr>
          <w:p w14:paraId="51F5D6F4" w14:textId="77777777" w:rsidR="00DD695A" w:rsidRDefault="00DD695A" w:rsidP="00A219F3">
            <w:proofErr w:type="gramStart"/>
            <w:r>
              <w:t>schema:DriveWheelConfigurationValue</w:t>
            </w:r>
            <w:proofErr w:type="gramEnd"/>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proofErr w:type="gramStart"/>
            <w:r>
              <w:t>schema:fuelConsumption</w:t>
            </w:r>
            <w:proofErr w:type="gramEnd"/>
          </w:p>
        </w:tc>
        <w:tc>
          <w:tcPr>
            <w:tcW w:w="3748" w:type="dxa"/>
          </w:tcPr>
          <w:p w14:paraId="613EFA63" w14:textId="77777777" w:rsidR="00DD695A" w:rsidRDefault="00DD695A" w:rsidP="00A219F3">
            <w:proofErr w:type="gramStart"/>
            <w:r>
              <w:t>schema:QuantitativeValue</w:t>
            </w:r>
            <w:proofErr w:type="gramEnd"/>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proofErr w:type="gramStart"/>
            <w:r>
              <w:t>schema:fuelEfficiency</w:t>
            </w:r>
            <w:proofErr w:type="gramEnd"/>
          </w:p>
        </w:tc>
        <w:tc>
          <w:tcPr>
            <w:tcW w:w="3748" w:type="dxa"/>
          </w:tcPr>
          <w:p w14:paraId="301805CE" w14:textId="77777777" w:rsidR="00DD695A" w:rsidRDefault="00DD695A" w:rsidP="00A219F3">
            <w:proofErr w:type="gramStart"/>
            <w:r>
              <w:t>schema:QuantitativeValue</w:t>
            </w:r>
            <w:proofErr w:type="gramEnd"/>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proofErr w:type="gramStart"/>
            <w:r>
              <w:t>schema:fuelType</w:t>
            </w:r>
            <w:proofErr w:type="gramEnd"/>
          </w:p>
        </w:tc>
        <w:tc>
          <w:tcPr>
            <w:tcW w:w="3748" w:type="dxa"/>
          </w:tcPr>
          <w:p w14:paraId="08206DEB" w14:textId="77777777" w:rsidR="00DD695A" w:rsidRDefault="00DD695A" w:rsidP="00A219F3">
            <w:proofErr w:type="gramStart"/>
            <w:r>
              <w:t>schema:QualitativeValue</w:t>
            </w:r>
            <w:proofErr w:type="gramEnd"/>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proofErr w:type="gramStart"/>
            <w:r>
              <w:t>schema:mileageFromOdometer</w:t>
            </w:r>
            <w:proofErr w:type="gramEnd"/>
          </w:p>
        </w:tc>
        <w:tc>
          <w:tcPr>
            <w:tcW w:w="3748" w:type="dxa"/>
          </w:tcPr>
          <w:p w14:paraId="3C56F4D4" w14:textId="77777777" w:rsidR="00DD695A" w:rsidRDefault="00DD695A" w:rsidP="00A219F3">
            <w:proofErr w:type="gramStart"/>
            <w:r>
              <w:t>schema:QuantitativeValue</w:t>
            </w:r>
            <w:proofErr w:type="gramEnd"/>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proofErr w:type="gramStart"/>
            <w:r>
              <w:t>schema:numberOfDoors</w:t>
            </w:r>
            <w:proofErr w:type="gramEnd"/>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proofErr w:type="gramStart"/>
            <w:r>
              <w:t>schema:numberOfAxels</w:t>
            </w:r>
            <w:proofErr w:type="gramEnd"/>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proofErr w:type="gramStart"/>
            <w:r>
              <w:t>change:manifestationOf</w:t>
            </w:r>
            <w:proofErr w:type="gramEnd"/>
            <w:r>
              <w:t xml:space="preserve">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proofErr w:type="gramStart"/>
            <w:r>
              <w:t>change:Manifestation</w:t>
            </w:r>
            <w:proofErr w:type="gramEnd"/>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proofErr w:type="gramStart"/>
            <w:r>
              <w:t>change:existsAt</w:t>
            </w:r>
            <w:proofErr w:type="gramEnd"/>
          </w:p>
        </w:tc>
        <w:tc>
          <w:tcPr>
            <w:tcW w:w="3748" w:type="dxa"/>
          </w:tcPr>
          <w:p w14:paraId="3E8F2074" w14:textId="77777777" w:rsidR="00756EE0" w:rsidRDefault="00756EE0" w:rsidP="00A219F3">
            <w:r>
              <w:t xml:space="preserve">exactly </w:t>
            </w:r>
            <w:proofErr w:type="gramStart"/>
            <w:r>
              <w:t>1  time</w:t>
            </w:r>
            <w:proofErr w:type="gramEnd"/>
            <w:r>
              <w:t>:TemporalEntity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proofErr w:type="gramStart"/>
            <w:r>
              <w:t>schema:purchaseDate</w:t>
            </w:r>
            <w:proofErr w:type="gramEnd"/>
          </w:p>
        </w:tc>
        <w:tc>
          <w:tcPr>
            <w:tcW w:w="3748" w:type="dxa"/>
          </w:tcPr>
          <w:p w14:paraId="0D8AA381" w14:textId="77777777" w:rsidR="00756EE0" w:rsidRDefault="00756EE0" w:rsidP="00A219F3">
            <w:proofErr w:type="gramStart"/>
            <w:r>
              <w:t>only  time</w:t>
            </w:r>
            <w:proofErr w:type="gramEnd"/>
            <w:r>
              <w:t>:DateTimeDescription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 xml:space="preserve">only </w:t>
            </w:r>
            <w:proofErr w:type="gramStart"/>
            <w:r>
              <w:t>om:speed</w:t>
            </w:r>
            <w:proofErr w:type="gramEnd"/>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w:t>
            </w:r>
            <w:proofErr w:type="gramStart"/>
            <w:r>
              <w:t>loc:hasLocation</w:t>
            </w:r>
            <w:proofErr w:type="gramEnd"/>
          </w:p>
        </w:tc>
        <w:tc>
          <w:tcPr>
            <w:tcW w:w="3748" w:type="dxa"/>
          </w:tcPr>
          <w:p w14:paraId="33B341BA" w14:textId="77777777" w:rsidR="00756EE0" w:rsidRDefault="00756EE0" w:rsidP="00A219F3">
            <w:proofErr w:type="gramStart"/>
            <w:r>
              <w:t>only  spatial</w:t>
            </w:r>
            <w:proofErr w:type="gramEnd"/>
            <w:r>
              <w:t>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 xml:space="preserve">max 1 </w:t>
            </w:r>
            <w:proofErr w:type="gramStart"/>
            <w:r>
              <w:t>xsd:Boolean</w:t>
            </w:r>
            <w:proofErr w:type="gramEnd"/>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 xml:space="preserve">max 1 </w:t>
            </w:r>
            <w:proofErr w:type="gramStart"/>
            <w:r>
              <w:t>xsd:Boolean</w:t>
            </w:r>
            <w:proofErr w:type="gramEnd"/>
          </w:p>
        </w:tc>
      </w:tr>
      <w:tr w:rsidR="00E057A2" w:rsidRPr="00A95A64" w14:paraId="05AC772D" w14:textId="77777777" w:rsidTr="00756EE0">
        <w:trPr>
          <w:cantSplit/>
        </w:trPr>
        <w:tc>
          <w:tcPr>
            <w:tcW w:w="2424" w:type="dxa"/>
          </w:tcPr>
          <w:p w14:paraId="71D98EA9" w14:textId="77777777" w:rsidR="00E057A2" w:rsidRPr="00E057A2" w:rsidRDefault="00E057A2" w:rsidP="00E057A2">
            <w:proofErr w:type="gramStart"/>
            <w:r w:rsidRPr="00E057A2">
              <w:t>schema:QualitativeValue</w:t>
            </w:r>
            <w:proofErr w:type="gramEnd"/>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proofErr w:type="gramStart"/>
            <w:r w:rsidRPr="00E057A2">
              <w:t>om:</w:t>
            </w:r>
            <w:r w:rsidR="00967AC4">
              <w:t>q</w:t>
            </w:r>
            <w:r w:rsidRPr="00E057A2">
              <w:t>uantity</w:t>
            </w:r>
            <w:proofErr w:type="gramEnd"/>
          </w:p>
        </w:tc>
      </w:tr>
    </w:tbl>
    <w:p w14:paraId="4464BA29" w14:textId="77777777" w:rsidR="000C09A0" w:rsidRDefault="000C09A0" w:rsidP="000C09A0"/>
    <w:p w14:paraId="6746954D" w14:textId="77777777" w:rsidR="007A6D12" w:rsidRPr="008663AF" w:rsidRDefault="007A6D12" w:rsidP="00EA354A">
      <w:pPr>
        <w:rPr>
          <w:b/>
        </w:rPr>
      </w:pPr>
      <w:r w:rsidRPr="008663AF">
        <w:rPr>
          <w:b/>
        </w:rPr>
        <w:t>Ontologies Reused:</w:t>
      </w:r>
    </w:p>
    <w:p w14:paraId="19DAA615" w14:textId="77777777" w:rsidR="007A6D12" w:rsidRPr="008663AF" w:rsidRDefault="007A6D12" w:rsidP="009E4A69">
      <w:pPr>
        <w:pStyle w:val="ListParagraph"/>
        <w:rPr>
          <w:sz w:val="24"/>
        </w:rPr>
      </w:pPr>
      <w:r w:rsidRPr="008663AF">
        <w:rPr>
          <w:sz w:val="24"/>
        </w:rPr>
        <w:t>Schema.org</w:t>
      </w:r>
      <w:r w:rsidR="005148B3" w:rsidRPr="008663AF">
        <w:rPr>
          <w:sz w:val="24"/>
        </w:rPr>
        <w:t xml:space="preserve"> (vocabulary)</w:t>
      </w:r>
    </w:p>
    <w:p w14:paraId="7B86008D" w14:textId="21339FBB" w:rsidR="00401F7C" w:rsidRPr="008663AF" w:rsidRDefault="005148B3" w:rsidP="00E80D3C">
      <w:pPr>
        <w:pStyle w:val="ListParagraph"/>
        <w:rPr>
          <w:sz w:val="24"/>
        </w:rPr>
      </w:pPr>
      <w:r w:rsidRPr="008663AF">
        <w:rPr>
          <w:sz w:val="24"/>
        </w:rPr>
        <w:t>iCity-Foundation</w:t>
      </w:r>
    </w:p>
    <w:p w14:paraId="36EAD337" w14:textId="79587322" w:rsidR="00B52F27" w:rsidRDefault="00B52F27" w:rsidP="00E80D3C">
      <w:pPr>
        <w:pStyle w:val="Heading2"/>
      </w:pPr>
      <w:bookmarkStart w:id="78" w:name="_Toc2843363"/>
      <w:r>
        <w:t>Transportation System Ontology</w:t>
      </w:r>
      <w:bookmarkEnd w:id="78"/>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proofErr w:type="gramStart"/>
      <w:r w:rsidRPr="00EE1032">
        <w:rPr>
          <w:b/>
        </w:rPr>
        <w:t>Namespace:</w:t>
      </w:r>
      <w:r w:rsidR="008B370B">
        <w:rPr>
          <w:b/>
        </w:rPr>
        <w:t>transport</w:t>
      </w:r>
      <w:proofErr w:type="gramEnd"/>
    </w:p>
    <w:p w14:paraId="5B341DEB" w14:textId="5E13E861"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w:t>
      </w:r>
      <w:proofErr w:type="gramStart"/>
      <w:r>
        <w:t>the</w:t>
      </w:r>
      <w:proofErr w:type="gramEnd"/>
      <w:r>
        <w:t xml:space="preserve"> Transportation Network (a directed graph), and the Transportation Infrastructure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77777777" w:rsidR="001754B8" w:rsidRDefault="001754B8" w:rsidP="001754B8">
      <w:r>
        <w:t xml:space="preserve">In this representation Nodes do not access the Transportation Infrastructure nor are they part of it in any way. 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660D69E" w:rsidR="00B120B1" w:rsidRPr="00503161" w:rsidRDefault="006A04E8" w:rsidP="00503161">
      <w:r>
        <w:t xml:space="preserve">The OTN (Ontology </w:t>
      </w:r>
      <w:r w:rsidR="00C36CB8">
        <w:t>of</w:t>
      </w:r>
      <w:r>
        <w:t xml:space="preserve"> Transportation Networks</w:t>
      </w:r>
      <w:r w:rsidR="00C36CB8">
        <w:rPr>
          <w:rStyle w:val="FootnoteReference"/>
        </w:rPr>
        <w:footnoteReference w:id="15"/>
      </w:r>
      <w:r>
        <w:t>) ontology</w:t>
      </w:r>
      <w:r w:rsidR="00C36CB8">
        <w:t>,</w:t>
      </w:r>
      <w:r w:rsidR="00571DAE">
        <w:t xml:space="preserve"> </w:t>
      </w:r>
      <w:r w:rsidR="00C36CB8">
        <w:t xml:space="preserve">as presented by </w:t>
      </w:r>
      <w:sdt>
        <w:sdtPr>
          <w:id w:val="186619332"/>
          <w:citation/>
        </w:sdt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sz w:val="24"/>
          <w:lang w:val="en-CA"/>
        </w:rPr>
      </w:pPr>
      <w:r w:rsidRPr="00503161">
        <w:rPr>
          <w:bCs/>
          <w:sz w:val="24"/>
        </w:rPr>
        <w:lastRenderedPageBreak/>
        <w:t>Network</w:t>
      </w:r>
      <w:r w:rsidRPr="00503161">
        <w:rPr>
          <w:sz w:val="24"/>
        </w:rPr>
        <w:t>: A collection of Nodes and Arcs that enables transportation.</w:t>
      </w:r>
      <w:r w:rsidR="00E63F34" w:rsidRPr="00503161">
        <w:rPr>
          <w:sz w:val="24"/>
        </w:rPr>
        <w:t xml:space="preserve"> A Network may have some cost associated to its access.</w:t>
      </w:r>
      <w:r w:rsidRPr="00503161">
        <w:rPr>
          <w:b/>
          <w:bCs/>
          <w:sz w:val="24"/>
        </w:rPr>
        <w:t xml:space="preserve"> </w:t>
      </w:r>
    </w:p>
    <w:p w14:paraId="7268FED0" w14:textId="31E4E280" w:rsidR="002A21B1" w:rsidRPr="00503161" w:rsidRDefault="002A21B1" w:rsidP="009E4A69">
      <w:pPr>
        <w:pStyle w:val="ListParagraph"/>
        <w:rPr>
          <w:sz w:val="24"/>
          <w:lang w:val="en-CA"/>
        </w:rPr>
      </w:pPr>
      <w:r w:rsidRPr="00503161">
        <w:rPr>
          <w:bCs/>
          <w:sz w:val="24"/>
        </w:rPr>
        <w:t xml:space="preserve">Link: A directed connection in the Network that enables transportation via some Mode(s) from one Node to another. </w:t>
      </w:r>
      <w:r w:rsidRPr="00503161">
        <w:rPr>
          <w:bCs/>
          <w:sz w:val="24"/>
        </w:rPr>
        <w:br/>
        <w:t>A link contains one or more Arcs that represent individual flows of traffic (e.g. traffic lanes, bicycle lanes).</w:t>
      </w:r>
      <w:r w:rsidRPr="00503161">
        <w:rPr>
          <w:bCs/>
          <w:sz w:val="24"/>
        </w:rPr>
        <w:br/>
        <w:t>A link begins and ends at a source and sink Node.</w:t>
      </w:r>
      <w:r w:rsidRPr="00503161">
        <w:rPr>
          <w:bCs/>
          <w:sz w:val="24"/>
        </w:rPr>
        <w:br/>
        <w:t xml:space="preserve">A link has some </w:t>
      </w:r>
      <w:r w:rsidR="0081495A" w:rsidRPr="00503161">
        <w:rPr>
          <w:bCs/>
          <w:sz w:val="24"/>
        </w:rPr>
        <w:t>(straight-line) length description, in km.</w:t>
      </w:r>
      <w:r w:rsidR="0081495A" w:rsidRPr="00503161">
        <w:rPr>
          <w:bCs/>
          <w:sz w:val="24"/>
        </w:rPr>
        <w:br/>
        <w:t>A link is associated</w:t>
      </w:r>
      <w:r w:rsidR="00A62727" w:rsidRPr="00503161">
        <w:rPr>
          <w:bCs/>
          <w:sz w:val="24"/>
        </w:rPr>
        <w:t xml:space="preserve"> </w:t>
      </w:r>
      <w:r w:rsidR="0081495A" w:rsidRPr="00503161">
        <w:rPr>
          <w:bCs/>
          <w:sz w:val="24"/>
        </w:rPr>
        <w:t>with</w:t>
      </w:r>
      <w:r w:rsidR="00A62727" w:rsidRPr="00503161">
        <w:rPr>
          <w:bCs/>
          <w:sz w:val="24"/>
        </w:rPr>
        <w:t xml:space="preserve">, or considered to be </w:t>
      </w:r>
      <w:r w:rsidR="00A62727" w:rsidRPr="00503161">
        <w:rPr>
          <w:bCs/>
          <w:i/>
          <w:sz w:val="24"/>
        </w:rPr>
        <w:t>in</w:t>
      </w:r>
      <w:r w:rsidR="00A62727" w:rsidRPr="00503161">
        <w:rPr>
          <w:bCs/>
          <w:sz w:val="24"/>
        </w:rPr>
        <w:t>,</w:t>
      </w:r>
      <w:r w:rsidR="0081495A" w:rsidRPr="00503161">
        <w:rPr>
          <w:bCs/>
          <w:sz w:val="24"/>
        </w:rPr>
        <w:t xml:space="preserve"> a municipality</w:t>
      </w:r>
      <w:r w:rsidR="00A62727" w:rsidRPr="00503161">
        <w:rPr>
          <w:bCs/>
          <w:sz w:val="24"/>
        </w:rPr>
        <w:t xml:space="preserve"> and a planning district</w:t>
      </w:r>
      <w:r w:rsidR="0081495A" w:rsidRPr="00503161">
        <w:rPr>
          <w:bCs/>
          <w:sz w:val="24"/>
        </w:rPr>
        <w:t>.</w:t>
      </w:r>
      <w:r w:rsidR="00A62727" w:rsidRPr="00503161">
        <w:rPr>
          <w:bCs/>
          <w:sz w:val="24"/>
        </w:rPr>
        <w:t xml:space="preserve"> </w:t>
      </w:r>
      <w:r w:rsidR="0081495A" w:rsidRPr="00503161">
        <w:rPr>
          <w:bCs/>
          <w:sz w:val="24"/>
        </w:rPr>
        <w:br/>
        <w:t>A link</w:t>
      </w:r>
      <w:r w:rsidR="00F80297">
        <w:rPr>
          <w:bCs/>
          <w:sz w:val="24"/>
        </w:rPr>
        <w:t xml:space="preserve"> supports</w:t>
      </w:r>
      <w:r w:rsidR="0081495A" w:rsidRPr="00503161">
        <w:rPr>
          <w:bCs/>
          <w:sz w:val="24"/>
        </w:rPr>
        <w:t xml:space="preserve"> one or more Mode(s) of access.</w:t>
      </w:r>
    </w:p>
    <w:p w14:paraId="4DDAD8BD" w14:textId="742251C7" w:rsidR="001754B8" w:rsidRPr="00503161" w:rsidRDefault="001754B8" w:rsidP="009E4A69">
      <w:pPr>
        <w:pStyle w:val="ListParagraph"/>
        <w:rPr>
          <w:sz w:val="24"/>
          <w:lang w:val="en-CA"/>
        </w:rPr>
      </w:pPr>
      <w:r w:rsidRPr="00503161">
        <w:rPr>
          <w:bCs/>
          <w:sz w:val="24"/>
        </w:rPr>
        <w:t>Arc</w:t>
      </w:r>
      <w:r w:rsidRPr="00503161">
        <w:rPr>
          <w:sz w:val="24"/>
        </w:rPr>
        <w:t xml:space="preserve">: A directed </w:t>
      </w:r>
      <w:r w:rsidR="002A21B1" w:rsidRPr="00503161">
        <w:rPr>
          <w:sz w:val="24"/>
        </w:rPr>
        <w:t>connection</w:t>
      </w:r>
      <w:r w:rsidRPr="00503161">
        <w:rPr>
          <w:sz w:val="24"/>
        </w:rPr>
        <w:t xml:space="preserve"> in the Network that enables transportation via a particular Mode(s) from one Node to another. </w:t>
      </w:r>
      <w:r w:rsidR="002A21B1" w:rsidRPr="00503161">
        <w:rPr>
          <w:sz w:val="24"/>
        </w:rPr>
        <w:br/>
        <w:t>An Arc begins and ends at the</w:t>
      </w:r>
      <w:r w:rsidRPr="00503161">
        <w:rPr>
          <w:sz w:val="24"/>
        </w:rPr>
        <w:t xml:space="preserve"> source and sink </w:t>
      </w:r>
      <w:r w:rsidR="002A21B1" w:rsidRPr="00503161">
        <w:rPr>
          <w:sz w:val="24"/>
        </w:rPr>
        <w:t>of the Link it is contained in</w:t>
      </w:r>
      <w:r w:rsidRPr="00503161">
        <w:rPr>
          <w:sz w:val="24"/>
        </w:rPr>
        <w:t>.</w:t>
      </w:r>
      <w:r w:rsidRPr="00503161">
        <w:rPr>
          <w:sz w:val="24"/>
        </w:rPr>
        <w:br/>
        <w:t>An Arc has access to some Spatial Thing (such as a road), which may change over time.</w:t>
      </w:r>
      <w:r w:rsidRPr="00503161">
        <w:rPr>
          <w:sz w:val="24"/>
        </w:rPr>
        <w:br/>
        <w:t>An Arc may impose access restrictions (for example, based on the size of vehicle), which are subject to change.</w:t>
      </w:r>
      <w:r w:rsidR="00E63F34" w:rsidRPr="00503161">
        <w:rPr>
          <w:sz w:val="24"/>
        </w:rPr>
        <w:br/>
        <w:t>An Arc may have some cost associated to its travel.</w:t>
      </w:r>
      <w:r w:rsidR="00BE20BF" w:rsidRPr="00503161">
        <w:rPr>
          <w:sz w:val="24"/>
        </w:rPr>
        <w:br/>
      </w:r>
      <w:r w:rsidR="00F80297">
        <w:rPr>
          <w:sz w:val="24"/>
        </w:rPr>
        <w:t>An Arc supports one or more Modes of access.</w:t>
      </w:r>
      <w:r w:rsidR="00B30290" w:rsidRPr="00503161">
        <w:rPr>
          <w:sz w:val="24"/>
        </w:rPr>
        <w:br/>
        <w:t>An Arc may</w:t>
      </w:r>
      <w:r w:rsidR="0018442F" w:rsidRPr="00503161">
        <w:rPr>
          <w:sz w:val="24"/>
        </w:rPr>
        <w:t xml:space="preserve"> have some posted and/or free flow speed. It may also be described with a volume delay function (VDF).</w:t>
      </w:r>
    </w:p>
    <w:p w14:paraId="5FB9B7AE" w14:textId="53728E3A" w:rsidR="001754B8" w:rsidRPr="00503161" w:rsidRDefault="001754B8" w:rsidP="009E4A69">
      <w:pPr>
        <w:pStyle w:val="ListParagraph"/>
        <w:rPr>
          <w:sz w:val="24"/>
          <w:lang w:val="en-CA"/>
        </w:rPr>
      </w:pPr>
      <w:r w:rsidRPr="00503161">
        <w:rPr>
          <w:bCs/>
          <w:sz w:val="24"/>
        </w:rPr>
        <w:t>Node</w:t>
      </w:r>
      <w:r w:rsidRPr="00503161">
        <w:rPr>
          <w:b/>
          <w:bCs/>
          <w:sz w:val="24"/>
        </w:rPr>
        <w:t xml:space="preserve">: </w:t>
      </w:r>
      <w:r w:rsidRPr="00503161">
        <w:rPr>
          <w:sz w:val="24"/>
        </w:rPr>
        <w:t>A point in the Network at which Arcs are connected.</w:t>
      </w:r>
      <w:r w:rsidR="004E2B7F" w:rsidRPr="00503161">
        <w:rPr>
          <w:sz w:val="24"/>
        </w:rPr>
        <w:t xml:space="preserve"> A node as a unique identifier; for example</w:t>
      </w:r>
      <w:r w:rsidR="00DD7BFE" w:rsidRPr="00503161">
        <w:rPr>
          <w:sz w:val="24"/>
        </w:rPr>
        <w:t>,</w:t>
      </w:r>
      <w:r w:rsidR="004E2B7F" w:rsidRPr="00503161">
        <w:rPr>
          <w:sz w:val="24"/>
        </w:rPr>
        <w:t xml:space="preserve"> as defined in the EMME NCS11.</w:t>
      </w:r>
      <w:r w:rsidRPr="00503161">
        <w:rPr>
          <w:sz w:val="24"/>
        </w:rPr>
        <w:br/>
        <w:t>A Node may contain different types of controls: Network Transfer, Signal Control, and Flow Control.</w:t>
      </w:r>
      <w:r w:rsidR="0081495A" w:rsidRPr="00503161">
        <w:rPr>
          <w:sz w:val="24"/>
        </w:rPr>
        <w:br/>
      </w:r>
      <w:r w:rsidR="0081495A" w:rsidRPr="00503161">
        <w:rPr>
          <w:sz w:val="24"/>
          <w:highlight w:val="yellow"/>
        </w:rPr>
        <w:t>A Node may be associated with specific location information (e.g. coordinates)</w:t>
      </w:r>
      <w:r w:rsidR="004E2B7F" w:rsidRPr="00503161">
        <w:rPr>
          <w:sz w:val="24"/>
        </w:rPr>
        <w:t>. Note that this may be subject to change. The physical location of a node (generally larger than a single point) may be inferred based on the locations of the transportation complexes which it connects.</w:t>
      </w:r>
      <w:r w:rsidR="004D7DF1" w:rsidRPr="00503161">
        <w:rPr>
          <w:sz w:val="24"/>
        </w:rPr>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sz w:val="24"/>
          <w:lang w:val="en-CA"/>
        </w:rPr>
      </w:pPr>
      <w:r w:rsidRPr="00503161">
        <w:rPr>
          <w:bCs/>
          <w:sz w:val="24"/>
        </w:rPr>
        <w:t>Network Transfer</w:t>
      </w:r>
      <w:r w:rsidRPr="00503161">
        <w:rPr>
          <w:sz w:val="24"/>
        </w:rPr>
        <w:t>: Enables transfer between networks at a given Node.</w:t>
      </w:r>
    </w:p>
    <w:p w14:paraId="0EF31963" w14:textId="77777777" w:rsidR="001754B8" w:rsidRPr="00503161" w:rsidRDefault="001754B8" w:rsidP="009E4A69">
      <w:pPr>
        <w:pStyle w:val="ListParagraph"/>
        <w:rPr>
          <w:sz w:val="24"/>
          <w:lang w:val="en-CA"/>
        </w:rPr>
      </w:pPr>
      <w:r w:rsidRPr="00503161">
        <w:rPr>
          <w:sz w:val="24"/>
        </w:rPr>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rPr>
          <w:sz w:val="24"/>
        </w:rPr>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sz w:val="24"/>
          <w:lang w:val="en-CA"/>
        </w:rPr>
      </w:pPr>
      <w:r w:rsidRPr="00503161">
        <w:rPr>
          <w:sz w:val="24"/>
        </w:rPr>
        <w:t xml:space="preserve">Flow Control: Controls the flow of traffic at a given Node. </w:t>
      </w:r>
      <w:r w:rsidRPr="00503161">
        <w:rPr>
          <w:sz w:val="24"/>
        </w:rPr>
        <w:br/>
        <w:t>A Flow Control may be operative/inoperative at different times. For example, "no left turns from 4-6pm".</w:t>
      </w:r>
      <w:r w:rsidRPr="00503161">
        <w:rPr>
          <w:sz w:val="24"/>
        </w:rPr>
        <w:br/>
        <w:t>A Flow Control may be a generalization of Signal Control.</w:t>
      </w:r>
    </w:p>
    <w:p w14:paraId="68ED5987" w14:textId="1BBC3C12" w:rsidR="001754B8" w:rsidRPr="00503161" w:rsidRDefault="001754B8" w:rsidP="009E4A69">
      <w:pPr>
        <w:pStyle w:val="ListParagraph"/>
        <w:rPr>
          <w:sz w:val="24"/>
        </w:rPr>
      </w:pPr>
      <w:r w:rsidRPr="00503161">
        <w:rPr>
          <w:sz w:val="24"/>
        </w:rPr>
        <w:t xml:space="preserve">Mode: A mode of transportation is a </w:t>
      </w:r>
      <w:r w:rsidRPr="00503161">
        <w:rPr>
          <w:b/>
          <w:sz w:val="24"/>
        </w:rPr>
        <w:t>means of</w:t>
      </w:r>
      <w:r w:rsidRPr="00503161">
        <w:rPr>
          <w:sz w:val="24"/>
        </w:rPr>
        <w:t xml:space="preserve"> performing travel within the urban system.</w:t>
      </w:r>
      <w:r w:rsidRPr="00503161">
        <w:rPr>
          <w:sz w:val="24"/>
        </w:rPr>
        <w:br/>
        <w:t>There are various types (instances) of Mode: Foot, Bike, PersonalVehicle, PublicTransit, Cab, Commerc</w:t>
      </w:r>
      <w:r w:rsidR="006A547E" w:rsidRPr="00503161">
        <w:rPr>
          <w:sz w:val="24"/>
        </w:rPr>
        <w:t>ialVehicle, Plane, Boat, Train.</w:t>
      </w:r>
    </w:p>
    <w:p w14:paraId="000A0CD8" w14:textId="77777777" w:rsidR="00FC6D57" w:rsidRDefault="00272044" w:rsidP="00272044">
      <w:pPr>
        <w:pStyle w:val="ListParagraph"/>
        <w:rPr>
          <w:sz w:val="24"/>
        </w:rPr>
      </w:pPr>
      <w:r w:rsidRPr="00503161">
        <w:rPr>
          <w:sz w:val="24"/>
        </w:rPr>
        <w:t xml:space="preserve">LoopDetector: A Loop Detector is a kind of Sensor that detects vehicle presence at some point on a road segment. A Loop Detector is owned by some Organization; it has some </w:t>
      </w:r>
      <w:r w:rsidRPr="00503161">
        <w:rPr>
          <w:sz w:val="24"/>
        </w:rPr>
        <w:lastRenderedPageBreak/>
        <w:t xml:space="preserve">location, and is associated with (has a feature of interest) the particular part of the transportation network (i.e. a </w:t>
      </w:r>
      <w:proofErr w:type="gramStart"/>
      <w:r w:rsidRPr="00503161">
        <w:rPr>
          <w:sz w:val="24"/>
        </w:rPr>
        <w:t>transport:Arc</w:t>
      </w:r>
      <w:proofErr w:type="gramEnd"/>
      <w:r w:rsidRPr="00503161">
        <w:rPr>
          <w:sz w:val="24"/>
        </w:rPr>
        <w:t xml:space="preserve">) that it is located on. </w:t>
      </w:r>
      <w:r w:rsidRPr="00503161">
        <w:rPr>
          <w:sz w:val="24"/>
        </w:rPr>
        <w:br/>
        <w:t>A Loop Detector makes observations about the vehicle presence on the road segment that is its feature of interest.</w:t>
      </w:r>
      <w:r w:rsidRPr="00503161">
        <w:rPr>
          <w:sz w:val="24"/>
        </w:rPr>
        <w:br/>
        <w:t>The vehicle presence is a proxy for the occupancy of the road segment and the average vehicle speed on the road segment.</w:t>
      </w:r>
    </w:p>
    <w:p w14:paraId="5A04C753" w14:textId="77777777" w:rsidR="00FC6D57" w:rsidRPr="00FC6D57" w:rsidRDefault="00FC6D57" w:rsidP="00272044">
      <w:pPr>
        <w:pStyle w:val="ListParagraph"/>
        <w:rPr>
          <w:sz w:val="24"/>
          <w:highlight w:val="yellow"/>
        </w:rPr>
      </w:pPr>
      <w:bookmarkStart w:id="79" w:name="_GoBack"/>
      <w:bookmarkEnd w:id="79"/>
      <w:r w:rsidRPr="00FC6D57">
        <w:rPr>
          <w:sz w:val="24"/>
          <w:highlight w:val="yellow"/>
        </w:rPr>
        <w:t>TTI</w:t>
      </w:r>
    </w:p>
    <w:p w14:paraId="3B621AD1" w14:textId="3EFBC7BD" w:rsidR="00272044" w:rsidRPr="00503161" w:rsidRDefault="00FC6D57" w:rsidP="00272044">
      <w:pPr>
        <w:pStyle w:val="ListParagraph"/>
        <w:rPr>
          <w:sz w:val="24"/>
        </w:rPr>
      </w:pPr>
      <w:r w:rsidRPr="00FC6D57">
        <w:rPr>
          <w:sz w:val="24"/>
          <w:highlight w:val="yellow"/>
        </w:rPr>
        <w:t>MeanTTI</w:t>
      </w:r>
      <w:r w:rsidR="00272044" w:rsidRPr="00503161">
        <w:rPr>
          <w:sz w:val="24"/>
        </w:rPr>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rPr>
          <w:sz w:val="24"/>
        </w:rPr>
      </w:pPr>
      <w:r w:rsidRPr="00F8610D">
        <w:rPr>
          <w:sz w:val="24"/>
        </w:rPr>
        <w:t>Road</w:t>
      </w:r>
    </w:p>
    <w:p w14:paraId="543BEFBD" w14:textId="77777777" w:rsidR="001754B8" w:rsidRPr="00F8610D" w:rsidRDefault="001754B8" w:rsidP="009E4A69">
      <w:pPr>
        <w:pStyle w:val="ListParagraph"/>
        <w:rPr>
          <w:sz w:val="24"/>
        </w:rPr>
      </w:pPr>
      <w:r w:rsidRPr="00F8610D">
        <w:rPr>
          <w:sz w:val="24"/>
        </w:rPr>
        <w:t>Rail</w:t>
      </w:r>
    </w:p>
    <w:p w14:paraId="1A6907D2" w14:textId="77777777" w:rsidR="001754B8" w:rsidRPr="00F8610D" w:rsidRDefault="001754B8" w:rsidP="009E4A69">
      <w:pPr>
        <w:pStyle w:val="ListParagraph"/>
        <w:rPr>
          <w:sz w:val="24"/>
        </w:rPr>
      </w:pPr>
      <w:r w:rsidRPr="00F8610D">
        <w:rPr>
          <w:sz w:val="24"/>
        </w:rPr>
        <w:t>Waterway</w:t>
      </w:r>
    </w:p>
    <w:p w14:paraId="4A5DB4D1" w14:textId="77777777" w:rsidR="001754B8" w:rsidRPr="00F8610D" w:rsidRDefault="001754B8" w:rsidP="009E4A69">
      <w:pPr>
        <w:pStyle w:val="ListParagraph"/>
        <w:rPr>
          <w:sz w:val="24"/>
        </w:rPr>
      </w:pPr>
      <w:r w:rsidRPr="00F8610D">
        <w:rPr>
          <w:sz w:val="24"/>
        </w:rPr>
        <w:t>Airway</w:t>
      </w:r>
    </w:p>
    <w:p w14:paraId="07EE923E" w14:textId="77777777" w:rsidR="001754B8" w:rsidRPr="00F8610D" w:rsidRDefault="001754B8" w:rsidP="009E4A69">
      <w:pPr>
        <w:pStyle w:val="ListParagraph"/>
        <w:rPr>
          <w:sz w:val="24"/>
        </w:rPr>
      </w:pPr>
      <w:r w:rsidRPr="00F8610D">
        <w:rPr>
          <w:sz w:val="24"/>
        </w:rPr>
        <w:t>Bike Trail</w:t>
      </w:r>
    </w:p>
    <w:p w14:paraId="666CFF9B" w14:textId="77777777" w:rsidR="001754B8" w:rsidRPr="00F8610D" w:rsidRDefault="001754B8" w:rsidP="009E4A69">
      <w:pPr>
        <w:pStyle w:val="ListParagraph"/>
        <w:rPr>
          <w:sz w:val="24"/>
        </w:rPr>
      </w:pPr>
      <w:r w:rsidRPr="00F8610D">
        <w:rPr>
          <w:sz w:val="24"/>
        </w:rPr>
        <w:t>Footpath</w:t>
      </w:r>
    </w:p>
    <w:p w14:paraId="7E96C827" w14:textId="77777777" w:rsidR="001754B8" w:rsidRPr="00F8610D" w:rsidRDefault="001754B8" w:rsidP="009E4A69">
      <w:pPr>
        <w:pStyle w:val="ListParagraph"/>
        <w:rPr>
          <w:sz w:val="24"/>
        </w:rPr>
      </w:pPr>
      <w:r w:rsidRPr="00F8610D">
        <w:rPr>
          <w:sz w:val="24"/>
        </w:rPr>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sz w:val="24"/>
          <w:lang w:val="en-CA"/>
        </w:rPr>
      </w:pPr>
      <w:r w:rsidRPr="00F8610D">
        <w:rPr>
          <w:b/>
          <w:bCs/>
          <w:sz w:val="24"/>
        </w:rPr>
        <w:t>Road</w:t>
      </w:r>
      <w:r w:rsidRPr="00F8610D">
        <w:rPr>
          <w:sz w:val="24"/>
        </w:rPr>
        <w:t>: An aggregation of Road Segments with the same name.</w:t>
      </w:r>
      <w:r w:rsidRPr="00F8610D">
        <w:rPr>
          <w:b/>
          <w:bCs/>
          <w:sz w:val="24"/>
        </w:rPr>
        <w:t xml:space="preserve"> </w:t>
      </w:r>
    </w:p>
    <w:p w14:paraId="37347D51" w14:textId="2632605C" w:rsidR="001754B8" w:rsidRPr="00F8610D" w:rsidRDefault="001754B8" w:rsidP="009E4A69">
      <w:pPr>
        <w:pStyle w:val="ListParagraph"/>
        <w:rPr>
          <w:sz w:val="24"/>
        </w:rPr>
      </w:pPr>
      <w:r w:rsidRPr="00F8610D">
        <w:rPr>
          <w:b/>
          <w:bCs/>
          <w:sz w:val="24"/>
        </w:rPr>
        <w:t>RoadSegment</w:t>
      </w:r>
      <w:r w:rsidR="00553525" w:rsidRPr="00F8610D">
        <w:rPr>
          <w:b/>
          <w:bCs/>
          <w:sz w:val="24"/>
        </w:rPr>
        <w:t>PD</w:t>
      </w:r>
      <w:r w:rsidRPr="00F8610D">
        <w:rPr>
          <w:sz w:val="24"/>
        </w:rPr>
        <w:t xml:space="preserve">: accessed only by </w:t>
      </w:r>
      <w:r w:rsidR="004E2B7F" w:rsidRPr="00F8610D">
        <w:rPr>
          <w:sz w:val="24"/>
        </w:rPr>
        <w:t>Links</w:t>
      </w:r>
      <w:r w:rsidRPr="00F8610D">
        <w:rPr>
          <w:sz w:val="24"/>
        </w:rPr>
        <w:t xml:space="preserve"> that are not accessible by water or air modes.</w:t>
      </w:r>
      <w:r w:rsidRPr="00F8610D">
        <w:rPr>
          <w:sz w:val="24"/>
        </w:rPr>
        <w:br/>
        <w:t>Different RoadSegments</w:t>
      </w:r>
      <w:r w:rsidR="00FC2BAF" w:rsidRPr="00F8610D">
        <w:rPr>
          <w:sz w:val="24"/>
        </w:rPr>
        <w:t xml:space="preserve"> Perdurants</w:t>
      </w:r>
      <w:r w:rsidRPr="00F8610D">
        <w:rPr>
          <w:sz w:val="24"/>
        </w:rPr>
        <w:t xml:space="preserve"> will </w:t>
      </w:r>
      <w:r w:rsidR="00124142" w:rsidRPr="00F8610D">
        <w:rPr>
          <w:sz w:val="24"/>
        </w:rPr>
        <w:t>be accessed by</w:t>
      </w:r>
      <w:r w:rsidRPr="00F8610D">
        <w:rPr>
          <w:sz w:val="24"/>
        </w:rPr>
        <w:t xml:space="preserve"> Arcs that are accessible by various other Modes, not necessarily </w:t>
      </w:r>
      <w:r w:rsidRPr="00F8610D">
        <w:rPr>
          <w:i/>
          <w:iCs/>
          <w:sz w:val="24"/>
        </w:rPr>
        <w:t>everything</w:t>
      </w:r>
      <w:r w:rsidRPr="00F8610D">
        <w:rPr>
          <w:sz w:val="24"/>
        </w:rPr>
        <w:t xml:space="preserve"> else.</w:t>
      </w:r>
      <w:r w:rsidR="00844229" w:rsidRPr="00F8610D">
        <w:rPr>
          <w:sz w:val="24"/>
        </w:rPr>
        <w:t xml:space="preserve"> A Road Segment Perdurant is comprised of Road Segments that exist over time.</w:t>
      </w:r>
    </w:p>
    <w:p w14:paraId="73B8613E" w14:textId="77777777" w:rsidR="001754B8" w:rsidRPr="00F8610D" w:rsidRDefault="001754B8" w:rsidP="009E4A69">
      <w:pPr>
        <w:pStyle w:val="ListParagraph"/>
        <w:rPr>
          <w:sz w:val="24"/>
        </w:rPr>
      </w:pPr>
      <w:r w:rsidRPr="00F8610D">
        <w:rPr>
          <w:b/>
          <w:bCs/>
          <w:sz w:val="24"/>
        </w:rPr>
        <w:t>RoadSegment</w:t>
      </w:r>
      <w:r w:rsidRPr="00F8610D">
        <w:rPr>
          <w:sz w:val="24"/>
        </w:rPr>
        <w:t>: A RoadSegment has variant attributes</w:t>
      </w:r>
      <w:r w:rsidR="007C1354" w:rsidRPr="00F8610D">
        <w:rPr>
          <w:sz w:val="24"/>
        </w:rPr>
        <w:t>.</w:t>
      </w:r>
      <w:r w:rsidRPr="00F8610D">
        <w:rPr>
          <w:sz w:val="24"/>
        </w:rPr>
        <w:br/>
        <w:t>A RoadSegment has an owner, access restrictions, and is accessed by some Arc(s)</w:t>
      </w:r>
      <w:r w:rsidR="007C1354" w:rsidRPr="00F8610D">
        <w:rPr>
          <w:sz w:val="24"/>
        </w:rPr>
        <w:t xml:space="preserve"> -- all of which may change over time</w:t>
      </w:r>
      <w:r w:rsidRPr="00F8610D">
        <w:rPr>
          <w:sz w:val="24"/>
        </w:rPr>
        <w:t>.</w:t>
      </w:r>
      <w:r w:rsidRPr="00F8610D">
        <w:rPr>
          <w:sz w:val="24"/>
        </w:rPr>
        <w:br/>
        <w:t>A RoadSegment has some location, which is co-located with (contains the locations of) the Arcs and Nodes it contains.</w:t>
      </w:r>
    </w:p>
    <w:p w14:paraId="0377790B" w14:textId="77777777" w:rsidR="001754B8" w:rsidRPr="00F8610D" w:rsidRDefault="001754B8" w:rsidP="009E4A69">
      <w:pPr>
        <w:pStyle w:val="ListParagraph"/>
        <w:rPr>
          <w:sz w:val="24"/>
          <w:lang w:val="en-CA"/>
        </w:rPr>
      </w:pPr>
      <w:r w:rsidRPr="00F8610D">
        <w:rPr>
          <w:b/>
          <w:bCs/>
          <w:sz w:val="24"/>
        </w:rPr>
        <w:t>Rail</w:t>
      </w:r>
      <w:r w:rsidRPr="00F8610D">
        <w:rPr>
          <w:sz w:val="24"/>
        </w:rPr>
        <w:t>: An aggregation of Rail Segments with the same name.</w:t>
      </w:r>
      <w:r w:rsidRPr="00F8610D">
        <w:rPr>
          <w:b/>
          <w:bCs/>
          <w:sz w:val="24"/>
        </w:rPr>
        <w:t xml:space="preserve"> </w:t>
      </w:r>
    </w:p>
    <w:p w14:paraId="196B55AB" w14:textId="77777777" w:rsidR="001754B8" w:rsidRPr="00F8610D" w:rsidRDefault="001754B8" w:rsidP="009E4A69">
      <w:pPr>
        <w:pStyle w:val="ListParagraph"/>
        <w:rPr>
          <w:sz w:val="24"/>
          <w:lang w:val="en-CA"/>
        </w:rPr>
      </w:pPr>
      <w:r w:rsidRPr="00F8610D">
        <w:rPr>
          <w:b/>
          <w:bCs/>
          <w:sz w:val="24"/>
        </w:rPr>
        <w:t>RailSegment</w:t>
      </w:r>
      <w:r w:rsidR="00FC2BAF" w:rsidRPr="00F8610D">
        <w:rPr>
          <w:b/>
          <w:bCs/>
          <w:sz w:val="24"/>
        </w:rPr>
        <w:t>PD</w:t>
      </w:r>
      <w:r w:rsidRPr="00F8610D">
        <w:rPr>
          <w:sz w:val="24"/>
        </w:rPr>
        <w:t>: Accessed only by Arcs that are accessible by rail modes.</w:t>
      </w:r>
      <w:r w:rsidRPr="00F8610D">
        <w:rPr>
          <w:sz w:val="24"/>
        </w:rPr>
        <w:br/>
        <w:t xml:space="preserve">A RailSegment </w:t>
      </w:r>
      <w:r w:rsidR="00FC2BAF" w:rsidRPr="00F8610D">
        <w:rPr>
          <w:sz w:val="24"/>
        </w:rPr>
        <w:t xml:space="preserve">Perdurant </w:t>
      </w:r>
      <w:r w:rsidRPr="00F8610D">
        <w:rPr>
          <w:sz w:val="24"/>
        </w:rPr>
        <w:t>has an invariant location, which is co-located with (contains the locations of) the Arcs and Nodes it contains.</w:t>
      </w:r>
      <w:r w:rsidR="00FC2BAF" w:rsidRPr="00F8610D">
        <w:rPr>
          <w:sz w:val="24"/>
        </w:rPr>
        <w:t xml:space="preserve"> </w:t>
      </w:r>
      <w:r w:rsidR="00070B80" w:rsidRPr="00F8610D">
        <w:rPr>
          <w:sz w:val="24"/>
        </w:rPr>
        <w:t>A Rail Segment Perdurant is com</w:t>
      </w:r>
      <w:r w:rsidR="00FC2BAF" w:rsidRPr="00F8610D">
        <w:rPr>
          <w:sz w:val="24"/>
        </w:rPr>
        <w:t>p</w:t>
      </w:r>
      <w:r w:rsidR="00070B80" w:rsidRPr="00F8610D">
        <w:rPr>
          <w:sz w:val="24"/>
        </w:rPr>
        <w:t>r</w:t>
      </w:r>
      <w:r w:rsidR="00FC2BAF" w:rsidRPr="00F8610D">
        <w:rPr>
          <w:sz w:val="24"/>
        </w:rPr>
        <w:t>ised of Rail Segments that exist over time.</w:t>
      </w:r>
    </w:p>
    <w:p w14:paraId="45C23D37" w14:textId="762139C8" w:rsidR="001754B8" w:rsidRPr="00F8610D" w:rsidRDefault="001754B8" w:rsidP="009E4A69">
      <w:pPr>
        <w:pStyle w:val="ListParagraph"/>
        <w:rPr>
          <w:sz w:val="24"/>
          <w:lang w:val="en-CA"/>
        </w:rPr>
      </w:pPr>
      <w:r w:rsidRPr="00F8610D">
        <w:rPr>
          <w:b/>
          <w:bCs/>
          <w:sz w:val="24"/>
        </w:rPr>
        <w:t>RailSegment</w:t>
      </w:r>
      <w:r w:rsidRPr="00F8610D">
        <w:rPr>
          <w:sz w:val="24"/>
        </w:rPr>
        <w:t xml:space="preserve">: A RailSegment has an owner, access restrictions, and is accessed by some </w:t>
      </w:r>
      <w:r w:rsidR="004E2B7F" w:rsidRPr="00F8610D">
        <w:rPr>
          <w:sz w:val="24"/>
        </w:rPr>
        <w:t>Link</w:t>
      </w:r>
      <w:r w:rsidRPr="00F8610D">
        <w:rPr>
          <w:sz w:val="24"/>
        </w:rPr>
        <w:t>(s).</w:t>
      </w:r>
    </w:p>
    <w:p w14:paraId="47B33462" w14:textId="77777777" w:rsidR="001754B8" w:rsidRPr="00F8610D" w:rsidRDefault="001754B8" w:rsidP="009E4A69">
      <w:pPr>
        <w:pStyle w:val="ListParagraph"/>
        <w:rPr>
          <w:sz w:val="24"/>
        </w:rPr>
      </w:pPr>
      <w:r w:rsidRPr="00F8610D">
        <w:rPr>
          <w:sz w:val="24"/>
        </w:rPr>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rPr>
          <w:sz w:val="24"/>
        </w:rPr>
      </w:pPr>
      <w:r w:rsidRPr="00F8610D">
        <w:rPr>
          <w:b/>
          <w:sz w:val="24"/>
        </w:rPr>
        <w:t xml:space="preserve">IntersectionPD: </w:t>
      </w:r>
      <w:r w:rsidR="00E278B4" w:rsidRPr="00F8610D">
        <w:rPr>
          <w:sz w:val="24"/>
        </w:rPr>
        <w:t>Accessed only by NodePDs</w:t>
      </w:r>
      <w:r w:rsidRPr="00F8610D">
        <w:rPr>
          <w:sz w:val="24"/>
        </w:rPr>
        <w:t>. An Intersection Perdurant captures the physical entity of an intersection, which is co-located with various other transportation complexes (e.g. roads, paths) that pass through it.</w:t>
      </w:r>
      <w:r w:rsidR="00E278B4" w:rsidRPr="00F8610D">
        <w:rPr>
          <w:sz w:val="24"/>
        </w:rPr>
        <w:t xml:space="preserve"> An Intersection Perdurant is comprised of Intersections that exist over time.</w:t>
      </w:r>
    </w:p>
    <w:p w14:paraId="79823B4C" w14:textId="1CDCD3BA" w:rsidR="00CC30ED" w:rsidRPr="00F8610D" w:rsidRDefault="00CC30ED" w:rsidP="009E4A69">
      <w:pPr>
        <w:pStyle w:val="ListParagraph"/>
        <w:rPr>
          <w:sz w:val="24"/>
        </w:rPr>
      </w:pPr>
      <w:r w:rsidRPr="00F8610D">
        <w:rPr>
          <w:b/>
          <w:sz w:val="24"/>
        </w:rPr>
        <w:lastRenderedPageBreak/>
        <w:t>Intersection:</w:t>
      </w:r>
      <w:r w:rsidRPr="00F8610D">
        <w:rPr>
          <w:sz w:val="24"/>
        </w:rPr>
        <w:t xml:space="preserve"> </w:t>
      </w:r>
      <w:r w:rsidR="00E278B4" w:rsidRPr="00F8610D">
        <w:rPr>
          <w:sz w:val="24"/>
        </w:rPr>
        <w:t xml:space="preserve">An Intersection exists at some time. </w:t>
      </w:r>
      <w:r w:rsidR="00F93F7D" w:rsidRPr="00F8610D">
        <w:rPr>
          <w:sz w:val="24"/>
        </w:rPr>
        <w:t xml:space="preserve">It has some location. </w:t>
      </w:r>
      <w:r w:rsidR="00E278B4" w:rsidRPr="00F8610D">
        <w:rPr>
          <w:sz w:val="24"/>
        </w:rPr>
        <w:t xml:space="preserve">It may have some owner and is accessed by some Node. In the future, it may be useful to extend this class and relate it to </w:t>
      </w:r>
      <w:r w:rsidR="00B40EBD">
        <w:rPr>
          <w:sz w:val="24"/>
        </w:rPr>
        <w:t xml:space="preserve">certain aspects of the </w:t>
      </w:r>
      <w:r w:rsidR="00E278B4" w:rsidRPr="00F8610D">
        <w:rPr>
          <w:sz w:val="24"/>
        </w:rPr>
        <w:t>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rPr>
          <w:noProof/>
        </w:rPr>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19935"/>
                    </a:xfrm>
                    <a:prstGeom prst="rect">
                      <a:avLst/>
                    </a:prstGeom>
                  </pic:spPr>
                </pic:pic>
              </a:graphicData>
            </a:graphic>
          </wp:inline>
        </w:drawing>
      </w:r>
    </w:p>
    <w:p w14:paraId="40E9D59D" w14:textId="75104D6F"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8</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24"/>
        <w:gridCol w:w="2370"/>
        <w:gridCol w:w="4256"/>
      </w:tblGrid>
      <w:tr w:rsidR="001754B8" w:rsidRPr="00700C00" w14:paraId="7213CBCD" w14:textId="77777777" w:rsidTr="005302C6">
        <w:trPr>
          <w:cantSplit/>
        </w:trPr>
        <w:tc>
          <w:tcPr>
            <w:tcW w:w="2505" w:type="dxa"/>
            <w:shd w:val="clear" w:color="auto" w:fill="00FFFF"/>
          </w:tcPr>
          <w:p w14:paraId="2FB5110B" w14:textId="77777777" w:rsidR="001754B8" w:rsidRPr="00700C00" w:rsidRDefault="001754B8" w:rsidP="006A0A1C">
            <w:r w:rsidRPr="00700C00">
              <w:t>Object</w:t>
            </w:r>
          </w:p>
        </w:tc>
        <w:tc>
          <w:tcPr>
            <w:tcW w:w="2446" w:type="dxa"/>
            <w:shd w:val="clear" w:color="auto" w:fill="00FFFF"/>
          </w:tcPr>
          <w:p w14:paraId="505B8CB1" w14:textId="77777777" w:rsidR="001754B8" w:rsidRPr="00700C00" w:rsidRDefault="001754B8" w:rsidP="006A0A1C">
            <w:r w:rsidRPr="00700C00">
              <w:t>Property</w:t>
            </w:r>
          </w:p>
        </w:tc>
        <w:tc>
          <w:tcPr>
            <w:tcW w:w="4399"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5302C6">
        <w:trPr>
          <w:cantSplit/>
        </w:trPr>
        <w:tc>
          <w:tcPr>
            <w:tcW w:w="2505" w:type="dxa"/>
            <w:vMerge w:val="restart"/>
          </w:tcPr>
          <w:p w14:paraId="7C7E64CA" w14:textId="77777777" w:rsidR="00C24DEA" w:rsidRPr="00700C00" w:rsidRDefault="00C24DEA" w:rsidP="006A0A1C">
            <w:r w:rsidRPr="00700C00">
              <w:t>Network</w:t>
            </w:r>
            <w:r>
              <w:t>PD</w:t>
            </w:r>
          </w:p>
        </w:tc>
        <w:tc>
          <w:tcPr>
            <w:tcW w:w="2446" w:type="dxa"/>
          </w:tcPr>
          <w:p w14:paraId="17ED9A30" w14:textId="77777777" w:rsidR="00C24DEA" w:rsidRPr="00700C00" w:rsidRDefault="00C24DEA" w:rsidP="006A0A1C">
            <w:r w:rsidRPr="00700C00">
              <w:t>subclassOf</w:t>
            </w:r>
          </w:p>
        </w:tc>
        <w:tc>
          <w:tcPr>
            <w:tcW w:w="4399" w:type="dxa"/>
          </w:tcPr>
          <w:p w14:paraId="1140E035" w14:textId="77777777" w:rsidR="00C24DEA" w:rsidRPr="00700C00" w:rsidRDefault="00C24DEA" w:rsidP="006A0A1C">
            <w:proofErr w:type="gramStart"/>
            <w:r>
              <w:t>change:</w:t>
            </w:r>
            <w:r w:rsidRPr="00700C00">
              <w:t>TimeVarying</w:t>
            </w:r>
            <w:r w:rsidR="00D67E4A">
              <w:t>Concept</w:t>
            </w:r>
            <w:proofErr w:type="gramEnd"/>
          </w:p>
        </w:tc>
      </w:tr>
      <w:tr w:rsidR="00C24DEA" w:rsidRPr="00700C00" w14:paraId="04846830" w14:textId="77777777" w:rsidTr="005302C6">
        <w:trPr>
          <w:cantSplit/>
        </w:trPr>
        <w:tc>
          <w:tcPr>
            <w:tcW w:w="2505" w:type="dxa"/>
            <w:vMerge/>
          </w:tcPr>
          <w:p w14:paraId="1519570C" w14:textId="77777777" w:rsidR="00C24DEA" w:rsidRPr="00700C00" w:rsidRDefault="00C24DEA" w:rsidP="006A0A1C"/>
        </w:tc>
        <w:tc>
          <w:tcPr>
            <w:tcW w:w="2446" w:type="dxa"/>
          </w:tcPr>
          <w:p w14:paraId="082D1752" w14:textId="77777777" w:rsidR="00C24DEA" w:rsidRPr="00700C00" w:rsidRDefault="00C24DEA" w:rsidP="006A0A1C">
            <w:r w:rsidRPr="00700C00">
              <w:t>equivalentClass</w:t>
            </w:r>
          </w:p>
        </w:tc>
        <w:tc>
          <w:tcPr>
            <w:tcW w:w="4399" w:type="dxa"/>
          </w:tcPr>
          <w:p w14:paraId="44E446FE" w14:textId="77777777" w:rsidR="00C24DEA" w:rsidRPr="00700C00" w:rsidRDefault="00C24DEA" w:rsidP="00FC2BAF">
            <w:proofErr w:type="gramStart"/>
            <w:r>
              <w:t>change:</w:t>
            </w:r>
            <w:r w:rsidRPr="00700C00">
              <w:t>h</w:t>
            </w:r>
            <w:r>
              <w:t>asManifestation</w:t>
            </w:r>
            <w:proofErr w:type="gramEnd"/>
            <w:r>
              <w:t xml:space="preserve"> some  Network</w:t>
            </w:r>
            <w:r w:rsidRPr="00700C00">
              <w:t xml:space="preserve"> and </w:t>
            </w:r>
            <w:r>
              <w:t xml:space="preserve"> change:</w:t>
            </w:r>
            <w:r w:rsidRPr="00700C00">
              <w:t>hasManifestation only  Network</w:t>
            </w:r>
          </w:p>
        </w:tc>
      </w:tr>
      <w:tr w:rsidR="00C24DEA" w:rsidRPr="00700C00" w14:paraId="261235EC" w14:textId="77777777" w:rsidTr="005302C6">
        <w:trPr>
          <w:cantSplit/>
        </w:trPr>
        <w:tc>
          <w:tcPr>
            <w:tcW w:w="2505" w:type="dxa"/>
            <w:vMerge/>
          </w:tcPr>
          <w:p w14:paraId="669DB66D" w14:textId="77777777" w:rsidR="00C24DEA" w:rsidRPr="00700C00" w:rsidRDefault="00C24DEA" w:rsidP="006A0A1C"/>
        </w:tc>
        <w:tc>
          <w:tcPr>
            <w:tcW w:w="2446" w:type="dxa"/>
          </w:tcPr>
          <w:p w14:paraId="4B6C6E41" w14:textId="77777777" w:rsidR="00C24DEA" w:rsidRPr="00700C00" w:rsidRDefault="00C24DEA" w:rsidP="006A0A1C">
            <w:proofErr w:type="gramStart"/>
            <w:r>
              <w:t>change:existsAt</w:t>
            </w:r>
            <w:proofErr w:type="gramEnd"/>
          </w:p>
        </w:tc>
        <w:tc>
          <w:tcPr>
            <w:tcW w:w="4399" w:type="dxa"/>
          </w:tcPr>
          <w:p w14:paraId="19CE9AB8" w14:textId="77777777" w:rsidR="00C24DEA" w:rsidRDefault="00C24DEA" w:rsidP="00FC2BAF">
            <w:r>
              <w:t xml:space="preserve">exactly 1 </w:t>
            </w:r>
            <w:proofErr w:type="gramStart"/>
            <w:r>
              <w:t>time:Interval</w:t>
            </w:r>
            <w:proofErr w:type="gramEnd"/>
          </w:p>
        </w:tc>
      </w:tr>
      <w:tr w:rsidR="00E63F34" w:rsidRPr="00700C00" w14:paraId="19025BD7" w14:textId="77777777" w:rsidTr="005302C6">
        <w:trPr>
          <w:cantSplit/>
        </w:trPr>
        <w:tc>
          <w:tcPr>
            <w:tcW w:w="2505" w:type="dxa"/>
            <w:vMerge w:val="restart"/>
          </w:tcPr>
          <w:p w14:paraId="23AB779A" w14:textId="77777777" w:rsidR="00E63F34" w:rsidRPr="00700C00" w:rsidRDefault="00E63F34" w:rsidP="006A0A1C">
            <w:r w:rsidRPr="00700C00">
              <w:t>Network</w:t>
            </w:r>
          </w:p>
        </w:tc>
        <w:tc>
          <w:tcPr>
            <w:tcW w:w="2446" w:type="dxa"/>
          </w:tcPr>
          <w:p w14:paraId="041812C2" w14:textId="77777777" w:rsidR="00E63F34" w:rsidRPr="00700C00" w:rsidRDefault="00E63F34" w:rsidP="006A0A1C">
            <w:r w:rsidRPr="00700C00">
              <w:t>subclassOf</w:t>
            </w:r>
          </w:p>
        </w:tc>
        <w:tc>
          <w:tcPr>
            <w:tcW w:w="4399" w:type="dxa"/>
          </w:tcPr>
          <w:p w14:paraId="2A945EB7" w14:textId="77777777" w:rsidR="00E63F34" w:rsidRPr="00700C00" w:rsidRDefault="00C24DEA" w:rsidP="006A0A1C">
            <w:proofErr w:type="gramStart"/>
            <w:r>
              <w:t>change:</w:t>
            </w:r>
            <w:r w:rsidR="00E63F34" w:rsidRPr="00700C00">
              <w:t>Manifestation</w:t>
            </w:r>
            <w:proofErr w:type="gramEnd"/>
          </w:p>
        </w:tc>
      </w:tr>
      <w:tr w:rsidR="00E63F34" w:rsidRPr="00700C00" w14:paraId="35EAA677" w14:textId="77777777" w:rsidTr="005302C6">
        <w:trPr>
          <w:cantSplit/>
        </w:trPr>
        <w:tc>
          <w:tcPr>
            <w:tcW w:w="2505" w:type="dxa"/>
            <w:vMerge/>
          </w:tcPr>
          <w:p w14:paraId="0A89F3EB" w14:textId="77777777" w:rsidR="00E63F34" w:rsidRPr="00700C00" w:rsidRDefault="00E63F34" w:rsidP="006A0A1C"/>
        </w:tc>
        <w:tc>
          <w:tcPr>
            <w:tcW w:w="2446" w:type="dxa"/>
          </w:tcPr>
          <w:p w14:paraId="695F234F" w14:textId="77777777" w:rsidR="00E63F34" w:rsidRPr="00700C00" w:rsidRDefault="00E63F34" w:rsidP="006A0A1C">
            <w:r w:rsidRPr="00700C00">
              <w:t>equivalentClass</w:t>
            </w:r>
          </w:p>
        </w:tc>
        <w:tc>
          <w:tcPr>
            <w:tcW w:w="4399" w:type="dxa"/>
          </w:tcPr>
          <w:p w14:paraId="01DA7C99" w14:textId="77777777" w:rsidR="00E63F34" w:rsidRPr="00700C00" w:rsidRDefault="00C24DEA" w:rsidP="006A0A1C">
            <w:proofErr w:type="gramStart"/>
            <w:r>
              <w:t>change:</w:t>
            </w:r>
            <w:r w:rsidR="00E63F34" w:rsidRPr="00700C00">
              <w:t>manifestationOf</w:t>
            </w:r>
            <w:proofErr w:type="gramEnd"/>
            <w:r w:rsidR="00E63F34" w:rsidRPr="00700C00">
              <w:t xml:space="preserve">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5302C6">
        <w:trPr>
          <w:cantSplit/>
        </w:trPr>
        <w:tc>
          <w:tcPr>
            <w:tcW w:w="2505" w:type="dxa"/>
            <w:vMerge/>
          </w:tcPr>
          <w:p w14:paraId="0600F582" w14:textId="77777777" w:rsidR="00C24DEA" w:rsidRPr="00700C00" w:rsidRDefault="00C24DEA" w:rsidP="006A0A1C"/>
        </w:tc>
        <w:tc>
          <w:tcPr>
            <w:tcW w:w="2446" w:type="dxa"/>
          </w:tcPr>
          <w:p w14:paraId="6DD73146" w14:textId="77777777" w:rsidR="00C24DEA" w:rsidRPr="00700C00" w:rsidRDefault="00C24DEA" w:rsidP="006A0A1C">
            <w:proofErr w:type="gramStart"/>
            <w:r>
              <w:t>change:existsAt</w:t>
            </w:r>
            <w:proofErr w:type="gramEnd"/>
          </w:p>
        </w:tc>
        <w:tc>
          <w:tcPr>
            <w:tcW w:w="4399" w:type="dxa"/>
          </w:tcPr>
          <w:p w14:paraId="738A3B58" w14:textId="77777777" w:rsidR="00C24DEA" w:rsidRDefault="00C24DEA" w:rsidP="006A0A1C">
            <w:r>
              <w:t xml:space="preserve">exactly 1 </w:t>
            </w:r>
            <w:proofErr w:type="gramStart"/>
            <w:r>
              <w:t>time:TemporalEntity</w:t>
            </w:r>
            <w:proofErr w:type="gramEnd"/>
          </w:p>
        </w:tc>
      </w:tr>
      <w:tr w:rsidR="00E63F34" w:rsidRPr="00700C00" w14:paraId="17BDDBA4" w14:textId="77777777" w:rsidTr="005302C6">
        <w:trPr>
          <w:cantSplit/>
        </w:trPr>
        <w:tc>
          <w:tcPr>
            <w:tcW w:w="2505" w:type="dxa"/>
            <w:vMerge/>
          </w:tcPr>
          <w:p w14:paraId="1F473E52" w14:textId="77777777" w:rsidR="00E63F34" w:rsidRPr="00700C00" w:rsidRDefault="00E63F34" w:rsidP="006A0A1C"/>
        </w:tc>
        <w:tc>
          <w:tcPr>
            <w:tcW w:w="2446" w:type="dxa"/>
          </w:tcPr>
          <w:p w14:paraId="0B2EA12A" w14:textId="77777777" w:rsidR="00E63F34" w:rsidRPr="00417649" w:rsidRDefault="001F2F92" w:rsidP="006A0A1C">
            <w:pPr>
              <w:rPr>
                <w:highlight w:val="yellow"/>
              </w:rPr>
            </w:pPr>
            <w:proofErr w:type="gramStart"/>
            <w:r w:rsidRPr="00417649">
              <w:rPr>
                <w:highlight w:val="yellow"/>
              </w:rPr>
              <w:t>mereology:hasComponent</w:t>
            </w:r>
            <w:proofErr w:type="gramEnd"/>
          </w:p>
        </w:tc>
        <w:tc>
          <w:tcPr>
            <w:tcW w:w="4399" w:type="dxa"/>
          </w:tcPr>
          <w:p w14:paraId="16E985C7" w14:textId="77777777" w:rsidR="00E63F34" w:rsidRPr="00417649" w:rsidRDefault="00E63F34" w:rsidP="006A0A1C">
            <w:pPr>
              <w:rPr>
                <w:highlight w:val="yellow"/>
              </w:rPr>
            </w:pPr>
            <w:r w:rsidRPr="00417649">
              <w:rPr>
                <w:highlight w:val="yellow"/>
              </w:rPr>
              <w:t>only Arc or Node</w:t>
            </w:r>
          </w:p>
        </w:tc>
      </w:tr>
      <w:tr w:rsidR="00D67E4A" w:rsidRPr="00700C00" w14:paraId="45B09784" w14:textId="77777777" w:rsidTr="005302C6">
        <w:trPr>
          <w:cantSplit/>
        </w:trPr>
        <w:tc>
          <w:tcPr>
            <w:tcW w:w="2505" w:type="dxa"/>
            <w:vMerge w:val="restart"/>
          </w:tcPr>
          <w:p w14:paraId="699FECD4" w14:textId="77777777" w:rsidR="00D67E4A" w:rsidRPr="00700C00" w:rsidRDefault="00D67E4A" w:rsidP="00D67E4A">
            <w:r w:rsidRPr="00700C00">
              <w:t>Node</w:t>
            </w:r>
            <w:r>
              <w:t>PD</w:t>
            </w:r>
          </w:p>
        </w:tc>
        <w:tc>
          <w:tcPr>
            <w:tcW w:w="2446" w:type="dxa"/>
          </w:tcPr>
          <w:p w14:paraId="374D8172" w14:textId="77777777" w:rsidR="00D67E4A" w:rsidRPr="00700C00" w:rsidRDefault="00D67E4A" w:rsidP="00D67E4A">
            <w:r w:rsidRPr="00700C00">
              <w:t>subclassOf</w:t>
            </w:r>
          </w:p>
        </w:tc>
        <w:tc>
          <w:tcPr>
            <w:tcW w:w="4399" w:type="dxa"/>
          </w:tcPr>
          <w:p w14:paraId="336BB2A1" w14:textId="77777777" w:rsidR="00D67E4A" w:rsidRPr="00700C00" w:rsidRDefault="00D67E4A" w:rsidP="00D67E4A">
            <w:proofErr w:type="gramStart"/>
            <w:r>
              <w:t>change:</w:t>
            </w:r>
            <w:r w:rsidRPr="00700C00">
              <w:t>TimeVarying</w:t>
            </w:r>
            <w:r>
              <w:t>Concept</w:t>
            </w:r>
            <w:proofErr w:type="gramEnd"/>
          </w:p>
        </w:tc>
      </w:tr>
      <w:tr w:rsidR="001754B8" w:rsidRPr="00700C00" w14:paraId="3EB8672E" w14:textId="77777777" w:rsidTr="005302C6">
        <w:trPr>
          <w:cantSplit/>
        </w:trPr>
        <w:tc>
          <w:tcPr>
            <w:tcW w:w="2505" w:type="dxa"/>
            <w:vMerge/>
          </w:tcPr>
          <w:p w14:paraId="22B1724E" w14:textId="77777777" w:rsidR="001754B8" w:rsidRPr="00700C00" w:rsidRDefault="001754B8" w:rsidP="006A0A1C"/>
        </w:tc>
        <w:tc>
          <w:tcPr>
            <w:tcW w:w="2446" w:type="dxa"/>
          </w:tcPr>
          <w:p w14:paraId="0C7ADB87" w14:textId="77777777" w:rsidR="001754B8" w:rsidRPr="00700C00" w:rsidRDefault="001754B8" w:rsidP="006A0A1C">
            <w:r w:rsidRPr="00700C00">
              <w:t>equivalentClass</w:t>
            </w:r>
          </w:p>
        </w:tc>
        <w:tc>
          <w:tcPr>
            <w:tcW w:w="4399" w:type="dxa"/>
          </w:tcPr>
          <w:p w14:paraId="60447E91" w14:textId="77777777" w:rsidR="001754B8" w:rsidRPr="00700C00" w:rsidRDefault="00A9653B" w:rsidP="006A0A1C">
            <w:proofErr w:type="gramStart"/>
            <w:r>
              <w:t>change:</w:t>
            </w:r>
            <w:r w:rsidR="00FC2BAF">
              <w:t>hasManifestation</w:t>
            </w:r>
            <w:proofErr w:type="gramEnd"/>
            <w:r w:rsidR="00FC2BAF">
              <w:t xml:space="preserve"> some Node</w:t>
            </w:r>
            <w:r w:rsidR="001754B8" w:rsidRPr="00700C00">
              <w:t xml:space="preserve"> and </w:t>
            </w:r>
            <w:r>
              <w:t xml:space="preserve"> change:</w:t>
            </w:r>
            <w:r w:rsidR="001754B8" w:rsidRPr="00700C00">
              <w:t>hasManifestation only Node</w:t>
            </w:r>
          </w:p>
        </w:tc>
      </w:tr>
      <w:tr w:rsidR="00A9653B" w:rsidRPr="00700C00" w14:paraId="53EF7DD3" w14:textId="77777777" w:rsidTr="005302C6">
        <w:trPr>
          <w:cantSplit/>
        </w:trPr>
        <w:tc>
          <w:tcPr>
            <w:tcW w:w="2505" w:type="dxa"/>
            <w:vMerge/>
          </w:tcPr>
          <w:p w14:paraId="435B15C5" w14:textId="77777777" w:rsidR="00A9653B" w:rsidRPr="00700C00" w:rsidRDefault="00A9653B" w:rsidP="006A0A1C"/>
        </w:tc>
        <w:tc>
          <w:tcPr>
            <w:tcW w:w="2446" w:type="dxa"/>
          </w:tcPr>
          <w:p w14:paraId="185EFA0A" w14:textId="77777777" w:rsidR="00A9653B" w:rsidRPr="00700C00" w:rsidRDefault="00A9653B" w:rsidP="006A0A1C">
            <w:proofErr w:type="gramStart"/>
            <w:r>
              <w:t>change:existsAt</w:t>
            </w:r>
            <w:proofErr w:type="gramEnd"/>
          </w:p>
        </w:tc>
        <w:tc>
          <w:tcPr>
            <w:tcW w:w="4399" w:type="dxa"/>
          </w:tcPr>
          <w:p w14:paraId="0EAB1273" w14:textId="77777777" w:rsidR="00A9653B" w:rsidRDefault="00A9653B" w:rsidP="006A0A1C">
            <w:r>
              <w:t xml:space="preserve">exactly 1 </w:t>
            </w:r>
            <w:proofErr w:type="gramStart"/>
            <w:r>
              <w:t>time:Interval</w:t>
            </w:r>
            <w:proofErr w:type="gramEnd"/>
          </w:p>
        </w:tc>
      </w:tr>
      <w:tr w:rsidR="00112423" w:rsidRPr="00700C00" w14:paraId="2B590B7A" w14:textId="77777777" w:rsidTr="005302C6">
        <w:trPr>
          <w:cantSplit/>
          <w:trHeight w:val="267"/>
        </w:trPr>
        <w:tc>
          <w:tcPr>
            <w:tcW w:w="2505" w:type="dxa"/>
            <w:vMerge/>
          </w:tcPr>
          <w:p w14:paraId="05B3299A" w14:textId="77777777" w:rsidR="00112423" w:rsidRPr="00700C00" w:rsidRDefault="00112423" w:rsidP="006A0A1C"/>
        </w:tc>
        <w:tc>
          <w:tcPr>
            <w:tcW w:w="2446" w:type="dxa"/>
          </w:tcPr>
          <w:p w14:paraId="454F9ABD" w14:textId="121A09DC" w:rsidR="00112423" w:rsidRDefault="00112423" w:rsidP="006A0A1C">
            <w:r>
              <w:t>hasNodeID</w:t>
            </w:r>
          </w:p>
        </w:tc>
        <w:tc>
          <w:tcPr>
            <w:tcW w:w="4399" w:type="dxa"/>
          </w:tcPr>
          <w:p w14:paraId="19F01B6E" w14:textId="080D8C8F" w:rsidR="00112423" w:rsidRDefault="005C310A" w:rsidP="005C310A">
            <w:r>
              <w:t>max 1 NodeId</w:t>
            </w:r>
          </w:p>
        </w:tc>
      </w:tr>
      <w:tr w:rsidR="001754B8" w:rsidRPr="00700C00" w14:paraId="08F709DD" w14:textId="77777777" w:rsidTr="005302C6">
        <w:trPr>
          <w:cantSplit/>
        </w:trPr>
        <w:tc>
          <w:tcPr>
            <w:tcW w:w="2505" w:type="dxa"/>
            <w:vMerge w:val="restart"/>
          </w:tcPr>
          <w:p w14:paraId="1AA6E37A" w14:textId="77777777" w:rsidR="001754B8" w:rsidRPr="00700C00" w:rsidRDefault="001754B8" w:rsidP="006A0A1C">
            <w:r w:rsidRPr="00700C00">
              <w:t>Node</w:t>
            </w:r>
          </w:p>
        </w:tc>
        <w:tc>
          <w:tcPr>
            <w:tcW w:w="2446" w:type="dxa"/>
          </w:tcPr>
          <w:p w14:paraId="0F717918" w14:textId="77777777" w:rsidR="001754B8" w:rsidRPr="00700C00" w:rsidRDefault="001754B8" w:rsidP="006A0A1C">
            <w:r w:rsidRPr="00700C00">
              <w:t>subclassOf</w:t>
            </w:r>
          </w:p>
        </w:tc>
        <w:tc>
          <w:tcPr>
            <w:tcW w:w="4399" w:type="dxa"/>
          </w:tcPr>
          <w:p w14:paraId="0F3F42EC" w14:textId="77777777" w:rsidR="001754B8" w:rsidRPr="00700C00" w:rsidRDefault="00A9653B" w:rsidP="006A0A1C">
            <w:proofErr w:type="gramStart"/>
            <w:r>
              <w:t>change:</w:t>
            </w:r>
            <w:r w:rsidR="001754B8" w:rsidRPr="00700C00">
              <w:t>Manifestation</w:t>
            </w:r>
            <w:proofErr w:type="gramEnd"/>
          </w:p>
        </w:tc>
      </w:tr>
      <w:tr w:rsidR="001754B8" w:rsidRPr="00700C00" w14:paraId="71F80B4A" w14:textId="77777777" w:rsidTr="005302C6">
        <w:trPr>
          <w:cantSplit/>
        </w:trPr>
        <w:tc>
          <w:tcPr>
            <w:tcW w:w="2505" w:type="dxa"/>
            <w:vMerge/>
          </w:tcPr>
          <w:p w14:paraId="08422A9F" w14:textId="77777777" w:rsidR="001754B8" w:rsidRPr="00700C00" w:rsidRDefault="001754B8" w:rsidP="006A0A1C"/>
        </w:tc>
        <w:tc>
          <w:tcPr>
            <w:tcW w:w="2446" w:type="dxa"/>
          </w:tcPr>
          <w:p w14:paraId="6D69C63D" w14:textId="77777777" w:rsidR="001754B8" w:rsidRPr="00700C00" w:rsidRDefault="001754B8" w:rsidP="006A0A1C">
            <w:r w:rsidRPr="00700C00">
              <w:t>equivalentClass</w:t>
            </w:r>
          </w:p>
        </w:tc>
        <w:tc>
          <w:tcPr>
            <w:tcW w:w="4399" w:type="dxa"/>
          </w:tcPr>
          <w:p w14:paraId="0DE70002" w14:textId="77777777" w:rsidR="001754B8" w:rsidRPr="00700C00" w:rsidRDefault="00A9653B" w:rsidP="006A0A1C">
            <w:proofErr w:type="gramStart"/>
            <w:r>
              <w:t>change:</w:t>
            </w:r>
            <w:r w:rsidR="001754B8" w:rsidRPr="00700C00">
              <w:t>manifestationOf</w:t>
            </w:r>
            <w:proofErr w:type="gramEnd"/>
            <w:r w:rsidR="001754B8" w:rsidRPr="00700C00">
              <w:t xml:space="preserve">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5302C6">
        <w:trPr>
          <w:cantSplit/>
        </w:trPr>
        <w:tc>
          <w:tcPr>
            <w:tcW w:w="2505" w:type="dxa"/>
            <w:vMerge/>
          </w:tcPr>
          <w:p w14:paraId="53D6096C" w14:textId="77777777" w:rsidR="001754B8" w:rsidRPr="00700C00" w:rsidRDefault="001754B8" w:rsidP="006A0A1C"/>
        </w:tc>
        <w:tc>
          <w:tcPr>
            <w:tcW w:w="2446" w:type="dxa"/>
          </w:tcPr>
          <w:p w14:paraId="553451AB" w14:textId="77777777" w:rsidR="001754B8" w:rsidRPr="00700C00" w:rsidRDefault="00A9653B" w:rsidP="006A0A1C">
            <w:proofErr w:type="gramStart"/>
            <w:r>
              <w:t>change:</w:t>
            </w:r>
            <w:r w:rsidR="006D5597">
              <w:t>existsAt</w:t>
            </w:r>
            <w:proofErr w:type="gramEnd"/>
          </w:p>
        </w:tc>
        <w:tc>
          <w:tcPr>
            <w:tcW w:w="4399" w:type="dxa"/>
          </w:tcPr>
          <w:p w14:paraId="532DFA5E" w14:textId="77777777" w:rsidR="001754B8" w:rsidRPr="00700C00" w:rsidRDefault="001754B8" w:rsidP="006A0A1C">
            <w:r w:rsidRPr="00700C00">
              <w:t>exactly 1 TemporalEntity</w:t>
            </w:r>
          </w:p>
        </w:tc>
      </w:tr>
      <w:tr w:rsidR="00CF1208" w:rsidRPr="00700C00" w14:paraId="558A35A7" w14:textId="77777777" w:rsidTr="005302C6">
        <w:trPr>
          <w:cantSplit/>
        </w:trPr>
        <w:tc>
          <w:tcPr>
            <w:tcW w:w="2505" w:type="dxa"/>
            <w:vMerge/>
          </w:tcPr>
          <w:p w14:paraId="45BDDF97" w14:textId="77777777" w:rsidR="00CF1208" w:rsidRPr="00700C00" w:rsidRDefault="00CF1208" w:rsidP="00CF1208"/>
        </w:tc>
        <w:tc>
          <w:tcPr>
            <w:tcW w:w="2446" w:type="dxa"/>
          </w:tcPr>
          <w:p w14:paraId="20376BDD" w14:textId="7B7E9D1C" w:rsidR="00CF1208" w:rsidRPr="00417649" w:rsidRDefault="00CF1208" w:rsidP="00CF1208">
            <w:pPr>
              <w:rPr>
                <w:highlight w:val="yellow"/>
              </w:rPr>
            </w:pPr>
            <w:proofErr w:type="gramStart"/>
            <w:r w:rsidRPr="00417649">
              <w:rPr>
                <w:highlight w:val="yellow"/>
              </w:rPr>
              <w:t>mereology:componentOf</w:t>
            </w:r>
            <w:proofErr w:type="gramEnd"/>
          </w:p>
        </w:tc>
        <w:tc>
          <w:tcPr>
            <w:tcW w:w="4399" w:type="dxa"/>
          </w:tcPr>
          <w:p w14:paraId="0931C61E" w14:textId="435E2C50" w:rsidR="00CF1208" w:rsidRPr="00417649" w:rsidRDefault="00CF1208" w:rsidP="00CF1208">
            <w:pPr>
              <w:rPr>
                <w:highlight w:val="yellow"/>
              </w:rPr>
            </w:pPr>
            <w:r w:rsidRPr="00417649">
              <w:rPr>
                <w:highlight w:val="yellow"/>
              </w:rPr>
              <w:t>only Network</w:t>
            </w:r>
          </w:p>
        </w:tc>
      </w:tr>
      <w:tr w:rsidR="00CF1208" w:rsidRPr="00700C00" w14:paraId="45211F84" w14:textId="77777777" w:rsidTr="005302C6">
        <w:trPr>
          <w:cantSplit/>
        </w:trPr>
        <w:tc>
          <w:tcPr>
            <w:tcW w:w="2505" w:type="dxa"/>
            <w:vMerge/>
          </w:tcPr>
          <w:p w14:paraId="3929A3B4" w14:textId="77777777" w:rsidR="00CF1208" w:rsidRPr="00700C00" w:rsidRDefault="00CF1208" w:rsidP="00CF1208"/>
        </w:tc>
        <w:tc>
          <w:tcPr>
            <w:tcW w:w="2446" w:type="dxa"/>
          </w:tcPr>
          <w:p w14:paraId="0D7A12ED" w14:textId="77777777" w:rsidR="00CF1208" w:rsidRPr="00700C00" w:rsidRDefault="00CF1208" w:rsidP="00CF1208">
            <w:r w:rsidRPr="00700C00">
              <w:t>connectedTo</w:t>
            </w:r>
          </w:p>
        </w:tc>
        <w:tc>
          <w:tcPr>
            <w:tcW w:w="4399" w:type="dxa"/>
          </w:tcPr>
          <w:p w14:paraId="1F34BC1B" w14:textId="77777777" w:rsidR="00CF1208" w:rsidRPr="00700C00" w:rsidRDefault="00CF1208" w:rsidP="00CF1208">
            <w:r w:rsidRPr="00700C00">
              <w:t>min 1 Arc</w:t>
            </w:r>
          </w:p>
        </w:tc>
      </w:tr>
      <w:tr w:rsidR="00CF1208" w:rsidRPr="00700C00" w14:paraId="3F416338" w14:textId="77777777" w:rsidTr="005302C6">
        <w:trPr>
          <w:cantSplit/>
        </w:trPr>
        <w:tc>
          <w:tcPr>
            <w:tcW w:w="2505" w:type="dxa"/>
            <w:vMerge/>
          </w:tcPr>
          <w:p w14:paraId="73A5C875" w14:textId="77777777" w:rsidR="00CF1208" w:rsidRPr="00700C00" w:rsidRDefault="00CF1208" w:rsidP="00CF1208"/>
        </w:tc>
        <w:tc>
          <w:tcPr>
            <w:tcW w:w="2446" w:type="dxa"/>
          </w:tcPr>
          <w:p w14:paraId="3A0815BC" w14:textId="7FFCD123" w:rsidR="00CF1208" w:rsidRPr="00700C00" w:rsidRDefault="00CF1208" w:rsidP="00CF1208">
            <w:r w:rsidRPr="00700C00">
              <w:t>hasControl</w:t>
            </w:r>
          </w:p>
        </w:tc>
        <w:tc>
          <w:tcPr>
            <w:tcW w:w="4399"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5302C6">
        <w:trPr>
          <w:cantSplit/>
        </w:trPr>
        <w:tc>
          <w:tcPr>
            <w:tcW w:w="2505" w:type="dxa"/>
            <w:vMerge/>
          </w:tcPr>
          <w:p w14:paraId="78A22DC3" w14:textId="77777777" w:rsidR="00357841" w:rsidRPr="00700C00" w:rsidRDefault="00357841" w:rsidP="00357841"/>
        </w:tc>
        <w:tc>
          <w:tcPr>
            <w:tcW w:w="2446" w:type="dxa"/>
          </w:tcPr>
          <w:p w14:paraId="00C28E60" w14:textId="12F07CD8" w:rsidR="00357841" w:rsidRPr="00700C00" w:rsidRDefault="00357841" w:rsidP="00357841">
            <w:r>
              <w:t>associatedLocation</w:t>
            </w:r>
          </w:p>
        </w:tc>
        <w:tc>
          <w:tcPr>
            <w:tcW w:w="4399" w:type="dxa"/>
          </w:tcPr>
          <w:p w14:paraId="42DCA828" w14:textId="12889244" w:rsidR="00357841" w:rsidRPr="00700C00" w:rsidRDefault="00357841" w:rsidP="00357841">
            <w:r w:rsidRPr="00700C00">
              <w:t xml:space="preserve">only </w:t>
            </w:r>
            <w:r>
              <w:t xml:space="preserve">  spatial_</w:t>
            </w:r>
            <w:proofErr w:type="gramStart"/>
            <w:r>
              <w:t>loc:Feature</w:t>
            </w:r>
            <w:proofErr w:type="gramEnd"/>
          </w:p>
        </w:tc>
      </w:tr>
      <w:tr w:rsidR="00357841" w:rsidRPr="00700C00" w14:paraId="2D2A96BF" w14:textId="77777777" w:rsidTr="005302C6">
        <w:trPr>
          <w:cantSplit/>
        </w:trPr>
        <w:tc>
          <w:tcPr>
            <w:tcW w:w="2505" w:type="dxa"/>
            <w:vMerge w:val="restart"/>
          </w:tcPr>
          <w:p w14:paraId="145F754E" w14:textId="44D3F0FB" w:rsidR="00357841" w:rsidRPr="0064284A" w:rsidRDefault="00357841" w:rsidP="00357841">
            <w:r w:rsidRPr="0064284A">
              <w:t>LinkPD</w:t>
            </w:r>
          </w:p>
        </w:tc>
        <w:tc>
          <w:tcPr>
            <w:tcW w:w="2446" w:type="dxa"/>
          </w:tcPr>
          <w:p w14:paraId="2D23F79F" w14:textId="0F6087CD" w:rsidR="00357841" w:rsidRPr="00700C00" w:rsidRDefault="00357841" w:rsidP="00357841">
            <w:r w:rsidRPr="00700C00">
              <w:t>subclassOf</w:t>
            </w:r>
          </w:p>
        </w:tc>
        <w:tc>
          <w:tcPr>
            <w:tcW w:w="4399" w:type="dxa"/>
          </w:tcPr>
          <w:p w14:paraId="57DF50C6" w14:textId="05467036" w:rsidR="00357841" w:rsidRDefault="00357841" w:rsidP="00357841">
            <w:proofErr w:type="gramStart"/>
            <w:r>
              <w:t>change:</w:t>
            </w:r>
            <w:r w:rsidRPr="00700C00">
              <w:t>TimeVarying</w:t>
            </w:r>
            <w:r>
              <w:t>Concept</w:t>
            </w:r>
            <w:proofErr w:type="gramEnd"/>
          </w:p>
        </w:tc>
      </w:tr>
      <w:tr w:rsidR="00357841" w:rsidRPr="00700C00" w14:paraId="2E16F723" w14:textId="77777777" w:rsidTr="005302C6">
        <w:trPr>
          <w:cantSplit/>
        </w:trPr>
        <w:tc>
          <w:tcPr>
            <w:tcW w:w="2505" w:type="dxa"/>
            <w:vMerge/>
          </w:tcPr>
          <w:p w14:paraId="55BCC62A" w14:textId="77777777" w:rsidR="00357841" w:rsidRPr="001A792D" w:rsidRDefault="00357841" w:rsidP="00357841">
            <w:pPr>
              <w:rPr>
                <w:highlight w:val="yellow"/>
              </w:rPr>
            </w:pPr>
          </w:p>
        </w:tc>
        <w:tc>
          <w:tcPr>
            <w:tcW w:w="2446" w:type="dxa"/>
          </w:tcPr>
          <w:p w14:paraId="460B247B" w14:textId="7A4B7116" w:rsidR="00357841" w:rsidRPr="00700C00" w:rsidRDefault="00357841" w:rsidP="00357841">
            <w:r w:rsidRPr="00700C00">
              <w:t>equivalentClass</w:t>
            </w:r>
          </w:p>
        </w:tc>
        <w:tc>
          <w:tcPr>
            <w:tcW w:w="4399" w:type="dxa"/>
          </w:tcPr>
          <w:p w14:paraId="348359C0" w14:textId="1CF4FE0F" w:rsidR="00357841" w:rsidRDefault="00357841" w:rsidP="00357841">
            <w:proofErr w:type="gramStart"/>
            <w:r>
              <w:t>change:hasManifestation</w:t>
            </w:r>
            <w:proofErr w:type="gramEnd"/>
            <w:r>
              <w:t xml:space="preserve"> some Link</w:t>
            </w:r>
            <w:r w:rsidRPr="00700C00">
              <w:t xml:space="preserve"> and </w:t>
            </w:r>
            <w:r>
              <w:t xml:space="preserve"> change:</w:t>
            </w:r>
            <w:r w:rsidRPr="00700C00">
              <w:t xml:space="preserve">hasManifestation only </w:t>
            </w:r>
            <w:r>
              <w:t>Link</w:t>
            </w:r>
          </w:p>
        </w:tc>
      </w:tr>
      <w:tr w:rsidR="00357841" w:rsidRPr="00700C00" w14:paraId="45B50B78" w14:textId="77777777" w:rsidTr="005302C6">
        <w:trPr>
          <w:cantSplit/>
        </w:trPr>
        <w:tc>
          <w:tcPr>
            <w:tcW w:w="2505" w:type="dxa"/>
            <w:vMerge/>
          </w:tcPr>
          <w:p w14:paraId="41349652" w14:textId="77777777" w:rsidR="00357841" w:rsidRPr="001A792D" w:rsidRDefault="00357841" w:rsidP="00357841">
            <w:pPr>
              <w:rPr>
                <w:highlight w:val="yellow"/>
              </w:rPr>
            </w:pPr>
          </w:p>
        </w:tc>
        <w:tc>
          <w:tcPr>
            <w:tcW w:w="2446" w:type="dxa"/>
          </w:tcPr>
          <w:p w14:paraId="1977A022" w14:textId="6228B26D" w:rsidR="00357841" w:rsidRPr="00700C00" w:rsidRDefault="00357841" w:rsidP="00357841">
            <w:proofErr w:type="gramStart"/>
            <w:r>
              <w:t>change:existsAt</w:t>
            </w:r>
            <w:proofErr w:type="gramEnd"/>
          </w:p>
        </w:tc>
        <w:tc>
          <w:tcPr>
            <w:tcW w:w="4399" w:type="dxa"/>
          </w:tcPr>
          <w:p w14:paraId="1D46F1C0" w14:textId="4E51DFCE" w:rsidR="00357841" w:rsidRDefault="00357841" w:rsidP="00357841">
            <w:r>
              <w:t xml:space="preserve">exactly 1 </w:t>
            </w:r>
            <w:proofErr w:type="gramStart"/>
            <w:r>
              <w:t>time:Interval</w:t>
            </w:r>
            <w:proofErr w:type="gramEnd"/>
          </w:p>
        </w:tc>
      </w:tr>
      <w:tr w:rsidR="00357841" w:rsidRPr="00700C00" w14:paraId="02DA9DE2" w14:textId="77777777" w:rsidTr="005302C6">
        <w:trPr>
          <w:cantSplit/>
        </w:trPr>
        <w:tc>
          <w:tcPr>
            <w:tcW w:w="2505" w:type="dxa"/>
            <w:vMerge/>
          </w:tcPr>
          <w:p w14:paraId="4D85E7B0" w14:textId="77777777" w:rsidR="00357841" w:rsidRPr="001A792D" w:rsidRDefault="00357841" w:rsidP="00357841">
            <w:pPr>
              <w:rPr>
                <w:highlight w:val="yellow"/>
              </w:rPr>
            </w:pPr>
          </w:p>
        </w:tc>
        <w:tc>
          <w:tcPr>
            <w:tcW w:w="2446" w:type="dxa"/>
          </w:tcPr>
          <w:p w14:paraId="251636C3" w14:textId="3603C45E" w:rsidR="00357841" w:rsidRPr="00700C00" w:rsidRDefault="00357841" w:rsidP="00357841">
            <w:proofErr w:type="gramStart"/>
            <w:r w:rsidRPr="00417649">
              <w:rPr>
                <w:highlight w:val="yellow"/>
              </w:rPr>
              <w:t>mereology:componentOf</w:t>
            </w:r>
            <w:proofErr w:type="gramEnd"/>
          </w:p>
        </w:tc>
        <w:tc>
          <w:tcPr>
            <w:tcW w:w="4399" w:type="dxa"/>
          </w:tcPr>
          <w:p w14:paraId="603F98ED" w14:textId="585EA039" w:rsidR="00357841" w:rsidRDefault="00357841" w:rsidP="00357841">
            <w:r>
              <w:t>only</w:t>
            </w:r>
            <w:r w:rsidRPr="00700C00">
              <w:t xml:space="preserve"> Network</w:t>
            </w:r>
            <w:r>
              <w:t xml:space="preserve"> </w:t>
            </w:r>
            <w:r w:rsidRPr="009A5985">
              <w:rPr>
                <w:highlight w:val="yellow"/>
              </w:rPr>
              <w:t>(variant or invariant?)</w:t>
            </w:r>
          </w:p>
        </w:tc>
      </w:tr>
      <w:tr w:rsidR="00357841" w:rsidRPr="00700C00" w14:paraId="79836A39" w14:textId="77777777" w:rsidTr="005302C6">
        <w:trPr>
          <w:cantSplit/>
        </w:trPr>
        <w:tc>
          <w:tcPr>
            <w:tcW w:w="2505" w:type="dxa"/>
            <w:vMerge/>
          </w:tcPr>
          <w:p w14:paraId="5F27ED0B" w14:textId="77777777" w:rsidR="00357841" w:rsidRPr="001A792D" w:rsidRDefault="00357841" w:rsidP="00357841">
            <w:pPr>
              <w:rPr>
                <w:highlight w:val="yellow"/>
              </w:rPr>
            </w:pPr>
          </w:p>
        </w:tc>
        <w:tc>
          <w:tcPr>
            <w:tcW w:w="2446" w:type="dxa"/>
          </w:tcPr>
          <w:p w14:paraId="19BDB4B6" w14:textId="07EEA89D" w:rsidR="00357841" w:rsidRPr="00700C00" w:rsidRDefault="00357841" w:rsidP="00357841">
            <w:r>
              <w:t>startNode</w:t>
            </w:r>
          </w:p>
        </w:tc>
        <w:tc>
          <w:tcPr>
            <w:tcW w:w="4399" w:type="dxa"/>
          </w:tcPr>
          <w:p w14:paraId="1DCA6B4F" w14:textId="1F5D4A16" w:rsidR="00357841" w:rsidRDefault="00357841" w:rsidP="00357841">
            <w:r w:rsidRPr="00700C00">
              <w:t>exactly 1 Node</w:t>
            </w:r>
            <w:r>
              <w:t>PD</w:t>
            </w:r>
          </w:p>
        </w:tc>
      </w:tr>
      <w:tr w:rsidR="00357841" w:rsidRPr="00700C00" w14:paraId="04DA0E9B" w14:textId="77777777" w:rsidTr="005302C6">
        <w:trPr>
          <w:cantSplit/>
        </w:trPr>
        <w:tc>
          <w:tcPr>
            <w:tcW w:w="2505" w:type="dxa"/>
            <w:vMerge/>
          </w:tcPr>
          <w:p w14:paraId="418EF336" w14:textId="77777777" w:rsidR="00357841" w:rsidRPr="001A792D" w:rsidRDefault="00357841" w:rsidP="00357841">
            <w:pPr>
              <w:rPr>
                <w:highlight w:val="yellow"/>
              </w:rPr>
            </w:pPr>
          </w:p>
        </w:tc>
        <w:tc>
          <w:tcPr>
            <w:tcW w:w="2446" w:type="dxa"/>
          </w:tcPr>
          <w:p w14:paraId="241524AD" w14:textId="58EFFEFD" w:rsidR="00357841" w:rsidRPr="00700C00" w:rsidRDefault="00357841" w:rsidP="00357841">
            <w:r>
              <w:t>endNode</w:t>
            </w:r>
          </w:p>
        </w:tc>
        <w:tc>
          <w:tcPr>
            <w:tcW w:w="4399" w:type="dxa"/>
          </w:tcPr>
          <w:p w14:paraId="5A2CD451" w14:textId="0A161751" w:rsidR="00357841" w:rsidRDefault="00357841" w:rsidP="00357841">
            <w:r w:rsidRPr="00700C00">
              <w:t>exactly 1 Node</w:t>
            </w:r>
            <w:r>
              <w:t>PD</w:t>
            </w:r>
          </w:p>
        </w:tc>
      </w:tr>
      <w:tr w:rsidR="00357841" w:rsidRPr="00700C00" w14:paraId="3D1C805F" w14:textId="77777777" w:rsidTr="005302C6">
        <w:trPr>
          <w:cantSplit/>
        </w:trPr>
        <w:tc>
          <w:tcPr>
            <w:tcW w:w="2505" w:type="dxa"/>
            <w:vMerge/>
          </w:tcPr>
          <w:p w14:paraId="132772E6" w14:textId="77777777" w:rsidR="00357841" w:rsidRPr="001A792D" w:rsidRDefault="00357841" w:rsidP="00357841">
            <w:pPr>
              <w:rPr>
                <w:highlight w:val="yellow"/>
              </w:rPr>
            </w:pPr>
          </w:p>
        </w:tc>
        <w:tc>
          <w:tcPr>
            <w:tcW w:w="2446" w:type="dxa"/>
          </w:tcPr>
          <w:p w14:paraId="6B6F964D" w14:textId="6832AE34" w:rsidR="00357841" w:rsidRPr="00700C00" w:rsidRDefault="00357841" w:rsidP="00357841">
            <w:r>
              <w:t>accessesComplex</w:t>
            </w:r>
          </w:p>
        </w:tc>
        <w:tc>
          <w:tcPr>
            <w:tcW w:w="4399" w:type="dxa"/>
          </w:tcPr>
          <w:p w14:paraId="32E60361" w14:textId="7B51FE9E" w:rsidR="00357841" w:rsidRDefault="00357841" w:rsidP="00357841">
            <w:r>
              <w:t>only TransportationComplexPD</w:t>
            </w:r>
          </w:p>
        </w:tc>
      </w:tr>
      <w:tr w:rsidR="00357841" w:rsidRPr="00700C00" w14:paraId="52F8B005" w14:textId="77777777" w:rsidTr="005302C6">
        <w:trPr>
          <w:cantSplit/>
        </w:trPr>
        <w:tc>
          <w:tcPr>
            <w:tcW w:w="2505" w:type="dxa"/>
            <w:vMerge w:val="restart"/>
          </w:tcPr>
          <w:p w14:paraId="09759814" w14:textId="754F8B0E" w:rsidR="00357841" w:rsidRPr="004C7A6B" w:rsidRDefault="00357841" w:rsidP="00357841">
            <w:r w:rsidRPr="004C7A6B">
              <w:t>Link</w:t>
            </w:r>
          </w:p>
        </w:tc>
        <w:tc>
          <w:tcPr>
            <w:tcW w:w="2446" w:type="dxa"/>
          </w:tcPr>
          <w:p w14:paraId="7F57E964" w14:textId="5D287DC5" w:rsidR="00357841" w:rsidRPr="00700C00" w:rsidRDefault="00357841" w:rsidP="00357841">
            <w:r w:rsidRPr="00700C00">
              <w:t>subclassOf</w:t>
            </w:r>
          </w:p>
        </w:tc>
        <w:tc>
          <w:tcPr>
            <w:tcW w:w="4399" w:type="dxa"/>
          </w:tcPr>
          <w:p w14:paraId="6AA18F05" w14:textId="756DC69B" w:rsidR="00357841" w:rsidRDefault="00357841" w:rsidP="00357841">
            <w:proofErr w:type="gramStart"/>
            <w:r>
              <w:t>change:</w:t>
            </w:r>
            <w:r w:rsidRPr="00700C00">
              <w:t>Manifestation</w:t>
            </w:r>
            <w:proofErr w:type="gramEnd"/>
          </w:p>
        </w:tc>
      </w:tr>
      <w:tr w:rsidR="00357841" w:rsidRPr="00700C00" w14:paraId="1C0CA2DD" w14:textId="77777777" w:rsidTr="005302C6">
        <w:trPr>
          <w:cantSplit/>
        </w:trPr>
        <w:tc>
          <w:tcPr>
            <w:tcW w:w="2505" w:type="dxa"/>
            <w:vMerge/>
          </w:tcPr>
          <w:p w14:paraId="5CD71A40" w14:textId="77777777" w:rsidR="00357841" w:rsidRPr="001A792D" w:rsidRDefault="00357841" w:rsidP="00357841">
            <w:pPr>
              <w:rPr>
                <w:highlight w:val="yellow"/>
              </w:rPr>
            </w:pPr>
          </w:p>
        </w:tc>
        <w:tc>
          <w:tcPr>
            <w:tcW w:w="2446" w:type="dxa"/>
          </w:tcPr>
          <w:p w14:paraId="4316EE1B" w14:textId="0F69128F" w:rsidR="00357841" w:rsidRPr="00700C00" w:rsidRDefault="00357841" w:rsidP="00357841">
            <w:r w:rsidRPr="00700C00">
              <w:t>equivalentClass</w:t>
            </w:r>
          </w:p>
        </w:tc>
        <w:tc>
          <w:tcPr>
            <w:tcW w:w="4399" w:type="dxa"/>
          </w:tcPr>
          <w:p w14:paraId="61B94804" w14:textId="5AC982FE" w:rsidR="00357841" w:rsidRDefault="00357841" w:rsidP="00357841">
            <w:proofErr w:type="gramStart"/>
            <w:r>
              <w:t>change:</w:t>
            </w:r>
            <w:r w:rsidRPr="00700C00">
              <w:t>manifestationOf</w:t>
            </w:r>
            <w:proofErr w:type="gramEnd"/>
            <w:r w:rsidRPr="00700C00">
              <w:t xml:space="preserve"> some </w:t>
            </w:r>
            <w:r>
              <w:t>LinkPD</w:t>
            </w:r>
            <w:r w:rsidRPr="00700C00">
              <w:t xml:space="preserve"> and </w:t>
            </w:r>
            <w:r>
              <w:t xml:space="preserve"> change:manifestationOf only LinkPD</w:t>
            </w:r>
          </w:p>
        </w:tc>
      </w:tr>
      <w:tr w:rsidR="00357841" w:rsidRPr="00700C00" w14:paraId="7799D29C" w14:textId="77777777" w:rsidTr="005302C6">
        <w:trPr>
          <w:cantSplit/>
        </w:trPr>
        <w:tc>
          <w:tcPr>
            <w:tcW w:w="2505" w:type="dxa"/>
            <w:vMerge/>
          </w:tcPr>
          <w:p w14:paraId="4D6F3C33" w14:textId="77777777" w:rsidR="00357841" w:rsidRPr="001A792D" w:rsidRDefault="00357841" w:rsidP="00357841">
            <w:pPr>
              <w:rPr>
                <w:highlight w:val="yellow"/>
              </w:rPr>
            </w:pPr>
          </w:p>
        </w:tc>
        <w:tc>
          <w:tcPr>
            <w:tcW w:w="2446" w:type="dxa"/>
          </w:tcPr>
          <w:p w14:paraId="3F65415E" w14:textId="2479A082" w:rsidR="00357841" w:rsidRPr="00700C00" w:rsidRDefault="00357841" w:rsidP="00357841">
            <w:proofErr w:type="gramStart"/>
            <w:r>
              <w:t>change:existsAt</w:t>
            </w:r>
            <w:proofErr w:type="gramEnd"/>
          </w:p>
        </w:tc>
        <w:tc>
          <w:tcPr>
            <w:tcW w:w="4399" w:type="dxa"/>
          </w:tcPr>
          <w:p w14:paraId="2A897D54" w14:textId="690F6687" w:rsidR="00357841"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3F63D205" w14:textId="77777777" w:rsidTr="005302C6">
        <w:trPr>
          <w:cantSplit/>
        </w:trPr>
        <w:tc>
          <w:tcPr>
            <w:tcW w:w="2505" w:type="dxa"/>
            <w:vMerge/>
          </w:tcPr>
          <w:p w14:paraId="29859DAA" w14:textId="77777777" w:rsidR="00357841" w:rsidRPr="001A792D" w:rsidRDefault="00357841" w:rsidP="00357841">
            <w:pPr>
              <w:rPr>
                <w:highlight w:val="yellow"/>
              </w:rPr>
            </w:pPr>
          </w:p>
        </w:tc>
        <w:tc>
          <w:tcPr>
            <w:tcW w:w="2446" w:type="dxa"/>
          </w:tcPr>
          <w:p w14:paraId="05FE412D" w14:textId="74F6D6D0" w:rsidR="00357841" w:rsidRPr="00700C00" w:rsidRDefault="00357841" w:rsidP="00357841">
            <w:r w:rsidRPr="00BC25BA">
              <w:rPr>
                <w:highlight w:val="yellow"/>
              </w:rPr>
              <w:t>containsArc</w:t>
            </w:r>
          </w:p>
        </w:tc>
        <w:tc>
          <w:tcPr>
            <w:tcW w:w="4399" w:type="dxa"/>
          </w:tcPr>
          <w:p w14:paraId="06171A97" w14:textId="7AAD5BF7" w:rsidR="00357841" w:rsidRDefault="00357841" w:rsidP="00357841">
            <w:r w:rsidRPr="004D444C">
              <w:rPr>
                <w:highlight w:val="yellow"/>
              </w:rPr>
              <w:t>min 1 ArcPD</w:t>
            </w:r>
          </w:p>
        </w:tc>
      </w:tr>
      <w:tr w:rsidR="00357841" w:rsidRPr="00700C00" w14:paraId="7CBB8A86" w14:textId="77777777" w:rsidTr="005302C6">
        <w:trPr>
          <w:cantSplit/>
        </w:trPr>
        <w:tc>
          <w:tcPr>
            <w:tcW w:w="2505" w:type="dxa"/>
            <w:vMerge/>
          </w:tcPr>
          <w:p w14:paraId="737CE860" w14:textId="77777777" w:rsidR="00357841" w:rsidRPr="001A792D" w:rsidRDefault="00357841" w:rsidP="00357841">
            <w:pPr>
              <w:rPr>
                <w:highlight w:val="yellow"/>
              </w:rPr>
            </w:pPr>
          </w:p>
        </w:tc>
        <w:tc>
          <w:tcPr>
            <w:tcW w:w="2446" w:type="dxa"/>
          </w:tcPr>
          <w:p w14:paraId="19EB8D8F" w14:textId="1C5FF72C" w:rsidR="00357841" w:rsidRPr="00700C00" w:rsidRDefault="00357841" w:rsidP="00357841">
            <w:r>
              <w:t>associatedLinkLength</w:t>
            </w:r>
          </w:p>
        </w:tc>
        <w:tc>
          <w:tcPr>
            <w:tcW w:w="4399" w:type="dxa"/>
          </w:tcPr>
          <w:p w14:paraId="7CA262F7" w14:textId="289A1CDE" w:rsidR="00357841" w:rsidRDefault="00357841" w:rsidP="00357841">
            <w:r>
              <w:t xml:space="preserve">exactly 1 </w:t>
            </w:r>
            <w:proofErr w:type="gramStart"/>
            <w:r>
              <w:t>om:</w:t>
            </w:r>
            <w:r w:rsidR="00212FB1">
              <w:t>length</w:t>
            </w:r>
            <w:proofErr w:type="gramEnd"/>
          </w:p>
        </w:tc>
      </w:tr>
      <w:tr w:rsidR="00357841" w:rsidRPr="00700C00" w14:paraId="48F7ED24" w14:textId="77777777" w:rsidTr="005302C6">
        <w:trPr>
          <w:cantSplit/>
        </w:trPr>
        <w:tc>
          <w:tcPr>
            <w:tcW w:w="2505" w:type="dxa"/>
            <w:vMerge/>
          </w:tcPr>
          <w:p w14:paraId="41BE2CFE" w14:textId="77777777" w:rsidR="00357841" w:rsidRPr="001A792D" w:rsidRDefault="00357841" w:rsidP="00357841">
            <w:pPr>
              <w:rPr>
                <w:highlight w:val="yellow"/>
              </w:rPr>
            </w:pPr>
          </w:p>
        </w:tc>
        <w:tc>
          <w:tcPr>
            <w:tcW w:w="2446" w:type="dxa"/>
          </w:tcPr>
          <w:p w14:paraId="37D0DEEC" w14:textId="3625D42E" w:rsidR="00357841" w:rsidRPr="00700C00" w:rsidRDefault="00F80297" w:rsidP="00357841">
            <w:r>
              <w:t>supports</w:t>
            </w:r>
            <w:r w:rsidR="00357841">
              <w:t>Mode</w:t>
            </w:r>
          </w:p>
        </w:tc>
        <w:tc>
          <w:tcPr>
            <w:tcW w:w="4399" w:type="dxa"/>
          </w:tcPr>
          <w:p w14:paraId="6304C49F" w14:textId="6417407E" w:rsidR="00357841" w:rsidRDefault="00357841" w:rsidP="00357841">
            <w:r>
              <w:t>min 1 Mode</w:t>
            </w:r>
          </w:p>
        </w:tc>
      </w:tr>
      <w:tr w:rsidR="00357841" w:rsidRPr="00700C00" w14:paraId="5B7A0240" w14:textId="77777777" w:rsidTr="005302C6">
        <w:trPr>
          <w:cantSplit/>
        </w:trPr>
        <w:tc>
          <w:tcPr>
            <w:tcW w:w="2505" w:type="dxa"/>
            <w:vMerge/>
          </w:tcPr>
          <w:p w14:paraId="6A514EB3" w14:textId="77777777" w:rsidR="00357841" w:rsidRPr="001A792D" w:rsidRDefault="00357841" w:rsidP="00357841">
            <w:pPr>
              <w:rPr>
                <w:highlight w:val="yellow"/>
              </w:rPr>
            </w:pPr>
          </w:p>
        </w:tc>
        <w:tc>
          <w:tcPr>
            <w:tcW w:w="2446" w:type="dxa"/>
          </w:tcPr>
          <w:p w14:paraId="4C4513F3" w14:textId="3C69628E" w:rsidR="00357841" w:rsidRPr="00700C00" w:rsidRDefault="00357841" w:rsidP="00357841">
            <w:r>
              <w:t>hasNumLanes</w:t>
            </w:r>
          </w:p>
        </w:tc>
        <w:tc>
          <w:tcPr>
            <w:tcW w:w="4399" w:type="dxa"/>
          </w:tcPr>
          <w:p w14:paraId="111B32D6" w14:textId="3F270A0D" w:rsidR="00357841" w:rsidRDefault="00357841" w:rsidP="00357841">
            <w:r>
              <w:t xml:space="preserve">exactly 1 </w:t>
            </w:r>
            <w:proofErr w:type="gramStart"/>
            <w:r>
              <w:t>xsd:integer</w:t>
            </w:r>
            <w:proofErr w:type="gramEnd"/>
          </w:p>
        </w:tc>
      </w:tr>
      <w:tr w:rsidR="00357841" w:rsidRPr="00700C00" w14:paraId="30DA7BC4" w14:textId="77777777" w:rsidTr="005302C6">
        <w:trPr>
          <w:cantSplit/>
        </w:trPr>
        <w:tc>
          <w:tcPr>
            <w:tcW w:w="2505" w:type="dxa"/>
            <w:vMerge/>
          </w:tcPr>
          <w:p w14:paraId="1F4D07CB" w14:textId="77777777" w:rsidR="00357841" w:rsidRPr="001A792D" w:rsidRDefault="00357841" w:rsidP="00357841">
            <w:pPr>
              <w:rPr>
                <w:highlight w:val="yellow"/>
              </w:rPr>
            </w:pPr>
          </w:p>
        </w:tc>
        <w:tc>
          <w:tcPr>
            <w:tcW w:w="2446" w:type="dxa"/>
          </w:tcPr>
          <w:p w14:paraId="6930BE00" w14:textId="0D2C8390" w:rsidR="00357841" w:rsidRPr="00700C00" w:rsidRDefault="00357841" w:rsidP="00357841">
            <w:r>
              <w:t>hasVDF</w:t>
            </w:r>
          </w:p>
        </w:tc>
        <w:tc>
          <w:tcPr>
            <w:tcW w:w="4399" w:type="dxa"/>
          </w:tcPr>
          <w:p w14:paraId="0DF5FC3D" w14:textId="50105798" w:rsidR="00357841" w:rsidRDefault="00357841" w:rsidP="00357841">
            <w:r>
              <w:t>max 1 om: Quantity</w:t>
            </w:r>
          </w:p>
        </w:tc>
      </w:tr>
      <w:tr w:rsidR="00357841" w:rsidRPr="00700C00" w14:paraId="2A7C2037" w14:textId="77777777" w:rsidTr="005302C6">
        <w:trPr>
          <w:cantSplit/>
        </w:trPr>
        <w:tc>
          <w:tcPr>
            <w:tcW w:w="2505" w:type="dxa"/>
            <w:vMerge/>
          </w:tcPr>
          <w:p w14:paraId="53E93515" w14:textId="77777777" w:rsidR="00357841" w:rsidRPr="001A792D" w:rsidRDefault="00357841" w:rsidP="00357841">
            <w:pPr>
              <w:rPr>
                <w:highlight w:val="yellow"/>
              </w:rPr>
            </w:pPr>
          </w:p>
        </w:tc>
        <w:tc>
          <w:tcPr>
            <w:tcW w:w="2446" w:type="dxa"/>
          </w:tcPr>
          <w:p w14:paraId="34A6377A" w14:textId="76ECA59C" w:rsidR="00357841" w:rsidRDefault="00357841" w:rsidP="00357841">
            <w:r>
              <w:t>hasLinkCapacity</w:t>
            </w:r>
          </w:p>
        </w:tc>
        <w:tc>
          <w:tcPr>
            <w:tcW w:w="4399" w:type="dxa"/>
          </w:tcPr>
          <w:p w14:paraId="67AB1CC8" w14:textId="17623B47" w:rsidR="00357841" w:rsidRDefault="000B5886" w:rsidP="00357841">
            <w:r w:rsidRPr="000B5886">
              <w:t>max 1 (</w:t>
            </w:r>
            <w:proofErr w:type="gramStart"/>
            <w:r w:rsidR="00602F42">
              <w:t>om:</w:t>
            </w:r>
            <w:r w:rsidRPr="000B5886">
              <w:t>Quantity</w:t>
            </w:r>
            <w:proofErr w:type="gramEnd"/>
            <w:r w:rsidRPr="000B5886">
              <w:t xml:space="preserve"> and </w:t>
            </w:r>
            <w:r w:rsidR="00602F42">
              <w:t>om:</w:t>
            </w:r>
            <w:r w:rsidRPr="000B5886">
              <w:t>'has value' only (</w:t>
            </w:r>
            <w:r w:rsidR="00602F42">
              <w:t>om:</w:t>
            </w:r>
            <w:r w:rsidRPr="000B5886">
              <w:t>'has unit' only (</w:t>
            </w:r>
            <w:r w:rsidR="00602F42">
              <w:t>om:</w:t>
            </w:r>
            <w:r w:rsidRPr="000B5886">
              <w:t xml:space="preserve">'has numerator' only </w:t>
            </w:r>
            <w:r w:rsidR="00602F42">
              <w:t>om:</w:t>
            </w:r>
            <w:r w:rsidRPr="000B5886">
              <w:t>CardinalityUnitPerTime) and (</w:t>
            </w:r>
            <w:r w:rsidR="00602F42">
              <w:t>om:</w:t>
            </w:r>
            <w:r w:rsidRPr="000B5886">
              <w:t>'has denominator' only (</w:t>
            </w:r>
            <w:r w:rsidR="00602F42">
              <w:t>om:</w:t>
            </w:r>
            <w:r w:rsidRPr="000B5886">
              <w:t>'Cardinality Unit' and inverse(</w:t>
            </w:r>
            <w:r w:rsidR="00602F42">
              <w:t>om:</w:t>
            </w:r>
            <w:r w:rsidRPr="000B5886">
              <w:t>'has unit') only (inverse(</w:t>
            </w:r>
            <w:r w:rsidR="00602F42">
              <w:t>om:</w:t>
            </w:r>
            <w:r w:rsidRPr="000B5886">
              <w:t>'has value') only (</w:t>
            </w:r>
            <w:r w:rsidR="00602F42">
              <w:t>gci:</w:t>
            </w:r>
            <w:r w:rsidRPr="000B5886">
              <w:t>cardinality_of only (</w:t>
            </w:r>
            <w:r w:rsidR="00602F42">
              <w:t>gci:</w:t>
            </w:r>
            <w:r w:rsidRPr="000B5886">
              <w:t>defined_by only Arc)))))))</w:t>
            </w:r>
          </w:p>
        </w:tc>
      </w:tr>
      <w:tr w:rsidR="00357841" w:rsidRPr="00700C00" w14:paraId="16D12805" w14:textId="77777777" w:rsidTr="005302C6">
        <w:trPr>
          <w:cantSplit/>
        </w:trPr>
        <w:tc>
          <w:tcPr>
            <w:tcW w:w="2505" w:type="dxa"/>
            <w:vMerge/>
          </w:tcPr>
          <w:p w14:paraId="44E52097" w14:textId="77777777" w:rsidR="00357841" w:rsidRPr="001A792D" w:rsidRDefault="00357841" w:rsidP="00357841">
            <w:pPr>
              <w:rPr>
                <w:highlight w:val="yellow"/>
              </w:rPr>
            </w:pPr>
          </w:p>
        </w:tc>
        <w:tc>
          <w:tcPr>
            <w:tcW w:w="2446" w:type="dxa"/>
          </w:tcPr>
          <w:p w14:paraId="25200EC8" w14:textId="32A3CA49" w:rsidR="00357841" w:rsidRPr="00700C00" w:rsidRDefault="00357841" w:rsidP="00357841">
            <w:r>
              <w:t>hasFreeFlowSpeed</w:t>
            </w:r>
          </w:p>
        </w:tc>
        <w:tc>
          <w:tcPr>
            <w:tcW w:w="4399" w:type="dxa"/>
          </w:tcPr>
          <w:p w14:paraId="59E3E4E6" w14:textId="3B5227DF" w:rsidR="00357841" w:rsidRDefault="00357841" w:rsidP="00357841">
            <w:r>
              <w:t xml:space="preserve">max 1 </w:t>
            </w:r>
            <w:proofErr w:type="gramStart"/>
            <w:r>
              <w:t>om:</w:t>
            </w:r>
            <w:r w:rsidR="00E301C1">
              <w:t>speed</w:t>
            </w:r>
            <w:proofErr w:type="gramEnd"/>
          </w:p>
        </w:tc>
      </w:tr>
      <w:tr w:rsidR="00357841" w:rsidRPr="00700C00" w14:paraId="66470DFF" w14:textId="77777777" w:rsidTr="005302C6">
        <w:trPr>
          <w:cantSplit/>
        </w:trPr>
        <w:tc>
          <w:tcPr>
            <w:tcW w:w="2505" w:type="dxa"/>
            <w:vMerge/>
          </w:tcPr>
          <w:p w14:paraId="263CEB12" w14:textId="77777777" w:rsidR="00357841" w:rsidRPr="001A792D" w:rsidRDefault="00357841" w:rsidP="00357841">
            <w:pPr>
              <w:rPr>
                <w:highlight w:val="yellow"/>
              </w:rPr>
            </w:pPr>
          </w:p>
        </w:tc>
        <w:tc>
          <w:tcPr>
            <w:tcW w:w="2446" w:type="dxa"/>
          </w:tcPr>
          <w:p w14:paraId="0A12E53D" w14:textId="36070DC9" w:rsidR="00357841" w:rsidRPr="00700C00" w:rsidRDefault="00357841" w:rsidP="00357841">
            <w:r>
              <w:t>hasPostedSpeed</w:t>
            </w:r>
          </w:p>
        </w:tc>
        <w:tc>
          <w:tcPr>
            <w:tcW w:w="4399" w:type="dxa"/>
          </w:tcPr>
          <w:p w14:paraId="11F10485" w14:textId="59D06AD4" w:rsidR="00357841" w:rsidRDefault="00357841" w:rsidP="00357841">
            <w:r>
              <w:t xml:space="preserve">max 1 </w:t>
            </w:r>
            <w:proofErr w:type="gramStart"/>
            <w:r>
              <w:t>om:</w:t>
            </w:r>
            <w:r w:rsidR="00E301C1">
              <w:t>speed</w:t>
            </w:r>
            <w:proofErr w:type="gramEnd"/>
          </w:p>
        </w:tc>
      </w:tr>
      <w:tr w:rsidR="00357841" w:rsidRPr="00700C00" w14:paraId="1B12D45B" w14:textId="77777777" w:rsidTr="005302C6">
        <w:trPr>
          <w:cantSplit/>
        </w:trPr>
        <w:tc>
          <w:tcPr>
            <w:tcW w:w="2505" w:type="dxa"/>
            <w:vMerge/>
          </w:tcPr>
          <w:p w14:paraId="2FAA480E" w14:textId="77777777" w:rsidR="00357841" w:rsidRPr="001A792D" w:rsidRDefault="00357841" w:rsidP="00357841">
            <w:pPr>
              <w:rPr>
                <w:highlight w:val="yellow"/>
              </w:rPr>
            </w:pPr>
          </w:p>
        </w:tc>
        <w:tc>
          <w:tcPr>
            <w:tcW w:w="2446" w:type="dxa"/>
          </w:tcPr>
          <w:p w14:paraId="329B07AC" w14:textId="47A8A8A5" w:rsidR="00357841" w:rsidRPr="00700C00" w:rsidRDefault="00357841" w:rsidP="00357841">
            <w:r>
              <w:t>hasToll</w:t>
            </w:r>
          </w:p>
        </w:tc>
        <w:tc>
          <w:tcPr>
            <w:tcW w:w="4399" w:type="dxa"/>
          </w:tcPr>
          <w:p w14:paraId="00822003" w14:textId="5A0A9008" w:rsidR="00357841" w:rsidRDefault="00357841" w:rsidP="00357841">
            <w:r>
              <w:t>only MonetaryValue</w:t>
            </w:r>
          </w:p>
        </w:tc>
      </w:tr>
      <w:tr w:rsidR="00357841" w:rsidRPr="00700C00" w14:paraId="6BA0FF5A" w14:textId="77777777" w:rsidTr="005302C6">
        <w:trPr>
          <w:cantSplit/>
        </w:trPr>
        <w:tc>
          <w:tcPr>
            <w:tcW w:w="2505" w:type="dxa"/>
            <w:vMerge/>
          </w:tcPr>
          <w:p w14:paraId="4BDDE9E6" w14:textId="77777777" w:rsidR="00357841" w:rsidRPr="001A792D" w:rsidRDefault="00357841" w:rsidP="00357841">
            <w:pPr>
              <w:rPr>
                <w:highlight w:val="yellow"/>
              </w:rPr>
            </w:pPr>
          </w:p>
        </w:tc>
        <w:tc>
          <w:tcPr>
            <w:tcW w:w="2446" w:type="dxa"/>
          </w:tcPr>
          <w:p w14:paraId="1B63029C" w14:textId="5D8C7814" w:rsidR="00357841" w:rsidRPr="00A6623E" w:rsidRDefault="00357841" w:rsidP="00357841">
            <w:pPr>
              <w:rPr>
                <w:highlight w:val="yellow"/>
              </w:rPr>
            </w:pPr>
            <w:r w:rsidRPr="00A6623E">
              <w:rPr>
                <w:highlight w:val="yellow"/>
              </w:rPr>
              <w:t>inMunicipality</w:t>
            </w:r>
          </w:p>
        </w:tc>
        <w:tc>
          <w:tcPr>
            <w:tcW w:w="4399" w:type="dxa"/>
          </w:tcPr>
          <w:p w14:paraId="4067DD49" w14:textId="16489A5E" w:rsidR="00357841" w:rsidRPr="00A6623E" w:rsidRDefault="00357841" w:rsidP="00357841">
            <w:pPr>
              <w:rPr>
                <w:highlight w:val="yellow"/>
              </w:rPr>
            </w:pPr>
            <w:r w:rsidRPr="00A6623E">
              <w:rPr>
                <w:highlight w:val="yellow"/>
              </w:rPr>
              <w:t xml:space="preserve">exactly 1 Municipality </w:t>
            </w:r>
          </w:p>
        </w:tc>
      </w:tr>
      <w:tr w:rsidR="00357841" w:rsidRPr="00700C00" w14:paraId="163EA040" w14:textId="77777777" w:rsidTr="005302C6">
        <w:trPr>
          <w:cantSplit/>
        </w:trPr>
        <w:tc>
          <w:tcPr>
            <w:tcW w:w="2505" w:type="dxa"/>
            <w:vMerge/>
          </w:tcPr>
          <w:p w14:paraId="6543F894" w14:textId="77777777" w:rsidR="00357841" w:rsidRPr="001A792D" w:rsidRDefault="00357841" w:rsidP="00357841">
            <w:pPr>
              <w:rPr>
                <w:highlight w:val="yellow"/>
              </w:rPr>
            </w:pPr>
          </w:p>
        </w:tc>
        <w:tc>
          <w:tcPr>
            <w:tcW w:w="2446" w:type="dxa"/>
          </w:tcPr>
          <w:p w14:paraId="7BA440B8" w14:textId="7B966B3F" w:rsidR="00357841" w:rsidRDefault="00357841" w:rsidP="00357841">
            <w:r>
              <w:t>inPlanningDistrict</w:t>
            </w:r>
          </w:p>
        </w:tc>
        <w:tc>
          <w:tcPr>
            <w:tcW w:w="4399" w:type="dxa"/>
          </w:tcPr>
          <w:p w14:paraId="6753D5D1" w14:textId="343565BB" w:rsidR="00357841" w:rsidRDefault="00357841" w:rsidP="00357841">
            <w:r>
              <w:t>exactly 1 PlanningDistrict</w:t>
            </w:r>
          </w:p>
        </w:tc>
      </w:tr>
      <w:tr w:rsidR="00357841" w:rsidRPr="00700C00" w14:paraId="3EB3D2C0" w14:textId="77777777" w:rsidTr="005302C6">
        <w:trPr>
          <w:cantSplit/>
        </w:trPr>
        <w:tc>
          <w:tcPr>
            <w:tcW w:w="2505" w:type="dxa"/>
            <w:vMerge w:val="restart"/>
          </w:tcPr>
          <w:p w14:paraId="31B59454" w14:textId="77777777" w:rsidR="00357841" w:rsidRPr="00700C00" w:rsidRDefault="00357841" w:rsidP="00357841">
            <w:r w:rsidRPr="00700C00">
              <w:t>Arc</w:t>
            </w:r>
            <w:r>
              <w:t>PD</w:t>
            </w:r>
          </w:p>
        </w:tc>
        <w:tc>
          <w:tcPr>
            <w:tcW w:w="2446" w:type="dxa"/>
          </w:tcPr>
          <w:p w14:paraId="1E081C15" w14:textId="77777777" w:rsidR="00357841" w:rsidRPr="00700C00" w:rsidRDefault="00357841" w:rsidP="00357841">
            <w:r w:rsidRPr="00700C00">
              <w:t>subclassOf</w:t>
            </w:r>
          </w:p>
        </w:tc>
        <w:tc>
          <w:tcPr>
            <w:tcW w:w="4399" w:type="dxa"/>
          </w:tcPr>
          <w:p w14:paraId="382A02A2" w14:textId="77777777" w:rsidR="00357841" w:rsidRPr="00700C00" w:rsidRDefault="00357841" w:rsidP="00357841">
            <w:proofErr w:type="gramStart"/>
            <w:r>
              <w:t>change:</w:t>
            </w:r>
            <w:r w:rsidRPr="00700C00">
              <w:t>TimeVarying</w:t>
            </w:r>
            <w:r>
              <w:t>Concept</w:t>
            </w:r>
            <w:proofErr w:type="gramEnd"/>
          </w:p>
        </w:tc>
      </w:tr>
      <w:tr w:rsidR="00357841" w:rsidRPr="00700C00" w14:paraId="362DE317" w14:textId="77777777" w:rsidTr="005302C6">
        <w:trPr>
          <w:cantSplit/>
        </w:trPr>
        <w:tc>
          <w:tcPr>
            <w:tcW w:w="2505" w:type="dxa"/>
            <w:vMerge/>
          </w:tcPr>
          <w:p w14:paraId="13A8D7AF" w14:textId="77777777" w:rsidR="00357841" w:rsidRPr="00700C00" w:rsidRDefault="00357841" w:rsidP="00357841"/>
        </w:tc>
        <w:tc>
          <w:tcPr>
            <w:tcW w:w="2446" w:type="dxa"/>
          </w:tcPr>
          <w:p w14:paraId="4F671670" w14:textId="77777777" w:rsidR="00357841" w:rsidRPr="00700C00" w:rsidRDefault="00357841" w:rsidP="00357841">
            <w:r w:rsidRPr="00700C00">
              <w:t>equivalentClass</w:t>
            </w:r>
          </w:p>
        </w:tc>
        <w:tc>
          <w:tcPr>
            <w:tcW w:w="4399" w:type="dxa"/>
          </w:tcPr>
          <w:p w14:paraId="40D49390" w14:textId="77777777" w:rsidR="00357841" w:rsidRPr="00700C00" w:rsidRDefault="00357841" w:rsidP="00357841">
            <w:proofErr w:type="gramStart"/>
            <w:r>
              <w:t>change:</w:t>
            </w:r>
            <w:r w:rsidRPr="00700C00">
              <w:t>hasManifestation</w:t>
            </w:r>
            <w:proofErr w:type="gramEnd"/>
            <w:r w:rsidRPr="00700C00">
              <w:t xml:space="preserve"> so</w:t>
            </w:r>
            <w:r>
              <w:t>me Arc</w:t>
            </w:r>
            <w:r w:rsidRPr="00700C00">
              <w:t xml:space="preserve"> </w:t>
            </w:r>
            <w:r>
              <w:t>and  change:hasManifestation only Arc</w:t>
            </w:r>
          </w:p>
        </w:tc>
      </w:tr>
      <w:tr w:rsidR="00357841" w:rsidRPr="00700C00" w14:paraId="7DBE7F2B" w14:textId="77777777" w:rsidTr="005302C6">
        <w:trPr>
          <w:cantSplit/>
        </w:trPr>
        <w:tc>
          <w:tcPr>
            <w:tcW w:w="2505" w:type="dxa"/>
            <w:vMerge/>
          </w:tcPr>
          <w:p w14:paraId="196DB2CA" w14:textId="77777777" w:rsidR="00357841" w:rsidRPr="00700C00" w:rsidRDefault="00357841" w:rsidP="00357841"/>
        </w:tc>
        <w:tc>
          <w:tcPr>
            <w:tcW w:w="2446" w:type="dxa"/>
          </w:tcPr>
          <w:p w14:paraId="2070A329" w14:textId="77777777" w:rsidR="00357841" w:rsidRPr="00700C00" w:rsidRDefault="00357841" w:rsidP="00357841">
            <w:r w:rsidRPr="00700C00">
              <w:t>startNode</w:t>
            </w:r>
          </w:p>
        </w:tc>
        <w:tc>
          <w:tcPr>
            <w:tcW w:w="4399" w:type="dxa"/>
          </w:tcPr>
          <w:p w14:paraId="1C302314" w14:textId="77777777" w:rsidR="00357841" w:rsidRPr="00700C00" w:rsidRDefault="00357841" w:rsidP="00357841">
            <w:r w:rsidRPr="00700C00">
              <w:t>exactly 1 Node</w:t>
            </w:r>
            <w:r>
              <w:t>PD</w:t>
            </w:r>
          </w:p>
        </w:tc>
      </w:tr>
      <w:tr w:rsidR="00357841" w:rsidRPr="00700C00" w14:paraId="33C4B080" w14:textId="77777777" w:rsidTr="005302C6">
        <w:trPr>
          <w:cantSplit/>
        </w:trPr>
        <w:tc>
          <w:tcPr>
            <w:tcW w:w="2505" w:type="dxa"/>
            <w:vMerge/>
          </w:tcPr>
          <w:p w14:paraId="10218AB6" w14:textId="77777777" w:rsidR="00357841" w:rsidRPr="00700C00" w:rsidRDefault="00357841" w:rsidP="00357841"/>
        </w:tc>
        <w:tc>
          <w:tcPr>
            <w:tcW w:w="2446" w:type="dxa"/>
          </w:tcPr>
          <w:p w14:paraId="71D325C8" w14:textId="77777777" w:rsidR="00357841" w:rsidRPr="00700C00" w:rsidRDefault="00357841" w:rsidP="00357841">
            <w:r w:rsidRPr="00700C00">
              <w:t>endNode</w:t>
            </w:r>
          </w:p>
        </w:tc>
        <w:tc>
          <w:tcPr>
            <w:tcW w:w="4399" w:type="dxa"/>
          </w:tcPr>
          <w:p w14:paraId="4C5D564D" w14:textId="77777777" w:rsidR="00357841" w:rsidRPr="00700C00" w:rsidRDefault="00357841" w:rsidP="00357841">
            <w:r w:rsidRPr="00700C00">
              <w:t>exactly 1 Node</w:t>
            </w:r>
            <w:r>
              <w:t>PD</w:t>
            </w:r>
          </w:p>
        </w:tc>
      </w:tr>
      <w:tr w:rsidR="00357841" w:rsidRPr="00700C00" w14:paraId="361BFDD6" w14:textId="77777777" w:rsidTr="005302C6">
        <w:trPr>
          <w:cantSplit/>
        </w:trPr>
        <w:tc>
          <w:tcPr>
            <w:tcW w:w="2505" w:type="dxa"/>
            <w:vMerge/>
          </w:tcPr>
          <w:p w14:paraId="1BB3E0E4" w14:textId="77777777" w:rsidR="00357841" w:rsidRPr="00700C00" w:rsidRDefault="00357841" w:rsidP="00357841"/>
        </w:tc>
        <w:tc>
          <w:tcPr>
            <w:tcW w:w="2446" w:type="dxa"/>
          </w:tcPr>
          <w:p w14:paraId="5EC73BC1" w14:textId="77777777" w:rsidR="00357841" w:rsidRPr="00700C00" w:rsidRDefault="00357841" w:rsidP="00357841">
            <w:proofErr w:type="gramStart"/>
            <w:r>
              <w:t>change:existsAt</w:t>
            </w:r>
            <w:proofErr w:type="gramEnd"/>
          </w:p>
        </w:tc>
        <w:tc>
          <w:tcPr>
            <w:tcW w:w="4399" w:type="dxa"/>
          </w:tcPr>
          <w:p w14:paraId="1C4C4C68"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Interval</w:t>
            </w:r>
          </w:p>
        </w:tc>
      </w:tr>
      <w:tr w:rsidR="00357841" w:rsidRPr="00700C00" w14:paraId="7E477E9A" w14:textId="77777777" w:rsidTr="005302C6">
        <w:trPr>
          <w:cantSplit/>
        </w:trPr>
        <w:tc>
          <w:tcPr>
            <w:tcW w:w="2505" w:type="dxa"/>
            <w:vMerge/>
          </w:tcPr>
          <w:p w14:paraId="09FE21D8" w14:textId="77777777" w:rsidR="00357841" w:rsidRPr="00700C00" w:rsidRDefault="00357841" w:rsidP="00357841"/>
        </w:tc>
        <w:tc>
          <w:tcPr>
            <w:tcW w:w="2446" w:type="dxa"/>
          </w:tcPr>
          <w:p w14:paraId="7565226C" w14:textId="17D0CACA" w:rsidR="00357841" w:rsidRPr="00836114" w:rsidRDefault="00357841" w:rsidP="00357841">
            <w:pPr>
              <w:rPr>
                <w:highlight w:val="yellow"/>
              </w:rPr>
            </w:pPr>
            <w:r w:rsidRPr="00836114">
              <w:rPr>
                <w:highlight w:val="yellow"/>
              </w:rPr>
              <w:t>accessesComplex</w:t>
            </w:r>
          </w:p>
        </w:tc>
        <w:tc>
          <w:tcPr>
            <w:tcW w:w="4399" w:type="dxa"/>
          </w:tcPr>
          <w:p w14:paraId="43E689F6" w14:textId="4571C88E" w:rsidR="00357841" w:rsidRPr="00836114" w:rsidRDefault="00357841" w:rsidP="00357841">
            <w:pPr>
              <w:rPr>
                <w:highlight w:val="yellow"/>
              </w:rPr>
            </w:pPr>
            <w:r w:rsidRPr="00836114">
              <w:rPr>
                <w:highlight w:val="yellow"/>
              </w:rPr>
              <w:t>only TransportationComplexPD</w:t>
            </w:r>
          </w:p>
        </w:tc>
      </w:tr>
      <w:tr w:rsidR="00357841" w:rsidRPr="00700C00" w14:paraId="0FE8DA32" w14:textId="77777777" w:rsidTr="005302C6">
        <w:trPr>
          <w:cantSplit/>
        </w:trPr>
        <w:tc>
          <w:tcPr>
            <w:tcW w:w="2505" w:type="dxa"/>
            <w:vMerge/>
          </w:tcPr>
          <w:p w14:paraId="17353640" w14:textId="77777777" w:rsidR="00357841" w:rsidRPr="00700C00" w:rsidRDefault="00357841" w:rsidP="00357841"/>
        </w:tc>
        <w:tc>
          <w:tcPr>
            <w:tcW w:w="2446" w:type="dxa"/>
          </w:tcPr>
          <w:p w14:paraId="6F6EF2EA" w14:textId="7307728C" w:rsidR="00357841" w:rsidRPr="00836114" w:rsidRDefault="00357841" w:rsidP="00357841">
            <w:pPr>
              <w:rPr>
                <w:highlight w:val="yellow"/>
              </w:rPr>
            </w:pPr>
            <w:r w:rsidRPr="00836114">
              <w:rPr>
                <w:highlight w:val="yellow"/>
              </w:rPr>
              <w:t>containedInLink</w:t>
            </w:r>
          </w:p>
        </w:tc>
        <w:tc>
          <w:tcPr>
            <w:tcW w:w="4399" w:type="dxa"/>
          </w:tcPr>
          <w:p w14:paraId="0E69E7A8" w14:textId="13C38993" w:rsidR="00357841" w:rsidRPr="00836114" w:rsidRDefault="00357841" w:rsidP="00357841">
            <w:pPr>
              <w:rPr>
                <w:highlight w:val="yellow"/>
              </w:rPr>
            </w:pPr>
            <w:r w:rsidRPr="00836114">
              <w:rPr>
                <w:highlight w:val="yellow"/>
              </w:rPr>
              <w:t>exactly 1 LinkPD</w:t>
            </w:r>
          </w:p>
        </w:tc>
      </w:tr>
      <w:tr w:rsidR="00357841" w:rsidRPr="00700C00" w14:paraId="7DAED87A" w14:textId="77777777" w:rsidTr="005302C6">
        <w:trPr>
          <w:cantSplit/>
        </w:trPr>
        <w:tc>
          <w:tcPr>
            <w:tcW w:w="2505" w:type="dxa"/>
            <w:vMerge w:val="restart"/>
          </w:tcPr>
          <w:p w14:paraId="6AE5BC3A" w14:textId="77777777" w:rsidR="00357841" w:rsidRPr="00700C00" w:rsidRDefault="00357841" w:rsidP="00357841">
            <w:r>
              <w:t>Arc</w:t>
            </w:r>
          </w:p>
        </w:tc>
        <w:tc>
          <w:tcPr>
            <w:tcW w:w="2446" w:type="dxa"/>
          </w:tcPr>
          <w:p w14:paraId="0A72F3D6" w14:textId="77777777" w:rsidR="00357841" w:rsidRPr="00700C00" w:rsidRDefault="00357841" w:rsidP="00357841">
            <w:r w:rsidRPr="00700C00">
              <w:t>subclassOf</w:t>
            </w:r>
          </w:p>
        </w:tc>
        <w:tc>
          <w:tcPr>
            <w:tcW w:w="4399" w:type="dxa"/>
          </w:tcPr>
          <w:p w14:paraId="77010878" w14:textId="77777777" w:rsidR="00357841" w:rsidRPr="00700C00" w:rsidRDefault="00357841" w:rsidP="00357841">
            <w:proofErr w:type="gramStart"/>
            <w:r>
              <w:t>change:</w:t>
            </w:r>
            <w:r w:rsidRPr="00700C00">
              <w:t>Manifestation</w:t>
            </w:r>
            <w:proofErr w:type="gramEnd"/>
          </w:p>
        </w:tc>
      </w:tr>
      <w:tr w:rsidR="00357841" w:rsidRPr="00700C00" w14:paraId="1EAABD6B" w14:textId="77777777" w:rsidTr="005302C6">
        <w:trPr>
          <w:cantSplit/>
        </w:trPr>
        <w:tc>
          <w:tcPr>
            <w:tcW w:w="2505" w:type="dxa"/>
            <w:vMerge/>
          </w:tcPr>
          <w:p w14:paraId="37B3CE4F" w14:textId="77777777" w:rsidR="00357841" w:rsidRPr="00700C00" w:rsidRDefault="00357841" w:rsidP="00357841"/>
        </w:tc>
        <w:tc>
          <w:tcPr>
            <w:tcW w:w="2446" w:type="dxa"/>
          </w:tcPr>
          <w:p w14:paraId="07FE8EA2" w14:textId="77777777" w:rsidR="00357841" w:rsidRPr="00700C00" w:rsidRDefault="00357841" w:rsidP="00357841">
            <w:r w:rsidRPr="00700C00">
              <w:t>equivalentClass</w:t>
            </w:r>
          </w:p>
        </w:tc>
        <w:tc>
          <w:tcPr>
            <w:tcW w:w="4399" w:type="dxa"/>
          </w:tcPr>
          <w:p w14:paraId="4BB29FD6" w14:textId="77777777" w:rsidR="00357841" w:rsidRPr="00700C00" w:rsidRDefault="00357841" w:rsidP="00357841">
            <w:proofErr w:type="gramStart"/>
            <w:r>
              <w:t>change:</w:t>
            </w:r>
            <w:r w:rsidRPr="00700C00">
              <w:t>manifestationOf</w:t>
            </w:r>
            <w:proofErr w:type="gramEnd"/>
            <w:r w:rsidRPr="00700C00">
              <w:t xml:space="preserve"> some Arc</w:t>
            </w:r>
            <w:r>
              <w:t>PD</w:t>
            </w:r>
            <w:r w:rsidRPr="00700C00">
              <w:t xml:space="preserve"> and </w:t>
            </w:r>
            <w:r>
              <w:t xml:space="preserve"> change:</w:t>
            </w:r>
            <w:r w:rsidRPr="00700C00">
              <w:t>manifestationOf only Arc</w:t>
            </w:r>
            <w:r>
              <w:t>PD</w:t>
            </w:r>
          </w:p>
        </w:tc>
      </w:tr>
      <w:tr w:rsidR="00357841" w:rsidRPr="00700C00" w14:paraId="0B715C68" w14:textId="77777777" w:rsidTr="005302C6">
        <w:trPr>
          <w:cantSplit/>
        </w:trPr>
        <w:tc>
          <w:tcPr>
            <w:tcW w:w="2505" w:type="dxa"/>
            <w:vMerge/>
          </w:tcPr>
          <w:p w14:paraId="17318232" w14:textId="77777777" w:rsidR="00357841" w:rsidRPr="00700C00" w:rsidRDefault="00357841" w:rsidP="00357841"/>
        </w:tc>
        <w:tc>
          <w:tcPr>
            <w:tcW w:w="2446" w:type="dxa"/>
          </w:tcPr>
          <w:p w14:paraId="615C8736" w14:textId="77777777" w:rsidR="00357841" w:rsidRPr="00700C00" w:rsidRDefault="00357841" w:rsidP="00357841">
            <w:proofErr w:type="gramStart"/>
            <w:r>
              <w:t>change:existsAt</w:t>
            </w:r>
            <w:proofErr w:type="gramEnd"/>
          </w:p>
        </w:tc>
        <w:tc>
          <w:tcPr>
            <w:tcW w:w="4399" w:type="dxa"/>
          </w:tcPr>
          <w:p w14:paraId="35BC14A9"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4F570440" w14:textId="77777777" w:rsidTr="005302C6">
        <w:trPr>
          <w:cantSplit/>
        </w:trPr>
        <w:tc>
          <w:tcPr>
            <w:tcW w:w="2505" w:type="dxa"/>
            <w:vMerge/>
          </w:tcPr>
          <w:p w14:paraId="16F2C06D" w14:textId="77777777" w:rsidR="00357841" w:rsidRPr="00700C00" w:rsidRDefault="00357841" w:rsidP="00357841"/>
        </w:tc>
        <w:tc>
          <w:tcPr>
            <w:tcW w:w="2446" w:type="dxa"/>
          </w:tcPr>
          <w:p w14:paraId="79CCC360" w14:textId="77777777" w:rsidR="00357841" w:rsidRPr="00700C00" w:rsidRDefault="00357841" w:rsidP="00357841">
            <w:r>
              <w:t>a</w:t>
            </w:r>
            <w:r w:rsidRPr="00700C00">
              <w:t>ccesses</w:t>
            </w:r>
            <w:r>
              <w:t>Complex</w:t>
            </w:r>
          </w:p>
        </w:tc>
        <w:tc>
          <w:tcPr>
            <w:tcW w:w="4399" w:type="dxa"/>
          </w:tcPr>
          <w:p w14:paraId="3F703967" w14:textId="77777777" w:rsidR="00357841" w:rsidRPr="00700C00" w:rsidRDefault="00357841" w:rsidP="00357841">
            <w:r>
              <w:t>o</w:t>
            </w:r>
            <w:r w:rsidRPr="004C7583">
              <w:t>nly</w:t>
            </w:r>
            <w:r>
              <w:t xml:space="preserve"> </w:t>
            </w:r>
            <w:r w:rsidRPr="004C7583">
              <w:t>TransportationComplex</w:t>
            </w:r>
          </w:p>
        </w:tc>
      </w:tr>
      <w:tr w:rsidR="00357841" w:rsidRPr="00700C00" w14:paraId="1229BE1A" w14:textId="77777777" w:rsidTr="005302C6">
        <w:trPr>
          <w:cantSplit/>
        </w:trPr>
        <w:tc>
          <w:tcPr>
            <w:tcW w:w="2505" w:type="dxa"/>
            <w:vMerge/>
          </w:tcPr>
          <w:p w14:paraId="584AF14D" w14:textId="77777777" w:rsidR="00357841" w:rsidRPr="00700C00" w:rsidRDefault="00357841" w:rsidP="00357841"/>
        </w:tc>
        <w:tc>
          <w:tcPr>
            <w:tcW w:w="2446" w:type="dxa"/>
          </w:tcPr>
          <w:p w14:paraId="4E17FFF2" w14:textId="77777777" w:rsidR="00357841" w:rsidRPr="00700C00" w:rsidRDefault="00357841" w:rsidP="00357841">
            <w:proofErr w:type="gramStart"/>
            <w:r>
              <w:t>mereology:componentOf</w:t>
            </w:r>
            <w:proofErr w:type="gramEnd"/>
          </w:p>
        </w:tc>
        <w:tc>
          <w:tcPr>
            <w:tcW w:w="4399" w:type="dxa"/>
          </w:tcPr>
          <w:p w14:paraId="09C2D31D" w14:textId="77777777" w:rsidR="00357841" w:rsidRPr="00700C00" w:rsidRDefault="00357841" w:rsidP="00357841">
            <w:r>
              <w:t>only Network</w:t>
            </w:r>
          </w:p>
        </w:tc>
      </w:tr>
      <w:tr w:rsidR="00357841" w:rsidRPr="00700C00" w14:paraId="3A422BC2" w14:textId="77777777" w:rsidTr="005302C6">
        <w:trPr>
          <w:cantSplit/>
        </w:trPr>
        <w:tc>
          <w:tcPr>
            <w:tcW w:w="2505" w:type="dxa"/>
            <w:vMerge/>
          </w:tcPr>
          <w:p w14:paraId="666EB89F" w14:textId="77777777" w:rsidR="00357841" w:rsidRPr="00700C00" w:rsidRDefault="00357841" w:rsidP="00357841"/>
        </w:tc>
        <w:tc>
          <w:tcPr>
            <w:tcW w:w="2446" w:type="dxa"/>
          </w:tcPr>
          <w:p w14:paraId="40AD890C" w14:textId="77777777" w:rsidR="00357841" w:rsidRPr="00700C00" w:rsidRDefault="00357841" w:rsidP="00357841">
            <w:r>
              <w:t>hasControl</w:t>
            </w:r>
          </w:p>
        </w:tc>
        <w:tc>
          <w:tcPr>
            <w:tcW w:w="4399" w:type="dxa"/>
          </w:tcPr>
          <w:p w14:paraId="5C6F70AB" w14:textId="77777777" w:rsidR="00357841" w:rsidRPr="00700C00" w:rsidRDefault="00357841" w:rsidP="00357841">
            <w:pPr>
              <w:rPr>
                <w:highlight w:val="yellow"/>
              </w:rPr>
            </w:pPr>
            <w:r>
              <w:t>only AccessRestricti</w:t>
            </w:r>
            <w:r w:rsidRPr="00777D33">
              <w:t>on</w:t>
            </w:r>
          </w:p>
        </w:tc>
      </w:tr>
      <w:tr w:rsidR="00357841" w:rsidRPr="00700C00" w14:paraId="6CE3CCE0" w14:textId="77777777" w:rsidTr="005302C6">
        <w:trPr>
          <w:cantSplit/>
        </w:trPr>
        <w:tc>
          <w:tcPr>
            <w:tcW w:w="2505" w:type="dxa"/>
            <w:vMerge/>
          </w:tcPr>
          <w:p w14:paraId="4FF6980B" w14:textId="77777777" w:rsidR="00357841" w:rsidRPr="00700C00" w:rsidRDefault="00357841" w:rsidP="00357841"/>
        </w:tc>
        <w:tc>
          <w:tcPr>
            <w:tcW w:w="2446" w:type="dxa"/>
          </w:tcPr>
          <w:p w14:paraId="4233CE77" w14:textId="1400AE33" w:rsidR="00357841" w:rsidRPr="00700C00" w:rsidRDefault="00F80297" w:rsidP="00357841">
            <w:r>
              <w:t>supports</w:t>
            </w:r>
            <w:r w:rsidR="00357841">
              <w:t>Mode</w:t>
            </w:r>
          </w:p>
        </w:tc>
        <w:tc>
          <w:tcPr>
            <w:tcW w:w="4399" w:type="dxa"/>
          </w:tcPr>
          <w:p w14:paraId="5884775B" w14:textId="7CF6A110" w:rsidR="00357841" w:rsidRPr="00700C00" w:rsidRDefault="00357841" w:rsidP="00357841">
            <w:r>
              <w:t>min 1 Mode</w:t>
            </w:r>
          </w:p>
        </w:tc>
      </w:tr>
      <w:tr w:rsidR="00357841" w:rsidRPr="00700C00" w14:paraId="431265CE" w14:textId="77777777" w:rsidTr="005302C6">
        <w:trPr>
          <w:cantSplit/>
        </w:trPr>
        <w:tc>
          <w:tcPr>
            <w:tcW w:w="2505" w:type="dxa"/>
            <w:vMerge/>
          </w:tcPr>
          <w:p w14:paraId="617D6F18" w14:textId="77777777" w:rsidR="00357841" w:rsidRPr="00700C00" w:rsidRDefault="00357841" w:rsidP="00357841"/>
        </w:tc>
        <w:tc>
          <w:tcPr>
            <w:tcW w:w="2446" w:type="dxa"/>
          </w:tcPr>
          <w:p w14:paraId="241BDC6A" w14:textId="33D85D3D" w:rsidR="00357841" w:rsidRDefault="00357841" w:rsidP="00357841">
            <w:r>
              <w:t>hasLaneCapacity</w:t>
            </w:r>
          </w:p>
        </w:tc>
        <w:tc>
          <w:tcPr>
            <w:tcW w:w="4399" w:type="dxa"/>
          </w:tcPr>
          <w:p w14:paraId="5BE3892D" w14:textId="638A9BDA" w:rsidR="00357841" w:rsidRPr="00700C00" w:rsidRDefault="007E76BD" w:rsidP="00357841">
            <w:r>
              <w:t xml:space="preserve">exactly 1 </w:t>
            </w:r>
            <w:proofErr w:type="gramStart"/>
            <w:r>
              <w:t>om:CapacityRate</w:t>
            </w:r>
            <w:proofErr w:type="gramEnd"/>
          </w:p>
        </w:tc>
      </w:tr>
      <w:tr w:rsidR="00357841" w:rsidRPr="00700C00" w14:paraId="30EC6420" w14:textId="77777777" w:rsidTr="005302C6">
        <w:trPr>
          <w:cantSplit/>
        </w:trPr>
        <w:tc>
          <w:tcPr>
            <w:tcW w:w="2505" w:type="dxa"/>
            <w:vMerge/>
          </w:tcPr>
          <w:p w14:paraId="7E5B88AE" w14:textId="77777777" w:rsidR="00357841" w:rsidRPr="00700C00" w:rsidRDefault="00357841" w:rsidP="00357841"/>
        </w:tc>
        <w:tc>
          <w:tcPr>
            <w:tcW w:w="2446" w:type="dxa"/>
          </w:tcPr>
          <w:p w14:paraId="189773C6" w14:textId="5711210E" w:rsidR="00357841" w:rsidRDefault="00357841" w:rsidP="00357841">
            <w:r>
              <w:t>hasVDF</w:t>
            </w:r>
          </w:p>
        </w:tc>
        <w:tc>
          <w:tcPr>
            <w:tcW w:w="4399" w:type="dxa"/>
          </w:tcPr>
          <w:p w14:paraId="05413073" w14:textId="7A56BD45" w:rsidR="00357841" w:rsidRPr="00700C00" w:rsidRDefault="00357841" w:rsidP="00357841">
            <w:r>
              <w:t xml:space="preserve">max 1 </w:t>
            </w:r>
            <w:proofErr w:type="gramStart"/>
            <w:r>
              <w:t>om:</w:t>
            </w:r>
            <w:r w:rsidR="0018442F">
              <w:t>q</w:t>
            </w:r>
            <w:r>
              <w:t>uantity</w:t>
            </w:r>
            <w:proofErr w:type="gramEnd"/>
          </w:p>
        </w:tc>
      </w:tr>
      <w:tr w:rsidR="00357841" w:rsidRPr="00700C00" w14:paraId="41545F54" w14:textId="77777777" w:rsidTr="005302C6">
        <w:trPr>
          <w:cantSplit/>
        </w:trPr>
        <w:tc>
          <w:tcPr>
            <w:tcW w:w="2505" w:type="dxa"/>
            <w:vMerge/>
          </w:tcPr>
          <w:p w14:paraId="564377A2" w14:textId="77777777" w:rsidR="00357841" w:rsidRPr="00700C00" w:rsidRDefault="00357841" w:rsidP="00357841"/>
        </w:tc>
        <w:tc>
          <w:tcPr>
            <w:tcW w:w="2446" w:type="dxa"/>
          </w:tcPr>
          <w:p w14:paraId="755174B7" w14:textId="49D87792" w:rsidR="00357841" w:rsidRDefault="00357841" w:rsidP="00357841">
            <w:r>
              <w:t>hasFreeFlowSpeed</w:t>
            </w:r>
          </w:p>
        </w:tc>
        <w:tc>
          <w:tcPr>
            <w:tcW w:w="4399" w:type="dxa"/>
          </w:tcPr>
          <w:p w14:paraId="50F77BC7" w14:textId="6CA7F7F3" w:rsidR="00357841" w:rsidRPr="00700C00" w:rsidRDefault="00357841" w:rsidP="00357841">
            <w:r>
              <w:t xml:space="preserve">max 1 </w:t>
            </w:r>
            <w:proofErr w:type="gramStart"/>
            <w:r>
              <w:t>om:</w:t>
            </w:r>
            <w:r w:rsidR="003D4C7A">
              <w:t>speed</w:t>
            </w:r>
            <w:proofErr w:type="gramEnd"/>
          </w:p>
        </w:tc>
      </w:tr>
      <w:tr w:rsidR="00357841" w:rsidRPr="00700C00" w14:paraId="1F6D81B6" w14:textId="77777777" w:rsidTr="005302C6">
        <w:trPr>
          <w:cantSplit/>
        </w:trPr>
        <w:tc>
          <w:tcPr>
            <w:tcW w:w="2505" w:type="dxa"/>
            <w:vMerge/>
          </w:tcPr>
          <w:p w14:paraId="63913F1F" w14:textId="77777777" w:rsidR="00357841" w:rsidRPr="00700C00" w:rsidRDefault="00357841" w:rsidP="00357841"/>
        </w:tc>
        <w:tc>
          <w:tcPr>
            <w:tcW w:w="2446" w:type="dxa"/>
          </w:tcPr>
          <w:p w14:paraId="562F7D39" w14:textId="3080BE33" w:rsidR="00357841" w:rsidRDefault="00357841" w:rsidP="00357841">
            <w:r>
              <w:t>hasPostedSpeed</w:t>
            </w:r>
          </w:p>
        </w:tc>
        <w:tc>
          <w:tcPr>
            <w:tcW w:w="4399" w:type="dxa"/>
          </w:tcPr>
          <w:p w14:paraId="76E3E24C" w14:textId="02E01719" w:rsidR="00357841" w:rsidRPr="00700C00" w:rsidRDefault="00357841" w:rsidP="00357841">
            <w:r>
              <w:t xml:space="preserve">max 1 </w:t>
            </w:r>
            <w:proofErr w:type="gramStart"/>
            <w:r>
              <w:t>om:</w:t>
            </w:r>
            <w:r w:rsidR="003D4C7A">
              <w:t>speed</w:t>
            </w:r>
            <w:proofErr w:type="gramEnd"/>
          </w:p>
        </w:tc>
      </w:tr>
      <w:tr w:rsidR="00357841" w:rsidRPr="00700C00" w14:paraId="2A028FC7" w14:textId="77777777" w:rsidTr="005302C6">
        <w:trPr>
          <w:cantSplit/>
        </w:trPr>
        <w:tc>
          <w:tcPr>
            <w:tcW w:w="2505" w:type="dxa"/>
            <w:vMerge/>
          </w:tcPr>
          <w:p w14:paraId="544EC4E6" w14:textId="77777777" w:rsidR="00357841" w:rsidRPr="00700C00" w:rsidRDefault="00357841" w:rsidP="00357841"/>
        </w:tc>
        <w:tc>
          <w:tcPr>
            <w:tcW w:w="2446" w:type="dxa"/>
          </w:tcPr>
          <w:p w14:paraId="6CE49D12" w14:textId="5C4BE1F8" w:rsidR="00357841" w:rsidRDefault="00357841" w:rsidP="00357841">
            <w:r>
              <w:t>hasToll</w:t>
            </w:r>
          </w:p>
        </w:tc>
        <w:tc>
          <w:tcPr>
            <w:tcW w:w="4399" w:type="dxa"/>
          </w:tcPr>
          <w:p w14:paraId="196A9C80" w14:textId="6628DAEE" w:rsidR="00357841" w:rsidRPr="00700C00" w:rsidRDefault="00357841" w:rsidP="00357841">
            <w:r>
              <w:t>only MonetaryValue</w:t>
            </w:r>
          </w:p>
        </w:tc>
      </w:tr>
      <w:tr w:rsidR="00357841" w:rsidRPr="00700C00" w14:paraId="56DDE10F" w14:textId="77777777" w:rsidTr="005302C6">
        <w:trPr>
          <w:cantSplit/>
        </w:trPr>
        <w:tc>
          <w:tcPr>
            <w:tcW w:w="2505" w:type="dxa"/>
            <w:vMerge/>
          </w:tcPr>
          <w:p w14:paraId="62E42E16" w14:textId="77777777" w:rsidR="00357841" w:rsidRPr="00700C00" w:rsidRDefault="00357841" w:rsidP="00357841"/>
        </w:tc>
        <w:tc>
          <w:tcPr>
            <w:tcW w:w="2446" w:type="dxa"/>
          </w:tcPr>
          <w:p w14:paraId="66C8F11C" w14:textId="40C6DA93" w:rsidR="00357841" w:rsidRDefault="00357841" w:rsidP="00357841">
            <w:r>
              <w:t>inMunicipality</w:t>
            </w:r>
          </w:p>
        </w:tc>
        <w:tc>
          <w:tcPr>
            <w:tcW w:w="4399" w:type="dxa"/>
          </w:tcPr>
          <w:p w14:paraId="45D6A752" w14:textId="749FCA2D" w:rsidR="00357841" w:rsidRDefault="00357841" w:rsidP="00357841">
            <w:r>
              <w:t>exactly 1 Municipality (?) tbd – where should municipalities be defined</w:t>
            </w:r>
          </w:p>
        </w:tc>
      </w:tr>
      <w:tr w:rsidR="00357841" w:rsidRPr="00700C00" w14:paraId="3EDDFEA8" w14:textId="77777777" w:rsidTr="005302C6">
        <w:trPr>
          <w:cantSplit/>
        </w:trPr>
        <w:tc>
          <w:tcPr>
            <w:tcW w:w="2505" w:type="dxa"/>
            <w:vMerge/>
          </w:tcPr>
          <w:p w14:paraId="3F527E64" w14:textId="77777777" w:rsidR="00357841" w:rsidRPr="00700C00" w:rsidRDefault="00357841" w:rsidP="00357841"/>
        </w:tc>
        <w:tc>
          <w:tcPr>
            <w:tcW w:w="2446" w:type="dxa"/>
          </w:tcPr>
          <w:p w14:paraId="5AC7858A" w14:textId="59D43CD7" w:rsidR="00357841" w:rsidRDefault="00357841" w:rsidP="00357841">
            <w:r>
              <w:t>inPlanningDistrict</w:t>
            </w:r>
          </w:p>
        </w:tc>
        <w:tc>
          <w:tcPr>
            <w:tcW w:w="4399" w:type="dxa"/>
          </w:tcPr>
          <w:p w14:paraId="335AD65A" w14:textId="3E2EE3B7" w:rsidR="00357841" w:rsidRPr="00700C00" w:rsidRDefault="00357841" w:rsidP="00357841">
            <w:r>
              <w:t>exactly 1 PlanningDistrict</w:t>
            </w:r>
          </w:p>
        </w:tc>
      </w:tr>
      <w:tr w:rsidR="00357841" w:rsidRPr="00700C00" w14:paraId="0E4A4349" w14:textId="77777777" w:rsidTr="005302C6">
        <w:trPr>
          <w:cantSplit/>
        </w:trPr>
        <w:tc>
          <w:tcPr>
            <w:tcW w:w="2505" w:type="dxa"/>
            <w:vMerge w:val="restart"/>
          </w:tcPr>
          <w:p w14:paraId="2837BB81" w14:textId="77777777" w:rsidR="00357841" w:rsidRPr="00700C00" w:rsidRDefault="00357841" w:rsidP="00357841">
            <w:r w:rsidRPr="00700C00">
              <w:t>NetworkTransfer</w:t>
            </w:r>
          </w:p>
        </w:tc>
        <w:tc>
          <w:tcPr>
            <w:tcW w:w="2446" w:type="dxa"/>
          </w:tcPr>
          <w:p w14:paraId="7D2104F9" w14:textId="77777777" w:rsidR="00357841" w:rsidRPr="00700C00" w:rsidRDefault="00357841" w:rsidP="00357841">
            <w:r w:rsidRPr="00700C00">
              <w:t>controlFor</w:t>
            </w:r>
          </w:p>
        </w:tc>
        <w:tc>
          <w:tcPr>
            <w:tcW w:w="4399" w:type="dxa"/>
          </w:tcPr>
          <w:p w14:paraId="76C8BEBD" w14:textId="77777777" w:rsidR="00357841" w:rsidRPr="00700C00" w:rsidRDefault="00357841" w:rsidP="00357841">
            <w:r w:rsidRPr="00700C00">
              <w:t>only Node</w:t>
            </w:r>
          </w:p>
        </w:tc>
      </w:tr>
      <w:tr w:rsidR="00357841" w:rsidRPr="00700C00" w14:paraId="0541CC10" w14:textId="77777777" w:rsidTr="005302C6">
        <w:trPr>
          <w:cantSplit/>
        </w:trPr>
        <w:tc>
          <w:tcPr>
            <w:tcW w:w="2505" w:type="dxa"/>
            <w:vMerge/>
          </w:tcPr>
          <w:p w14:paraId="52040D47" w14:textId="77777777" w:rsidR="00357841" w:rsidRPr="00700C00" w:rsidRDefault="00357841" w:rsidP="00357841"/>
        </w:tc>
        <w:tc>
          <w:tcPr>
            <w:tcW w:w="2446" w:type="dxa"/>
          </w:tcPr>
          <w:p w14:paraId="007E3AC2" w14:textId="77777777" w:rsidR="00357841" w:rsidRPr="00700C00" w:rsidRDefault="00357841" w:rsidP="00357841">
            <w:r w:rsidRPr="00700C00">
              <w:t>connectsNetworks</w:t>
            </w:r>
          </w:p>
        </w:tc>
        <w:tc>
          <w:tcPr>
            <w:tcW w:w="4399" w:type="dxa"/>
          </w:tcPr>
          <w:p w14:paraId="05A0CF6A" w14:textId="77777777" w:rsidR="00357841" w:rsidRPr="00700C00" w:rsidRDefault="00357841" w:rsidP="00357841">
            <w:r w:rsidRPr="00700C00">
              <w:t>min 2 Network</w:t>
            </w:r>
          </w:p>
        </w:tc>
      </w:tr>
      <w:tr w:rsidR="00357841" w:rsidRPr="00700C00" w14:paraId="0236C6AB" w14:textId="77777777" w:rsidTr="005302C6">
        <w:trPr>
          <w:cantSplit/>
        </w:trPr>
        <w:tc>
          <w:tcPr>
            <w:tcW w:w="2505" w:type="dxa"/>
            <w:vMerge w:val="restart"/>
          </w:tcPr>
          <w:p w14:paraId="483E236A" w14:textId="77777777" w:rsidR="00357841" w:rsidRPr="00700C00" w:rsidRDefault="00357841" w:rsidP="00357841">
            <w:r w:rsidRPr="00700C00">
              <w:t>FlowControl</w:t>
            </w:r>
          </w:p>
        </w:tc>
        <w:tc>
          <w:tcPr>
            <w:tcW w:w="2446" w:type="dxa"/>
          </w:tcPr>
          <w:p w14:paraId="12E16A69" w14:textId="77777777" w:rsidR="00357841" w:rsidRPr="00700C00" w:rsidRDefault="00357841" w:rsidP="00357841">
            <w:r w:rsidRPr="00700C00">
              <w:t>controlFor</w:t>
            </w:r>
          </w:p>
        </w:tc>
        <w:tc>
          <w:tcPr>
            <w:tcW w:w="4399" w:type="dxa"/>
          </w:tcPr>
          <w:p w14:paraId="6CBBF870" w14:textId="77777777" w:rsidR="00357841" w:rsidRPr="00700C00" w:rsidRDefault="00357841" w:rsidP="00357841">
            <w:r>
              <w:t>only Node</w:t>
            </w:r>
          </w:p>
        </w:tc>
      </w:tr>
      <w:tr w:rsidR="00357841" w:rsidRPr="00700C00" w14:paraId="68F59E37" w14:textId="77777777" w:rsidTr="005302C6">
        <w:trPr>
          <w:cantSplit/>
        </w:trPr>
        <w:tc>
          <w:tcPr>
            <w:tcW w:w="2505" w:type="dxa"/>
            <w:vMerge/>
          </w:tcPr>
          <w:p w14:paraId="0A7049D8" w14:textId="77777777" w:rsidR="00357841" w:rsidRPr="00700C00" w:rsidRDefault="00357841" w:rsidP="00357841"/>
        </w:tc>
        <w:tc>
          <w:tcPr>
            <w:tcW w:w="2446" w:type="dxa"/>
          </w:tcPr>
          <w:p w14:paraId="10CD8E09" w14:textId="77777777" w:rsidR="00357841" w:rsidRPr="00700C00" w:rsidRDefault="00357841" w:rsidP="00357841">
            <w:r w:rsidRPr="00700C00">
              <w:t>hasInflow</w:t>
            </w:r>
          </w:p>
        </w:tc>
        <w:tc>
          <w:tcPr>
            <w:tcW w:w="4399" w:type="dxa"/>
          </w:tcPr>
          <w:p w14:paraId="38CE99F8" w14:textId="77777777" w:rsidR="00357841" w:rsidRPr="00700C00" w:rsidRDefault="00357841" w:rsidP="00357841">
            <w:pPr>
              <w:tabs>
                <w:tab w:val="center" w:pos="2335"/>
              </w:tabs>
            </w:pPr>
            <w:r>
              <w:t>min 1 Arc</w:t>
            </w:r>
          </w:p>
        </w:tc>
      </w:tr>
      <w:tr w:rsidR="00357841" w:rsidRPr="00700C00" w14:paraId="30637A3C" w14:textId="77777777" w:rsidTr="005302C6">
        <w:trPr>
          <w:cantSplit/>
        </w:trPr>
        <w:tc>
          <w:tcPr>
            <w:tcW w:w="2505" w:type="dxa"/>
            <w:vMerge/>
          </w:tcPr>
          <w:p w14:paraId="31C38158" w14:textId="77777777" w:rsidR="00357841" w:rsidRPr="00700C00" w:rsidRDefault="00357841" w:rsidP="00357841"/>
        </w:tc>
        <w:tc>
          <w:tcPr>
            <w:tcW w:w="2446" w:type="dxa"/>
          </w:tcPr>
          <w:p w14:paraId="3445CCE2" w14:textId="77777777" w:rsidR="00357841" w:rsidRPr="00700C00" w:rsidRDefault="00357841" w:rsidP="00357841">
            <w:r w:rsidRPr="00700C00">
              <w:t>hasOutflow</w:t>
            </w:r>
          </w:p>
        </w:tc>
        <w:tc>
          <w:tcPr>
            <w:tcW w:w="4399" w:type="dxa"/>
          </w:tcPr>
          <w:p w14:paraId="74D1D19D" w14:textId="77777777" w:rsidR="00357841" w:rsidRPr="00700C00" w:rsidRDefault="00357841" w:rsidP="00357841">
            <w:pPr>
              <w:tabs>
                <w:tab w:val="center" w:pos="2335"/>
              </w:tabs>
            </w:pPr>
            <w:r w:rsidRPr="00700C00">
              <w:t>min 1 Arc</w:t>
            </w:r>
          </w:p>
        </w:tc>
      </w:tr>
      <w:tr w:rsidR="00357841" w:rsidRPr="00700C00" w14:paraId="19001CF7" w14:textId="77777777" w:rsidTr="005302C6">
        <w:trPr>
          <w:cantSplit/>
        </w:trPr>
        <w:tc>
          <w:tcPr>
            <w:tcW w:w="2505" w:type="dxa"/>
            <w:vMerge w:val="restart"/>
          </w:tcPr>
          <w:p w14:paraId="73550F8F" w14:textId="77777777" w:rsidR="00357841" w:rsidRPr="00700C00" w:rsidRDefault="00357841" w:rsidP="00357841">
            <w:r w:rsidRPr="00700C00">
              <w:t>SignalControl</w:t>
            </w:r>
            <w:r>
              <w:t>PD</w:t>
            </w:r>
          </w:p>
        </w:tc>
        <w:tc>
          <w:tcPr>
            <w:tcW w:w="2446" w:type="dxa"/>
          </w:tcPr>
          <w:p w14:paraId="2142D0E5" w14:textId="77777777" w:rsidR="00357841" w:rsidRPr="00700C00" w:rsidRDefault="00357841" w:rsidP="00357841">
            <w:r>
              <w:t>subClassOf</w:t>
            </w:r>
          </w:p>
        </w:tc>
        <w:tc>
          <w:tcPr>
            <w:tcW w:w="4399" w:type="dxa"/>
          </w:tcPr>
          <w:p w14:paraId="1B54A30E" w14:textId="77777777" w:rsidR="00357841" w:rsidRPr="00700C00" w:rsidRDefault="00357841" w:rsidP="00357841">
            <w:proofErr w:type="gramStart"/>
            <w:r>
              <w:t>change:</w:t>
            </w:r>
            <w:r w:rsidRPr="00700C00">
              <w:t>TimeVarying</w:t>
            </w:r>
            <w:r>
              <w:t>Concept</w:t>
            </w:r>
            <w:proofErr w:type="gramEnd"/>
          </w:p>
        </w:tc>
      </w:tr>
      <w:tr w:rsidR="00357841" w:rsidRPr="00700C00" w14:paraId="0BC3596E" w14:textId="77777777" w:rsidTr="005302C6">
        <w:trPr>
          <w:cantSplit/>
        </w:trPr>
        <w:tc>
          <w:tcPr>
            <w:tcW w:w="2505" w:type="dxa"/>
            <w:vMerge/>
          </w:tcPr>
          <w:p w14:paraId="3463F125" w14:textId="77777777" w:rsidR="00357841" w:rsidRPr="00700C00" w:rsidRDefault="00357841" w:rsidP="00357841"/>
        </w:tc>
        <w:tc>
          <w:tcPr>
            <w:tcW w:w="2446" w:type="dxa"/>
          </w:tcPr>
          <w:p w14:paraId="7926E1DE" w14:textId="77777777" w:rsidR="00357841" w:rsidRDefault="00357841" w:rsidP="00357841">
            <w:r>
              <w:t>equivalentClass</w:t>
            </w:r>
          </w:p>
        </w:tc>
        <w:tc>
          <w:tcPr>
            <w:tcW w:w="4399" w:type="dxa"/>
          </w:tcPr>
          <w:p w14:paraId="63B40226" w14:textId="77777777" w:rsidR="00357841" w:rsidRPr="00700C00" w:rsidRDefault="00357841" w:rsidP="00357841">
            <w:proofErr w:type="gramStart"/>
            <w:r>
              <w:t>change:</w:t>
            </w:r>
            <w:r w:rsidRPr="00700C00">
              <w:t>hasManifestation</w:t>
            </w:r>
            <w:proofErr w:type="gramEnd"/>
            <w:r w:rsidRPr="00700C00">
              <w:t xml:space="preserve"> so</w:t>
            </w:r>
            <w:r>
              <w:t>me SignalControl</w:t>
            </w:r>
            <w:r w:rsidRPr="00700C00">
              <w:t xml:space="preserve"> </w:t>
            </w:r>
            <w:r>
              <w:t>and  change:hasManifestation only SignalControl</w:t>
            </w:r>
          </w:p>
        </w:tc>
      </w:tr>
      <w:tr w:rsidR="00357841" w:rsidRPr="00700C00" w14:paraId="20C3A6D2" w14:textId="77777777" w:rsidTr="005302C6">
        <w:trPr>
          <w:cantSplit/>
        </w:trPr>
        <w:tc>
          <w:tcPr>
            <w:tcW w:w="2505" w:type="dxa"/>
            <w:vMerge/>
          </w:tcPr>
          <w:p w14:paraId="604A7A78" w14:textId="77777777" w:rsidR="00357841" w:rsidRPr="00700C00" w:rsidRDefault="00357841" w:rsidP="00357841"/>
        </w:tc>
        <w:tc>
          <w:tcPr>
            <w:tcW w:w="2446" w:type="dxa"/>
          </w:tcPr>
          <w:p w14:paraId="24493F90" w14:textId="77777777" w:rsidR="00357841" w:rsidRDefault="00357841" w:rsidP="00357841">
            <w:proofErr w:type="gramStart"/>
            <w:r>
              <w:t>change:existsAt</w:t>
            </w:r>
            <w:proofErr w:type="gramEnd"/>
          </w:p>
        </w:tc>
        <w:tc>
          <w:tcPr>
            <w:tcW w:w="4399" w:type="dxa"/>
          </w:tcPr>
          <w:p w14:paraId="2918355B" w14:textId="77777777" w:rsidR="00357841" w:rsidRDefault="00357841" w:rsidP="00357841">
            <w:r>
              <w:t xml:space="preserve">exactly </w:t>
            </w:r>
            <w:proofErr w:type="gramStart"/>
            <w:r>
              <w:t>1  time</w:t>
            </w:r>
            <w:proofErr w:type="gramEnd"/>
            <w:r>
              <w:t>:Interval</w:t>
            </w:r>
          </w:p>
        </w:tc>
      </w:tr>
      <w:tr w:rsidR="00357841" w:rsidRPr="00700C00" w14:paraId="67C6C3D2" w14:textId="77777777" w:rsidTr="005302C6">
        <w:trPr>
          <w:cantSplit/>
        </w:trPr>
        <w:tc>
          <w:tcPr>
            <w:tcW w:w="2505" w:type="dxa"/>
            <w:vMerge/>
          </w:tcPr>
          <w:p w14:paraId="0CE39A10" w14:textId="77777777" w:rsidR="00357841" w:rsidRPr="00700C00" w:rsidRDefault="00357841" w:rsidP="00357841"/>
        </w:tc>
        <w:tc>
          <w:tcPr>
            <w:tcW w:w="2446" w:type="dxa"/>
          </w:tcPr>
          <w:p w14:paraId="129A0E23" w14:textId="77777777" w:rsidR="00357841" w:rsidRPr="00700C00" w:rsidRDefault="00357841" w:rsidP="00357841">
            <w:r w:rsidRPr="00700C00">
              <w:t>controlFor</w:t>
            </w:r>
          </w:p>
        </w:tc>
        <w:tc>
          <w:tcPr>
            <w:tcW w:w="4399" w:type="dxa"/>
          </w:tcPr>
          <w:p w14:paraId="3B1D22A4" w14:textId="77777777" w:rsidR="00357841" w:rsidRPr="00700C00" w:rsidRDefault="00357841" w:rsidP="00357841">
            <w:r>
              <w:t>only Node</w:t>
            </w:r>
          </w:p>
        </w:tc>
      </w:tr>
      <w:tr w:rsidR="00357841" w:rsidRPr="00700C00" w14:paraId="4090C857" w14:textId="77777777" w:rsidTr="005302C6">
        <w:trPr>
          <w:cantSplit/>
        </w:trPr>
        <w:tc>
          <w:tcPr>
            <w:tcW w:w="2505" w:type="dxa"/>
            <w:vMerge/>
          </w:tcPr>
          <w:p w14:paraId="4F532BC0" w14:textId="77777777" w:rsidR="00357841" w:rsidRPr="00700C00" w:rsidRDefault="00357841" w:rsidP="00357841"/>
        </w:tc>
        <w:tc>
          <w:tcPr>
            <w:tcW w:w="2446" w:type="dxa"/>
          </w:tcPr>
          <w:p w14:paraId="44C24422" w14:textId="77777777" w:rsidR="00357841" w:rsidRPr="00700C00" w:rsidRDefault="00357841" w:rsidP="00357841">
            <w:r w:rsidRPr="00700C00">
              <w:t>hasInflow</w:t>
            </w:r>
          </w:p>
        </w:tc>
        <w:tc>
          <w:tcPr>
            <w:tcW w:w="4399" w:type="dxa"/>
          </w:tcPr>
          <w:p w14:paraId="6BBCAEF4" w14:textId="77777777" w:rsidR="00357841" w:rsidRPr="00700C00" w:rsidRDefault="00357841" w:rsidP="00357841">
            <w:pPr>
              <w:tabs>
                <w:tab w:val="center" w:pos="2335"/>
              </w:tabs>
            </w:pPr>
            <w:r w:rsidRPr="00700C00">
              <w:t>min 1 Arc</w:t>
            </w:r>
          </w:p>
        </w:tc>
      </w:tr>
      <w:tr w:rsidR="00357841" w:rsidRPr="00700C00" w14:paraId="2564B0A0" w14:textId="77777777" w:rsidTr="005302C6">
        <w:trPr>
          <w:cantSplit/>
        </w:trPr>
        <w:tc>
          <w:tcPr>
            <w:tcW w:w="2505" w:type="dxa"/>
            <w:vMerge/>
          </w:tcPr>
          <w:p w14:paraId="0D629BA2" w14:textId="77777777" w:rsidR="00357841" w:rsidRPr="00700C00" w:rsidRDefault="00357841" w:rsidP="00357841"/>
        </w:tc>
        <w:tc>
          <w:tcPr>
            <w:tcW w:w="2446" w:type="dxa"/>
          </w:tcPr>
          <w:p w14:paraId="1AF94A27" w14:textId="77777777" w:rsidR="00357841" w:rsidRPr="00700C00" w:rsidRDefault="00357841" w:rsidP="00357841">
            <w:r w:rsidRPr="00700C00">
              <w:t>hasOutflow</w:t>
            </w:r>
          </w:p>
        </w:tc>
        <w:tc>
          <w:tcPr>
            <w:tcW w:w="4399" w:type="dxa"/>
          </w:tcPr>
          <w:p w14:paraId="689E8BC3" w14:textId="77777777" w:rsidR="00357841" w:rsidRPr="00700C00" w:rsidRDefault="00357841" w:rsidP="00357841">
            <w:pPr>
              <w:tabs>
                <w:tab w:val="center" w:pos="2335"/>
              </w:tabs>
            </w:pPr>
            <w:r w:rsidRPr="00700C00">
              <w:t>min 1 Arc</w:t>
            </w:r>
          </w:p>
        </w:tc>
      </w:tr>
      <w:tr w:rsidR="00357841" w:rsidRPr="00700C00" w14:paraId="2C47B339" w14:textId="77777777" w:rsidTr="005302C6">
        <w:trPr>
          <w:cantSplit/>
        </w:trPr>
        <w:tc>
          <w:tcPr>
            <w:tcW w:w="2505" w:type="dxa"/>
            <w:vMerge w:val="restart"/>
          </w:tcPr>
          <w:p w14:paraId="22D8BC79" w14:textId="77777777" w:rsidR="00357841" w:rsidRPr="00700C00" w:rsidRDefault="00357841" w:rsidP="00357841">
            <w:r>
              <w:t>SignalControl</w:t>
            </w:r>
          </w:p>
        </w:tc>
        <w:tc>
          <w:tcPr>
            <w:tcW w:w="2446" w:type="dxa"/>
          </w:tcPr>
          <w:p w14:paraId="6FC33955" w14:textId="77777777" w:rsidR="00357841" w:rsidRPr="00700C00" w:rsidRDefault="00357841" w:rsidP="00357841">
            <w:r>
              <w:t>subClassOf</w:t>
            </w:r>
          </w:p>
        </w:tc>
        <w:tc>
          <w:tcPr>
            <w:tcW w:w="4399" w:type="dxa"/>
          </w:tcPr>
          <w:p w14:paraId="2F7B67BE" w14:textId="77777777" w:rsidR="00357841" w:rsidRPr="00700C00" w:rsidRDefault="00357841" w:rsidP="00357841">
            <w:pPr>
              <w:tabs>
                <w:tab w:val="center" w:pos="2335"/>
              </w:tabs>
            </w:pPr>
            <w:proofErr w:type="gramStart"/>
            <w:r>
              <w:t>change:Manifestation</w:t>
            </w:r>
            <w:proofErr w:type="gramEnd"/>
          </w:p>
        </w:tc>
      </w:tr>
      <w:tr w:rsidR="00357841" w:rsidRPr="00700C00" w14:paraId="5932C4BA" w14:textId="77777777" w:rsidTr="005302C6">
        <w:trPr>
          <w:cantSplit/>
        </w:trPr>
        <w:tc>
          <w:tcPr>
            <w:tcW w:w="2505" w:type="dxa"/>
            <w:vMerge/>
          </w:tcPr>
          <w:p w14:paraId="55B36B52" w14:textId="77777777" w:rsidR="00357841" w:rsidRDefault="00357841" w:rsidP="00357841"/>
        </w:tc>
        <w:tc>
          <w:tcPr>
            <w:tcW w:w="2446" w:type="dxa"/>
          </w:tcPr>
          <w:p w14:paraId="5F290BEB" w14:textId="77777777" w:rsidR="00357841" w:rsidRPr="00700C00" w:rsidRDefault="00357841" w:rsidP="00357841">
            <w:r w:rsidRPr="00700C00">
              <w:t>equivalentClass</w:t>
            </w:r>
          </w:p>
        </w:tc>
        <w:tc>
          <w:tcPr>
            <w:tcW w:w="4399" w:type="dxa"/>
          </w:tcPr>
          <w:p w14:paraId="44BB1C20" w14:textId="77777777" w:rsidR="00357841" w:rsidRPr="00700C00" w:rsidRDefault="00357841" w:rsidP="00357841">
            <w:proofErr w:type="gramStart"/>
            <w:r>
              <w:t>change:</w:t>
            </w:r>
            <w:r w:rsidRPr="00700C00">
              <w:t>manifestationOf</w:t>
            </w:r>
            <w:proofErr w:type="gramEnd"/>
            <w:r w:rsidRPr="00700C00">
              <w:t xml:space="preserve"> some </w:t>
            </w:r>
            <w:r>
              <w:t>SignalControlPD</w:t>
            </w:r>
            <w:r w:rsidRPr="00700C00">
              <w:t xml:space="preserve"> and </w:t>
            </w:r>
            <w:r>
              <w:t xml:space="preserve"> change:</w:t>
            </w:r>
            <w:r w:rsidRPr="00700C00">
              <w:t xml:space="preserve">manifestationOf only </w:t>
            </w:r>
            <w:r>
              <w:t>SignalControlPD</w:t>
            </w:r>
          </w:p>
        </w:tc>
      </w:tr>
      <w:tr w:rsidR="00357841" w:rsidRPr="00700C00" w14:paraId="10A92D20" w14:textId="77777777" w:rsidTr="005302C6">
        <w:trPr>
          <w:cantSplit/>
        </w:trPr>
        <w:tc>
          <w:tcPr>
            <w:tcW w:w="2505" w:type="dxa"/>
            <w:vMerge/>
          </w:tcPr>
          <w:p w14:paraId="0BB1E9E4" w14:textId="77777777" w:rsidR="00357841" w:rsidRDefault="00357841" w:rsidP="00357841"/>
        </w:tc>
        <w:tc>
          <w:tcPr>
            <w:tcW w:w="2446" w:type="dxa"/>
          </w:tcPr>
          <w:p w14:paraId="43668CE5" w14:textId="77777777" w:rsidR="00357841" w:rsidRPr="00700C00" w:rsidRDefault="00357841" w:rsidP="00357841">
            <w:proofErr w:type="gramStart"/>
            <w:r>
              <w:t>change:existsAt</w:t>
            </w:r>
            <w:proofErr w:type="gramEnd"/>
          </w:p>
        </w:tc>
        <w:tc>
          <w:tcPr>
            <w:tcW w:w="4399" w:type="dxa"/>
          </w:tcPr>
          <w:p w14:paraId="50380874" w14:textId="77777777" w:rsidR="00357841" w:rsidRPr="00700C00" w:rsidRDefault="00357841" w:rsidP="00357841">
            <w:r>
              <w:t xml:space="preserve">exactly </w:t>
            </w:r>
            <w:proofErr w:type="gramStart"/>
            <w:r>
              <w:t>1  time</w:t>
            </w:r>
            <w:proofErr w:type="gramEnd"/>
            <w:r>
              <w:t>:TemporalEntity</w:t>
            </w:r>
          </w:p>
        </w:tc>
      </w:tr>
      <w:tr w:rsidR="00357841" w:rsidRPr="00700C00" w14:paraId="756B4EA1" w14:textId="77777777" w:rsidTr="005302C6">
        <w:trPr>
          <w:cantSplit/>
        </w:trPr>
        <w:tc>
          <w:tcPr>
            <w:tcW w:w="2505" w:type="dxa"/>
            <w:vMerge/>
          </w:tcPr>
          <w:p w14:paraId="4534D614" w14:textId="77777777" w:rsidR="00357841" w:rsidRPr="00700C00" w:rsidRDefault="00357841" w:rsidP="00357841"/>
        </w:tc>
        <w:tc>
          <w:tcPr>
            <w:tcW w:w="2446" w:type="dxa"/>
          </w:tcPr>
          <w:p w14:paraId="1705929D" w14:textId="77777777" w:rsidR="00357841" w:rsidRPr="00700C00" w:rsidRDefault="00357841" w:rsidP="00357841">
            <w:r w:rsidRPr="00700C00">
              <w:t>hasPhase</w:t>
            </w:r>
          </w:p>
        </w:tc>
        <w:tc>
          <w:tcPr>
            <w:tcW w:w="4399" w:type="dxa"/>
          </w:tcPr>
          <w:p w14:paraId="4BD6403D" w14:textId="77777777" w:rsidR="00357841" w:rsidRPr="00700C00" w:rsidRDefault="00357841" w:rsidP="00357841">
            <w:pPr>
              <w:tabs>
                <w:tab w:val="center" w:pos="2335"/>
              </w:tabs>
            </w:pPr>
            <w:r w:rsidRPr="00700C00">
              <w:t>only SignalPhase</w:t>
            </w:r>
          </w:p>
        </w:tc>
      </w:tr>
      <w:tr w:rsidR="00357841" w:rsidRPr="00700C00" w14:paraId="224EB09E" w14:textId="77777777" w:rsidTr="005302C6">
        <w:trPr>
          <w:cantSplit/>
        </w:trPr>
        <w:tc>
          <w:tcPr>
            <w:tcW w:w="2505" w:type="dxa"/>
          </w:tcPr>
          <w:p w14:paraId="30B47AF6" w14:textId="77777777" w:rsidR="00357841" w:rsidRPr="00700C00" w:rsidRDefault="00357841" w:rsidP="00357841">
            <w:r w:rsidRPr="00700C00">
              <w:t>SignalPhase</w:t>
            </w:r>
          </w:p>
        </w:tc>
        <w:tc>
          <w:tcPr>
            <w:tcW w:w="2446" w:type="dxa"/>
          </w:tcPr>
          <w:p w14:paraId="16DE0E9B" w14:textId="77777777" w:rsidR="00357841" w:rsidRPr="00700C00" w:rsidRDefault="00357841" w:rsidP="00357841">
            <w:r w:rsidRPr="00700C00">
              <w:t>signalLength</w:t>
            </w:r>
          </w:p>
        </w:tc>
        <w:tc>
          <w:tcPr>
            <w:tcW w:w="4399" w:type="dxa"/>
          </w:tcPr>
          <w:p w14:paraId="5FE2FE9D" w14:textId="77777777" w:rsidR="00357841" w:rsidRPr="00700C00" w:rsidRDefault="00357841" w:rsidP="00357841">
            <w:pPr>
              <w:tabs>
                <w:tab w:val="center" w:pos="2335"/>
              </w:tabs>
            </w:pPr>
            <w:proofErr w:type="gramStart"/>
            <w:r w:rsidRPr="00700C00">
              <w:t xml:space="preserve">only </w:t>
            </w:r>
            <w:r>
              <w:t xml:space="preserve"> time</w:t>
            </w:r>
            <w:proofErr w:type="gramEnd"/>
            <w:r>
              <w:t>:</w:t>
            </w:r>
            <w:r w:rsidRPr="00700C00">
              <w:t>Duration</w:t>
            </w:r>
            <w:r>
              <w:t>Description</w:t>
            </w:r>
          </w:p>
        </w:tc>
      </w:tr>
      <w:tr w:rsidR="00357841" w:rsidRPr="00700C00" w14:paraId="14316781" w14:textId="77777777" w:rsidTr="005302C6">
        <w:trPr>
          <w:cantSplit/>
        </w:trPr>
        <w:tc>
          <w:tcPr>
            <w:tcW w:w="2505" w:type="dxa"/>
          </w:tcPr>
          <w:p w14:paraId="3D79A79C" w14:textId="15878EFC" w:rsidR="00357841" w:rsidRDefault="00357841" w:rsidP="00357841">
            <w:r>
              <w:t>TransportationComplexPD</w:t>
            </w:r>
          </w:p>
        </w:tc>
        <w:tc>
          <w:tcPr>
            <w:tcW w:w="2446" w:type="dxa"/>
          </w:tcPr>
          <w:p w14:paraId="7F1FD27A" w14:textId="0CD90117" w:rsidR="00357841" w:rsidRPr="00700C00" w:rsidRDefault="00357841" w:rsidP="00357841">
            <w:r>
              <w:t>subClassOf</w:t>
            </w:r>
          </w:p>
        </w:tc>
        <w:tc>
          <w:tcPr>
            <w:tcW w:w="4399" w:type="dxa"/>
          </w:tcPr>
          <w:p w14:paraId="02DA851D" w14:textId="7ED3317D" w:rsidR="00357841" w:rsidRPr="00700C00" w:rsidRDefault="00357841" w:rsidP="00357841">
            <w:pPr>
              <w:tabs>
                <w:tab w:val="center" w:pos="2335"/>
              </w:tabs>
            </w:pPr>
            <w:proofErr w:type="gramStart"/>
            <w:r>
              <w:t>change:TimeVaryingConcept</w:t>
            </w:r>
            <w:proofErr w:type="gramEnd"/>
          </w:p>
        </w:tc>
      </w:tr>
      <w:tr w:rsidR="00357841" w:rsidRPr="00700C00" w14:paraId="797EB454" w14:textId="77777777" w:rsidTr="005302C6">
        <w:trPr>
          <w:cantSplit/>
        </w:trPr>
        <w:tc>
          <w:tcPr>
            <w:tcW w:w="2505" w:type="dxa"/>
          </w:tcPr>
          <w:p w14:paraId="4F18EB2E" w14:textId="77777777" w:rsidR="00357841" w:rsidRDefault="00357841" w:rsidP="00357841"/>
        </w:tc>
        <w:tc>
          <w:tcPr>
            <w:tcW w:w="2446" w:type="dxa"/>
          </w:tcPr>
          <w:p w14:paraId="0A032126" w14:textId="0C6EDB22" w:rsidR="00357841" w:rsidRPr="00700C00" w:rsidRDefault="00357841" w:rsidP="00357841">
            <w:r w:rsidRPr="00700C00">
              <w:t>equivalentClass</w:t>
            </w:r>
          </w:p>
        </w:tc>
        <w:tc>
          <w:tcPr>
            <w:tcW w:w="4399" w:type="dxa"/>
          </w:tcPr>
          <w:p w14:paraId="351B75B0" w14:textId="405F5869" w:rsidR="00357841" w:rsidRPr="00700C00" w:rsidRDefault="00357841" w:rsidP="00357841">
            <w:pPr>
              <w:tabs>
                <w:tab w:val="center" w:pos="2335"/>
              </w:tabs>
            </w:pPr>
            <w:proofErr w:type="gramStart"/>
            <w:r>
              <w:t>change:</w:t>
            </w:r>
            <w:r w:rsidRPr="00700C00">
              <w:t>hasM</w:t>
            </w:r>
            <w:r>
              <w:t>anifestation</w:t>
            </w:r>
            <w:proofErr w:type="gramEnd"/>
            <w:r>
              <w:t xml:space="preserve"> some TransportationComplex</w:t>
            </w:r>
            <w:r w:rsidRPr="00700C00">
              <w:t xml:space="preserve"> and </w:t>
            </w:r>
            <w:r>
              <w:t xml:space="preserve"> change:</w:t>
            </w:r>
            <w:r w:rsidRPr="00700C00">
              <w:t xml:space="preserve">hasManifestation only </w:t>
            </w:r>
            <w:r>
              <w:t>TransportationComplex</w:t>
            </w:r>
          </w:p>
        </w:tc>
      </w:tr>
      <w:tr w:rsidR="00357841" w:rsidRPr="00700C00" w14:paraId="65D3B917" w14:textId="77777777" w:rsidTr="005302C6">
        <w:trPr>
          <w:cantSplit/>
        </w:trPr>
        <w:tc>
          <w:tcPr>
            <w:tcW w:w="2505" w:type="dxa"/>
            <w:vMerge w:val="restart"/>
          </w:tcPr>
          <w:p w14:paraId="3901E972" w14:textId="69E2CA42" w:rsidR="00357841" w:rsidRDefault="00357841" w:rsidP="00357841">
            <w:r>
              <w:t>TransportationComplex</w:t>
            </w:r>
          </w:p>
        </w:tc>
        <w:tc>
          <w:tcPr>
            <w:tcW w:w="2446" w:type="dxa"/>
          </w:tcPr>
          <w:p w14:paraId="1965892B" w14:textId="74159BD6" w:rsidR="00357841" w:rsidRPr="00700C00" w:rsidRDefault="00357841" w:rsidP="00357841">
            <w:r w:rsidRPr="00700C00">
              <w:t>subclassOf</w:t>
            </w:r>
          </w:p>
        </w:tc>
        <w:tc>
          <w:tcPr>
            <w:tcW w:w="4399" w:type="dxa"/>
          </w:tcPr>
          <w:p w14:paraId="674BE66C" w14:textId="7C085BEC" w:rsidR="00357841" w:rsidRPr="00700C00" w:rsidRDefault="00357841" w:rsidP="00357841">
            <w:pPr>
              <w:tabs>
                <w:tab w:val="center" w:pos="2335"/>
              </w:tabs>
            </w:pPr>
            <w:proofErr w:type="gramStart"/>
            <w:r>
              <w:t>change:</w:t>
            </w:r>
            <w:r w:rsidRPr="00700C00">
              <w:t>Manifestation</w:t>
            </w:r>
            <w:proofErr w:type="gramEnd"/>
          </w:p>
        </w:tc>
      </w:tr>
      <w:tr w:rsidR="00357841" w:rsidRPr="00700C00" w14:paraId="0A7D8F9E" w14:textId="77777777" w:rsidTr="005302C6">
        <w:trPr>
          <w:cantSplit/>
        </w:trPr>
        <w:tc>
          <w:tcPr>
            <w:tcW w:w="2505" w:type="dxa"/>
            <w:vMerge/>
          </w:tcPr>
          <w:p w14:paraId="6DAF2788" w14:textId="77777777" w:rsidR="00357841" w:rsidRDefault="00357841" w:rsidP="00357841"/>
        </w:tc>
        <w:tc>
          <w:tcPr>
            <w:tcW w:w="2446" w:type="dxa"/>
          </w:tcPr>
          <w:p w14:paraId="738C86E9" w14:textId="5AFBAC39" w:rsidR="00357841" w:rsidRDefault="00357841" w:rsidP="00357841">
            <w:r w:rsidRPr="00700C00">
              <w:t>equivalentClass</w:t>
            </w:r>
          </w:p>
        </w:tc>
        <w:tc>
          <w:tcPr>
            <w:tcW w:w="4399" w:type="dxa"/>
          </w:tcPr>
          <w:p w14:paraId="7120983F" w14:textId="5B9E14F1" w:rsidR="00357841" w:rsidRPr="00700C00" w:rsidRDefault="00357841" w:rsidP="00357841">
            <w:pPr>
              <w:tabs>
                <w:tab w:val="center" w:pos="2335"/>
              </w:tabs>
            </w:pPr>
            <w:proofErr w:type="gramStart"/>
            <w:r>
              <w:t>change:</w:t>
            </w:r>
            <w:r w:rsidRPr="00700C00">
              <w:t>manifestationOf</w:t>
            </w:r>
            <w:proofErr w:type="gramEnd"/>
            <w:r w:rsidRPr="00700C00">
              <w:t xml:space="preserve"> some  </w:t>
            </w:r>
            <w:r>
              <w:t>TransportationComplexPD</w:t>
            </w:r>
            <w:r w:rsidRPr="00700C00">
              <w:t xml:space="preserve"> and </w:t>
            </w:r>
            <w:r>
              <w:t xml:space="preserve"> change:</w:t>
            </w:r>
            <w:r w:rsidRPr="00700C00">
              <w:t xml:space="preserve">manifestationOf only  </w:t>
            </w:r>
            <w:r>
              <w:t>TransportationComplexPD</w:t>
            </w:r>
          </w:p>
        </w:tc>
      </w:tr>
      <w:tr w:rsidR="00357841" w:rsidRPr="00700C00" w14:paraId="057C8BE0" w14:textId="77777777" w:rsidTr="005302C6">
        <w:trPr>
          <w:cantSplit/>
        </w:trPr>
        <w:tc>
          <w:tcPr>
            <w:tcW w:w="2505" w:type="dxa"/>
            <w:vMerge/>
          </w:tcPr>
          <w:p w14:paraId="4C01E24B" w14:textId="77777777" w:rsidR="00357841" w:rsidRDefault="00357841" w:rsidP="00357841"/>
        </w:tc>
        <w:tc>
          <w:tcPr>
            <w:tcW w:w="2446" w:type="dxa"/>
          </w:tcPr>
          <w:p w14:paraId="7F533E58" w14:textId="38DC763B" w:rsidR="00357841" w:rsidRDefault="00357841" w:rsidP="00357841">
            <w:r>
              <w:t>spatial_</w:t>
            </w:r>
            <w:proofErr w:type="gramStart"/>
            <w:r>
              <w:t>loc:hasL</w:t>
            </w:r>
            <w:r w:rsidRPr="00700C00">
              <w:t>ocation</w:t>
            </w:r>
            <w:proofErr w:type="gramEnd"/>
          </w:p>
        </w:tc>
        <w:tc>
          <w:tcPr>
            <w:tcW w:w="4399" w:type="dxa"/>
          </w:tcPr>
          <w:p w14:paraId="378BB3C6" w14:textId="5CD52903" w:rsidR="00357841" w:rsidRPr="00700C00" w:rsidRDefault="00357841" w:rsidP="00357841">
            <w:pPr>
              <w:tabs>
                <w:tab w:val="center" w:pos="2335"/>
              </w:tabs>
            </w:pPr>
            <w:r w:rsidRPr="00700C00">
              <w:t xml:space="preserve">only </w:t>
            </w:r>
            <w:r>
              <w:t xml:space="preserve">  spatial_</w:t>
            </w:r>
            <w:proofErr w:type="gramStart"/>
            <w:r>
              <w:t>loc:Feature</w:t>
            </w:r>
            <w:proofErr w:type="gramEnd"/>
          </w:p>
        </w:tc>
      </w:tr>
      <w:tr w:rsidR="00357841" w:rsidRPr="00700C00" w14:paraId="6A8EC4AB" w14:textId="77777777" w:rsidTr="005302C6">
        <w:trPr>
          <w:cantSplit/>
        </w:trPr>
        <w:tc>
          <w:tcPr>
            <w:tcW w:w="2505" w:type="dxa"/>
            <w:vMerge w:val="restart"/>
          </w:tcPr>
          <w:p w14:paraId="791F0FBE" w14:textId="77777777" w:rsidR="00357841" w:rsidRPr="00700C00" w:rsidRDefault="00357841" w:rsidP="00357841">
            <w:proofErr w:type="gramStart"/>
            <w:r>
              <w:t>otn:</w:t>
            </w:r>
            <w:r w:rsidRPr="00700C00">
              <w:t>Road</w:t>
            </w:r>
            <w:proofErr w:type="gramEnd"/>
          </w:p>
        </w:tc>
        <w:tc>
          <w:tcPr>
            <w:tcW w:w="2446" w:type="dxa"/>
          </w:tcPr>
          <w:p w14:paraId="37ABDFB7" w14:textId="77777777" w:rsidR="00357841" w:rsidRPr="00700C00" w:rsidRDefault="00357841" w:rsidP="00357841">
            <w:r w:rsidRPr="00700C00">
              <w:t>has</w:t>
            </w:r>
            <w:r>
              <w:t>Road</w:t>
            </w:r>
            <w:r w:rsidRPr="00700C00">
              <w:t>Id</w:t>
            </w:r>
          </w:p>
        </w:tc>
        <w:tc>
          <w:tcPr>
            <w:tcW w:w="4399" w:type="dxa"/>
          </w:tcPr>
          <w:p w14:paraId="57B23457" w14:textId="77777777" w:rsidR="00357841" w:rsidRPr="00700C00" w:rsidRDefault="00357841" w:rsidP="00357841">
            <w:pPr>
              <w:tabs>
                <w:tab w:val="center" w:pos="2335"/>
              </w:tabs>
            </w:pPr>
            <w:r w:rsidRPr="00700C00">
              <w:t xml:space="preserve">only </w:t>
            </w:r>
            <w:r>
              <w:t>Road</w:t>
            </w:r>
            <w:r w:rsidRPr="00700C00">
              <w:t>Id</w:t>
            </w:r>
          </w:p>
        </w:tc>
      </w:tr>
      <w:tr w:rsidR="00357841" w:rsidRPr="00700C00" w14:paraId="7324F71C" w14:textId="77777777" w:rsidTr="005302C6">
        <w:trPr>
          <w:cantSplit/>
        </w:trPr>
        <w:tc>
          <w:tcPr>
            <w:tcW w:w="2505" w:type="dxa"/>
            <w:vMerge/>
          </w:tcPr>
          <w:p w14:paraId="021BD6E0" w14:textId="77777777" w:rsidR="00357841" w:rsidRPr="00700C00" w:rsidRDefault="00357841" w:rsidP="00357841"/>
        </w:tc>
        <w:tc>
          <w:tcPr>
            <w:tcW w:w="2446" w:type="dxa"/>
          </w:tcPr>
          <w:p w14:paraId="010F016E" w14:textId="77777777" w:rsidR="00357841" w:rsidRPr="00700C00" w:rsidRDefault="00357841" w:rsidP="00357841">
            <w:r w:rsidRPr="00700C00">
              <w:t>aggregationOf</w:t>
            </w:r>
          </w:p>
        </w:tc>
        <w:tc>
          <w:tcPr>
            <w:tcW w:w="4399" w:type="dxa"/>
          </w:tcPr>
          <w:p w14:paraId="37B69954" w14:textId="77777777" w:rsidR="00357841" w:rsidRPr="00700C00" w:rsidRDefault="00357841" w:rsidP="00357841">
            <w:pPr>
              <w:tabs>
                <w:tab w:val="center" w:pos="2335"/>
              </w:tabs>
            </w:pPr>
            <w:r w:rsidRPr="00700C00">
              <w:t>only RoadSegment</w:t>
            </w:r>
          </w:p>
        </w:tc>
      </w:tr>
      <w:tr w:rsidR="00357841" w:rsidRPr="00700C00" w14:paraId="08DA7133" w14:textId="77777777" w:rsidTr="005302C6">
        <w:trPr>
          <w:cantSplit/>
        </w:trPr>
        <w:tc>
          <w:tcPr>
            <w:tcW w:w="2505" w:type="dxa"/>
            <w:vMerge w:val="restart"/>
          </w:tcPr>
          <w:p w14:paraId="6C28E4D4" w14:textId="77777777" w:rsidR="00357841" w:rsidRPr="00700C00" w:rsidRDefault="00357841" w:rsidP="00357841">
            <w:r w:rsidRPr="00700C00">
              <w:t>RoadSegment</w:t>
            </w:r>
            <w:r>
              <w:t>PD</w:t>
            </w:r>
          </w:p>
        </w:tc>
        <w:tc>
          <w:tcPr>
            <w:tcW w:w="2446" w:type="dxa"/>
          </w:tcPr>
          <w:p w14:paraId="77DF9C5D" w14:textId="77777777" w:rsidR="00357841" w:rsidRPr="00700C00" w:rsidRDefault="00357841" w:rsidP="00357841">
            <w:r w:rsidRPr="00700C00">
              <w:t>subclassOf</w:t>
            </w:r>
          </w:p>
        </w:tc>
        <w:tc>
          <w:tcPr>
            <w:tcW w:w="4399" w:type="dxa"/>
          </w:tcPr>
          <w:p w14:paraId="587E85A8" w14:textId="2B64A6C5" w:rsidR="00357841" w:rsidRPr="00700C00" w:rsidRDefault="007E14C1" w:rsidP="00357841">
            <w:r>
              <w:t>TransportationComplexPD</w:t>
            </w:r>
          </w:p>
        </w:tc>
      </w:tr>
      <w:tr w:rsidR="00357841" w:rsidRPr="00700C00" w14:paraId="47AD1FA0" w14:textId="77777777" w:rsidTr="005302C6">
        <w:trPr>
          <w:cantSplit/>
        </w:trPr>
        <w:tc>
          <w:tcPr>
            <w:tcW w:w="2505" w:type="dxa"/>
            <w:vMerge/>
          </w:tcPr>
          <w:p w14:paraId="3F356BF9" w14:textId="77777777" w:rsidR="00357841" w:rsidRPr="00700C00" w:rsidRDefault="00357841" w:rsidP="00357841"/>
        </w:tc>
        <w:tc>
          <w:tcPr>
            <w:tcW w:w="2446" w:type="dxa"/>
          </w:tcPr>
          <w:p w14:paraId="7F7BFD01" w14:textId="77777777" w:rsidR="00357841" w:rsidRPr="00700C00" w:rsidRDefault="00357841" w:rsidP="00357841">
            <w:r w:rsidRPr="00700C00">
              <w:t>equivalentClass</w:t>
            </w:r>
          </w:p>
        </w:tc>
        <w:tc>
          <w:tcPr>
            <w:tcW w:w="4399" w:type="dxa"/>
          </w:tcPr>
          <w:p w14:paraId="52A60F7D" w14:textId="77777777" w:rsidR="00357841" w:rsidRPr="00700C00" w:rsidRDefault="00357841" w:rsidP="00357841">
            <w:proofErr w:type="gramStart"/>
            <w:r>
              <w:t>change:</w:t>
            </w:r>
            <w:r w:rsidRPr="00700C00">
              <w:t>hasM</w:t>
            </w:r>
            <w:r>
              <w:t>anifestation</w:t>
            </w:r>
            <w:proofErr w:type="gramEnd"/>
            <w:r>
              <w:t xml:space="preserve"> some RoadSegment</w:t>
            </w:r>
            <w:r w:rsidRPr="00700C00">
              <w:t xml:space="preserve"> and </w:t>
            </w:r>
            <w:r>
              <w:t xml:space="preserve"> change:</w:t>
            </w:r>
            <w:r w:rsidRPr="00700C00">
              <w:t>hasManifestation only RoadSegment</w:t>
            </w:r>
          </w:p>
        </w:tc>
      </w:tr>
      <w:tr w:rsidR="00357841" w:rsidRPr="00700C00" w14:paraId="7EF04612" w14:textId="77777777" w:rsidTr="005302C6">
        <w:trPr>
          <w:cantSplit/>
        </w:trPr>
        <w:tc>
          <w:tcPr>
            <w:tcW w:w="2505" w:type="dxa"/>
            <w:vMerge/>
          </w:tcPr>
          <w:p w14:paraId="57A32892" w14:textId="77777777" w:rsidR="00357841" w:rsidRPr="00700C00" w:rsidRDefault="00357841" w:rsidP="00357841"/>
        </w:tc>
        <w:tc>
          <w:tcPr>
            <w:tcW w:w="2446" w:type="dxa"/>
          </w:tcPr>
          <w:p w14:paraId="29585503" w14:textId="77777777" w:rsidR="00357841" w:rsidRPr="00700C00" w:rsidRDefault="00357841" w:rsidP="00357841">
            <w:r w:rsidRPr="00700C00">
              <w:t>has</w:t>
            </w:r>
            <w:r>
              <w:t>RoadSegment</w:t>
            </w:r>
            <w:r w:rsidRPr="00700C00">
              <w:t>Id</w:t>
            </w:r>
          </w:p>
        </w:tc>
        <w:tc>
          <w:tcPr>
            <w:tcW w:w="4399" w:type="dxa"/>
          </w:tcPr>
          <w:p w14:paraId="3CC2241D" w14:textId="77777777" w:rsidR="00357841" w:rsidRPr="00700C00" w:rsidRDefault="00357841" w:rsidP="00357841">
            <w:pPr>
              <w:tabs>
                <w:tab w:val="center" w:pos="2335"/>
              </w:tabs>
            </w:pPr>
            <w:r w:rsidRPr="00700C00">
              <w:t xml:space="preserve">only </w:t>
            </w:r>
            <w:r>
              <w:t>RoadSegment</w:t>
            </w:r>
            <w:r w:rsidRPr="00700C00">
              <w:t>Id</w:t>
            </w:r>
          </w:p>
        </w:tc>
      </w:tr>
      <w:tr w:rsidR="00357841" w:rsidRPr="00700C00" w14:paraId="2CD7D961" w14:textId="77777777" w:rsidTr="005302C6">
        <w:trPr>
          <w:cantSplit/>
        </w:trPr>
        <w:tc>
          <w:tcPr>
            <w:tcW w:w="2505" w:type="dxa"/>
            <w:vMerge/>
          </w:tcPr>
          <w:p w14:paraId="62BD2310" w14:textId="77777777" w:rsidR="00357841" w:rsidRPr="00700C00" w:rsidRDefault="00357841" w:rsidP="00357841"/>
        </w:tc>
        <w:tc>
          <w:tcPr>
            <w:tcW w:w="2446" w:type="dxa"/>
          </w:tcPr>
          <w:p w14:paraId="0CF706D7" w14:textId="77777777" w:rsidR="00357841" w:rsidRPr="00700C00" w:rsidRDefault="00357841" w:rsidP="00357841">
            <w:proofErr w:type="gramStart"/>
            <w:r>
              <w:t>change:existsAt</w:t>
            </w:r>
            <w:proofErr w:type="gramEnd"/>
          </w:p>
        </w:tc>
        <w:tc>
          <w:tcPr>
            <w:tcW w:w="4399" w:type="dxa"/>
          </w:tcPr>
          <w:p w14:paraId="7BCE1A67"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Interval</w:t>
            </w:r>
          </w:p>
        </w:tc>
      </w:tr>
      <w:tr w:rsidR="00357841" w:rsidRPr="00700C00" w14:paraId="2DEA4032" w14:textId="77777777" w:rsidTr="005302C6">
        <w:trPr>
          <w:cantSplit/>
        </w:trPr>
        <w:tc>
          <w:tcPr>
            <w:tcW w:w="2505" w:type="dxa"/>
            <w:vMerge w:val="restart"/>
          </w:tcPr>
          <w:p w14:paraId="6FBB30BB" w14:textId="77777777" w:rsidR="00357841" w:rsidRDefault="00357841" w:rsidP="00357841">
            <w:r>
              <w:t>RoadSegment</w:t>
            </w:r>
          </w:p>
        </w:tc>
        <w:tc>
          <w:tcPr>
            <w:tcW w:w="2446" w:type="dxa"/>
          </w:tcPr>
          <w:p w14:paraId="7B49759C" w14:textId="77777777" w:rsidR="00357841" w:rsidRPr="00700C00" w:rsidRDefault="00357841" w:rsidP="00357841">
            <w:r>
              <w:t>equivalentClass</w:t>
            </w:r>
          </w:p>
        </w:tc>
        <w:tc>
          <w:tcPr>
            <w:tcW w:w="4399" w:type="dxa"/>
          </w:tcPr>
          <w:p w14:paraId="4C31CF4B" w14:textId="77777777" w:rsidR="00357841" w:rsidRPr="00700C00" w:rsidRDefault="00357841" w:rsidP="00357841">
            <w:proofErr w:type="gramStart"/>
            <w:r>
              <w:t>otn:RoadElement</w:t>
            </w:r>
            <w:proofErr w:type="gramEnd"/>
          </w:p>
        </w:tc>
      </w:tr>
      <w:tr w:rsidR="00357841" w:rsidRPr="00700C00" w14:paraId="58A56EF2" w14:textId="77777777" w:rsidTr="005302C6">
        <w:trPr>
          <w:cantSplit/>
        </w:trPr>
        <w:tc>
          <w:tcPr>
            <w:tcW w:w="2505" w:type="dxa"/>
            <w:vMerge/>
          </w:tcPr>
          <w:p w14:paraId="09E433BA" w14:textId="77777777" w:rsidR="00357841" w:rsidRPr="00700C00" w:rsidRDefault="00357841" w:rsidP="00357841"/>
        </w:tc>
        <w:tc>
          <w:tcPr>
            <w:tcW w:w="2446" w:type="dxa"/>
          </w:tcPr>
          <w:p w14:paraId="12A11002" w14:textId="77777777" w:rsidR="00357841" w:rsidRPr="00700C00" w:rsidRDefault="00357841" w:rsidP="00357841">
            <w:r>
              <w:t>subClassOf</w:t>
            </w:r>
          </w:p>
        </w:tc>
        <w:tc>
          <w:tcPr>
            <w:tcW w:w="4399" w:type="dxa"/>
          </w:tcPr>
          <w:p w14:paraId="47EFE15C" w14:textId="77777777" w:rsidR="00357841" w:rsidRPr="00700C00" w:rsidRDefault="00357841" w:rsidP="00357841">
            <w:r w:rsidRPr="004C7583">
              <w:t>TransportationComplex</w:t>
            </w:r>
          </w:p>
        </w:tc>
      </w:tr>
      <w:tr w:rsidR="00357841" w:rsidRPr="00700C00" w14:paraId="0E17BEB9" w14:textId="77777777" w:rsidTr="005302C6">
        <w:trPr>
          <w:cantSplit/>
        </w:trPr>
        <w:tc>
          <w:tcPr>
            <w:tcW w:w="2505" w:type="dxa"/>
            <w:vMerge/>
          </w:tcPr>
          <w:p w14:paraId="5D9E22AA" w14:textId="77777777" w:rsidR="00357841" w:rsidRPr="00700C00" w:rsidRDefault="00357841" w:rsidP="00357841"/>
        </w:tc>
        <w:tc>
          <w:tcPr>
            <w:tcW w:w="2446" w:type="dxa"/>
          </w:tcPr>
          <w:p w14:paraId="16A4AB0D" w14:textId="77777777" w:rsidR="00357841" w:rsidRPr="00700C00" w:rsidRDefault="00357841" w:rsidP="00357841">
            <w:r w:rsidRPr="00700C00">
              <w:t>equivalentClass</w:t>
            </w:r>
          </w:p>
        </w:tc>
        <w:tc>
          <w:tcPr>
            <w:tcW w:w="4399" w:type="dxa"/>
          </w:tcPr>
          <w:p w14:paraId="4642DCA7" w14:textId="77777777" w:rsidR="00357841" w:rsidRPr="00700C00" w:rsidRDefault="00357841" w:rsidP="00357841">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72AFC6EF" w14:textId="77777777" w:rsidTr="005302C6">
        <w:trPr>
          <w:cantSplit/>
        </w:trPr>
        <w:tc>
          <w:tcPr>
            <w:tcW w:w="2505" w:type="dxa"/>
            <w:vMerge/>
          </w:tcPr>
          <w:p w14:paraId="3FFC80B2" w14:textId="77777777" w:rsidR="00357841" w:rsidRPr="00700C00" w:rsidRDefault="00357841" w:rsidP="00357841"/>
        </w:tc>
        <w:tc>
          <w:tcPr>
            <w:tcW w:w="2446" w:type="dxa"/>
          </w:tcPr>
          <w:p w14:paraId="54E1FD10" w14:textId="77777777" w:rsidR="00357841" w:rsidRPr="00700C00" w:rsidRDefault="00357841" w:rsidP="00357841">
            <w:proofErr w:type="gramStart"/>
            <w:r>
              <w:t>change:existsAt</w:t>
            </w:r>
            <w:proofErr w:type="gramEnd"/>
          </w:p>
        </w:tc>
        <w:tc>
          <w:tcPr>
            <w:tcW w:w="4399" w:type="dxa"/>
          </w:tcPr>
          <w:p w14:paraId="7CB624D4"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258FA17A" w14:textId="77777777" w:rsidTr="005302C6">
        <w:trPr>
          <w:cantSplit/>
        </w:trPr>
        <w:tc>
          <w:tcPr>
            <w:tcW w:w="2505" w:type="dxa"/>
            <w:vMerge/>
          </w:tcPr>
          <w:p w14:paraId="5C6FAAA5" w14:textId="77777777" w:rsidR="00357841" w:rsidRPr="00700C00" w:rsidRDefault="00357841" w:rsidP="00357841"/>
        </w:tc>
        <w:tc>
          <w:tcPr>
            <w:tcW w:w="2446" w:type="dxa"/>
          </w:tcPr>
          <w:p w14:paraId="42F26477" w14:textId="77777777" w:rsidR="00357841" w:rsidRPr="00700C00" w:rsidRDefault="00357841" w:rsidP="00357841">
            <w:r>
              <w:t>spatial_</w:t>
            </w:r>
            <w:proofErr w:type="gramStart"/>
            <w:r>
              <w:t>loc:hasL</w:t>
            </w:r>
            <w:r w:rsidRPr="00700C00">
              <w:t>ocation</w:t>
            </w:r>
            <w:proofErr w:type="gramEnd"/>
          </w:p>
        </w:tc>
        <w:tc>
          <w:tcPr>
            <w:tcW w:w="4399" w:type="dxa"/>
          </w:tcPr>
          <w:p w14:paraId="680511FA" w14:textId="77777777" w:rsidR="00357841" w:rsidRPr="00700C00" w:rsidRDefault="00357841" w:rsidP="00357841">
            <w:pPr>
              <w:tabs>
                <w:tab w:val="center" w:pos="2335"/>
              </w:tabs>
            </w:pPr>
            <w:r w:rsidRPr="00700C00">
              <w:t xml:space="preserve">only </w:t>
            </w:r>
            <w:r>
              <w:t xml:space="preserve">  spatial_</w:t>
            </w:r>
            <w:proofErr w:type="gramStart"/>
            <w:r>
              <w:t>loc:SpatialFeature</w:t>
            </w:r>
            <w:proofErr w:type="gramEnd"/>
          </w:p>
        </w:tc>
      </w:tr>
      <w:tr w:rsidR="00357841" w:rsidRPr="00700C00" w14:paraId="3A9BB695" w14:textId="77777777" w:rsidTr="005302C6">
        <w:trPr>
          <w:cantSplit/>
          <w:trHeight w:val="213"/>
        </w:trPr>
        <w:tc>
          <w:tcPr>
            <w:tcW w:w="2505" w:type="dxa"/>
          </w:tcPr>
          <w:p w14:paraId="6020B73D" w14:textId="02B839D7" w:rsidR="00357841" w:rsidRPr="00700C00" w:rsidRDefault="00357841" w:rsidP="00357841">
            <w:r w:rsidRPr="0026789E">
              <w:rPr>
                <w:highlight w:val="yellow"/>
              </w:rPr>
              <w:t>Mode</w:t>
            </w:r>
          </w:p>
        </w:tc>
        <w:tc>
          <w:tcPr>
            <w:tcW w:w="2446" w:type="dxa"/>
          </w:tcPr>
          <w:p w14:paraId="62227F5E" w14:textId="1C462158" w:rsidR="00357841" w:rsidRDefault="00357841" w:rsidP="00357841">
            <w:r>
              <w:t>equivalentClass</w:t>
            </w:r>
            <w:r>
              <w:rPr>
                <w:rStyle w:val="FootnoteReference"/>
              </w:rPr>
              <w:footnoteReference w:id="16"/>
            </w:r>
          </w:p>
        </w:tc>
        <w:tc>
          <w:tcPr>
            <w:tcW w:w="4399" w:type="dxa"/>
          </w:tcPr>
          <w:p w14:paraId="607D1BAD" w14:textId="604A7C69" w:rsidR="00357841" w:rsidRPr="00700C00" w:rsidRDefault="00357841" w:rsidP="00357841">
            <w:pPr>
              <w:tabs>
                <w:tab w:val="center" w:pos="2335"/>
              </w:tabs>
            </w:pPr>
            <w:r>
              <w:t>{</w:t>
            </w:r>
            <w:proofErr w:type="gramStart"/>
            <w:r>
              <w:t>C,E</w:t>
            </w:r>
            <w:proofErr w:type="gramEnd"/>
            <w:r>
              <w:t>,F,H,I,J,B,G,L,M,P,Q,R,S,A,K,T,U,V,W,Y}</w:t>
            </w:r>
          </w:p>
        </w:tc>
      </w:tr>
      <w:tr w:rsidR="00357841" w:rsidRPr="00700C00" w14:paraId="0684E2D7" w14:textId="77777777" w:rsidTr="005302C6">
        <w:trPr>
          <w:cantSplit/>
          <w:trHeight w:val="213"/>
        </w:trPr>
        <w:tc>
          <w:tcPr>
            <w:tcW w:w="2505" w:type="dxa"/>
          </w:tcPr>
          <w:p w14:paraId="09E964C2" w14:textId="32FF1624" w:rsidR="00357841" w:rsidRPr="0026789E" w:rsidRDefault="00357841" w:rsidP="00357841">
            <w:pPr>
              <w:rPr>
                <w:highlight w:val="yellow"/>
              </w:rPr>
            </w:pPr>
            <w:r>
              <w:rPr>
                <w:highlight w:val="yellow"/>
              </w:rPr>
              <w:t>Municipality</w:t>
            </w:r>
          </w:p>
        </w:tc>
        <w:tc>
          <w:tcPr>
            <w:tcW w:w="2446" w:type="dxa"/>
          </w:tcPr>
          <w:p w14:paraId="59CB2EEE" w14:textId="77777777" w:rsidR="00357841" w:rsidRDefault="00357841" w:rsidP="00357841"/>
        </w:tc>
        <w:tc>
          <w:tcPr>
            <w:tcW w:w="4399" w:type="dxa"/>
          </w:tcPr>
          <w:p w14:paraId="62D45319" w14:textId="77777777" w:rsidR="00357841" w:rsidRDefault="00357841" w:rsidP="00357841">
            <w:pPr>
              <w:tabs>
                <w:tab w:val="center" w:pos="2335"/>
              </w:tabs>
            </w:pPr>
          </w:p>
        </w:tc>
      </w:tr>
      <w:tr w:rsidR="00357841" w:rsidRPr="00700C00" w14:paraId="42526FBC" w14:textId="77777777" w:rsidTr="005302C6">
        <w:trPr>
          <w:cantSplit/>
          <w:trHeight w:val="213"/>
        </w:trPr>
        <w:tc>
          <w:tcPr>
            <w:tcW w:w="2505" w:type="dxa"/>
          </w:tcPr>
          <w:p w14:paraId="0BC67CB6" w14:textId="6F954773" w:rsidR="00357841" w:rsidRDefault="00357841" w:rsidP="00357841">
            <w:pPr>
              <w:rPr>
                <w:highlight w:val="yellow"/>
              </w:rPr>
            </w:pPr>
            <w:r>
              <w:rPr>
                <w:highlight w:val="yellow"/>
              </w:rPr>
              <w:t>PlanningDistrict</w:t>
            </w:r>
          </w:p>
        </w:tc>
        <w:tc>
          <w:tcPr>
            <w:tcW w:w="2446" w:type="dxa"/>
          </w:tcPr>
          <w:p w14:paraId="58AB01EC" w14:textId="77777777" w:rsidR="00357841" w:rsidRDefault="00357841" w:rsidP="00357841"/>
        </w:tc>
        <w:tc>
          <w:tcPr>
            <w:tcW w:w="4399" w:type="dxa"/>
          </w:tcPr>
          <w:p w14:paraId="33759E9B" w14:textId="77777777" w:rsidR="00357841" w:rsidRDefault="00357841" w:rsidP="00357841">
            <w:pPr>
              <w:tabs>
                <w:tab w:val="center" w:pos="2335"/>
              </w:tabs>
            </w:pPr>
          </w:p>
        </w:tc>
      </w:tr>
      <w:tr w:rsidR="001020C5" w:rsidRPr="00700C00" w14:paraId="4B94BE37" w14:textId="77777777" w:rsidTr="005302C6">
        <w:trPr>
          <w:cantSplit/>
          <w:trHeight w:val="213"/>
        </w:trPr>
        <w:tc>
          <w:tcPr>
            <w:tcW w:w="2505" w:type="dxa"/>
            <w:vMerge w:val="restart"/>
          </w:tcPr>
          <w:p w14:paraId="69C15A69" w14:textId="17DA9605" w:rsidR="001020C5" w:rsidRDefault="001020C5" w:rsidP="00272044">
            <w:pPr>
              <w:rPr>
                <w:highlight w:val="yellow"/>
              </w:rPr>
            </w:pPr>
            <w:ins w:id="80" w:author="Megan Katsumi" w:date="2018-11-14T08:39:00Z">
              <w:r>
                <w:t>LoopDetector</w:t>
              </w:r>
            </w:ins>
          </w:p>
        </w:tc>
        <w:tc>
          <w:tcPr>
            <w:tcW w:w="2446" w:type="dxa"/>
          </w:tcPr>
          <w:p w14:paraId="39B665CE" w14:textId="768C97D5" w:rsidR="001020C5" w:rsidRDefault="001020C5" w:rsidP="00272044">
            <w:proofErr w:type="gramStart"/>
            <w:ins w:id="81" w:author="Megan Katsumi" w:date="2018-11-14T09:12:00Z">
              <w:r>
                <w:t>sosa:</w:t>
              </w:r>
            </w:ins>
            <w:ins w:id="82" w:author="Megan Katsumi" w:date="2018-11-14T10:30:00Z">
              <w:r>
                <w:t>detects</w:t>
              </w:r>
            </w:ins>
            <w:proofErr w:type="gramEnd"/>
          </w:p>
        </w:tc>
        <w:tc>
          <w:tcPr>
            <w:tcW w:w="4399" w:type="dxa"/>
          </w:tcPr>
          <w:p w14:paraId="256C6CC0" w14:textId="2E4DF2A3" w:rsidR="001020C5" w:rsidRDefault="001020C5" w:rsidP="00272044">
            <w:pPr>
              <w:tabs>
                <w:tab w:val="center" w:pos="2335"/>
              </w:tabs>
            </w:pPr>
            <w:ins w:id="83" w:author="Megan Katsumi" w:date="2018-11-14T09:12:00Z">
              <w:r>
                <w:t>{vehicle_presence}</w:t>
              </w:r>
            </w:ins>
          </w:p>
        </w:tc>
      </w:tr>
      <w:tr w:rsidR="001020C5" w:rsidRPr="00700C00" w14:paraId="09F035E4" w14:textId="77777777" w:rsidTr="005302C6">
        <w:trPr>
          <w:cantSplit/>
          <w:trHeight w:val="213"/>
        </w:trPr>
        <w:tc>
          <w:tcPr>
            <w:tcW w:w="2505" w:type="dxa"/>
            <w:vMerge/>
          </w:tcPr>
          <w:p w14:paraId="78A3CBBD" w14:textId="77777777" w:rsidR="001020C5" w:rsidRPr="00B45397" w:rsidRDefault="001020C5" w:rsidP="00272044"/>
        </w:tc>
        <w:tc>
          <w:tcPr>
            <w:tcW w:w="2446" w:type="dxa"/>
          </w:tcPr>
          <w:p w14:paraId="3ECC0B45" w14:textId="75205655" w:rsidR="001020C5" w:rsidRDefault="001020C5" w:rsidP="00272044">
            <w:proofErr w:type="gramStart"/>
            <w:ins w:id="84" w:author="Megan Katsumi" w:date="2018-11-14T10:30:00Z">
              <w:r>
                <w:t>sosa:observes</w:t>
              </w:r>
            </w:ins>
            <w:proofErr w:type="gramEnd"/>
          </w:p>
        </w:tc>
        <w:tc>
          <w:tcPr>
            <w:tcW w:w="4399" w:type="dxa"/>
          </w:tcPr>
          <w:p w14:paraId="34D9286A" w14:textId="443F730D" w:rsidR="001020C5" w:rsidRDefault="001020C5" w:rsidP="00272044">
            <w:pPr>
              <w:tabs>
                <w:tab w:val="center" w:pos="2335"/>
              </w:tabs>
            </w:pPr>
            <w:ins w:id="85" w:author="Megan Katsumi" w:date="2018-11-14T10:30:00Z">
              <w:r>
                <w:t>{road_occupancy}</w:t>
              </w:r>
            </w:ins>
          </w:p>
        </w:tc>
      </w:tr>
      <w:tr w:rsidR="001020C5" w:rsidRPr="00700C00" w14:paraId="5A8C12D9" w14:textId="77777777" w:rsidTr="005302C6">
        <w:trPr>
          <w:cantSplit/>
          <w:trHeight w:val="213"/>
        </w:trPr>
        <w:tc>
          <w:tcPr>
            <w:tcW w:w="2505" w:type="dxa"/>
            <w:vMerge/>
          </w:tcPr>
          <w:p w14:paraId="72FD6E41" w14:textId="77777777" w:rsidR="001020C5" w:rsidRPr="00B45397" w:rsidRDefault="001020C5" w:rsidP="00272044"/>
        </w:tc>
        <w:tc>
          <w:tcPr>
            <w:tcW w:w="2446" w:type="dxa"/>
          </w:tcPr>
          <w:p w14:paraId="7F7BA786" w14:textId="5AC820E6" w:rsidR="001020C5" w:rsidRDefault="001020C5" w:rsidP="00272044">
            <w:proofErr w:type="gramStart"/>
            <w:ins w:id="86" w:author="Megan Katsumi" w:date="2018-11-14T10:32:00Z">
              <w:r>
                <w:t>sosa:observes</w:t>
              </w:r>
            </w:ins>
            <w:proofErr w:type="gramEnd"/>
          </w:p>
        </w:tc>
        <w:tc>
          <w:tcPr>
            <w:tcW w:w="4399" w:type="dxa"/>
          </w:tcPr>
          <w:p w14:paraId="45D6BFE2" w14:textId="6B215E2F" w:rsidR="001020C5" w:rsidRDefault="001020C5" w:rsidP="00272044">
            <w:pPr>
              <w:tabs>
                <w:tab w:val="center" w:pos="2335"/>
              </w:tabs>
            </w:pPr>
            <w:ins w:id="87" w:author="Megan Katsumi" w:date="2018-11-14T10:32:00Z">
              <w:r>
                <w:t>{vehicle_volume}</w:t>
              </w:r>
            </w:ins>
          </w:p>
        </w:tc>
      </w:tr>
      <w:tr w:rsidR="001020C5" w:rsidRPr="00700C00" w14:paraId="17FE53B0" w14:textId="77777777" w:rsidTr="005302C6">
        <w:trPr>
          <w:cantSplit/>
          <w:trHeight w:val="213"/>
        </w:trPr>
        <w:tc>
          <w:tcPr>
            <w:tcW w:w="2505" w:type="dxa"/>
            <w:vMerge/>
          </w:tcPr>
          <w:p w14:paraId="0E947DBE" w14:textId="77777777" w:rsidR="001020C5" w:rsidRPr="00B45397" w:rsidRDefault="001020C5" w:rsidP="00272044"/>
        </w:tc>
        <w:tc>
          <w:tcPr>
            <w:tcW w:w="2446" w:type="dxa"/>
          </w:tcPr>
          <w:p w14:paraId="71A89605" w14:textId="7A27286F" w:rsidR="001020C5" w:rsidRDefault="001020C5" w:rsidP="00272044">
            <w:proofErr w:type="gramStart"/>
            <w:ins w:id="88" w:author="Megan Katsumi" w:date="2018-11-14T10:32:00Z">
              <w:r>
                <w:t>sosa:observes</w:t>
              </w:r>
            </w:ins>
            <w:proofErr w:type="gramEnd"/>
          </w:p>
        </w:tc>
        <w:tc>
          <w:tcPr>
            <w:tcW w:w="4399" w:type="dxa"/>
          </w:tcPr>
          <w:p w14:paraId="6B904044" w14:textId="4B4711CD" w:rsidR="001020C5" w:rsidRDefault="001020C5" w:rsidP="00272044">
            <w:pPr>
              <w:tabs>
                <w:tab w:val="center" w:pos="2335"/>
              </w:tabs>
            </w:pPr>
            <w:ins w:id="89" w:author="Megan Katsumi" w:date="2018-11-14T10:32:00Z">
              <w:r>
                <w:t>{</w:t>
              </w:r>
            </w:ins>
            <w:ins w:id="90" w:author="Megan Katsumi" w:date="2018-11-14T10:33:00Z">
              <w:r>
                <w:t>mean_</w:t>
              </w:r>
            </w:ins>
            <w:ins w:id="91" w:author="Megan Katsumi" w:date="2018-11-14T11:14:00Z">
              <w:r>
                <w:t>travel_</w:t>
              </w:r>
            </w:ins>
            <w:ins w:id="92" w:author="Megan Katsumi" w:date="2018-11-14T10:33:00Z">
              <w:r>
                <w:t>speed}</w:t>
              </w:r>
            </w:ins>
          </w:p>
        </w:tc>
      </w:tr>
      <w:tr w:rsidR="001020C5" w:rsidRPr="00700C00" w14:paraId="70672C5C" w14:textId="77777777" w:rsidTr="005302C6">
        <w:trPr>
          <w:cantSplit/>
          <w:trHeight w:val="213"/>
        </w:trPr>
        <w:tc>
          <w:tcPr>
            <w:tcW w:w="2505" w:type="dxa"/>
            <w:vMerge/>
          </w:tcPr>
          <w:p w14:paraId="51C00A66" w14:textId="77777777" w:rsidR="001020C5" w:rsidRPr="00B45397" w:rsidRDefault="001020C5" w:rsidP="00272044"/>
        </w:tc>
        <w:tc>
          <w:tcPr>
            <w:tcW w:w="2446" w:type="dxa"/>
          </w:tcPr>
          <w:p w14:paraId="4F5BC5CB" w14:textId="0082B979" w:rsidR="001020C5" w:rsidRDefault="001020C5" w:rsidP="00272044">
            <w:proofErr w:type="gramStart"/>
            <w:ins w:id="93" w:author="Megan Katsumi" w:date="2018-11-14T09:25:00Z">
              <w:r>
                <w:t>sosa:madeObservation</w:t>
              </w:r>
            </w:ins>
            <w:proofErr w:type="gramEnd"/>
          </w:p>
        </w:tc>
        <w:tc>
          <w:tcPr>
            <w:tcW w:w="4399" w:type="dxa"/>
          </w:tcPr>
          <w:p w14:paraId="0EBFD551" w14:textId="3211FBD3" w:rsidR="001020C5" w:rsidRDefault="001020C5" w:rsidP="00272044">
            <w:pPr>
              <w:tabs>
                <w:tab w:val="center" w:pos="2335"/>
              </w:tabs>
            </w:pPr>
            <w:ins w:id="94" w:author="Megan Katsumi" w:date="2018-11-14T09:25:00Z">
              <w:r>
                <w:t>only (</w:t>
              </w:r>
              <w:proofErr w:type="gramStart"/>
              <w:r>
                <w:t>sosa:Observation</w:t>
              </w:r>
              <w:proofErr w:type="gramEnd"/>
              <w:r>
                <w:t xml:space="preserve"> and sosa:hasFeatureOfInterest</w:t>
              </w:r>
            </w:ins>
            <w:ins w:id="95" w:author="Megan Katsumi" w:date="2018-11-14T09:26:00Z">
              <w:r>
                <w:t xml:space="preserve"> only transport:</w:t>
              </w:r>
            </w:ins>
            <w:ins w:id="96" w:author="Megan Katsumi" w:date="2018-11-14T10:27:00Z">
              <w:r>
                <w:t>Arc</w:t>
              </w:r>
            </w:ins>
            <w:ins w:id="97" w:author="Megan Katsumi" w:date="2018-11-14T10:35:00Z">
              <w:r>
                <w:t xml:space="preserve"> and sosa:</w:t>
              </w:r>
            </w:ins>
            <w:ins w:id="98" w:author="Megan Katsumi" w:date="2018-11-14T12:23:00Z">
              <w:r>
                <w:t>wasO</w:t>
              </w:r>
            </w:ins>
            <w:ins w:id="99" w:author="Megan Katsumi" w:date="2018-11-14T10:35:00Z">
              <w:r>
                <w:t>riginatedBy {vehicle</w:t>
              </w:r>
            </w:ins>
            <w:ins w:id="100" w:author="Megan Katsumi" w:date="2018-11-14T10:36:00Z">
              <w:r>
                <w:t>_presence}</w:t>
              </w:r>
            </w:ins>
            <w:r>
              <w:t xml:space="preserve"> and </w:t>
            </w:r>
            <w:r w:rsidRPr="009C34EF">
              <w:rPr>
                <w:highlight w:val="yellow"/>
              </w:rPr>
              <w:t>sosa:hasResult RoadOccupancy or VehicleVolume or MeanTravelSpeed</w:t>
            </w:r>
            <w:ins w:id="101" w:author="Megan Katsumi" w:date="2018-11-14T09:26:00Z">
              <w:r w:rsidRPr="009C34EF">
                <w:rPr>
                  <w:highlight w:val="yellow"/>
                </w:rPr>
                <w:t>)</w:t>
              </w:r>
            </w:ins>
          </w:p>
        </w:tc>
      </w:tr>
      <w:tr w:rsidR="00B532A9" w:rsidRPr="00700C00" w14:paraId="4B58502A" w14:textId="77777777" w:rsidTr="005302C6">
        <w:trPr>
          <w:cantSplit/>
          <w:trHeight w:val="213"/>
        </w:trPr>
        <w:tc>
          <w:tcPr>
            <w:tcW w:w="2505" w:type="dxa"/>
          </w:tcPr>
          <w:p w14:paraId="685D3EED" w14:textId="7B268F5F" w:rsidR="00B532A9" w:rsidRPr="00B45397" w:rsidRDefault="00B532A9" w:rsidP="00B532A9">
            <w:ins w:id="102" w:author="Megan Katsumi" w:date="2018-11-14T09:12:00Z">
              <w:r>
                <w:t>{vehicle_presence}</w:t>
              </w:r>
            </w:ins>
          </w:p>
        </w:tc>
        <w:tc>
          <w:tcPr>
            <w:tcW w:w="2446" w:type="dxa"/>
          </w:tcPr>
          <w:p w14:paraId="5C43F9F7" w14:textId="51179C7A" w:rsidR="00B532A9" w:rsidRDefault="00B532A9" w:rsidP="00B532A9">
            <w:r>
              <w:t>a</w:t>
            </w:r>
          </w:p>
        </w:tc>
        <w:tc>
          <w:tcPr>
            <w:tcW w:w="4399" w:type="dxa"/>
          </w:tcPr>
          <w:p w14:paraId="36D959D7" w14:textId="1DA2F19C" w:rsidR="00B532A9" w:rsidRDefault="00B532A9" w:rsidP="00B532A9">
            <w:pPr>
              <w:tabs>
                <w:tab w:val="center" w:pos="2335"/>
              </w:tabs>
            </w:pPr>
            <w:proofErr w:type="gramStart"/>
            <w:r>
              <w:t>ssn:Stimulus</w:t>
            </w:r>
            <w:proofErr w:type="gramEnd"/>
          </w:p>
        </w:tc>
      </w:tr>
      <w:tr w:rsidR="00B532A9" w:rsidRPr="00700C00" w14:paraId="0F4BB822" w14:textId="77777777" w:rsidTr="005302C6">
        <w:trPr>
          <w:cantSplit/>
          <w:trHeight w:val="213"/>
        </w:trPr>
        <w:tc>
          <w:tcPr>
            <w:tcW w:w="2505" w:type="dxa"/>
          </w:tcPr>
          <w:p w14:paraId="29F4C713" w14:textId="115727B3" w:rsidR="00B532A9" w:rsidRPr="00B45397" w:rsidRDefault="00B532A9" w:rsidP="00B532A9">
            <w:ins w:id="103" w:author="Megan Katsumi" w:date="2018-11-14T10:30:00Z">
              <w:r>
                <w:lastRenderedPageBreak/>
                <w:t>{road_occupancy}</w:t>
              </w:r>
            </w:ins>
          </w:p>
        </w:tc>
        <w:tc>
          <w:tcPr>
            <w:tcW w:w="2446" w:type="dxa"/>
          </w:tcPr>
          <w:p w14:paraId="2E85F786" w14:textId="0F1BABF1" w:rsidR="00B532A9" w:rsidRDefault="00B532A9" w:rsidP="00B532A9">
            <w:r>
              <w:t>a</w:t>
            </w:r>
          </w:p>
        </w:tc>
        <w:tc>
          <w:tcPr>
            <w:tcW w:w="4399" w:type="dxa"/>
          </w:tcPr>
          <w:p w14:paraId="64759E6D" w14:textId="2FA898FB" w:rsidR="00B532A9" w:rsidRDefault="00B532A9" w:rsidP="00B532A9">
            <w:pPr>
              <w:tabs>
                <w:tab w:val="center" w:pos="2335"/>
              </w:tabs>
            </w:pPr>
            <w:proofErr w:type="gramStart"/>
            <w:r>
              <w:t>ssn:ObservableProperty</w:t>
            </w:r>
            <w:proofErr w:type="gramEnd"/>
          </w:p>
        </w:tc>
      </w:tr>
      <w:tr w:rsidR="00B532A9" w:rsidRPr="00700C00" w14:paraId="6857F4B5" w14:textId="77777777" w:rsidTr="005302C6">
        <w:trPr>
          <w:cantSplit/>
          <w:trHeight w:val="213"/>
        </w:trPr>
        <w:tc>
          <w:tcPr>
            <w:tcW w:w="2505" w:type="dxa"/>
          </w:tcPr>
          <w:p w14:paraId="5D2BF818" w14:textId="579ABEFD" w:rsidR="00B532A9" w:rsidRPr="00B45397" w:rsidRDefault="00B532A9" w:rsidP="00B532A9">
            <w:ins w:id="104" w:author="Megan Katsumi" w:date="2018-11-14T10:32:00Z">
              <w:r>
                <w:t>{vehicle_volume}</w:t>
              </w:r>
            </w:ins>
          </w:p>
        </w:tc>
        <w:tc>
          <w:tcPr>
            <w:tcW w:w="2446" w:type="dxa"/>
          </w:tcPr>
          <w:p w14:paraId="7AD9877C" w14:textId="3F726C15" w:rsidR="00B532A9" w:rsidRDefault="00B532A9" w:rsidP="00B532A9">
            <w:r>
              <w:t>a</w:t>
            </w:r>
          </w:p>
        </w:tc>
        <w:tc>
          <w:tcPr>
            <w:tcW w:w="4399" w:type="dxa"/>
          </w:tcPr>
          <w:p w14:paraId="062F86ED" w14:textId="23A9431D" w:rsidR="00B532A9" w:rsidRDefault="00B532A9" w:rsidP="00B532A9">
            <w:pPr>
              <w:tabs>
                <w:tab w:val="center" w:pos="2335"/>
              </w:tabs>
            </w:pPr>
            <w:proofErr w:type="gramStart"/>
            <w:r>
              <w:t>ssn:ObservableProperty</w:t>
            </w:r>
            <w:proofErr w:type="gramEnd"/>
          </w:p>
        </w:tc>
      </w:tr>
      <w:tr w:rsidR="00B532A9" w:rsidRPr="00700C00" w14:paraId="17DCD1EF" w14:textId="77777777" w:rsidTr="005302C6">
        <w:trPr>
          <w:cantSplit/>
          <w:trHeight w:val="213"/>
        </w:trPr>
        <w:tc>
          <w:tcPr>
            <w:tcW w:w="2505" w:type="dxa"/>
          </w:tcPr>
          <w:p w14:paraId="2C3ED140" w14:textId="669DDC41" w:rsidR="00B532A9" w:rsidRPr="009C34EF" w:rsidRDefault="00B532A9" w:rsidP="00B532A9">
            <w:ins w:id="105" w:author="Megan Katsumi" w:date="2018-11-14T10:32:00Z">
              <w:r w:rsidRPr="009C34EF">
                <w:t>{</w:t>
              </w:r>
            </w:ins>
            <w:ins w:id="106" w:author="Megan Katsumi" w:date="2018-11-14T10:33:00Z">
              <w:r w:rsidRPr="009C34EF">
                <w:t>mean_</w:t>
              </w:r>
            </w:ins>
            <w:ins w:id="107" w:author="Megan Katsumi" w:date="2018-11-14T11:14:00Z">
              <w:r w:rsidRPr="009C34EF">
                <w:t>travel_</w:t>
              </w:r>
            </w:ins>
            <w:ins w:id="108" w:author="Megan Katsumi" w:date="2018-11-14T10:33:00Z">
              <w:r w:rsidRPr="009C34EF">
                <w:t>speed}</w:t>
              </w:r>
            </w:ins>
          </w:p>
        </w:tc>
        <w:tc>
          <w:tcPr>
            <w:tcW w:w="2446" w:type="dxa"/>
          </w:tcPr>
          <w:p w14:paraId="00EE3D33" w14:textId="65088B4B" w:rsidR="00B532A9" w:rsidRPr="009C34EF" w:rsidRDefault="00B532A9" w:rsidP="00B532A9">
            <w:r w:rsidRPr="009C34EF">
              <w:t>a</w:t>
            </w:r>
          </w:p>
        </w:tc>
        <w:tc>
          <w:tcPr>
            <w:tcW w:w="4399" w:type="dxa"/>
          </w:tcPr>
          <w:p w14:paraId="4EAE82CD" w14:textId="13D4BA81" w:rsidR="00B532A9" w:rsidRDefault="00B532A9" w:rsidP="00B532A9">
            <w:pPr>
              <w:tabs>
                <w:tab w:val="center" w:pos="2335"/>
              </w:tabs>
            </w:pPr>
            <w:proofErr w:type="gramStart"/>
            <w:r>
              <w:t>ssn:ObservableProperty</w:t>
            </w:r>
            <w:proofErr w:type="gramEnd"/>
          </w:p>
        </w:tc>
      </w:tr>
      <w:tr w:rsidR="00972559" w:rsidRPr="00700C00" w14:paraId="6CFC8A57" w14:textId="77777777" w:rsidTr="005302C6">
        <w:trPr>
          <w:cantSplit/>
          <w:trHeight w:val="213"/>
        </w:trPr>
        <w:tc>
          <w:tcPr>
            <w:tcW w:w="2505" w:type="dxa"/>
            <w:vMerge w:val="restart"/>
          </w:tcPr>
          <w:p w14:paraId="13EA95FF" w14:textId="5485112D" w:rsidR="00972559" w:rsidRPr="009C34EF" w:rsidRDefault="00972559" w:rsidP="00B532A9">
            <w:r w:rsidRPr="009C34EF">
              <w:t>VehicleVolume</w:t>
            </w:r>
          </w:p>
        </w:tc>
        <w:tc>
          <w:tcPr>
            <w:tcW w:w="2446" w:type="dxa"/>
          </w:tcPr>
          <w:p w14:paraId="29891F32" w14:textId="0FF0CB7C" w:rsidR="00972559" w:rsidRPr="009C34EF" w:rsidRDefault="00972559" w:rsidP="00B532A9">
            <w:r w:rsidRPr="009C34EF">
              <w:t>subClassOf</w:t>
            </w:r>
          </w:p>
        </w:tc>
        <w:tc>
          <w:tcPr>
            <w:tcW w:w="4399" w:type="dxa"/>
          </w:tcPr>
          <w:p w14:paraId="0C7E868D" w14:textId="546FFBCD" w:rsidR="00972559" w:rsidRDefault="00972559" w:rsidP="00B532A9">
            <w:pPr>
              <w:tabs>
                <w:tab w:val="center" w:pos="2335"/>
              </w:tabs>
            </w:pPr>
            <w:r>
              <w:t>om-</w:t>
            </w:r>
            <w:proofErr w:type="gramStart"/>
            <w:r>
              <w:t>2:Quantity</w:t>
            </w:r>
            <w:proofErr w:type="gramEnd"/>
          </w:p>
        </w:tc>
      </w:tr>
      <w:tr w:rsidR="00972559" w:rsidRPr="00700C00" w14:paraId="444814AA" w14:textId="77777777" w:rsidTr="005302C6">
        <w:trPr>
          <w:cantSplit/>
          <w:trHeight w:val="213"/>
        </w:trPr>
        <w:tc>
          <w:tcPr>
            <w:tcW w:w="2505" w:type="dxa"/>
            <w:vMerge/>
          </w:tcPr>
          <w:p w14:paraId="6E2774A0" w14:textId="77777777" w:rsidR="00972559" w:rsidRPr="009C6FB4" w:rsidRDefault="00972559" w:rsidP="009C34EF">
            <w:pPr>
              <w:rPr>
                <w:highlight w:val="yellow"/>
              </w:rPr>
            </w:pPr>
          </w:p>
        </w:tc>
        <w:tc>
          <w:tcPr>
            <w:tcW w:w="2446" w:type="dxa"/>
          </w:tcPr>
          <w:p w14:paraId="7AB1FD81" w14:textId="3BE6A8AE" w:rsidR="00972559" w:rsidRPr="009C6FB4" w:rsidRDefault="00972559" w:rsidP="009C34EF">
            <w:pPr>
              <w:rPr>
                <w:highlight w:val="yellow"/>
              </w:rPr>
            </w:pPr>
            <w:r>
              <w:t>om-</w:t>
            </w:r>
            <w:proofErr w:type="gramStart"/>
            <w:r>
              <w:t>2:hasValue</w:t>
            </w:r>
            <w:proofErr w:type="gramEnd"/>
          </w:p>
        </w:tc>
        <w:tc>
          <w:tcPr>
            <w:tcW w:w="4399" w:type="dxa"/>
          </w:tcPr>
          <w:p w14:paraId="195746E9" w14:textId="1AE1F14E" w:rsidR="00972559" w:rsidRDefault="00972559" w:rsidP="009C34EF">
            <w:pPr>
              <w:tabs>
                <w:tab w:val="center" w:pos="2335"/>
              </w:tabs>
            </w:pPr>
            <w:r>
              <w:t>only (om-</w:t>
            </w:r>
            <w:proofErr w:type="gramStart"/>
            <w:r>
              <w:t>2:hasU</w:t>
            </w:r>
            <w:r w:rsidRPr="0093359F">
              <w:t>nit</w:t>
            </w:r>
            <w:proofErr w:type="gramEnd"/>
            <w:r w:rsidRPr="0093359F">
              <w:t xml:space="preserve"> only CardinalityUnitPerTime)</w:t>
            </w:r>
          </w:p>
        </w:tc>
      </w:tr>
      <w:tr w:rsidR="00972559" w:rsidRPr="00700C00" w14:paraId="538F828F" w14:textId="77777777" w:rsidTr="005302C6">
        <w:trPr>
          <w:cantSplit/>
          <w:trHeight w:val="213"/>
        </w:trPr>
        <w:tc>
          <w:tcPr>
            <w:tcW w:w="2505" w:type="dxa"/>
            <w:vMerge/>
          </w:tcPr>
          <w:p w14:paraId="683FB695" w14:textId="77777777" w:rsidR="00972559" w:rsidRPr="009C6FB4" w:rsidRDefault="00972559" w:rsidP="009C34EF">
            <w:pPr>
              <w:rPr>
                <w:highlight w:val="yellow"/>
              </w:rPr>
            </w:pPr>
          </w:p>
        </w:tc>
        <w:tc>
          <w:tcPr>
            <w:tcW w:w="2446" w:type="dxa"/>
          </w:tcPr>
          <w:p w14:paraId="6F4C570E" w14:textId="43909532" w:rsidR="00972559" w:rsidRPr="009C6FB4" w:rsidRDefault="00972559" w:rsidP="009C34EF">
            <w:pPr>
              <w:rPr>
                <w:highlight w:val="yellow"/>
              </w:rPr>
            </w:pPr>
            <w:proofErr w:type="gramStart"/>
            <w:r w:rsidRPr="009C6FB4">
              <w:rPr>
                <w:highlight w:val="yellow"/>
              </w:rPr>
              <w:t>gci:cardinalityOf</w:t>
            </w:r>
            <w:proofErr w:type="gramEnd"/>
          </w:p>
        </w:tc>
        <w:tc>
          <w:tcPr>
            <w:tcW w:w="4399" w:type="dxa"/>
          </w:tcPr>
          <w:p w14:paraId="5EB4A7A0" w14:textId="0972D84E" w:rsidR="00972559" w:rsidRPr="009C6FB4" w:rsidRDefault="00972559" w:rsidP="009C34EF">
            <w:pPr>
              <w:tabs>
                <w:tab w:val="center" w:pos="2335"/>
              </w:tabs>
              <w:rPr>
                <w:highlight w:val="yellow"/>
              </w:rPr>
            </w:pPr>
            <w:r>
              <w:rPr>
                <w:highlight w:val="yellow"/>
              </w:rPr>
              <w:t>only Loc</w:t>
            </w:r>
            <w:r w:rsidRPr="009C6FB4">
              <w:rPr>
                <w:highlight w:val="yellow"/>
              </w:rPr>
              <w:t>VehiclePopulation</w:t>
            </w:r>
          </w:p>
        </w:tc>
      </w:tr>
      <w:tr w:rsidR="009C34EF" w:rsidRPr="00700C00" w14:paraId="1B462979" w14:textId="77777777" w:rsidTr="005302C6">
        <w:trPr>
          <w:cantSplit/>
          <w:trHeight w:val="213"/>
        </w:trPr>
        <w:tc>
          <w:tcPr>
            <w:tcW w:w="2505" w:type="dxa"/>
          </w:tcPr>
          <w:p w14:paraId="16804DC5" w14:textId="68296401" w:rsidR="009C34EF" w:rsidRDefault="00972559" w:rsidP="009C34EF">
            <w:pPr>
              <w:rPr>
                <w:highlight w:val="yellow"/>
              </w:rPr>
            </w:pPr>
            <w:r>
              <w:rPr>
                <w:highlight w:val="yellow"/>
              </w:rPr>
              <w:t>Loc</w:t>
            </w:r>
            <w:r w:rsidR="009C34EF" w:rsidRPr="009C6FB4">
              <w:rPr>
                <w:highlight w:val="yellow"/>
              </w:rPr>
              <w:t xml:space="preserve">VehiclePopulation* </w:t>
            </w:r>
          </w:p>
          <w:p w14:paraId="4A3905A7" w14:textId="29B773CE" w:rsidR="00A10252" w:rsidRPr="004A52BD" w:rsidRDefault="00A10252" w:rsidP="009C34EF">
            <w:pPr>
              <w:rPr>
                <w:sz w:val="16"/>
                <w:szCs w:val="16"/>
                <w:highlight w:val="yellow"/>
              </w:rPr>
            </w:pPr>
            <w:r w:rsidRPr="004A52BD">
              <w:rPr>
                <w:sz w:val="16"/>
                <w:szCs w:val="16"/>
                <w:highlight w:val="yellow"/>
              </w:rPr>
              <w:t>*precise definition only possible for a particular location</w:t>
            </w:r>
          </w:p>
        </w:tc>
        <w:tc>
          <w:tcPr>
            <w:tcW w:w="2446" w:type="dxa"/>
          </w:tcPr>
          <w:p w14:paraId="089AA6DF" w14:textId="5813116F" w:rsidR="009C34EF" w:rsidRPr="009C6FB4" w:rsidRDefault="009C34EF" w:rsidP="009C34EF">
            <w:pPr>
              <w:rPr>
                <w:highlight w:val="yellow"/>
              </w:rPr>
            </w:pPr>
            <w:proofErr w:type="gramStart"/>
            <w:r w:rsidRPr="009C6FB4">
              <w:rPr>
                <w:highlight w:val="yellow"/>
              </w:rPr>
              <w:t>gci:definedBy</w:t>
            </w:r>
            <w:proofErr w:type="gramEnd"/>
          </w:p>
        </w:tc>
        <w:tc>
          <w:tcPr>
            <w:tcW w:w="4399" w:type="dxa"/>
          </w:tcPr>
          <w:p w14:paraId="30006C44" w14:textId="3D3E96CA" w:rsidR="009C34EF" w:rsidRDefault="009C34EF" w:rsidP="009C34EF">
            <w:pPr>
              <w:tabs>
                <w:tab w:val="center" w:pos="2335"/>
              </w:tabs>
              <w:rPr>
                <w:highlight w:val="yellow"/>
              </w:rPr>
            </w:pPr>
            <w:r w:rsidRPr="009C34EF">
              <w:t>only (Vehicle</w:t>
            </w:r>
            <w:r w:rsidR="00A10252">
              <w:t xml:space="preserve"> and hasLocation some Feature)</w:t>
            </w:r>
          </w:p>
        </w:tc>
      </w:tr>
      <w:tr w:rsidR="009C34EF" w:rsidRPr="00700C00" w14:paraId="7747EDBB" w14:textId="77777777" w:rsidTr="005302C6">
        <w:trPr>
          <w:cantSplit/>
          <w:trHeight w:val="213"/>
        </w:trPr>
        <w:tc>
          <w:tcPr>
            <w:tcW w:w="2505" w:type="dxa"/>
            <w:vMerge w:val="restart"/>
          </w:tcPr>
          <w:p w14:paraId="3218CB43" w14:textId="43C6BD45" w:rsidR="009C34EF" w:rsidRPr="009C6FB4" w:rsidRDefault="009C34EF" w:rsidP="009C34EF">
            <w:pPr>
              <w:rPr>
                <w:highlight w:val="yellow"/>
              </w:rPr>
            </w:pPr>
            <w:r w:rsidRPr="009C6FB4">
              <w:t>RoadOccupancy</w:t>
            </w:r>
          </w:p>
        </w:tc>
        <w:tc>
          <w:tcPr>
            <w:tcW w:w="2446" w:type="dxa"/>
          </w:tcPr>
          <w:p w14:paraId="7C3A99CF" w14:textId="3A57DA0E" w:rsidR="009C34EF" w:rsidRPr="009C6FB4" w:rsidRDefault="009C34EF" w:rsidP="009C34EF">
            <w:pPr>
              <w:rPr>
                <w:highlight w:val="yellow"/>
              </w:rPr>
            </w:pPr>
            <w:r>
              <w:t>subClassOf</w:t>
            </w:r>
          </w:p>
        </w:tc>
        <w:tc>
          <w:tcPr>
            <w:tcW w:w="4399" w:type="dxa"/>
          </w:tcPr>
          <w:p w14:paraId="6F2B9D8C" w14:textId="57552AB1" w:rsidR="009C34EF" w:rsidRPr="009C6FB4" w:rsidRDefault="009C34EF" w:rsidP="009C34EF">
            <w:pPr>
              <w:tabs>
                <w:tab w:val="center" w:pos="2335"/>
              </w:tabs>
              <w:rPr>
                <w:highlight w:val="yellow"/>
              </w:rPr>
            </w:pPr>
            <w:r>
              <w:t>om-</w:t>
            </w:r>
            <w:proofErr w:type="gramStart"/>
            <w:r>
              <w:t>2:Quantity</w:t>
            </w:r>
            <w:proofErr w:type="gramEnd"/>
          </w:p>
        </w:tc>
      </w:tr>
      <w:tr w:rsidR="009C34EF" w:rsidRPr="00700C00" w14:paraId="56CCE989" w14:textId="77777777" w:rsidTr="005302C6">
        <w:trPr>
          <w:cantSplit/>
          <w:trHeight w:val="213"/>
        </w:trPr>
        <w:tc>
          <w:tcPr>
            <w:tcW w:w="2505" w:type="dxa"/>
            <w:vMerge/>
          </w:tcPr>
          <w:p w14:paraId="79395656" w14:textId="77777777" w:rsidR="009C34EF" w:rsidRPr="009C6FB4" w:rsidRDefault="009C34EF" w:rsidP="009C34EF"/>
        </w:tc>
        <w:tc>
          <w:tcPr>
            <w:tcW w:w="2446" w:type="dxa"/>
          </w:tcPr>
          <w:p w14:paraId="27B223FE" w14:textId="0E28039D" w:rsidR="009C34EF" w:rsidRDefault="009C34EF" w:rsidP="009C34EF">
            <w:r>
              <w:t>om-</w:t>
            </w:r>
            <w:proofErr w:type="gramStart"/>
            <w:r>
              <w:t>2:hasValue</w:t>
            </w:r>
            <w:proofErr w:type="gramEnd"/>
          </w:p>
        </w:tc>
        <w:tc>
          <w:tcPr>
            <w:tcW w:w="4399" w:type="dxa"/>
          </w:tcPr>
          <w:p w14:paraId="781B9FC3" w14:textId="301F6585" w:rsidR="009C34EF" w:rsidRDefault="009C34EF" w:rsidP="009C34EF">
            <w:pPr>
              <w:tabs>
                <w:tab w:val="center" w:pos="2335"/>
              </w:tabs>
            </w:pPr>
            <w:r>
              <w:t>only (om-</w:t>
            </w:r>
            <w:proofErr w:type="gramStart"/>
            <w:r>
              <w:t>2:hasUnit</w:t>
            </w:r>
            <w:proofErr w:type="gramEnd"/>
            <w:r>
              <w:t xml:space="preserve"> only RoadOccupancyUnit)</w:t>
            </w:r>
          </w:p>
        </w:tc>
      </w:tr>
      <w:tr w:rsidR="009C34EF" w:rsidRPr="00700C00" w14:paraId="7FF51CEA" w14:textId="77777777" w:rsidTr="005302C6">
        <w:trPr>
          <w:cantSplit/>
          <w:trHeight w:val="213"/>
        </w:trPr>
        <w:tc>
          <w:tcPr>
            <w:tcW w:w="2505" w:type="dxa"/>
            <w:vMerge w:val="restart"/>
          </w:tcPr>
          <w:p w14:paraId="27522F2C" w14:textId="79633869" w:rsidR="009C34EF" w:rsidRPr="009C6FB4" w:rsidRDefault="009C34EF" w:rsidP="009C34EF">
            <w:r w:rsidRPr="009C6FB4">
              <w:t>RoadOccupancyUnit</w:t>
            </w:r>
          </w:p>
        </w:tc>
        <w:tc>
          <w:tcPr>
            <w:tcW w:w="2446" w:type="dxa"/>
          </w:tcPr>
          <w:p w14:paraId="16E8674F" w14:textId="6E781AA3" w:rsidR="009C34EF" w:rsidRDefault="009C34EF" w:rsidP="009C34EF">
            <w:r>
              <w:t>subClassOf</w:t>
            </w:r>
          </w:p>
        </w:tc>
        <w:tc>
          <w:tcPr>
            <w:tcW w:w="4399" w:type="dxa"/>
          </w:tcPr>
          <w:p w14:paraId="6CCFEE47" w14:textId="10A2E138" w:rsidR="009C34EF" w:rsidRDefault="009C34EF" w:rsidP="009C34EF">
            <w:pPr>
              <w:tabs>
                <w:tab w:val="center" w:pos="2335"/>
              </w:tabs>
            </w:pPr>
            <w:r>
              <w:t>om-</w:t>
            </w:r>
            <w:proofErr w:type="gramStart"/>
            <w:r>
              <w:t>2:UnitDivision</w:t>
            </w:r>
            <w:proofErr w:type="gramEnd"/>
          </w:p>
        </w:tc>
      </w:tr>
      <w:tr w:rsidR="009C34EF" w:rsidRPr="00700C00" w14:paraId="574B7C7E" w14:textId="77777777" w:rsidTr="005302C6">
        <w:trPr>
          <w:cantSplit/>
          <w:trHeight w:val="213"/>
        </w:trPr>
        <w:tc>
          <w:tcPr>
            <w:tcW w:w="2505" w:type="dxa"/>
            <w:vMerge/>
          </w:tcPr>
          <w:p w14:paraId="0A71431E" w14:textId="77777777" w:rsidR="009C34EF" w:rsidRPr="009C6FB4" w:rsidRDefault="009C34EF" w:rsidP="009C34EF"/>
        </w:tc>
        <w:tc>
          <w:tcPr>
            <w:tcW w:w="2446" w:type="dxa"/>
          </w:tcPr>
          <w:p w14:paraId="36287C30" w14:textId="05F3C6CB" w:rsidR="009C34EF" w:rsidRDefault="009C34EF" w:rsidP="009C34EF">
            <w:r w:rsidRPr="00E80D3C">
              <w:t>om-</w:t>
            </w:r>
            <w:proofErr w:type="gramStart"/>
            <w:r w:rsidRPr="00E80D3C">
              <w:t>2:hasNumerator</w:t>
            </w:r>
            <w:proofErr w:type="gramEnd"/>
          </w:p>
        </w:tc>
        <w:tc>
          <w:tcPr>
            <w:tcW w:w="4399" w:type="dxa"/>
          </w:tcPr>
          <w:p w14:paraId="4A31104F" w14:textId="741E0520" w:rsidR="009C34EF" w:rsidRDefault="009C34EF" w:rsidP="009C34EF">
            <w:pPr>
              <w:tabs>
                <w:tab w:val="center" w:pos="2335"/>
              </w:tabs>
            </w:pPr>
            <w:r w:rsidRPr="00E80D3C">
              <w:t>only om-</w:t>
            </w:r>
            <w:proofErr w:type="gramStart"/>
            <w:r w:rsidRPr="00E80D3C">
              <w:t>2:TimeUnit</w:t>
            </w:r>
            <w:proofErr w:type="gramEnd"/>
          </w:p>
        </w:tc>
      </w:tr>
      <w:tr w:rsidR="009C34EF" w:rsidRPr="00700C00" w14:paraId="4A2B6C33" w14:textId="77777777" w:rsidTr="005302C6">
        <w:trPr>
          <w:cantSplit/>
          <w:trHeight w:val="213"/>
        </w:trPr>
        <w:tc>
          <w:tcPr>
            <w:tcW w:w="2505" w:type="dxa"/>
            <w:vMerge/>
          </w:tcPr>
          <w:p w14:paraId="3081012A" w14:textId="77777777" w:rsidR="009C34EF" w:rsidRPr="009C6FB4" w:rsidRDefault="009C34EF" w:rsidP="009C34EF"/>
        </w:tc>
        <w:tc>
          <w:tcPr>
            <w:tcW w:w="2446" w:type="dxa"/>
          </w:tcPr>
          <w:p w14:paraId="60167548" w14:textId="7EE2BB69" w:rsidR="009C34EF" w:rsidRPr="00E80D3C" w:rsidRDefault="009C34EF" w:rsidP="009C34EF">
            <w:r w:rsidRPr="00E80D3C">
              <w:t>om-</w:t>
            </w:r>
            <w:proofErr w:type="gramStart"/>
            <w:r w:rsidRPr="00E80D3C">
              <w:t>2:hasDenominator</w:t>
            </w:r>
            <w:proofErr w:type="gramEnd"/>
          </w:p>
        </w:tc>
        <w:tc>
          <w:tcPr>
            <w:tcW w:w="4399" w:type="dxa"/>
          </w:tcPr>
          <w:p w14:paraId="589E40DE" w14:textId="5B3CB802" w:rsidR="009C34EF" w:rsidRPr="00E80D3C" w:rsidRDefault="009C34EF" w:rsidP="009C34EF">
            <w:pPr>
              <w:tabs>
                <w:tab w:val="center" w:pos="2335"/>
              </w:tabs>
            </w:pPr>
            <w:r w:rsidRPr="00E80D3C">
              <w:t>only om-</w:t>
            </w:r>
            <w:proofErr w:type="gramStart"/>
            <w:r w:rsidRPr="00E80D3C">
              <w:t>2:TimeUnit</w:t>
            </w:r>
            <w:proofErr w:type="gramEnd"/>
          </w:p>
        </w:tc>
      </w:tr>
      <w:tr w:rsidR="009C34EF" w:rsidRPr="00700C00" w14:paraId="36AC9B63" w14:textId="77777777" w:rsidTr="005302C6">
        <w:trPr>
          <w:cantSplit/>
          <w:trHeight w:val="213"/>
        </w:trPr>
        <w:tc>
          <w:tcPr>
            <w:tcW w:w="2505" w:type="dxa"/>
            <w:vMerge w:val="restart"/>
          </w:tcPr>
          <w:p w14:paraId="61A6146B" w14:textId="16D1F06C" w:rsidR="009C34EF" w:rsidRPr="009C6FB4" w:rsidRDefault="009C34EF" w:rsidP="009C34EF">
            <w:r w:rsidRPr="009C6FB4">
              <w:t>MeanTravelSpeed</w:t>
            </w:r>
          </w:p>
        </w:tc>
        <w:tc>
          <w:tcPr>
            <w:tcW w:w="2446" w:type="dxa"/>
          </w:tcPr>
          <w:p w14:paraId="3B6A2DD4" w14:textId="0F010F57" w:rsidR="009C34EF" w:rsidRDefault="009C34EF" w:rsidP="009C34EF">
            <w:r>
              <w:t>subClassOf</w:t>
            </w:r>
          </w:p>
        </w:tc>
        <w:tc>
          <w:tcPr>
            <w:tcW w:w="4399" w:type="dxa"/>
          </w:tcPr>
          <w:p w14:paraId="736CF980" w14:textId="36B6479C" w:rsidR="009C34EF" w:rsidRDefault="009C34EF" w:rsidP="009C34EF">
            <w:pPr>
              <w:tabs>
                <w:tab w:val="center" w:pos="2335"/>
              </w:tabs>
            </w:pPr>
            <w:r>
              <w:t>om-</w:t>
            </w:r>
            <w:proofErr w:type="gramStart"/>
            <w:r>
              <w:t>2:Speed</w:t>
            </w:r>
            <w:proofErr w:type="gramEnd"/>
          </w:p>
        </w:tc>
      </w:tr>
      <w:tr w:rsidR="009C34EF" w:rsidRPr="00700C00" w14:paraId="0872B3FD" w14:textId="77777777" w:rsidTr="005302C6">
        <w:trPr>
          <w:cantSplit/>
          <w:trHeight w:val="213"/>
        </w:trPr>
        <w:tc>
          <w:tcPr>
            <w:tcW w:w="2505" w:type="dxa"/>
            <w:vMerge/>
          </w:tcPr>
          <w:p w14:paraId="3ED22CB5" w14:textId="77777777" w:rsidR="009C34EF" w:rsidRPr="009C6FB4" w:rsidRDefault="009C34EF" w:rsidP="009C34EF"/>
        </w:tc>
        <w:tc>
          <w:tcPr>
            <w:tcW w:w="2446" w:type="dxa"/>
          </w:tcPr>
          <w:p w14:paraId="2009F512" w14:textId="336F9627" w:rsidR="009C34EF" w:rsidRDefault="009C34EF" w:rsidP="009C34EF">
            <w:r>
              <w:t>om-</w:t>
            </w:r>
            <w:proofErr w:type="gramStart"/>
            <w:r>
              <w:t>2:hasAggregateFunction</w:t>
            </w:r>
            <w:proofErr w:type="gramEnd"/>
          </w:p>
        </w:tc>
        <w:tc>
          <w:tcPr>
            <w:tcW w:w="4399" w:type="dxa"/>
          </w:tcPr>
          <w:p w14:paraId="390B7ACC" w14:textId="5AE01435" w:rsidR="009C34EF" w:rsidRDefault="009C34EF" w:rsidP="009C34EF">
            <w:pPr>
              <w:tabs>
                <w:tab w:val="center" w:pos="2335"/>
              </w:tabs>
            </w:pPr>
            <w:r>
              <w:t>value {om-</w:t>
            </w:r>
            <w:proofErr w:type="gramStart"/>
            <w:r>
              <w:t>2:average</w:t>
            </w:r>
            <w:proofErr w:type="gramEnd"/>
            <w:r>
              <w:t>}</w:t>
            </w:r>
          </w:p>
        </w:tc>
      </w:tr>
      <w:tr w:rsidR="009C0303" w:rsidRPr="00700C00" w14:paraId="7497DC74" w14:textId="77777777" w:rsidTr="005302C6">
        <w:trPr>
          <w:cantSplit/>
          <w:trHeight w:val="213"/>
        </w:trPr>
        <w:tc>
          <w:tcPr>
            <w:tcW w:w="2505" w:type="dxa"/>
          </w:tcPr>
          <w:p w14:paraId="680B6E03" w14:textId="7D64CF13" w:rsidR="009C0303" w:rsidRPr="009C6FB4" w:rsidRDefault="009C0303" w:rsidP="009C34EF">
            <w:r>
              <w:t>LaneCapacity_unit</w:t>
            </w:r>
          </w:p>
        </w:tc>
        <w:tc>
          <w:tcPr>
            <w:tcW w:w="2446" w:type="dxa"/>
          </w:tcPr>
          <w:p w14:paraId="19885C7B" w14:textId="39B27470" w:rsidR="009C0303" w:rsidRDefault="009C0303" w:rsidP="009C34EF">
            <w:r>
              <w:t>subClassOf</w:t>
            </w:r>
          </w:p>
        </w:tc>
        <w:tc>
          <w:tcPr>
            <w:tcW w:w="4399" w:type="dxa"/>
          </w:tcPr>
          <w:p w14:paraId="1F50AA09" w14:textId="6D35CB1A" w:rsidR="009C0303" w:rsidRDefault="009C0303" w:rsidP="009C34EF">
            <w:pPr>
              <w:tabs>
                <w:tab w:val="center" w:pos="2335"/>
              </w:tabs>
            </w:pPr>
            <w:r>
              <w:t>om-</w:t>
            </w:r>
            <w:proofErr w:type="gramStart"/>
            <w:r>
              <w:t>2:Unit</w:t>
            </w:r>
            <w:proofErr w:type="gramEnd"/>
          </w:p>
        </w:tc>
      </w:tr>
      <w:tr w:rsidR="009C0303" w:rsidRPr="00700C00" w14:paraId="716ABE76" w14:textId="77777777" w:rsidTr="005302C6">
        <w:trPr>
          <w:cantSplit/>
          <w:trHeight w:val="213"/>
        </w:trPr>
        <w:tc>
          <w:tcPr>
            <w:tcW w:w="2505" w:type="dxa"/>
          </w:tcPr>
          <w:p w14:paraId="7935357A" w14:textId="7D96493B" w:rsidR="009C0303" w:rsidRDefault="009C0303" w:rsidP="009C0303">
            <w:r>
              <w:t>LinkCapacity_unit</w:t>
            </w:r>
          </w:p>
        </w:tc>
        <w:tc>
          <w:tcPr>
            <w:tcW w:w="2446" w:type="dxa"/>
          </w:tcPr>
          <w:p w14:paraId="09517406" w14:textId="5DF36CDA" w:rsidR="009C0303" w:rsidRDefault="009C0303" w:rsidP="009C0303">
            <w:r>
              <w:t>subClassOf</w:t>
            </w:r>
          </w:p>
        </w:tc>
        <w:tc>
          <w:tcPr>
            <w:tcW w:w="4399" w:type="dxa"/>
          </w:tcPr>
          <w:p w14:paraId="14DCB079" w14:textId="5EA3E0A7" w:rsidR="009C0303" w:rsidRDefault="009C0303" w:rsidP="009C0303">
            <w:pPr>
              <w:tabs>
                <w:tab w:val="center" w:pos="2335"/>
              </w:tabs>
            </w:pPr>
            <w:r>
              <w:t>om-</w:t>
            </w:r>
            <w:proofErr w:type="gramStart"/>
            <w:r>
              <w:t>2:Unit</w:t>
            </w:r>
            <w:proofErr w:type="gramEnd"/>
          </w:p>
        </w:tc>
      </w:tr>
      <w:tr w:rsidR="009C0303" w:rsidRPr="00700C00" w14:paraId="366DB0D4" w14:textId="77777777" w:rsidTr="005302C6">
        <w:trPr>
          <w:cantSplit/>
          <w:trHeight w:val="213"/>
        </w:trPr>
        <w:tc>
          <w:tcPr>
            <w:tcW w:w="2505" w:type="dxa"/>
          </w:tcPr>
          <w:p w14:paraId="7FD4AF79" w14:textId="610DC0EB" w:rsidR="009C0303" w:rsidRDefault="009C0303" w:rsidP="009C0303">
            <w:r>
              <w:t>{vehicles_per_hour}</w:t>
            </w:r>
          </w:p>
        </w:tc>
        <w:tc>
          <w:tcPr>
            <w:tcW w:w="2446" w:type="dxa"/>
          </w:tcPr>
          <w:p w14:paraId="1D5CAFD8" w14:textId="63E3DF1E" w:rsidR="009C0303" w:rsidRDefault="009C0303" w:rsidP="009C0303">
            <w:r>
              <w:t>a</w:t>
            </w:r>
          </w:p>
        </w:tc>
        <w:tc>
          <w:tcPr>
            <w:tcW w:w="4399" w:type="dxa"/>
          </w:tcPr>
          <w:p w14:paraId="07D2A0C1" w14:textId="68395327" w:rsidR="009C0303" w:rsidRDefault="009C0303" w:rsidP="009C0303">
            <w:pPr>
              <w:tabs>
                <w:tab w:val="center" w:pos="2335"/>
              </w:tabs>
            </w:pPr>
            <w:r>
              <w:t>LaneCapacity_unit</w:t>
            </w:r>
          </w:p>
        </w:tc>
      </w:tr>
      <w:tr w:rsidR="009C0303" w:rsidRPr="00700C00" w14:paraId="5747D7B1" w14:textId="77777777" w:rsidTr="005302C6">
        <w:trPr>
          <w:cantSplit/>
          <w:trHeight w:val="213"/>
        </w:trPr>
        <w:tc>
          <w:tcPr>
            <w:tcW w:w="2505" w:type="dxa"/>
          </w:tcPr>
          <w:p w14:paraId="31728BC3" w14:textId="7853106E" w:rsidR="009C0303" w:rsidRDefault="009C0303" w:rsidP="009C0303">
            <w:r>
              <w:t>{vehicles_per_hour_per_lane}</w:t>
            </w:r>
          </w:p>
        </w:tc>
        <w:tc>
          <w:tcPr>
            <w:tcW w:w="2446" w:type="dxa"/>
          </w:tcPr>
          <w:p w14:paraId="126890DC" w14:textId="51FB277D" w:rsidR="009C0303" w:rsidRDefault="009C0303" w:rsidP="009C0303">
            <w:r>
              <w:t>a</w:t>
            </w:r>
          </w:p>
        </w:tc>
        <w:tc>
          <w:tcPr>
            <w:tcW w:w="4399" w:type="dxa"/>
          </w:tcPr>
          <w:p w14:paraId="5089F34E" w14:textId="1A36E244" w:rsidR="009C0303" w:rsidRDefault="009C0303" w:rsidP="009C0303">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w:t>
      </w:r>
      <w:proofErr w:type="gramStart"/>
      <w:r w:rsidR="00A1065B">
        <w:t>x,y</w:t>
      </w:r>
      <w:proofErr w:type="gramEnd"/>
      <w:r w:rsidR="00A1065B">
        <w:t>)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proofErr w:type="gramStart"/>
            <w:r>
              <w:t>change:</w:t>
            </w:r>
            <w:r w:rsidRPr="00700C00">
              <w:t>TimeVarying</w:t>
            </w:r>
            <w:r>
              <w:t>Concept</w:t>
            </w:r>
            <w:proofErr w:type="gramEnd"/>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proofErr w:type="gramStart"/>
            <w:r>
              <w:t>change:</w:t>
            </w:r>
            <w:r w:rsidRPr="00700C00">
              <w:t>hasM</w:t>
            </w:r>
            <w:r>
              <w:t>anifestation</w:t>
            </w:r>
            <w:proofErr w:type="gramEnd"/>
            <w:r>
              <w:t xml:space="preserve">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proofErr w:type="gramStart"/>
            <w:r>
              <w:t>change:existsAt</w:t>
            </w:r>
            <w:proofErr w:type="gramEnd"/>
          </w:p>
        </w:tc>
        <w:tc>
          <w:tcPr>
            <w:tcW w:w="3735" w:type="dxa"/>
          </w:tcPr>
          <w:p w14:paraId="19C19C86" w14:textId="7C8C703A" w:rsidR="00357841" w:rsidRPr="00700C00" w:rsidRDefault="00357841" w:rsidP="00357841">
            <w:pPr>
              <w:tabs>
                <w:tab w:val="center" w:pos="2335"/>
              </w:tabs>
            </w:pPr>
            <w:r w:rsidRPr="00700C00">
              <w:t xml:space="preserve">exactly 1 </w:t>
            </w:r>
            <w:proofErr w:type="gramStart"/>
            <w:r>
              <w:t>time:</w:t>
            </w:r>
            <w:r w:rsidRPr="00700C00">
              <w:t>Interval</w:t>
            </w:r>
            <w:proofErr w:type="gramEnd"/>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proofErr w:type="gramStart"/>
            <w:r>
              <w:t>otn:RoadElement</w:t>
            </w:r>
            <w:proofErr w:type="gramEnd"/>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proofErr w:type="gramStart"/>
            <w:r>
              <w:t>change:</w:t>
            </w:r>
            <w:r w:rsidRPr="00700C00">
              <w:t>Manifestation</w:t>
            </w:r>
            <w:proofErr w:type="gramEnd"/>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proofErr w:type="gramStart"/>
            <w:r>
              <w:t>change:existsAt</w:t>
            </w:r>
            <w:proofErr w:type="gramEnd"/>
          </w:p>
        </w:tc>
        <w:tc>
          <w:tcPr>
            <w:tcW w:w="3735" w:type="dxa"/>
          </w:tcPr>
          <w:p w14:paraId="2EA30CE3" w14:textId="32BA6D56" w:rsidR="00357841" w:rsidRDefault="00357841" w:rsidP="00357841">
            <w:pPr>
              <w:tabs>
                <w:tab w:val="center" w:pos="2335"/>
              </w:tabs>
            </w:pPr>
            <w:r w:rsidRPr="00700C00">
              <w:t xml:space="preserve">exactly 1 </w:t>
            </w:r>
            <w:proofErr w:type="gramStart"/>
            <w:r>
              <w:t>time:</w:t>
            </w:r>
            <w:r w:rsidRPr="00700C00">
              <w:t>TemporalEntity</w:t>
            </w:r>
            <w:proofErr w:type="gramEnd"/>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w:t>
            </w:r>
            <w:proofErr w:type="gramStart"/>
            <w:r>
              <w:t>loc:hasL</w:t>
            </w:r>
            <w:r w:rsidRPr="00700C00">
              <w:t>ocation</w:t>
            </w:r>
            <w:proofErr w:type="gramEnd"/>
          </w:p>
        </w:tc>
        <w:tc>
          <w:tcPr>
            <w:tcW w:w="3735" w:type="dxa"/>
          </w:tcPr>
          <w:p w14:paraId="3BC81D24" w14:textId="617921F7" w:rsidR="00357841" w:rsidRPr="00700C00" w:rsidRDefault="00357841" w:rsidP="00357841">
            <w:pPr>
              <w:tabs>
                <w:tab w:val="center" w:pos="2335"/>
              </w:tabs>
            </w:pPr>
            <w:r>
              <w:t xml:space="preserve">only </w:t>
            </w:r>
            <w:proofErr w:type="gramStart"/>
            <w:r>
              <w:t>geosparql:Feature</w:t>
            </w:r>
            <w:proofErr w:type="gramEnd"/>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151A8E70" w:rsidR="00F80297" w:rsidRPr="00E5248F"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327B6795" w14:textId="77777777" w:rsidR="009D0500" w:rsidRDefault="00DF48AD" w:rsidP="009D0500">
      <w:pPr>
        <w:pStyle w:val="Heading3"/>
      </w:pPr>
      <w:bookmarkStart w:id="109" w:name="_Toc2843364"/>
      <w:r>
        <w:t xml:space="preserve">Travel </w:t>
      </w:r>
      <w:r w:rsidR="00E91E39">
        <w:t>Costs</w:t>
      </w:r>
      <w:bookmarkEnd w:id="109"/>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r>
      <w:r>
        <w:lastRenderedPageBreak/>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w:t>
            </w:r>
            <w:proofErr w:type="gramStart"/>
            <w:r>
              <w:t>transportation:Arc</w:t>
            </w:r>
            <w:proofErr w:type="gramEnd"/>
            <w:r>
              <w:t xml:space="preserve">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 xml:space="preserve">only </w:t>
            </w:r>
            <w:proofErr w:type="gramStart"/>
            <w:r>
              <w:t>time:TimePeriod</w:t>
            </w:r>
            <w:proofErr w:type="gramEnd"/>
            <w:r>
              <w:t xml:space="preserve">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proofErr w:type="gramStart"/>
            <w:r w:rsidR="00A40F30">
              <w:t>transportation</w:t>
            </w:r>
            <w:r>
              <w:t>:Mode</w:t>
            </w:r>
            <w:proofErr w:type="gramEnd"/>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 xml:space="preserve">only </w:t>
            </w:r>
            <w:proofErr w:type="gramStart"/>
            <w:r>
              <w:t>monetary:MonetaryValue</w:t>
            </w:r>
            <w:proofErr w:type="gramEnd"/>
          </w:p>
        </w:tc>
      </w:tr>
      <w:tr w:rsidR="00EA2DD1" w14:paraId="49090E9E" w14:textId="77777777" w:rsidTr="00EA2DD1">
        <w:trPr>
          <w:cantSplit/>
        </w:trPr>
        <w:tc>
          <w:tcPr>
            <w:tcW w:w="2271" w:type="dxa"/>
          </w:tcPr>
          <w:p w14:paraId="66835EB4" w14:textId="77777777" w:rsidR="00EA2DD1" w:rsidRDefault="00EA2DD1" w:rsidP="00EA2DD1">
            <w:proofErr w:type="gramStart"/>
            <w:r>
              <w:t>transportation:Arc</w:t>
            </w:r>
            <w:proofErr w:type="gramEnd"/>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proofErr w:type="gramStart"/>
            <w:r>
              <w:t>transportation:Network</w:t>
            </w:r>
            <w:proofErr w:type="gramEnd"/>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 xml:space="preserve">only </w:t>
            </w:r>
            <w:proofErr w:type="gramStart"/>
            <w:r>
              <w:t>om:</w:t>
            </w:r>
            <w:r w:rsidR="00DE37DA">
              <w:t>length</w:t>
            </w:r>
            <w:proofErr w:type="gramEnd"/>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 xml:space="preserve">only </w:t>
            </w:r>
            <w:proofErr w:type="gramStart"/>
            <w:r>
              <w:t>transportation:Arc</w:t>
            </w:r>
            <w:proofErr w:type="gramEnd"/>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 xml:space="preserve">only </w:t>
            </w:r>
            <w:proofErr w:type="gramStart"/>
            <w:r>
              <w:t>transportation:Network</w:t>
            </w:r>
            <w:proofErr w:type="gramEnd"/>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10" w:name="_Toc2843365"/>
      <w:r>
        <w:t>Parking Ontology</w:t>
      </w:r>
      <w:bookmarkEnd w:id="110"/>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 xml:space="preserve">Specializations of parking space may be defined based on accommodated vehicle type (e.g. small vehicles, commercial vehicles, electric </w:t>
      </w:r>
      <w:proofErr w:type="gramStart"/>
      <w:r>
        <w:t>vehicles,…</w:t>
      </w:r>
      <w:proofErr w:type="gramEnd"/>
      <w:r>
        <w:t>).</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lastRenderedPageBreak/>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proofErr w:type="gramStart"/>
            <w:r>
              <w:t>change:TimeVaryingConcept</w:t>
            </w:r>
            <w:proofErr w:type="gramEnd"/>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proofErr w:type="gramStart"/>
            <w:r>
              <w:t>change:hasManifestation</w:t>
            </w:r>
            <w:proofErr w:type="gramEnd"/>
            <w:r>
              <w:t xml:space="preserve">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proofErr w:type="gramStart"/>
            <w:r>
              <w:t>change:existsAt</w:t>
            </w:r>
            <w:proofErr w:type="gramEnd"/>
          </w:p>
        </w:tc>
        <w:tc>
          <w:tcPr>
            <w:tcW w:w="3798" w:type="dxa"/>
          </w:tcPr>
          <w:p w14:paraId="35DEA15D" w14:textId="77777777" w:rsidR="00783A08" w:rsidRDefault="00783A08" w:rsidP="00FE6277">
            <w:r>
              <w:t xml:space="preserve">exactly 1 </w:t>
            </w:r>
            <w:proofErr w:type="gramStart"/>
            <w:r>
              <w:t>time:Interval</w:t>
            </w:r>
            <w:proofErr w:type="gramEnd"/>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w:t>
            </w:r>
            <w:proofErr w:type="gramStart"/>
            <w:r>
              <w:t>loc:hasLocation</w:t>
            </w:r>
            <w:proofErr w:type="gramEnd"/>
          </w:p>
        </w:tc>
        <w:tc>
          <w:tcPr>
            <w:tcW w:w="3798" w:type="dxa"/>
          </w:tcPr>
          <w:p w14:paraId="1EFC1BEF" w14:textId="17622863" w:rsidR="00783A08" w:rsidRDefault="00783A08" w:rsidP="002768AB">
            <w:r>
              <w:t>exactly 1 spatial_</w:t>
            </w:r>
            <w:proofErr w:type="gramStart"/>
            <w:r>
              <w:t>loc:SpatialFeature</w:t>
            </w:r>
            <w:proofErr w:type="gramEnd"/>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w:t>
            </w:r>
            <w:proofErr w:type="gramStart"/>
            <w:r>
              <w:t>loc:hasAssociatedLocation</w:t>
            </w:r>
            <w:proofErr w:type="gramEnd"/>
          </w:p>
        </w:tc>
        <w:tc>
          <w:tcPr>
            <w:tcW w:w="3798" w:type="dxa"/>
          </w:tcPr>
          <w:p w14:paraId="539415F2" w14:textId="0A4A6A45" w:rsidR="00783A08" w:rsidRDefault="00783A08" w:rsidP="002768AB">
            <w:r>
              <w:t>only spatial_</w:t>
            </w:r>
            <w:proofErr w:type="gramStart"/>
            <w:r>
              <w:t>loc:SpatialFeature</w:t>
            </w:r>
            <w:proofErr w:type="gramEnd"/>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 xml:space="preserve">exactly 1 </w:t>
            </w:r>
            <w:proofErr w:type="gramStart"/>
            <w:r>
              <w:t>om:length</w:t>
            </w:r>
            <w:proofErr w:type="gramEnd"/>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 xml:space="preserve">exactly </w:t>
            </w:r>
            <w:proofErr w:type="gramStart"/>
            <w:r>
              <w:t>1  om</w:t>
            </w:r>
            <w:proofErr w:type="gramEnd"/>
            <w:r>
              <w:t>:length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 xml:space="preserve">exactly </w:t>
            </w:r>
            <w:proofErr w:type="gramStart"/>
            <w:r>
              <w:t>1  om</w:t>
            </w:r>
            <w:proofErr w:type="gramEnd"/>
            <w:r>
              <w:t>:length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 xml:space="preserve">only </w:t>
            </w:r>
            <w:proofErr w:type="gramStart"/>
            <w:r>
              <w:t>icontact:Address</w:t>
            </w:r>
            <w:proofErr w:type="gramEnd"/>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proofErr w:type="gramStart"/>
            <w:r>
              <w:t>change:Manifestation</w:t>
            </w:r>
            <w:proofErr w:type="gramEnd"/>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proofErr w:type="gramStart"/>
            <w:r>
              <w:t>change:manifestationOf</w:t>
            </w:r>
            <w:proofErr w:type="gramEnd"/>
            <w:r>
              <w:t xml:space="preserve">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proofErr w:type="gramStart"/>
            <w:r>
              <w:t>change:existsAt</w:t>
            </w:r>
            <w:proofErr w:type="gramEnd"/>
          </w:p>
        </w:tc>
        <w:tc>
          <w:tcPr>
            <w:tcW w:w="3798" w:type="dxa"/>
          </w:tcPr>
          <w:p w14:paraId="3E617E77" w14:textId="77777777" w:rsidR="005C1EB3" w:rsidRDefault="005C1EB3" w:rsidP="00C861C8">
            <w:r>
              <w:t xml:space="preserve">exactly </w:t>
            </w:r>
            <w:proofErr w:type="gramStart"/>
            <w:r>
              <w:t>1  time</w:t>
            </w:r>
            <w:proofErr w:type="gramEnd"/>
            <w:r>
              <w:t>:TemporalEntity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6FE98685" w:rsidR="003A7D7E" w:rsidRPr="00723D39" w:rsidRDefault="00891743" w:rsidP="00C861C8">
            <w:r w:rsidRPr="00723D39">
              <w:t>hasSubParkingArea</w:t>
            </w:r>
          </w:p>
        </w:tc>
        <w:tc>
          <w:tcPr>
            <w:tcW w:w="3798" w:type="dxa"/>
          </w:tcPr>
          <w:p w14:paraId="51CF3BEC" w14:textId="77777777" w:rsidR="005C1EB3" w:rsidRPr="00723D39" w:rsidRDefault="005C1EB3" w:rsidP="00C861C8">
            <w:r w:rsidRPr="00723D39">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 xml:space="preserve">only (CapacitySize and </w:t>
            </w:r>
            <w:proofErr w:type="gramStart"/>
            <w:r>
              <w:t>gci:cardinality</w:t>
            </w:r>
            <w:proofErr w:type="gramEnd"/>
            <w:r>
              <w:t>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 xml:space="preserve">exactly 1 </w:t>
            </w:r>
            <w:proofErr w:type="gramStart"/>
            <w:r>
              <w:t>xsd:integer</w:t>
            </w:r>
            <w:proofErr w:type="gramEnd"/>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proofErr w:type="gramStart"/>
            <w:r>
              <w:t>resource:ownedBy</w:t>
            </w:r>
            <w:proofErr w:type="gramEnd"/>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 xml:space="preserve">exactly 1 </w:t>
            </w:r>
            <w:proofErr w:type="gramStart"/>
            <w:r>
              <w:t>xsd:boolean</w:t>
            </w:r>
            <w:proofErr w:type="gramEnd"/>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proofErr w:type="gramStart"/>
            <w:r>
              <w:t>park:ParkingAreaPD</w:t>
            </w:r>
            <w:proofErr w:type="gramEnd"/>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proofErr w:type="gramStart"/>
            <w:r>
              <w:t>change:hasManifestation</w:t>
            </w:r>
            <w:proofErr w:type="gramEnd"/>
            <w:r>
              <w:t xml:space="preserve">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41F34B1" w:rsidR="003329EF" w:rsidRDefault="00723D39" w:rsidP="001D7CBC">
            <w:pPr>
              <w:tabs>
                <w:tab w:val="left" w:pos="1515"/>
              </w:tabs>
            </w:pPr>
            <w:r>
              <w:t>subParkingAreaOf</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 xml:space="preserve">only </w:t>
            </w:r>
            <w:proofErr w:type="gramStart"/>
            <w:r>
              <w:t>xsd:string</w:t>
            </w:r>
            <w:proofErr w:type="gramEnd"/>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proofErr w:type="gramStart"/>
            <w:r>
              <w:t>icontact:hasWebsite</w:t>
            </w:r>
            <w:proofErr w:type="gramEnd"/>
          </w:p>
        </w:tc>
        <w:tc>
          <w:tcPr>
            <w:tcW w:w="3798" w:type="dxa"/>
          </w:tcPr>
          <w:p w14:paraId="420AAF86" w14:textId="538115BF" w:rsidR="003329EF" w:rsidRDefault="003329EF" w:rsidP="001D7CBC">
            <w:r>
              <w:t xml:space="preserve">only </w:t>
            </w:r>
            <w:proofErr w:type="gramStart"/>
            <w:r>
              <w:t>xsd:string</w:t>
            </w:r>
            <w:proofErr w:type="gramEnd"/>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proofErr w:type="gramStart"/>
            <w:r>
              <w:t>icontact:hasAddress</w:t>
            </w:r>
            <w:proofErr w:type="gramEnd"/>
          </w:p>
        </w:tc>
        <w:tc>
          <w:tcPr>
            <w:tcW w:w="3798" w:type="dxa"/>
          </w:tcPr>
          <w:p w14:paraId="76D0309D" w14:textId="58DB4320" w:rsidR="003329EF" w:rsidRPr="003073EE" w:rsidRDefault="003329EF" w:rsidP="001D7CBC">
            <w:r>
              <w:t xml:space="preserve">only </w:t>
            </w:r>
            <w:proofErr w:type="gramStart"/>
            <w:r>
              <w:t>contact:Address</w:t>
            </w:r>
            <w:proofErr w:type="gramEnd"/>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proofErr w:type="gramStart"/>
            <w:r>
              <w:t>icontact:hasOperatingHours</w:t>
            </w:r>
            <w:proofErr w:type="gramEnd"/>
          </w:p>
        </w:tc>
        <w:tc>
          <w:tcPr>
            <w:tcW w:w="3798" w:type="dxa"/>
          </w:tcPr>
          <w:p w14:paraId="7D96A9EF" w14:textId="65C4B9E4" w:rsidR="003329EF" w:rsidRDefault="003329EF" w:rsidP="001D7CBC">
            <w:r>
              <w:t xml:space="preserve">only </w:t>
            </w:r>
            <w:proofErr w:type="gramStart"/>
            <w:r>
              <w:t>rec:HoursOfOperation</w:t>
            </w:r>
            <w:proofErr w:type="gramEnd"/>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proofErr w:type="gramStart"/>
            <w:r>
              <w:t>icontact:hasTelephone</w:t>
            </w:r>
            <w:proofErr w:type="gramEnd"/>
          </w:p>
        </w:tc>
        <w:tc>
          <w:tcPr>
            <w:tcW w:w="3798" w:type="dxa"/>
          </w:tcPr>
          <w:p w14:paraId="105A3B36" w14:textId="0E47F597" w:rsidR="003329EF" w:rsidRDefault="003329EF" w:rsidP="001D7CBC">
            <w:r>
              <w:t xml:space="preserve">only </w:t>
            </w:r>
            <w:proofErr w:type="gramStart"/>
            <w:r>
              <w:t>icontact:PhoneNumber</w:t>
            </w:r>
            <w:proofErr w:type="gramEnd"/>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w:t>
            </w:r>
            <w:proofErr w:type="gramStart"/>
            <w:r>
              <w:t>om:hasValue</w:t>
            </w:r>
            <w:proofErr w:type="gramEnd"/>
            <w:r>
              <w:t xml:space="preserv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 xml:space="preserve">only </w:t>
            </w:r>
            <w:proofErr w:type="gramStart"/>
            <w:r>
              <w:t>time:DurationDescription</w:t>
            </w:r>
            <w:proofErr w:type="gramEnd"/>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proofErr w:type="gramStart"/>
            <w:r w:rsidR="006568C6">
              <w:t>contact:HoursOfOperation</w:t>
            </w:r>
            <w:proofErr w:type="gramEnd"/>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 xml:space="preserve">only </w:t>
            </w:r>
            <w:proofErr w:type="gramStart"/>
            <w:r>
              <w:t>person:Person</w:t>
            </w:r>
            <w:proofErr w:type="gramEnd"/>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 xml:space="preserve">only </w:t>
            </w:r>
            <w:proofErr w:type="gramStart"/>
            <w:r>
              <w:t>vehicle:VehicleType</w:t>
            </w:r>
            <w:proofErr w:type="gramEnd"/>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 xml:space="preserve">max 1 </w:t>
            </w:r>
            <w:proofErr w:type="gramStart"/>
            <w:r>
              <w:t>time:DurationDescription</w:t>
            </w:r>
            <w:proofErr w:type="gramEnd"/>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 xml:space="preserve">exactly 1 </w:t>
            </w:r>
            <w:proofErr w:type="gramStart"/>
            <w:r>
              <w:t>xsd:boolean</w:t>
            </w:r>
            <w:proofErr w:type="gramEnd"/>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 xml:space="preserve">only </w:t>
            </w:r>
            <w:proofErr w:type="gramStart"/>
            <w:r>
              <w:t>om:MonetaryValue</w:t>
            </w:r>
            <w:proofErr w:type="gramEnd"/>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 xml:space="preserve">only </w:t>
            </w:r>
            <w:proofErr w:type="gramStart"/>
            <w:r>
              <w:t>time:DurationDescription</w:t>
            </w:r>
            <w:proofErr w:type="gramEnd"/>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 xml:space="preserve">only </w:t>
            </w:r>
            <w:proofErr w:type="gramStart"/>
            <w:r>
              <w:t>person:Person</w:t>
            </w:r>
            <w:proofErr w:type="gramEnd"/>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w:t>
            </w:r>
            <w:proofErr w:type="gramStart"/>
            <w:r>
              <w:t>om:MonetaryValue</w:t>
            </w:r>
            <w:proofErr w:type="gramEnd"/>
            <w:r>
              <w:t xml:space="preserv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 xml:space="preserve">only </w:t>
            </w:r>
            <w:proofErr w:type="gramStart"/>
            <w:r>
              <w:t>om:MonetaryValue</w:t>
            </w:r>
            <w:proofErr w:type="gramEnd"/>
          </w:p>
        </w:tc>
      </w:tr>
      <w:tr w:rsidR="00292F36" w14:paraId="2B40D23C" w14:textId="77777777" w:rsidTr="0040449F">
        <w:trPr>
          <w:cantSplit/>
        </w:trPr>
        <w:tc>
          <w:tcPr>
            <w:tcW w:w="2003" w:type="dxa"/>
          </w:tcPr>
          <w:p w14:paraId="52D7E4E9" w14:textId="25106F9D" w:rsidR="00292F36" w:rsidRDefault="00292F36" w:rsidP="001D7CBC">
            <w:r w:rsidRPr="00466487">
              <w:lastRenderedPageBreak/>
              <w:t>FreeParkingPolicy</w:t>
            </w:r>
          </w:p>
        </w:tc>
        <w:tc>
          <w:tcPr>
            <w:tcW w:w="3549" w:type="dxa"/>
          </w:tcPr>
          <w:p w14:paraId="3F75987C" w14:textId="134C7F3D" w:rsidR="00292F36" w:rsidRDefault="00A54A76" w:rsidP="001D7CBC">
            <w:r>
              <w:t>hasParkingRate</w:t>
            </w:r>
          </w:p>
        </w:tc>
        <w:tc>
          <w:tcPr>
            <w:tcW w:w="3798" w:type="dxa"/>
          </w:tcPr>
          <w:p w14:paraId="1D679EB9" w14:textId="2C38A229" w:rsidR="00292F36" w:rsidRDefault="00A54A76" w:rsidP="001D7CBC">
            <w:r>
              <w:t>only (ParkingRate and hasMonetaryCost only (</w:t>
            </w:r>
            <w:proofErr w:type="gramStart"/>
            <w:r w:rsidR="00767989">
              <w:t>om:</w:t>
            </w:r>
            <w:r>
              <w:t>MonetaryValue</w:t>
            </w:r>
            <w:proofErr w:type="gramEnd"/>
            <w:r>
              <w:t xml:space="preserve"> and </w:t>
            </w:r>
            <w:r w:rsidR="0056469A">
              <w:t>om:</w:t>
            </w:r>
            <w:r>
              <w:t>numerical_value {0}))</w:t>
            </w:r>
          </w:p>
        </w:tc>
      </w:tr>
    </w:tbl>
    <w:p w14:paraId="6005BD18" w14:textId="77777777" w:rsidR="00891743" w:rsidRDefault="00891743" w:rsidP="00E45F01">
      <w:pPr>
        <w:pStyle w:val="ListParagraph"/>
        <w:numPr>
          <w:ilvl w:val="0"/>
          <w:numId w:val="0"/>
        </w:numPr>
        <w:ind w:left="360"/>
        <w:rPr>
          <w:b/>
          <w:sz w:val="24"/>
        </w:rPr>
      </w:pPr>
    </w:p>
    <w:tbl>
      <w:tblPr>
        <w:tblStyle w:val="TableGrid"/>
        <w:tblpPr w:leftFromText="180" w:rightFromText="180" w:vertAnchor="text" w:horzAnchor="margin" w:tblpY="128"/>
        <w:tblW w:w="0" w:type="auto"/>
        <w:tblLook w:val="04A0" w:firstRow="1" w:lastRow="0" w:firstColumn="1" w:lastColumn="0" w:noHBand="0" w:noVBand="1"/>
      </w:tblPr>
      <w:tblGrid>
        <w:gridCol w:w="2240"/>
        <w:gridCol w:w="2481"/>
        <w:gridCol w:w="4629"/>
      </w:tblGrid>
      <w:tr w:rsidR="000A1FF2" w14:paraId="39AAB8AB" w14:textId="77777777" w:rsidTr="000A1FF2">
        <w:tc>
          <w:tcPr>
            <w:tcW w:w="2240" w:type="dxa"/>
            <w:shd w:val="clear" w:color="auto" w:fill="00FFFF"/>
          </w:tcPr>
          <w:p w14:paraId="5F38BF95" w14:textId="77777777" w:rsidR="00891743" w:rsidRDefault="00891743" w:rsidP="008663AF">
            <w:pPr>
              <w:tabs>
                <w:tab w:val="left" w:pos="1027"/>
              </w:tabs>
            </w:pPr>
            <w:r>
              <w:t>Property</w:t>
            </w:r>
            <w:r>
              <w:tab/>
            </w:r>
          </w:p>
        </w:tc>
        <w:tc>
          <w:tcPr>
            <w:tcW w:w="2481" w:type="dxa"/>
            <w:shd w:val="clear" w:color="auto" w:fill="00FFFF"/>
          </w:tcPr>
          <w:p w14:paraId="1F1AABA5" w14:textId="77777777" w:rsidR="00891743" w:rsidRDefault="00891743" w:rsidP="008663AF">
            <w:r>
              <w:t>Characteristic</w:t>
            </w:r>
          </w:p>
        </w:tc>
        <w:tc>
          <w:tcPr>
            <w:tcW w:w="4629" w:type="dxa"/>
            <w:shd w:val="clear" w:color="auto" w:fill="00FFFF"/>
          </w:tcPr>
          <w:p w14:paraId="5D379DB9" w14:textId="77777777" w:rsidR="00891743" w:rsidRDefault="00891743" w:rsidP="008663AF">
            <w:r>
              <w:t>Value (if applicable)</w:t>
            </w:r>
          </w:p>
        </w:tc>
      </w:tr>
      <w:tr w:rsidR="00916B43" w14:paraId="64E7E773" w14:textId="77777777" w:rsidTr="000A1FF2">
        <w:tc>
          <w:tcPr>
            <w:tcW w:w="2240" w:type="dxa"/>
            <w:vMerge w:val="restart"/>
          </w:tcPr>
          <w:p w14:paraId="657B58A0" w14:textId="278601FF" w:rsidR="00916B43" w:rsidRDefault="00916B43" w:rsidP="008663AF">
            <w:r>
              <w:t>hasSubParkingArea</w:t>
            </w:r>
          </w:p>
        </w:tc>
        <w:tc>
          <w:tcPr>
            <w:tcW w:w="2481" w:type="dxa"/>
          </w:tcPr>
          <w:p w14:paraId="4803F087" w14:textId="0E794EC0" w:rsidR="00916B43" w:rsidRDefault="00916B43" w:rsidP="008663AF">
            <w:r>
              <w:t>subPropertyOf</w:t>
            </w:r>
          </w:p>
        </w:tc>
        <w:tc>
          <w:tcPr>
            <w:tcW w:w="4629" w:type="dxa"/>
          </w:tcPr>
          <w:p w14:paraId="5A2F554A" w14:textId="48453469" w:rsidR="00916B43" w:rsidRDefault="00916B43" w:rsidP="008663AF">
            <w:proofErr w:type="gramStart"/>
            <w:r>
              <w:t>mer:hasProperPart</w:t>
            </w:r>
            <w:proofErr w:type="gramEnd"/>
          </w:p>
        </w:tc>
      </w:tr>
      <w:tr w:rsidR="00916B43" w14:paraId="0D638573" w14:textId="77777777" w:rsidTr="000A1FF2">
        <w:tc>
          <w:tcPr>
            <w:tcW w:w="2240" w:type="dxa"/>
            <w:vMerge/>
          </w:tcPr>
          <w:p w14:paraId="74F91628" w14:textId="77777777" w:rsidR="00916B43" w:rsidRDefault="00916B43" w:rsidP="008663AF"/>
        </w:tc>
        <w:tc>
          <w:tcPr>
            <w:tcW w:w="2481" w:type="dxa"/>
          </w:tcPr>
          <w:p w14:paraId="12D3FBFD" w14:textId="1B66099B" w:rsidR="00916B43" w:rsidRDefault="00916B43" w:rsidP="008663AF">
            <w:r>
              <w:t>domain</w:t>
            </w:r>
          </w:p>
        </w:tc>
        <w:tc>
          <w:tcPr>
            <w:tcW w:w="4629" w:type="dxa"/>
          </w:tcPr>
          <w:p w14:paraId="6976CB56" w14:textId="2CB9317B" w:rsidR="00916B43" w:rsidRDefault="00916B43" w:rsidP="008663AF">
            <w:r>
              <w:t>ParkingArea</w:t>
            </w:r>
          </w:p>
        </w:tc>
      </w:tr>
      <w:tr w:rsidR="00916B43" w14:paraId="55A68BCA" w14:textId="77777777" w:rsidTr="000A1FF2">
        <w:tc>
          <w:tcPr>
            <w:tcW w:w="2240" w:type="dxa"/>
            <w:vMerge/>
          </w:tcPr>
          <w:p w14:paraId="78472EC6" w14:textId="29A5E947" w:rsidR="00916B43" w:rsidRDefault="00916B43" w:rsidP="008663AF"/>
        </w:tc>
        <w:tc>
          <w:tcPr>
            <w:tcW w:w="2481" w:type="dxa"/>
          </w:tcPr>
          <w:p w14:paraId="5DDA5578" w14:textId="66FA0B87" w:rsidR="00916B43" w:rsidRDefault="00916B43" w:rsidP="008663AF">
            <w:r>
              <w:t>range</w:t>
            </w:r>
          </w:p>
        </w:tc>
        <w:tc>
          <w:tcPr>
            <w:tcW w:w="4629" w:type="dxa"/>
          </w:tcPr>
          <w:p w14:paraId="1C0DBA08" w14:textId="1CC3D04C" w:rsidR="00916B43" w:rsidRDefault="00916B43" w:rsidP="008663AF">
            <w:r>
              <w:t>ParkingArea</w:t>
            </w:r>
          </w:p>
        </w:tc>
      </w:tr>
      <w:tr w:rsidR="00916B43" w14:paraId="41D544F4" w14:textId="77777777" w:rsidTr="000A1FF2">
        <w:tc>
          <w:tcPr>
            <w:tcW w:w="2240" w:type="dxa"/>
            <w:vMerge/>
          </w:tcPr>
          <w:p w14:paraId="5256815E" w14:textId="77777777" w:rsidR="00916B43" w:rsidRDefault="00916B43" w:rsidP="008663AF"/>
        </w:tc>
        <w:tc>
          <w:tcPr>
            <w:tcW w:w="2481" w:type="dxa"/>
          </w:tcPr>
          <w:p w14:paraId="5BADE3FD" w14:textId="05E6DA2A" w:rsidR="00916B43" w:rsidRDefault="00916B43" w:rsidP="008663AF">
            <w:r>
              <w:t>inverse</w:t>
            </w:r>
          </w:p>
        </w:tc>
        <w:tc>
          <w:tcPr>
            <w:tcW w:w="4629" w:type="dxa"/>
          </w:tcPr>
          <w:p w14:paraId="39104FE1" w14:textId="49795E54" w:rsidR="00916B43" w:rsidRDefault="00916B43" w:rsidP="008663AF">
            <w:r>
              <w:t>subParkingAreaOf</w:t>
            </w:r>
          </w:p>
        </w:tc>
      </w:tr>
      <w:tr w:rsidR="00916B43" w14:paraId="2C8D33E0" w14:textId="77777777" w:rsidTr="000A1FF2">
        <w:tc>
          <w:tcPr>
            <w:tcW w:w="2240" w:type="dxa"/>
            <w:vMerge w:val="restart"/>
          </w:tcPr>
          <w:p w14:paraId="78CF7568" w14:textId="0349F2F7" w:rsidR="00916B43" w:rsidRDefault="00916B43" w:rsidP="008663AF">
            <w:r>
              <w:t>subParkingAreaOf</w:t>
            </w:r>
          </w:p>
        </w:tc>
        <w:tc>
          <w:tcPr>
            <w:tcW w:w="2481" w:type="dxa"/>
          </w:tcPr>
          <w:p w14:paraId="49D81376" w14:textId="370E008E" w:rsidR="00916B43" w:rsidRDefault="00916B43" w:rsidP="008663AF">
            <w:r>
              <w:t>subPropertyOf</w:t>
            </w:r>
          </w:p>
        </w:tc>
        <w:tc>
          <w:tcPr>
            <w:tcW w:w="4629" w:type="dxa"/>
          </w:tcPr>
          <w:p w14:paraId="016F794D" w14:textId="1056533B" w:rsidR="00916B43" w:rsidRDefault="00916B43" w:rsidP="008663AF">
            <w:proofErr w:type="gramStart"/>
            <w:r>
              <w:t>mer:properPartOf</w:t>
            </w:r>
            <w:proofErr w:type="gramEnd"/>
          </w:p>
        </w:tc>
      </w:tr>
      <w:tr w:rsidR="00916B43" w14:paraId="29508A0E" w14:textId="77777777" w:rsidTr="000A1FF2">
        <w:tc>
          <w:tcPr>
            <w:tcW w:w="2240" w:type="dxa"/>
            <w:vMerge/>
          </w:tcPr>
          <w:p w14:paraId="4EF905F0" w14:textId="77777777" w:rsidR="00916B43" w:rsidRDefault="00916B43" w:rsidP="00723D39"/>
        </w:tc>
        <w:tc>
          <w:tcPr>
            <w:tcW w:w="2481" w:type="dxa"/>
          </w:tcPr>
          <w:p w14:paraId="4265BA3B" w14:textId="271A583C" w:rsidR="00916B43" w:rsidRDefault="00916B43" w:rsidP="00723D39">
            <w:r>
              <w:t>domain</w:t>
            </w:r>
          </w:p>
        </w:tc>
        <w:tc>
          <w:tcPr>
            <w:tcW w:w="4629" w:type="dxa"/>
          </w:tcPr>
          <w:p w14:paraId="53A62E71" w14:textId="38B7B14A" w:rsidR="00916B43" w:rsidRDefault="00916B43" w:rsidP="00723D39">
            <w:r>
              <w:t>ParkingArea</w:t>
            </w:r>
          </w:p>
        </w:tc>
      </w:tr>
      <w:tr w:rsidR="00916B43" w14:paraId="66CDD0CA" w14:textId="77777777" w:rsidTr="000A1FF2">
        <w:tc>
          <w:tcPr>
            <w:tcW w:w="2240" w:type="dxa"/>
            <w:vMerge/>
          </w:tcPr>
          <w:p w14:paraId="745AAF53" w14:textId="77777777" w:rsidR="00916B43" w:rsidRDefault="00916B43" w:rsidP="00723D39"/>
        </w:tc>
        <w:tc>
          <w:tcPr>
            <w:tcW w:w="2481" w:type="dxa"/>
          </w:tcPr>
          <w:p w14:paraId="560509CC" w14:textId="00CFBFB6" w:rsidR="00916B43" w:rsidRDefault="00916B43" w:rsidP="00723D39">
            <w:r>
              <w:t>range</w:t>
            </w:r>
          </w:p>
        </w:tc>
        <w:tc>
          <w:tcPr>
            <w:tcW w:w="4629" w:type="dxa"/>
          </w:tcPr>
          <w:p w14:paraId="1A55C0B0" w14:textId="3CFA52ED" w:rsidR="00916B43" w:rsidRDefault="00916B43" w:rsidP="00723D39">
            <w:r>
              <w:t>ParkingArea</w:t>
            </w:r>
          </w:p>
        </w:tc>
      </w:tr>
      <w:tr w:rsidR="00916B43" w14:paraId="1AC8FC21" w14:textId="77777777" w:rsidTr="000A1FF2">
        <w:tc>
          <w:tcPr>
            <w:tcW w:w="2240" w:type="dxa"/>
            <w:vMerge/>
          </w:tcPr>
          <w:p w14:paraId="027C30BF" w14:textId="77777777" w:rsidR="00916B43" w:rsidRDefault="00916B43" w:rsidP="00723D39"/>
        </w:tc>
        <w:tc>
          <w:tcPr>
            <w:tcW w:w="2481" w:type="dxa"/>
          </w:tcPr>
          <w:p w14:paraId="7166BC31" w14:textId="3920A612" w:rsidR="00916B43" w:rsidRDefault="00916B43" w:rsidP="00723D39">
            <w:r>
              <w:t>inverse of</w:t>
            </w:r>
          </w:p>
        </w:tc>
        <w:tc>
          <w:tcPr>
            <w:tcW w:w="4629" w:type="dxa"/>
          </w:tcPr>
          <w:p w14:paraId="0D4E9579" w14:textId="63F1F242" w:rsidR="00916B43" w:rsidRDefault="00916B43" w:rsidP="00723D39">
            <w:r>
              <w:t>hasSubParkingArea</w:t>
            </w:r>
          </w:p>
        </w:tc>
      </w:tr>
    </w:tbl>
    <w:p w14:paraId="088486EC" w14:textId="77777777" w:rsidR="00891743" w:rsidRDefault="00891743" w:rsidP="00E45F01">
      <w:pPr>
        <w:pStyle w:val="ListParagraph"/>
        <w:numPr>
          <w:ilvl w:val="0"/>
          <w:numId w:val="0"/>
        </w:numPr>
        <w:ind w:left="360"/>
        <w:rPr>
          <w:b/>
          <w:sz w:val="24"/>
        </w:rPr>
      </w:pPr>
    </w:p>
    <w:p w14:paraId="22133171" w14:textId="5734328F" w:rsidR="00B053A6" w:rsidRPr="00616EC9" w:rsidRDefault="003B6261" w:rsidP="00E45F01">
      <w:pPr>
        <w:pStyle w:val="ListParagraph"/>
        <w:numPr>
          <w:ilvl w:val="0"/>
          <w:numId w:val="0"/>
        </w:numPr>
        <w:ind w:left="360"/>
        <w:rPr>
          <w:b/>
          <w:sz w:val="24"/>
        </w:rPr>
      </w:pPr>
      <w:r w:rsidRPr="00616EC9">
        <w:rPr>
          <w:b/>
          <w:sz w:val="24"/>
        </w:rPr>
        <w:t>Ontologies Reused:</w:t>
      </w:r>
    </w:p>
    <w:p w14:paraId="555C7359" w14:textId="2A45662B" w:rsidR="003B6261" w:rsidRDefault="00466487" w:rsidP="009E4A69">
      <w:pPr>
        <w:pStyle w:val="ListParagraph"/>
        <w:rPr>
          <w:sz w:val="24"/>
        </w:rPr>
      </w:pPr>
      <w:r>
        <w:rPr>
          <w:sz w:val="24"/>
        </w:rPr>
        <w:t>Mereology</w:t>
      </w:r>
    </w:p>
    <w:p w14:paraId="436D5005" w14:textId="4FCCD1C6" w:rsidR="00466487" w:rsidRDefault="00466487" w:rsidP="009E4A69">
      <w:pPr>
        <w:pStyle w:val="ListParagraph"/>
        <w:rPr>
          <w:sz w:val="24"/>
        </w:rPr>
      </w:pPr>
      <w:r>
        <w:rPr>
          <w:sz w:val="24"/>
        </w:rPr>
        <w:t>Change</w:t>
      </w:r>
    </w:p>
    <w:p w14:paraId="7F987D1B" w14:textId="7FD2B236" w:rsidR="00466487" w:rsidRDefault="00466487" w:rsidP="009E4A69">
      <w:pPr>
        <w:pStyle w:val="ListParagraph"/>
        <w:rPr>
          <w:sz w:val="24"/>
        </w:rPr>
      </w:pPr>
      <w:r>
        <w:rPr>
          <w:sz w:val="24"/>
        </w:rPr>
        <w:t>Time</w:t>
      </w:r>
    </w:p>
    <w:p w14:paraId="510BB694" w14:textId="78C59AF4" w:rsidR="00466487" w:rsidRPr="00616EC9" w:rsidRDefault="00466487" w:rsidP="009E4A69">
      <w:pPr>
        <w:pStyle w:val="ListParagraph"/>
        <w:rPr>
          <w:sz w:val="24"/>
        </w:rPr>
      </w:pPr>
      <w:r>
        <w:rPr>
          <w:sz w:val="24"/>
        </w:rPr>
        <w:t>OM</w:t>
      </w:r>
    </w:p>
    <w:p w14:paraId="16899239" w14:textId="7A385361" w:rsidR="00232ADD" w:rsidRPr="00616EC9" w:rsidRDefault="00232ADD" w:rsidP="009E4A69">
      <w:pPr>
        <w:pStyle w:val="ListParagraph"/>
        <w:rPr>
          <w:sz w:val="24"/>
        </w:rPr>
      </w:pPr>
      <w:r w:rsidRPr="00616EC9">
        <w:rPr>
          <w:sz w:val="24"/>
        </w:rPr>
        <w:t>Person</w:t>
      </w:r>
    </w:p>
    <w:p w14:paraId="36BB658E" w14:textId="01B2BF49" w:rsidR="00232ADD" w:rsidRPr="00616EC9" w:rsidRDefault="00232ADD" w:rsidP="009E4A69">
      <w:pPr>
        <w:pStyle w:val="ListParagraph"/>
        <w:rPr>
          <w:sz w:val="24"/>
        </w:rPr>
      </w:pPr>
      <w:r w:rsidRPr="00616EC9">
        <w:rPr>
          <w:sz w:val="24"/>
        </w:rPr>
        <w:t>Vehicle</w:t>
      </w:r>
    </w:p>
    <w:p w14:paraId="5759ED18" w14:textId="424114C6" w:rsidR="004B7120" w:rsidRPr="00616EC9" w:rsidRDefault="0040449F" w:rsidP="009E4A69">
      <w:pPr>
        <w:pStyle w:val="ListParagraph"/>
        <w:rPr>
          <w:sz w:val="24"/>
        </w:rPr>
      </w:pPr>
      <w:r w:rsidRPr="00616EC9">
        <w:rPr>
          <w:sz w:val="24"/>
        </w:rPr>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11" w:name="_Toc2843366"/>
      <w:r>
        <w:t>Public</w:t>
      </w:r>
      <w:r w:rsidR="00BD7C89">
        <w:t xml:space="preserve"> Transit Ontology</w:t>
      </w:r>
      <w:bookmarkEnd w:id="111"/>
    </w:p>
    <w:p w14:paraId="6A7EE14B" w14:textId="07F0684A" w:rsidR="00D479C9" w:rsidRDefault="008663AF" w:rsidP="00D479C9">
      <w:pPr>
        <w:rPr>
          <w:i/>
        </w:rPr>
      </w:pPr>
      <w:hyperlink r:id="rId22"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w:t>
      </w:r>
      <w:proofErr w:type="gramStart"/>
      <w:r w:rsidR="009344B6">
        <w:t>stop</w:t>
      </w:r>
      <w:proofErr w:type="gramEnd"/>
      <w:r w:rsidR="009344B6">
        <w:t xml:space="preserve">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lastRenderedPageBreak/>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 xml:space="preserve">hasCode only </w:t>
      </w:r>
      <w:proofErr w:type="gramStart"/>
      <w:r w:rsidR="003C429B">
        <w:t>xsd:String</w:t>
      </w:r>
      <w:proofErr w:type="gramEnd"/>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proofErr w:type="gramStart"/>
            <w:r>
              <w:t>change:TimeVaryingConcept</w:t>
            </w:r>
            <w:proofErr w:type="gramEnd"/>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proofErr w:type="gramStart"/>
            <w:r>
              <w:t>change:hasManifestation</w:t>
            </w:r>
            <w:proofErr w:type="gramEnd"/>
            <w:r>
              <w:t xml:space="preserve"> some TransitSystem and  </w:t>
            </w:r>
            <w:r>
              <w:lastRenderedPageBreak/>
              <w:t>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proofErr w:type="gramStart"/>
            <w:r>
              <w:t>change:existsAt</w:t>
            </w:r>
            <w:proofErr w:type="gramEnd"/>
          </w:p>
        </w:tc>
        <w:tc>
          <w:tcPr>
            <w:tcW w:w="3586" w:type="dxa"/>
          </w:tcPr>
          <w:p w14:paraId="6A46D3EB" w14:textId="77777777" w:rsidR="000F4675" w:rsidRDefault="000F4675" w:rsidP="00BA5A7B">
            <w:r>
              <w:t xml:space="preserve">exactly 1 </w:t>
            </w:r>
            <w:proofErr w:type="gramStart"/>
            <w:r>
              <w:t>time:Interval</w:t>
            </w:r>
            <w:proofErr w:type="gramEnd"/>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proofErr w:type="gramStart"/>
            <w:r>
              <w:t>org:OrganizationPD</w:t>
            </w:r>
            <w:proofErr w:type="gramEnd"/>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proofErr w:type="gramStart"/>
            <w:r>
              <w:t>change:</w:t>
            </w:r>
            <w:r w:rsidR="00A47861">
              <w:t>Manifestation</w:t>
            </w:r>
            <w:proofErr w:type="gramEnd"/>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proofErr w:type="gramStart"/>
            <w:r>
              <w:t>change:</w:t>
            </w:r>
            <w:r w:rsidR="00A47861">
              <w:t>manifestationOf</w:t>
            </w:r>
            <w:proofErr w:type="gramEnd"/>
            <w:r w:rsidR="00A47861">
              <w:t xml:space="preserve">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proofErr w:type="gramStart"/>
            <w:r>
              <w:t>change:</w:t>
            </w:r>
            <w:r w:rsidR="006D5597">
              <w:t>existsAt</w:t>
            </w:r>
            <w:proofErr w:type="gramEnd"/>
          </w:p>
        </w:tc>
        <w:tc>
          <w:tcPr>
            <w:tcW w:w="3586" w:type="dxa"/>
          </w:tcPr>
          <w:p w14:paraId="354490E5" w14:textId="77777777" w:rsidR="00A47861" w:rsidRDefault="00A47861" w:rsidP="00A47861">
            <w:r>
              <w:t xml:space="preserve">exactly 1 </w:t>
            </w:r>
            <w:proofErr w:type="gramStart"/>
            <w:r w:rsidR="00CF11C5">
              <w:t>time:</w:t>
            </w:r>
            <w:r>
              <w:t>TemporalEntity</w:t>
            </w:r>
            <w:proofErr w:type="gramEnd"/>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 xml:space="preserve">only </w:t>
            </w:r>
            <w:proofErr w:type="gramStart"/>
            <w:r>
              <w:t>monetary:MonetaryValue</w:t>
            </w:r>
            <w:proofErr w:type="gramEnd"/>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proofErr w:type="gramStart"/>
            <w:r w:rsidR="00265148">
              <w:t>time:DurationDescription</w:t>
            </w:r>
            <w:proofErr w:type="gramEnd"/>
            <w:r w:rsidR="00265148">
              <w:t xml:space="preserve">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proofErr w:type="gramStart"/>
            <w:r>
              <w:t>change:TimeVaryingConcept</w:t>
            </w:r>
            <w:proofErr w:type="gramEnd"/>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proofErr w:type="gramStart"/>
            <w:r>
              <w:t>change:hasManifestation</w:t>
            </w:r>
            <w:proofErr w:type="gramEnd"/>
            <w:r>
              <w:t xml:space="preserve">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proofErr w:type="gramStart"/>
            <w:r>
              <w:t>change:existsAt</w:t>
            </w:r>
            <w:proofErr w:type="gramEnd"/>
          </w:p>
        </w:tc>
        <w:tc>
          <w:tcPr>
            <w:tcW w:w="3586" w:type="dxa"/>
          </w:tcPr>
          <w:p w14:paraId="1763B11B" w14:textId="77777777" w:rsidR="0047255E" w:rsidRDefault="0047255E" w:rsidP="00E45F01">
            <w:r>
              <w:t xml:space="preserve">only </w:t>
            </w:r>
            <w:proofErr w:type="gramStart"/>
            <w:r>
              <w:t>time:Interval</w:t>
            </w:r>
            <w:proofErr w:type="gramEnd"/>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proofErr w:type="gramStart"/>
            <w:r>
              <w:t>change:Manifestation</w:t>
            </w:r>
            <w:proofErr w:type="gramEnd"/>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proofErr w:type="gramStart"/>
            <w:r>
              <w:t>change:manifestationOf</w:t>
            </w:r>
            <w:proofErr w:type="gramEnd"/>
            <w:r>
              <w:t xml:space="preserve">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proofErr w:type="gramStart"/>
            <w:r>
              <w:t>change:existsAt</w:t>
            </w:r>
            <w:proofErr w:type="gramEnd"/>
          </w:p>
        </w:tc>
        <w:tc>
          <w:tcPr>
            <w:tcW w:w="3586" w:type="dxa"/>
          </w:tcPr>
          <w:p w14:paraId="1AA39AC2" w14:textId="77777777" w:rsidR="00197AFC" w:rsidRDefault="00197AFC" w:rsidP="00E45F01">
            <w:r>
              <w:t xml:space="preserve">only </w:t>
            </w:r>
            <w:proofErr w:type="gramStart"/>
            <w:r>
              <w:t>time:TemporalEntity</w:t>
            </w:r>
            <w:proofErr w:type="gramEnd"/>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 xml:space="preserve">max 1 </w:t>
            </w:r>
            <w:proofErr w:type="gramStart"/>
            <w:r>
              <w:t>xsd:string</w:t>
            </w:r>
            <w:proofErr w:type="gramEnd"/>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 xml:space="preserve">max 1 </w:t>
            </w:r>
            <w:proofErr w:type="gramStart"/>
            <w:r>
              <w:t>xsd:string</w:t>
            </w:r>
            <w:proofErr w:type="gramEnd"/>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 xml:space="preserve">max 1 </w:t>
            </w:r>
            <w:proofErr w:type="gramStart"/>
            <w:r>
              <w:t>xsd:string</w:t>
            </w:r>
            <w:proofErr w:type="gramEnd"/>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 xml:space="preserve">max 1 </w:t>
            </w:r>
            <w:proofErr w:type="gramStart"/>
            <w:r>
              <w:t>xsd:string</w:t>
            </w:r>
            <w:proofErr w:type="gramEnd"/>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proofErr w:type="gramStart"/>
            <w:r>
              <w:t>icontact:hasOperatingHours</w:t>
            </w:r>
            <w:proofErr w:type="gramEnd"/>
          </w:p>
        </w:tc>
        <w:tc>
          <w:tcPr>
            <w:tcW w:w="3586" w:type="dxa"/>
          </w:tcPr>
          <w:p w14:paraId="2F23868B" w14:textId="7FC381CB" w:rsidR="00197AFC" w:rsidRDefault="00197AFC" w:rsidP="00E45F01">
            <w:r>
              <w:t xml:space="preserve">some </w:t>
            </w:r>
            <w:proofErr w:type="gramStart"/>
            <w:r>
              <w:t>rec:HoursOfOperation</w:t>
            </w:r>
            <w:proofErr w:type="gramEnd"/>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proofErr w:type="gramStart"/>
            <w:r>
              <w:t>mereology:contains</w:t>
            </w:r>
            <w:proofErr w:type="gramEnd"/>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proofErr w:type="gramStart"/>
            <w:r>
              <w:t>transport:Node</w:t>
            </w:r>
            <w:proofErr w:type="gramEnd"/>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w:t>
            </w:r>
            <w:proofErr w:type="gramStart"/>
            <w:r>
              <w:t>loc:hasLocation</w:t>
            </w:r>
            <w:proofErr w:type="gramEnd"/>
          </w:p>
        </w:tc>
        <w:tc>
          <w:tcPr>
            <w:tcW w:w="3586" w:type="dxa"/>
          </w:tcPr>
          <w:p w14:paraId="7A30996C" w14:textId="69EE4D95" w:rsidR="009D269D" w:rsidRDefault="009D269D" w:rsidP="00E0503E">
            <w:r>
              <w:t xml:space="preserve">exactly </w:t>
            </w:r>
            <w:proofErr w:type="gramStart"/>
            <w:r>
              <w:t>1  spatial</w:t>
            </w:r>
            <w:proofErr w:type="gramEnd"/>
            <w:r>
              <w:t>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proofErr w:type="gramStart"/>
            <w:r w:rsidRPr="005E323D">
              <w:t>transit:hasStopCode</w:t>
            </w:r>
            <w:proofErr w:type="gramEnd"/>
          </w:p>
        </w:tc>
        <w:tc>
          <w:tcPr>
            <w:tcW w:w="3586" w:type="dxa"/>
          </w:tcPr>
          <w:p w14:paraId="60514337" w14:textId="76AF62CF" w:rsidR="009D269D" w:rsidRPr="00796B76" w:rsidRDefault="009D269D" w:rsidP="00E0503E">
            <w:r w:rsidRPr="00796B76">
              <w:t xml:space="preserve">exactly 1 </w:t>
            </w:r>
            <w:proofErr w:type="gramStart"/>
            <w:r w:rsidRPr="00796B76">
              <w:t>xsd:string</w:t>
            </w:r>
            <w:proofErr w:type="gramEnd"/>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proofErr w:type="gramStart"/>
            <w:r w:rsidRPr="005E323D">
              <w:t>transit:</w:t>
            </w:r>
            <w:r w:rsidR="00D03736" w:rsidRPr="005E323D">
              <w:t>w</w:t>
            </w:r>
            <w:r w:rsidRPr="005E323D">
              <w:t>heelchair</w:t>
            </w:r>
            <w:r w:rsidR="00B60B95" w:rsidRPr="005E323D">
              <w:t>Boarding</w:t>
            </w:r>
            <w:proofErr w:type="gramEnd"/>
          </w:p>
        </w:tc>
        <w:tc>
          <w:tcPr>
            <w:tcW w:w="3586" w:type="dxa"/>
          </w:tcPr>
          <w:p w14:paraId="69EDC92B" w14:textId="3E545CF1" w:rsidR="009D269D" w:rsidRPr="002E1D5B" w:rsidRDefault="009D269D" w:rsidP="00E0503E">
            <w:r w:rsidRPr="005E323D">
              <w:t xml:space="preserve">exactly 1 </w:t>
            </w:r>
            <w:proofErr w:type="gramStart"/>
            <w:r w:rsidR="00ED57B5" w:rsidRPr="005E323D">
              <w:t>xsd:boolean</w:t>
            </w:r>
            <w:proofErr w:type="gramEnd"/>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w:t>
            </w:r>
            <w:proofErr w:type="gramStart"/>
            <w:r w:rsidRPr="005E323D">
              <w:t>transit:wheelchairAccessible</w:t>
            </w:r>
            <w:proofErr w:type="gramEnd"/>
            <w:r w:rsidRPr="005E323D">
              <w:t xml:space="preserv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proofErr w:type="gramStart"/>
            <w:r>
              <w:t>mereology:contains</w:t>
            </w:r>
            <w:proofErr w:type="gramEnd"/>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w:t>
            </w:r>
            <w:proofErr w:type="gramStart"/>
            <w:r>
              <w:t>loc:associatedLocation</w:t>
            </w:r>
            <w:proofErr w:type="gramEnd"/>
          </w:p>
        </w:tc>
        <w:tc>
          <w:tcPr>
            <w:tcW w:w="3586" w:type="dxa"/>
            <w:shd w:val="clear" w:color="auto" w:fill="auto"/>
          </w:tcPr>
          <w:p w14:paraId="2237A034" w14:textId="62704515" w:rsidR="00AF0847" w:rsidRDefault="00AF0847" w:rsidP="00E0503E">
            <w:r>
              <w:t>some spatial_</w:t>
            </w:r>
            <w:proofErr w:type="gramStart"/>
            <w:r>
              <w:t>loc:Feature</w:t>
            </w:r>
            <w:proofErr w:type="gramEnd"/>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proofErr w:type="gramStart"/>
            <w:r>
              <w:t>activity:Activity</w:t>
            </w:r>
            <w:proofErr w:type="gramEnd"/>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 xml:space="preserve">min 1 </w:t>
            </w:r>
            <w:proofErr w:type="gramStart"/>
            <w:r>
              <w:t>xsd:string</w:t>
            </w:r>
            <w:proofErr w:type="gramEnd"/>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 xml:space="preserve">only </w:t>
            </w:r>
            <w:proofErr w:type="gramStart"/>
            <w:r>
              <w:t>time:Interval</w:t>
            </w:r>
            <w:proofErr w:type="gramEnd"/>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proofErr w:type="gramStart"/>
            <w:r>
              <w:t>trip:Trip</w:t>
            </w:r>
            <w:proofErr w:type="gramEnd"/>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proofErr w:type="gramStart"/>
            <w:r>
              <w:t>transit</w:t>
            </w:r>
            <w:r w:rsidR="00E40914">
              <w:t>:occursOn</w:t>
            </w:r>
            <w:proofErr w:type="gramEnd"/>
          </w:p>
        </w:tc>
        <w:tc>
          <w:tcPr>
            <w:tcW w:w="3586" w:type="dxa"/>
          </w:tcPr>
          <w:p w14:paraId="23E7E06D" w14:textId="2049B41E" w:rsidR="00E40914" w:rsidRDefault="00E40914" w:rsidP="00E0503E">
            <w:r>
              <w:t xml:space="preserve">only </w:t>
            </w:r>
            <w:proofErr w:type="gramStart"/>
            <w:r w:rsidR="00AC2F96">
              <w:t>transit:</w:t>
            </w:r>
            <w:r>
              <w:t>Route</w:t>
            </w:r>
            <w:proofErr w:type="gramEnd"/>
            <w:r>
              <w:t xml:space="preserv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proofErr w:type="gramStart"/>
            <w:r>
              <w:t>transit</w:t>
            </w:r>
            <w:r w:rsidR="00E40914">
              <w:t>:viaVehicle</w:t>
            </w:r>
            <w:proofErr w:type="gramEnd"/>
          </w:p>
        </w:tc>
        <w:tc>
          <w:tcPr>
            <w:tcW w:w="3586" w:type="dxa"/>
          </w:tcPr>
          <w:p w14:paraId="4B9F2F33" w14:textId="67BD0C35" w:rsidR="00E40914" w:rsidRDefault="00E40914" w:rsidP="00E0503E">
            <w:r>
              <w:t xml:space="preserve">exactly 1 </w:t>
            </w:r>
            <w:proofErr w:type="gramStart"/>
            <w:r w:rsidR="00AC2F96">
              <w:t>transit:</w:t>
            </w:r>
            <w:r>
              <w:t>TransitVehicle</w:t>
            </w:r>
            <w:proofErr w:type="gramEnd"/>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proofErr w:type="gramStart"/>
            <w:r>
              <w:t>transit</w:t>
            </w:r>
            <w:r w:rsidR="00E40914">
              <w:t>:isOutbound</w:t>
            </w:r>
            <w:proofErr w:type="gramEnd"/>
          </w:p>
        </w:tc>
        <w:tc>
          <w:tcPr>
            <w:tcW w:w="3586" w:type="dxa"/>
          </w:tcPr>
          <w:p w14:paraId="29172D54" w14:textId="57A73678" w:rsidR="00E40914" w:rsidRDefault="00E40914" w:rsidP="00E0503E">
            <w:r>
              <w:t xml:space="preserve">only </w:t>
            </w:r>
            <w:proofErr w:type="gramStart"/>
            <w:r>
              <w:t>xsd:boolean</w:t>
            </w:r>
            <w:proofErr w:type="gramEnd"/>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proofErr w:type="gramStart"/>
            <w:r>
              <w:t>rec:RecurringEvent</w:t>
            </w:r>
            <w:proofErr w:type="gramEnd"/>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proofErr w:type="gramStart"/>
            <w:r>
              <w:t>rec:hasOccurrence</w:t>
            </w:r>
            <w:proofErr w:type="gramEnd"/>
          </w:p>
        </w:tc>
        <w:tc>
          <w:tcPr>
            <w:tcW w:w="3586" w:type="dxa"/>
          </w:tcPr>
          <w:p w14:paraId="1A1BE5A9" w14:textId="7FEC51C0" w:rsidR="00022B45" w:rsidRDefault="00022B45" w:rsidP="00E0503E">
            <w:r>
              <w:t xml:space="preserve">only </w:t>
            </w:r>
            <w:proofErr w:type="gramStart"/>
            <w:r>
              <w:t>transit:TransitTrip</w:t>
            </w:r>
            <w:proofErr w:type="gramEnd"/>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proofErr w:type="gramStart"/>
            <w:r>
              <w:t>transit:scheduledOn</w:t>
            </w:r>
            <w:proofErr w:type="gramEnd"/>
          </w:p>
        </w:tc>
        <w:tc>
          <w:tcPr>
            <w:tcW w:w="3586" w:type="dxa"/>
          </w:tcPr>
          <w:p w14:paraId="74421FBE" w14:textId="5D75EA10" w:rsidR="00022B45" w:rsidRDefault="00022B45" w:rsidP="00E0503E">
            <w:r>
              <w:t xml:space="preserve">only </w:t>
            </w:r>
            <w:proofErr w:type="gramStart"/>
            <w:r>
              <w:t>transit:Route</w:t>
            </w:r>
            <w:proofErr w:type="gramEnd"/>
            <w:r>
              <w:t xml:space="preserv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proofErr w:type="gramStart"/>
            <w:r>
              <w:t>transit:isOutbound</w:t>
            </w:r>
            <w:proofErr w:type="gramEnd"/>
          </w:p>
        </w:tc>
        <w:tc>
          <w:tcPr>
            <w:tcW w:w="3586" w:type="dxa"/>
          </w:tcPr>
          <w:p w14:paraId="6E770EDB" w14:textId="0D50462A" w:rsidR="00022B45" w:rsidRDefault="00022B45" w:rsidP="006A3E39">
            <w:r>
              <w:t xml:space="preserve">only </w:t>
            </w:r>
            <w:proofErr w:type="gramStart"/>
            <w:r>
              <w:t>xsd:boolean</w:t>
            </w:r>
            <w:proofErr w:type="gramEnd"/>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proofErr w:type="gramStart"/>
            <w:r>
              <w:t>transit:isWheelchairAccessible</w:t>
            </w:r>
            <w:proofErr w:type="gramEnd"/>
          </w:p>
        </w:tc>
        <w:tc>
          <w:tcPr>
            <w:tcW w:w="3586" w:type="dxa"/>
          </w:tcPr>
          <w:p w14:paraId="1ACE6182" w14:textId="62C79A9E" w:rsidR="00022B45" w:rsidRDefault="00022B45" w:rsidP="006A3E39">
            <w:r>
              <w:t xml:space="preserve">only </w:t>
            </w:r>
            <w:proofErr w:type="gramStart"/>
            <w:r>
              <w:t>xsd:boolean</w:t>
            </w:r>
            <w:proofErr w:type="gramEnd"/>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proofErr w:type="gramStart"/>
            <w:r>
              <w:t>vehicle:Vehicle</w:t>
            </w:r>
            <w:proofErr w:type="gramEnd"/>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 xml:space="preserve">exactly 1 </w:t>
            </w:r>
            <w:proofErr w:type="gramStart"/>
            <w:r>
              <w:t>xsd:string</w:t>
            </w:r>
            <w:proofErr w:type="gramEnd"/>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proofErr w:type="gramStart"/>
            <w:r>
              <w:t>transit</w:t>
            </w:r>
            <w:r w:rsidR="006A3E39" w:rsidRPr="001227F5">
              <w:t>:</w:t>
            </w:r>
            <w:r>
              <w:t>TransitVehicle</w:t>
            </w:r>
            <w:proofErr w:type="gramEnd"/>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proofErr w:type="gramStart"/>
            <w:r>
              <w:t>person:Person</w:t>
            </w:r>
            <w:proofErr w:type="gramEnd"/>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 xml:space="preserve">only </w:t>
            </w:r>
            <w:proofErr w:type="gramStart"/>
            <w:r>
              <w:t>xsd:boolean</w:t>
            </w:r>
            <w:proofErr w:type="gramEnd"/>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rPr>
          <w:sz w:val="24"/>
        </w:rPr>
      </w:pPr>
      <w:r w:rsidRPr="00796B76">
        <w:rPr>
          <w:sz w:val="24"/>
        </w:rPr>
        <w:t>Activity</w:t>
      </w:r>
    </w:p>
    <w:p w14:paraId="322714C7" w14:textId="762B32E8" w:rsidR="00796B76" w:rsidRDefault="00796B76" w:rsidP="001D3F17">
      <w:pPr>
        <w:pStyle w:val="ListParagraph"/>
        <w:numPr>
          <w:ilvl w:val="0"/>
          <w:numId w:val="3"/>
        </w:numPr>
        <w:rPr>
          <w:sz w:val="24"/>
        </w:rPr>
      </w:pPr>
      <w:r>
        <w:rPr>
          <w:sz w:val="24"/>
        </w:rPr>
        <w:t>Change</w:t>
      </w:r>
    </w:p>
    <w:p w14:paraId="2054F441" w14:textId="724CF18E" w:rsidR="00796B76" w:rsidRDefault="00796B76" w:rsidP="001D3F17">
      <w:pPr>
        <w:pStyle w:val="ListParagraph"/>
        <w:numPr>
          <w:ilvl w:val="0"/>
          <w:numId w:val="3"/>
        </w:numPr>
        <w:rPr>
          <w:sz w:val="24"/>
        </w:rPr>
      </w:pPr>
      <w:r>
        <w:rPr>
          <w:sz w:val="24"/>
        </w:rPr>
        <w:t>Spatial Location</w:t>
      </w:r>
    </w:p>
    <w:p w14:paraId="18250EF2" w14:textId="5F14EA9A" w:rsidR="00F5550D" w:rsidRPr="00796B76" w:rsidRDefault="00F5550D" w:rsidP="001D3F17">
      <w:pPr>
        <w:pStyle w:val="ListParagraph"/>
        <w:numPr>
          <w:ilvl w:val="0"/>
          <w:numId w:val="3"/>
        </w:numPr>
        <w:rPr>
          <w:sz w:val="24"/>
        </w:rPr>
      </w:pPr>
      <w:r w:rsidRPr="00796B76">
        <w:rPr>
          <w:sz w:val="24"/>
        </w:rPr>
        <w:t>TransportationSystem</w:t>
      </w:r>
    </w:p>
    <w:p w14:paraId="437BE40D" w14:textId="7B6B2F7C" w:rsidR="00B16505" w:rsidRPr="00796B76" w:rsidRDefault="00B16505" w:rsidP="001D3F17">
      <w:pPr>
        <w:pStyle w:val="ListParagraph"/>
        <w:numPr>
          <w:ilvl w:val="0"/>
          <w:numId w:val="3"/>
        </w:numPr>
        <w:rPr>
          <w:sz w:val="24"/>
        </w:rPr>
      </w:pPr>
      <w:r w:rsidRPr="00796B76">
        <w:rPr>
          <w:sz w:val="24"/>
        </w:rPr>
        <w:lastRenderedPageBreak/>
        <w:t>Trip</w:t>
      </w:r>
    </w:p>
    <w:p w14:paraId="6D95BAA6" w14:textId="5A099D15" w:rsidR="000F4675" w:rsidRPr="00796B76" w:rsidRDefault="000F4675" w:rsidP="001D3F17">
      <w:pPr>
        <w:pStyle w:val="ListParagraph"/>
        <w:numPr>
          <w:ilvl w:val="0"/>
          <w:numId w:val="3"/>
        </w:numPr>
        <w:rPr>
          <w:sz w:val="24"/>
        </w:rPr>
      </w:pPr>
      <w:r w:rsidRPr="00796B76">
        <w:rPr>
          <w:sz w:val="24"/>
        </w:rPr>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12" w:name="_Toc2843367"/>
      <w:r>
        <w:t>Land Use</w:t>
      </w:r>
      <w:r w:rsidR="00BA1ACD">
        <w:t xml:space="preserve"> Ontology</w:t>
      </w:r>
      <w:bookmarkEnd w:id="112"/>
    </w:p>
    <w:p w14:paraId="5C88E1D1" w14:textId="499E181B" w:rsidR="00D479C9" w:rsidRPr="00D479C9" w:rsidRDefault="0089518D" w:rsidP="00D479C9">
      <w:pPr>
        <w:rPr>
          <w:i/>
        </w:rPr>
      </w:pPr>
      <w:r>
        <w:rPr>
          <w:i/>
        </w:rPr>
        <w:t>http://ontology.eil.utoronto.ca/icity/</w:t>
      </w:r>
      <w:r w:rsidR="00D479C9">
        <w:rPr>
          <w:i/>
        </w:rPr>
        <w:t>LandUse</w:t>
      </w:r>
      <w:r w:rsidR="00AC0B4C">
        <w:rPr>
          <w:i/>
        </w:rPr>
        <w:t>.owl</w:t>
      </w:r>
    </w:p>
    <w:p w14:paraId="0A4C08B0" w14:textId="77777777" w:rsidR="000C0D23" w:rsidRPr="000C0D23" w:rsidRDefault="000C0D23" w:rsidP="000C0D23">
      <w:pPr>
        <w:rPr>
          <w:b/>
        </w:rPr>
      </w:pPr>
      <w:r w:rsidRPr="000C0D23">
        <w:rPr>
          <w:b/>
        </w:rPr>
        <w:t>Namespace: landuse</w:t>
      </w:r>
    </w:p>
    <w:p w14:paraId="21F601C9" w14:textId="7A5F1737"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EA6A93">
        <w:t>; at a given point in time, a Parcel is a spatial Feature.</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lastRenderedPageBreak/>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proofErr w:type="gramStart"/>
            <w:r>
              <w:t>change:</w:t>
            </w:r>
            <w:r w:rsidR="00A47861">
              <w:t>TimeVaryingConcept</w:t>
            </w:r>
            <w:proofErr w:type="gramEnd"/>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proofErr w:type="gramStart"/>
            <w:r>
              <w:t>change:</w:t>
            </w:r>
            <w:r w:rsidR="00A47861">
              <w:t>hasManifestatio</w:t>
            </w:r>
            <w:r w:rsidR="00D22E62">
              <w:t>n</w:t>
            </w:r>
            <w:proofErr w:type="gramEnd"/>
            <w:r w:rsidR="00D22E62">
              <w:t xml:space="preserve">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proofErr w:type="gramStart"/>
            <w:r>
              <w:t>change:</w:t>
            </w:r>
            <w:r w:rsidR="006D5597">
              <w:t>existsAt</w:t>
            </w:r>
            <w:proofErr w:type="gramEnd"/>
          </w:p>
        </w:tc>
        <w:tc>
          <w:tcPr>
            <w:tcW w:w="3450" w:type="dxa"/>
          </w:tcPr>
          <w:p w14:paraId="2947314F" w14:textId="77777777" w:rsidR="00A47861" w:rsidRDefault="00A47861" w:rsidP="00A47861">
            <w:r>
              <w:t xml:space="preserve">exactly 1 </w:t>
            </w:r>
            <w:proofErr w:type="gramStart"/>
            <w:r w:rsidR="00B17E1B">
              <w:t>time:</w:t>
            </w:r>
            <w:r>
              <w:t>Interval</w:t>
            </w:r>
            <w:proofErr w:type="gramEnd"/>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w:t>
            </w:r>
            <w:proofErr w:type="gramStart"/>
            <w:r w:rsidRPr="00EA6A93">
              <w:rPr>
                <w:strike/>
              </w:rPr>
              <w:t>loc:</w:t>
            </w:r>
            <w:r w:rsidR="00A47861" w:rsidRPr="00EA6A93">
              <w:rPr>
                <w:strike/>
              </w:rPr>
              <w:t>hasLocation</w:t>
            </w:r>
            <w:proofErr w:type="gramEnd"/>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w:t>
            </w:r>
            <w:proofErr w:type="gramStart"/>
            <w:r w:rsidR="00B17E1B" w:rsidRPr="00EA6A93">
              <w:rPr>
                <w:strike/>
              </w:rPr>
              <w:t>loc;</w:t>
            </w:r>
            <w:r w:rsidRPr="00EA6A93">
              <w:rPr>
                <w:strike/>
              </w:rPr>
              <w:t>Spatial</w:t>
            </w:r>
            <w:r w:rsidR="00B17E1B" w:rsidRPr="00EA6A93">
              <w:rPr>
                <w:strike/>
              </w:rPr>
              <w:t>Feature</w:t>
            </w:r>
            <w:proofErr w:type="gramEnd"/>
          </w:p>
        </w:tc>
      </w:tr>
      <w:tr w:rsidR="00EA6A93" w14:paraId="7539C8E4" w14:textId="77777777" w:rsidTr="00EA6A93">
        <w:trPr>
          <w:cantSplit/>
        </w:trPr>
        <w:tc>
          <w:tcPr>
            <w:tcW w:w="3136" w:type="dxa"/>
            <w:vMerge w:val="restart"/>
          </w:tcPr>
          <w:p w14:paraId="10298719" w14:textId="1E9272FC" w:rsidR="00EA6A93" w:rsidRDefault="00EA6A93" w:rsidP="0023361A">
            <w:proofErr w:type="gramStart"/>
            <w:r>
              <w:t>lbcs:Parcel</w:t>
            </w:r>
            <w:proofErr w:type="gramEnd"/>
          </w:p>
        </w:tc>
        <w:tc>
          <w:tcPr>
            <w:tcW w:w="2764" w:type="dxa"/>
          </w:tcPr>
          <w:p w14:paraId="24308A13" w14:textId="5662D9FA" w:rsidR="00EA6A93" w:rsidRDefault="00EA6A93" w:rsidP="00A47861">
            <w:r>
              <w:t>subClassOf</w:t>
            </w:r>
          </w:p>
        </w:tc>
        <w:tc>
          <w:tcPr>
            <w:tcW w:w="3450" w:type="dxa"/>
          </w:tcPr>
          <w:p w14:paraId="752DB305" w14:textId="1F07F843" w:rsidR="00EA6A93" w:rsidRDefault="00EA6A93" w:rsidP="00A47861">
            <w:r>
              <w:t>spatial_</w:t>
            </w:r>
            <w:proofErr w:type="gramStart"/>
            <w:r>
              <w:t>loc:Feature</w:t>
            </w:r>
            <w:proofErr w:type="gramEnd"/>
          </w:p>
        </w:tc>
      </w:tr>
      <w:tr w:rsidR="00EA6A93" w14:paraId="3F44BBEF" w14:textId="77777777" w:rsidTr="00EA6A93">
        <w:trPr>
          <w:cantSplit/>
        </w:trPr>
        <w:tc>
          <w:tcPr>
            <w:tcW w:w="3136" w:type="dxa"/>
            <w:vMerge/>
          </w:tcPr>
          <w:p w14:paraId="76A0B16B" w14:textId="32310B7C" w:rsidR="00EA6A93" w:rsidRDefault="00EA6A93" w:rsidP="00A47861"/>
        </w:tc>
        <w:tc>
          <w:tcPr>
            <w:tcW w:w="2764" w:type="dxa"/>
          </w:tcPr>
          <w:p w14:paraId="0DC340A6" w14:textId="77777777" w:rsidR="00EA6A93" w:rsidRDefault="00EA6A93" w:rsidP="00A47861">
            <w:r>
              <w:t>subclassOf</w:t>
            </w:r>
          </w:p>
        </w:tc>
        <w:tc>
          <w:tcPr>
            <w:tcW w:w="3450" w:type="dxa"/>
          </w:tcPr>
          <w:p w14:paraId="1693CDA4" w14:textId="77777777" w:rsidR="00EA6A93" w:rsidRDefault="00EA6A93" w:rsidP="00A47861">
            <w:proofErr w:type="gramStart"/>
            <w:r>
              <w:t>change:Manifestation</w:t>
            </w:r>
            <w:proofErr w:type="gramEnd"/>
          </w:p>
        </w:tc>
      </w:tr>
      <w:tr w:rsidR="00EA6A93" w14:paraId="5CEC76D5" w14:textId="77777777" w:rsidTr="00EA6A93">
        <w:trPr>
          <w:cantSplit/>
        </w:trPr>
        <w:tc>
          <w:tcPr>
            <w:tcW w:w="3136" w:type="dxa"/>
            <w:vMerge/>
          </w:tcPr>
          <w:p w14:paraId="4AEA91DF" w14:textId="77777777" w:rsidR="00EA6A93" w:rsidRDefault="00EA6A93" w:rsidP="00A47861"/>
        </w:tc>
        <w:tc>
          <w:tcPr>
            <w:tcW w:w="2764" w:type="dxa"/>
          </w:tcPr>
          <w:p w14:paraId="23EAEDE2" w14:textId="77777777" w:rsidR="00EA6A93" w:rsidRDefault="00EA6A93" w:rsidP="00A47861">
            <w:r>
              <w:t>equivalentClass</w:t>
            </w:r>
          </w:p>
        </w:tc>
        <w:tc>
          <w:tcPr>
            <w:tcW w:w="3450" w:type="dxa"/>
          </w:tcPr>
          <w:p w14:paraId="06B4B0BA" w14:textId="77777777" w:rsidR="00EA6A93" w:rsidRDefault="00EA6A93" w:rsidP="00A47861">
            <w:proofErr w:type="gramStart"/>
            <w:r>
              <w:t>change:manifestationOf</w:t>
            </w:r>
            <w:proofErr w:type="gramEnd"/>
            <w:r>
              <w:t xml:space="preserve"> some ParcelPD and   change:manifestationOf only ParcelPD</w:t>
            </w:r>
          </w:p>
        </w:tc>
      </w:tr>
      <w:tr w:rsidR="00EA6A93" w14:paraId="7541BE16" w14:textId="77777777" w:rsidTr="00EA6A93">
        <w:trPr>
          <w:cantSplit/>
        </w:trPr>
        <w:tc>
          <w:tcPr>
            <w:tcW w:w="3136" w:type="dxa"/>
            <w:vMerge/>
          </w:tcPr>
          <w:p w14:paraId="7697AA1C" w14:textId="77777777" w:rsidR="00EA6A93" w:rsidRDefault="00EA6A93" w:rsidP="00A47861"/>
        </w:tc>
        <w:tc>
          <w:tcPr>
            <w:tcW w:w="2764" w:type="dxa"/>
          </w:tcPr>
          <w:p w14:paraId="3365E11E" w14:textId="77777777" w:rsidR="00EA6A93" w:rsidRDefault="00EA6A93" w:rsidP="00A47861">
            <w:proofErr w:type="gramStart"/>
            <w:r>
              <w:t>change:existsAt</w:t>
            </w:r>
            <w:proofErr w:type="gramEnd"/>
          </w:p>
        </w:tc>
        <w:tc>
          <w:tcPr>
            <w:tcW w:w="3450" w:type="dxa"/>
          </w:tcPr>
          <w:p w14:paraId="667A19EE" w14:textId="77777777" w:rsidR="00EA6A93" w:rsidRDefault="00EA6A93" w:rsidP="00A47861">
            <w:r>
              <w:t xml:space="preserve">exactly 1 </w:t>
            </w:r>
            <w:proofErr w:type="gramStart"/>
            <w:r>
              <w:t>time:TemporalEntity</w:t>
            </w:r>
            <w:proofErr w:type="gramEnd"/>
          </w:p>
        </w:tc>
      </w:tr>
      <w:tr w:rsidR="00EA6A93" w14:paraId="6C76CD7F" w14:textId="77777777" w:rsidTr="00EA6A93">
        <w:trPr>
          <w:cantSplit/>
        </w:trPr>
        <w:tc>
          <w:tcPr>
            <w:tcW w:w="3136" w:type="dxa"/>
            <w:vMerge/>
          </w:tcPr>
          <w:p w14:paraId="76265124" w14:textId="77777777" w:rsidR="00EA6A93" w:rsidRDefault="00EA6A93" w:rsidP="00A47861"/>
        </w:tc>
        <w:tc>
          <w:tcPr>
            <w:tcW w:w="2764" w:type="dxa"/>
          </w:tcPr>
          <w:p w14:paraId="3703DBB9" w14:textId="77777777" w:rsidR="00EA6A93" w:rsidRDefault="00EA6A93" w:rsidP="00A47861">
            <w:r>
              <w:t>hasLandUse</w:t>
            </w:r>
          </w:p>
        </w:tc>
        <w:tc>
          <w:tcPr>
            <w:tcW w:w="3450" w:type="dxa"/>
          </w:tcPr>
          <w:p w14:paraId="2A11159C" w14:textId="77777777" w:rsidR="00EA6A93" w:rsidRDefault="00EA6A93" w:rsidP="00A47861">
            <w:r>
              <w:t>min 1 LandUseClassification</w:t>
            </w:r>
          </w:p>
        </w:tc>
      </w:tr>
      <w:tr w:rsidR="00EA6A93" w14:paraId="17722EC2" w14:textId="77777777" w:rsidTr="00EA6A93">
        <w:trPr>
          <w:cantSplit/>
        </w:trPr>
        <w:tc>
          <w:tcPr>
            <w:tcW w:w="3136" w:type="dxa"/>
            <w:vMerge/>
          </w:tcPr>
          <w:p w14:paraId="445FCC6B" w14:textId="77777777" w:rsidR="00EA6A93" w:rsidRDefault="00EA6A93" w:rsidP="00A47861"/>
        </w:tc>
        <w:tc>
          <w:tcPr>
            <w:tcW w:w="2764" w:type="dxa"/>
          </w:tcPr>
          <w:p w14:paraId="2A31FE0A" w14:textId="12789355" w:rsidR="00EA6A93" w:rsidRDefault="00EA6A93" w:rsidP="00A47861">
            <w:r>
              <w:t>associatedArea</w:t>
            </w:r>
          </w:p>
        </w:tc>
        <w:tc>
          <w:tcPr>
            <w:tcW w:w="3450" w:type="dxa"/>
          </w:tcPr>
          <w:p w14:paraId="5AEB7EF4" w14:textId="3D4FC981" w:rsidR="00EA6A93" w:rsidRDefault="00EA6A93" w:rsidP="00A47861">
            <w:r>
              <w:t xml:space="preserve">only </w:t>
            </w:r>
            <w:proofErr w:type="gramStart"/>
            <w:r>
              <w:t>om:area</w:t>
            </w:r>
            <w:proofErr w:type="gramEnd"/>
          </w:p>
        </w:tc>
      </w:tr>
      <w:tr w:rsidR="00EA6A93" w14:paraId="0AE0D7E7" w14:textId="77777777" w:rsidTr="00EA6A93">
        <w:trPr>
          <w:cantSplit/>
        </w:trPr>
        <w:tc>
          <w:tcPr>
            <w:tcW w:w="3136" w:type="dxa"/>
            <w:vMerge/>
          </w:tcPr>
          <w:p w14:paraId="36CA58DC" w14:textId="77777777" w:rsidR="00EA6A93" w:rsidRDefault="00EA6A93" w:rsidP="00A47861"/>
        </w:tc>
        <w:tc>
          <w:tcPr>
            <w:tcW w:w="2764" w:type="dxa"/>
          </w:tcPr>
          <w:p w14:paraId="0BBFC199" w14:textId="2EB68731" w:rsidR="00EA6A93" w:rsidRDefault="00EA6A93" w:rsidP="00A47861">
            <w:r>
              <w:t>hasPopulation</w:t>
            </w:r>
          </w:p>
        </w:tc>
        <w:tc>
          <w:tcPr>
            <w:tcW w:w="3450" w:type="dxa"/>
          </w:tcPr>
          <w:p w14:paraId="5672BD9B" w14:textId="6D1D7AFC" w:rsidR="00EA6A93" w:rsidRDefault="00EA6A93"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proofErr w:type="gramStart"/>
            <w:r>
              <w:t>govstat:Population</w:t>
            </w:r>
            <w:proofErr w:type="gramEnd"/>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proofErr w:type="gramStart"/>
            <w:r>
              <w:t>lbcs:Activity</w:t>
            </w:r>
            <w:proofErr w:type="gramEnd"/>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proofErr w:type="gramStart"/>
            <w:r>
              <w:t>lbcs:Function</w:t>
            </w:r>
            <w:proofErr w:type="gramEnd"/>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proofErr w:type="gramStart"/>
            <w:r>
              <w:t>lbcs:Structure</w:t>
            </w:r>
            <w:proofErr w:type="gramEnd"/>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proofErr w:type="gramStart"/>
            <w:r>
              <w:t>lbcs:Site</w:t>
            </w:r>
            <w:proofErr w:type="gramEnd"/>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proofErr w:type="gramStart"/>
            <w:r>
              <w:t>lbcs:Ownership</w:t>
            </w:r>
            <w:proofErr w:type="gramEnd"/>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 xml:space="preserve">hasCLUMPCode min 1 </w:t>
            </w:r>
            <w:proofErr w:type="gramStart"/>
            <w:r>
              <w:t>xsd:string</w:t>
            </w:r>
            <w:proofErr w:type="gramEnd"/>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 xml:space="preserve">hasAAFCCode min 1 </w:t>
            </w:r>
            <w:proofErr w:type="gramStart"/>
            <w:r>
              <w:t>xsd:string</w:t>
            </w:r>
            <w:proofErr w:type="gramEnd"/>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lastRenderedPageBreak/>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77777777"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7"/>
      </w:r>
      <w:r>
        <w:t xml:space="preserve"> presented by </w:t>
      </w:r>
      <w:sdt>
        <w:sdtPr>
          <w:id w:val="186619333"/>
          <w:citation/>
        </w:sdt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13" w:name="_Toc2843368"/>
      <w:r>
        <w:t>Trip</w:t>
      </w:r>
      <w:r w:rsidR="00BA1ACD">
        <w:t xml:space="preserve"> Ontology</w:t>
      </w:r>
      <w:bookmarkEnd w:id="113"/>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proofErr w:type="gramStart"/>
            <w:r w:rsidRPr="00B706B5">
              <w:t>activity:Activity</w:t>
            </w:r>
            <w:proofErr w:type="gramEnd"/>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w:t>
            </w:r>
            <w:proofErr w:type="gramStart"/>
            <w:r>
              <w:t>loc:SpatialFeature</w:t>
            </w:r>
            <w:proofErr w:type="gramEnd"/>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proofErr w:type="gramStart"/>
            <w:r w:rsidRPr="00E80D3C">
              <w:rPr>
                <w:highlight w:val="yellow"/>
              </w:rPr>
              <w:t>only</w:t>
            </w:r>
            <w:r>
              <w:t xml:space="preserve">  spatial</w:t>
            </w:r>
            <w:proofErr w:type="gramEnd"/>
            <w:r>
              <w:t>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 xml:space="preserve">exactly 1 </w:t>
            </w:r>
            <w:proofErr w:type="gramStart"/>
            <w:r w:rsidRPr="00E80D3C">
              <w:rPr>
                <w:strike/>
              </w:rPr>
              <w:t>time:Interval</w:t>
            </w:r>
            <w:proofErr w:type="gramEnd"/>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 xml:space="preserve">min 1 </w:t>
            </w:r>
            <w:proofErr w:type="gramStart"/>
            <w:r>
              <w:t>transportation:Network</w:t>
            </w:r>
            <w:proofErr w:type="gramEnd"/>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 xml:space="preserve">min </w:t>
            </w:r>
            <w:proofErr w:type="gramStart"/>
            <w:r>
              <w:t>1  transportation</w:t>
            </w:r>
            <w:proofErr w:type="gramEnd"/>
            <w:r>
              <w:t>:Arc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 xml:space="preserve">min </w:t>
            </w:r>
            <w:proofErr w:type="gramStart"/>
            <w:r>
              <w:t>1  transportation</w:t>
            </w:r>
            <w:proofErr w:type="gramEnd"/>
            <w:r>
              <w:t>:TransportationComplex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proofErr w:type="gramStart"/>
            <w:r>
              <w:rPr>
                <w:highlight w:val="yellow"/>
              </w:rPr>
              <w:t>transportation</w:t>
            </w:r>
            <w:r w:rsidRPr="00E80D3C">
              <w:rPr>
                <w:highlight w:val="yellow"/>
              </w:rPr>
              <w:t>:Mode</w:t>
            </w:r>
            <w:proofErr w:type="gramEnd"/>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 xml:space="preserve">only </w:t>
            </w:r>
            <w:proofErr w:type="gramStart"/>
            <w:r>
              <w:t>change:Manifestation</w:t>
            </w:r>
            <w:proofErr w:type="gramEnd"/>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 xml:space="preserve">only </w:t>
            </w:r>
            <w:proofErr w:type="gramStart"/>
            <w:r>
              <w:t>change:Manifestation</w:t>
            </w:r>
            <w:proofErr w:type="gramEnd"/>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 xml:space="preserve">1 </w:t>
            </w:r>
            <w:proofErr w:type="gramStart"/>
            <w:r w:rsidRPr="00E80D3C">
              <w:rPr>
                <w:highlight w:val="yellow"/>
              </w:rPr>
              <w:t>vehicle:Mode</w:t>
            </w:r>
            <w:proofErr w:type="gramEnd"/>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 xml:space="preserve">only </w:t>
            </w:r>
            <w:proofErr w:type="gramStart"/>
            <w:r>
              <w:t>vehicle:Vehicle</w:t>
            </w:r>
            <w:proofErr w:type="gramEnd"/>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14" w:name="_Toc2843369"/>
      <w:r>
        <w:t>Trip Costs</w:t>
      </w:r>
      <w:bookmarkEnd w:id="114"/>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proofErr w:type="gramStart"/>
            <w:r w:rsidR="00FC58CF">
              <w:t>om</w:t>
            </w:r>
            <w:r>
              <w:t>:MonetaryValue</w:t>
            </w:r>
            <w:proofErr w:type="gramEnd"/>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w:t>
            </w:r>
            <w:proofErr w:type="gramStart"/>
            <w:r>
              <w:t>trip:Tour</w:t>
            </w:r>
            <w:proofErr w:type="gramEnd"/>
            <w:r>
              <w:t xml:space="preserve">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 xml:space="preserve">only </w:t>
            </w:r>
            <w:proofErr w:type="gramStart"/>
            <w:r>
              <w:t>time:DurationDescription</w:t>
            </w:r>
            <w:proofErr w:type="gramEnd"/>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 xml:space="preserve">only </w:t>
            </w:r>
            <w:proofErr w:type="gramStart"/>
            <w:r>
              <w:t>om:</w:t>
            </w:r>
            <w:r w:rsidR="00FC58CF">
              <w:t>length</w:t>
            </w:r>
            <w:proofErr w:type="gramEnd"/>
            <w:r w:rsidR="00FC58CF">
              <w:t xml:space="preserve">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lastRenderedPageBreak/>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15" w:name="_Toc2843370"/>
      <w:r>
        <w:t>Urban System Ontology</w:t>
      </w:r>
      <w:bookmarkEnd w:id="115"/>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77777777" w:rsidR="00FD13F5" w:rsidRDefault="00FD13F5" w:rsidP="00FD13F5">
      <w:bookmarkStart w:id="116"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For example, the relationship between its population and trips taken and vehicles used.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 xml:space="preserve">(e.g. House, </w:t>
      </w:r>
      <w:proofErr w:type="gramStart"/>
      <w:r>
        <w:t>Apartment,...</w:t>
      </w:r>
      <w:proofErr w:type="gramEnd"/>
      <w:r>
        <w: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proofErr w:type="gramStart"/>
      <w:r w:rsidRPr="00841272">
        <w:rPr>
          <w:b/>
        </w:rPr>
        <w:t>provide</w:t>
      </w:r>
      <w:proofErr w:type="gramEnd"/>
      <w:r w:rsidRPr="00841272">
        <w:rPr>
          <w:b/>
        </w:rPr>
        <w:t xml:space="preserv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lastRenderedPageBreak/>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proofErr w:type="gramStart"/>
            <w:r>
              <w:t>person:Person</w:t>
            </w:r>
            <w:proofErr w:type="gramEnd"/>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 xml:space="preserve">min 1 </w:t>
            </w:r>
            <w:proofErr w:type="gramStart"/>
            <w:r w:rsidRPr="00A852ED">
              <w:t>household:Family</w:t>
            </w:r>
            <w:proofErr w:type="gramEnd"/>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 xml:space="preserve">min 0 </w:t>
            </w:r>
            <w:proofErr w:type="gramStart"/>
            <w:r w:rsidRPr="00A852ED">
              <w:t>household:Household</w:t>
            </w:r>
            <w:proofErr w:type="gramEnd"/>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proofErr w:type="gramStart"/>
            <w:r w:rsidRPr="00A852ED">
              <w:t>schema:worksFor</w:t>
            </w:r>
            <w:proofErr w:type="gramEnd"/>
          </w:p>
        </w:tc>
        <w:tc>
          <w:tcPr>
            <w:tcW w:w="4080" w:type="dxa"/>
          </w:tcPr>
          <w:p w14:paraId="6CF1590B" w14:textId="77777777" w:rsidR="00FD13F5" w:rsidRPr="00A852ED" w:rsidRDefault="00FD13F5" w:rsidP="00FD13F5">
            <w:r w:rsidRPr="00A852ED">
              <w:t>some (</w:t>
            </w:r>
            <w:proofErr w:type="gramStart"/>
            <w:r w:rsidRPr="00A852ED">
              <w:t>person:Person</w:t>
            </w:r>
            <w:proofErr w:type="gramEnd"/>
            <w:r w:rsidRPr="00A852ED">
              <w:t xml:space="preserve">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w:t>
            </w:r>
            <w:proofErr w:type="gramStart"/>
            <w:r w:rsidRPr="00A852ED">
              <w:t>vehicle:Vehicle</w:t>
            </w:r>
            <w:proofErr w:type="gramEnd"/>
            <w:r w:rsidRPr="00A852ED">
              <w:t xml:space="preserv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 xml:space="preserve">only </w:t>
            </w:r>
            <w:proofErr w:type="gramStart"/>
            <w:r>
              <w:t>activity:Activity</w:t>
            </w:r>
            <w:proofErr w:type="gramEnd"/>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 xml:space="preserve">exactly 1 </w:t>
            </w:r>
            <w:proofErr w:type="gramStart"/>
            <w:r>
              <w:t>time:Interval</w:t>
            </w:r>
            <w:proofErr w:type="gramEnd"/>
          </w:p>
        </w:tc>
      </w:tr>
      <w:tr w:rsidR="00FD13F5" w14:paraId="617BE2F4" w14:textId="77777777" w:rsidTr="00B65D5F">
        <w:trPr>
          <w:cantSplit/>
        </w:trPr>
        <w:tc>
          <w:tcPr>
            <w:tcW w:w="2896" w:type="dxa"/>
          </w:tcPr>
          <w:p w14:paraId="59D4AF79" w14:textId="77777777" w:rsidR="00FD13F5" w:rsidRDefault="00FD13F5" w:rsidP="00FD13F5">
            <w:proofErr w:type="gramStart"/>
            <w:r>
              <w:t>household:Family</w:t>
            </w:r>
            <w:proofErr w:type="gramEnd"/>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 xml:space="preserve">only </w:t>
            </w:r>
            <w:proofErr w:type="gramStart"/>
            <w:r>
              <w:t>person:Person</w:t>
            </w:r>
            <w:proofErr w:type="gramEnd"/>
          </w:p>
        </w:tc>
      </w:tr>
      <w:tr w:rsidR="00FD13F5" w14:paraId="73DE4598" w14:textId="77777777" w:rsidTr="00B65D5F">
        <w:trPr>
          <w:cantSplit/>
        </w:trPr>
        <w:tc>
          <w:tcPr>
            <w:tcW w:w="2896" w:type="dxa"/>
          </w:tcPr>
          <w:p w14:paraId="68BE9496" w14:textId="77777777" w:rsidR="00FD13F5" w:rsidRDefault="00FD13F5" w:rsidP="00FD13F5">
            <w:proofErr w:type="gramStart"/>
            <w:r>
              <w:t>household:Household</w:t>
            </w:r>
            <w:proofErr w:type="gramEnd"/>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w:t>
            </w:r>
            <w:proofErr w:type="gramStart"/>
            <w:r>
              <w:t>household:Family</w:t>
            </w:r>
            <w:proofErr w:type="gramEnd"/>
            <w:r>
              <w:t xml:space="preserve"> or  person:Person)</w:t>
            </w:r>
          </w:p>
        </w:tc>
      </w:tr>
      <w:tr w:rsidR="00FD13F5" w14:paraId="13AA0EBF" w14:textId="77777777" w:rsidTr="00B65D5F">
        <w:trPr>
          <w:cantSplit/>
        </w:trPr>
        <w:tc>
          <w:tcPr>
            <w:tcW w:w="2896" w:type="dxa"/>
          </w:tcPr>
          <w:p w14:paraId="3120D473" w14:textId="77777777" w:rsidR="00FD13F5" w:rsidRDefault="00FD13F5" w:rsidP="00FD13F5">
            <w:proofErr w:type="gramStart"/>
            <w:r>
              <w:t>household:DwellingUnitPD</w:t>
            </w:r>
            <w:proofErr w:type="gramEnd"/>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proofErr w:type="gramStart"/>
            <w:r>
              <w:t>building:</w:t>
            </w:r>
            <w:r w:rsidRPr="008C5F56">
              <w:t>Building</w:t>
            </w:r>
            <w:proofErr w:type="gramEnd"/>
          </w:p>
        </w:tc>
      </w:tr>
      <w:tr w:rsidR="00FD13F5" w14:paraId="7258D584" w14:textId="77777777" w:rsidTr="00B65D5F">
        <w:trPr>
          <w:cantSplit/>
        </w:trPr>
        <w:tc>
          <w:tcPr>
            <w:tcW w:w="2896" w:type="dxa"/>
          </w:tcPr>
          <w:p w14:paraId="7E047CB7" w14:textId="77777777" w:rsidR="00FD13F5" w:rsidRDefault="00FD13F5" w:rsidP="00FD13F5">
            <w:proofErr w:type="gramStart"/>
            <w:r>
              <w:t>org:Organization</w:t>
            </w:r>
            <w:proofErr w:type="gramEnd"/>
          </w:p>
        </w:tc>
        <w:tc>
          <w:tcPr>
            <w:tcW w:w="2374" w:type="dxa"/>
          </w:tcPr>
          <w:p w14:paraId="0D3175B0" w14:textId="77777777" w:rsidR="00FD13F5" w:rsidRDefault="00FD13F5" w:rsidP="00FD13F5">
            <w:proofErr w:type="gramStart"/>
            <w:r>
              <w:t>org:hasOrgMember</w:t>
            </w:r>
            <w:proofErr w:type="gramEnd"/>
          </w:p>
        </w:tc>
        <w:tc>
          <w:tcPr>
            <w:tcW w:w="4080" w:type="dxa"/>
          </w:tcPr>
          <w:p w14:paraId="3D7CA87F" w14:textId="77777777" w:rsidR="00FD13F5" w:rsidRDefault="00FD13F5" w:rsidP="00FD13F5">
            <w:r>
              <w:t xml:space="preserve">min 2 </w:t>
            </w:r>
            <w:proofErr w:type="gramStart"/>
            <w:r>
              <w:t>person:Person</w:t>
            </w:r>
            <w:proofErr w:type="gramEnd"/>
          </w:p>
        </w:tc>
      </w:tr>
      <w:tr w:rsidR="00FD13F5" w14:paraId="4A0FA7F4" w14:textId="77777777" w:rsidTr="00B65D5F">
        <w:trPr>
          <w:cantSplit/>
        </w:trPr>
        <w:tc>
          <w:tcPr>
            <w:tcW w:w="2896" w:type="dxa"/>
          </w:tcPr>
          <w:p w14:paraId="550430CC" w14:textId="77777777" w:rsidR="00FD13F5" w:rsidRDefault="00FD13F5" w:rsidP="00FD13F5">
            <w:proofErr w:type="gramStart"/>
            <w:r>
              <w:t>org:Firm</w:t>
            </w:r>
            <w:proofErr w:type="gramEnd"/>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proofErr w:type="gramStart"/>
            <w:r>
              <w:t>only  person</w:t>
            </w:r>
            <w:proofErr w:type="gramEnd"/>
            <w:r>
              <w:t>:Person</w:t>
            </w:r>
          </w:p>
        </w:tc>
      </w:tr>
      <w:tr w:rsidR="00FD13F5" w14:paraId="7B4E8BFF" w14:textId="77777777" w:rsidTr="00B65D5F">
        <w:trPr>
          <w:cantSplit/>
        </w:trPr>
        <w:tc>
          <w:tcPr>
            <w:tcW w:w="2896" w:type="dxa"/>
          </w:tcPr>
          <w:p w14:paraId="55AB2032" w14:textId="77777777" w:rsidR="00FD13F5" w:rsidRDefault="00FD13F5" w:rsidP="00FD13F5">
            <w:proofErr w:type="gramStart"/>
            <w:r>
              <w:t>org:BusinessEstablishment</w:t>
            </w:r>
            <w:proofErr w:type="gramEnd"/>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proofErr w:type="gramStart"/>
            <w:r>
              <w:t>only  person</w:t>
            </w:r>
            <w:proofErr w:type="gramEnd"/>
            <w:r>
              <w:t>:Person</w:t>
            </w:r>
          </w:p>
        </w:tc>
      </w:tr>
      <w:tr w:rsidR="00FD13F5" w14:paraId="7C6E3797" w14:textId="77777777" w:rsidTr="00B65D5F">
        <w:trPr>
          <w:cantSplit/>
        </w:trPr>
        <w:tc>
          <w:tcPr>
            <w:tcW w:w="2896" w:type="dxa"/>
          </w:tcPr>
          <w:p w14:paraId="0F5DA2F6" w14:textId="77777777" w:rsidR="00FD13F5" w:rsidRPr="00841272" w:rsidRDefault="00FD13F5" w:rsidP="00FD13F5">
            <w:proofErr w:type="gramStart"/>
            <w:r w:rsidRPr="00841272">
              <w:t>org:Employee</w:t>
            </w:r>
            <w:proofErr w:type="gramEnd"/>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proofErr w:type="gramStart"/>
            <w:r w:rsidRPr="00841272">
              <w:t>person:Person</w:t>
            </w:r>
            <w:proofErr w:type="gramEnd"/>
            <w:r w:rsidRPr="00841272">
              <w:t xml:space="preserve">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 xml:space="preserve">some </w:t>
            </w:r>
            <w:proofErr w:type="gramStart"/>
            <w:r w:rsidRPr="00841272">
              <w:t>person:Person</w:t>
            </w:r>
            <w:proofErr w:type="gramEnd"/>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proofErr w:type="gramStart"/>
            <w:r>
              <w:t>building:BuildingPD</w:t>
            </w:r>
            <w:proofErr w:type="gramEnd"/>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 xml:space="preserve">only </w:t>
            </w:r>
            <w:proofErr w:type="gramStart"/>
            <w:r w:rsidRPr="00841272">
              <w:t>landuse:Parcel</w:t>
            </w:r>
            <w:proofErr w:type="gramEnd"/>
          </w:p>
        </w:tc>
      </w:tr>
      <w:tr w:rsidR="00FD13F5" w14:paraId="55C9B179" w14:textId="77777777" w:rsidTr="00B65D5F">
        <w:trPr>
          <w:cantSplit/>
        </w:trPr>
        <w:tc>
          <w:tcPr>
            <w:tcW w:w="2896" w:type="dxa"/>
            <w:vMerge w:val="restart"/>
          </w:tcPr>
          <w:p w14:paraId="0057E6CF" w14:textId="77777777" w:rsidR="00FD13F5" w:rsidRPr="00841272" w:rsidRDefault="00FD13F5" w:rsidP="00FD13F5">
            <w:proofErr w:type="gramStart"/>
            <w:r>
              <w:t>building:Building</w:t>
            </w:r>
            <w:proofErr w:type="gramEnd"/>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w:t>
            </w:r>
            <w:proofErr w:type="gramStart"/>
            <w:r w:rsidRPr="00841272">
              <w:t>person:Person</w:t>
            </w:r>
            <w:proofErr w:type="gramEnd"/>
            <w:r w:rsidRPr="00841272">
              <w:t xml:space="preserve">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 xml:space="preserve">some </w:t>
            </w:r>
            <w:proofErr w:type="gramStart"/>
            <w:r w:rsidRPr="00841272">
              <w:t>person:Person</w:t>
            </w:r>
            <w:proofErr w:type="gramEnd"/>
            <w:r w:rsidRPr="00841272">
              <w:t xml:space="preserve">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 xml:space="preserve">only </w:t>
            </w:r>
            <w:proofErr w:type="gramStart"/>
            <w:r w:rsidRPr="00841272">
              <w:t>parking:Parking</w:t>
            </w:r>
            <w:r w:rsidR="00EE1D2F">
              <w:t>Area</w:t>
            </w:r>
            <w:proofErr w:type="gramEnd"/>
          </w:p>
        </w:tc>
      </w:tr>
      <w:tr w:rsidR="00FE4987" w14:paraId="75F2E008" w14:textId="77777777" w:rsidTr="00B65D5F">
        <w:trPr>
          <w:cantSplit/>
        </w:trPr>
        <w:tc>
          <w:tcPr>
            <w:tcW w:w="2896" w:type="dxa"/>
            <w:vMerge w:val="restart"/>
          </w:tcPr>
          <w:p w14:paraId="27A18C3B" w14:textId="77777777" w:rsidR="00FE4987" w:rsidRPr="00623BD2" w:rsidRDefault="00FE4987" w:rsidP="00FD13F5">
            <w:proofErr w:type="gramStart"/>
            <w:r w:rsidRPr="00623BD2">
              <w:t>vehicle:Vehicle</w:t>
            </w:r>
            <w:proofErr w:type="gramEnd"/>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 xml:space="preserve">only (Occupant </w:t>
            </w:r>
            <w:proofErr w:type="gramStart"/>
            <w:r w:rsidRPr="00623BD2">
              <w:t>or  Cargo</w:t>
            </w:r>
            <w:proofErr w:type="gramEnd"/>
            <w:r w:rsidRPr="00623BD2">
              <w:t>)</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w:t>
            </w:r>
            <w:proofErr w:type="gramStart"/>
            <w:r w:rsidRPr="00623BD2">
              <w:t>person:Person</w:t>
            </w:r>
            <w:proofErr w:type="gramEnd"/>
            <w:r w:rsidRPr="00623BD2">
              <w:t xml:space="preserve">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 xml:space="preserve">only </w:t>
            </w:r>
            <w:proofErr w:type="gramStart"/>
            <w:r>
              <w:t>transportation:Mode</w:t>
            </w:r>
            <w:proofErr w:type="gramEnd"/>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proofErr w:type="gramStart"/>
            <w:r w:rsidRPr="00623BD2">
              <w:t>person:Person</w:t>
            </w:r>
            <w:proofErr w:type="gramEnd"/>
            <w:r w:rsidRPr="00623BD2">
              <w:t xml:space="preserve">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w:t>
            </w:r>
            <w:proofErr w:type="gramStart"/>
            <w:r w:rsidRPr="00623BD2">
              <w:t>person:Person</w:t>
            </w:r>
            <w:proofErr w:type="gramEnd"/>
            <w:r w:rsidRPr="00623BD2">
              <w:t>)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proofErr w:type="gramStart"/>
            <w:r w:rsidRPr="001227F5">
              <w:t>transit:TransitSystem</w:t>
            </w:r>
            <w:proofErr w:type="gramEnd"/>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 xml:space="preserve">only </w:t>
            </w:r>
            <w:proofErr w:type="gramStart"/>
            <w:r w:rsidRPr="001227F5">
              <w:t>org:Organization</w:t>
            </w:r>
            <w:proofErr w:type="gramEnd"/>
          </w:p>
        </w:tc>
      </w:tr>
      <w:tr w:rsidR="00FE4987" w14:paraId="38A4F6E7" w14:textId="77777777" w:rsidTr="00B65D5F">
        <w:trPr>
          <w:cantSplit/>
        </w:trPr>
        <w:tc>
          <w:tcPr>
            <w:tcW w:w="2896" w:type="dxa"/>
          </w:tcPr>
          <w:p w14:paraId="729D7F13" w14:textId="77777777" w:rsidR="00FE4987" w:rsidRPr="001227F5" w:rsidRDefault="00FE4987" w:rsidP="00FE4987">
            <w:proofErr w:type="gramStart"/>
            <w:r w:rsidRPr="001227F5">
              <w:t>transit:Route</w:t>
            </w:r>
            <w:proofErr w:type="gramEnd"/>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 xml:space="preserve">only </w:t>
            </w:r>
            <w:proofErr w:type="gramStart"/>
            <w:r w:rsidRPr="001227F5">
              <w:t>vehicle:Vehicle</w:t>
            </w:r>
            <w:proofErr w:type="gramEnd"/>
          </w:p>
        </w:tc>
      </w:tr>
      <w:tr w:rsidR="00FE4987" w14:paraId="12B0EFA2" w14:textId="77777777" w:rsidTr="00B65D5F">
        <w:trPr>
          <w:cantSplit/>
        </w:trPr>
        <w:tc>
          <w:tcPr>
            <w:tcW w:w="2896" w:type="dxa"/>
            <w:vMerge w:val="restart"/>
          </w:tcPr>
          <w:p w14:paraId="0EC4CED9" w14:textId="77777777" w:rsidR="00FE4987" w:rsidRDefault="00FE4987" w:rsidP="00FE4987">
            <w:proofErr w:type="gramStart"/>
            <w:r>
              <w:t>trip:Trip</w:t>
            </w:r>
            <w:proofErr w:type="gramEnd"/>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proofErr w:type="gramStart"/>
            <w:r>
              <w:t>activity:Activity</w:t>
            </w:r>
            <w:proofErr w:type="gramEnd"/>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 xml:space="preserve">some </w:t>
            </w:r>
            <w:proofErr w:type="gramStart"/>
            <w:r w:rsidRPr="004842BE">
              <w:t>person:Person</w:t>
            </w:r>
            <w:proofErr w:type="gramEnd"/>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 xml:space="preserve">only </w:t>
            </w:r>
            <w:proofErr w:type="gramStart"/>
            <w:r w:rsidRPr="004842BE">
              <w:t>activity:Activity</w:t>
            </w:r>
            <w:proofErr w:type="gramEnd"/>
          </w:p>
        </w:tc>
      </w:tr>
    </w:tbl>
    <w:p w14:paraId="3A4F2E22" w14:textId="248B10ED" w:rsidR="00311611" w:rsidRDefault="00311611" w:rsidP="00311611">
      <w:pPr>
        <w:rPr>
          <w:b/>
        </w:rPr>
      </w:pPr>
      <w:bookmarkStart w:id="117" w:name="_Ref520703666"/>
      <w:r w:rsidRPr="00311611">
        <w:rPr>
          <w:b/>
        </w:rPr>
        <w:t>Future work</w:t>
      </w:r>
      <w:r>
        <w:rPr>
          <w:b/>
        </w:rPr>
        <w:t>:</w:t>
      </w:r>
    </w:p>
    <w:p w14:paraId="061528C5" w14:textId="16DDB795" w:rsidR="00311611" w:rsidRPr="00311611" w:rsidRDefault="00311611" w:rsidP="00311611">
      <w:pPr>
        <w:pStyle w:val="ListParagraph"/>
        <w:numPr>
          <w:ilvl w:val="0"/>
          <w:numId w:val="27"/>
        </w:numPr>
      </w:pPr>
      <w:r>
        <w:t>May be useful to add a generalized ‘hasPass’ relationship to capture various possible passes a person may have (transit and otherwise)</w:t>
      </w:r>
    </w:p>
    <w:p w14:paraId="585F1AD1" w14:textId="57C84D6D" w:rsidR="00044769" w:rsidRDefault="00044769" w:rsidP="002016ED">
      <w:pPr>
        <w:pStyle w:val="Heading1"/>
      </w:pPr>
      <w:bookmarkStart w:id="118" w:name="_Toc2843371"/>
      <w:r>
        <w:lastRenderedPageBreak/>
        <w:t>Applications</w:t>
      </w:r>
      <w:bookmarkEnd w:id="117"/>
      <w:bookmarkEnd w:id="118"/>
    </w:p>
    <w:p w14:paraId="21F26D60" w14:textId="2366D511" w:rsidR="00B65D5F" w:rsidRPr="00E80D3C" w:rsidRDefault="00881236" w:rsidP="00E80D3C">
      <w:r>
        <w:rPr>
          <w:lang w:val="en-US" w:bidi="en-US"/>
        </w:rPr>
        <w:t>Beyond providing formalizing a vocabulary for an integrated, iCity knowledge base, the ontology may be employed more directly support applications for urban informatics. Three such examples are currently being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4614CC00" w:rsidR="00B65D5F" w:rsidRDefault="00B65D5F" w:rsidP="00E80D3C">
      <w:pPr>
        <w:pStyle w:val="Heading2"/>
      </w:pPr>
      <w:bookmarkStart w:id="119" w:name="_Toc2843372"/>
      <w:r>
        <w:t>iCity Ontology for the IT-SoS Framework</w:t>
      </w:r>
      <w:bookmarkEnd w:id="119"/>
    </w:p>
    <w:p w14:paraId="5DE65867" w14:textId="0DEA3933" w:rsidR="006F44C8" w:rsidRDefault="006F44C8" w:rsidP="006F44C8">
      <w:r>
        <w:t xml:space="preserve">The IT-SoS framework proposed by [ref Elshenawy] enables a solution for the design of transportation applications capable of dynamically executing services based on a given context. Using the framework, services can easily be added and integrated </w:t>
      </w:r>
      <w:r w:rsidR="00FA697A">
        <w:t>as part of</w:t>
      </w:r>
      <w:r>
        <w:t xml:space="preserve"> applications as appropriate. </w:t>
      </w:r>
    </w:p>
    <w:p w14:paraId="68DA4B25" w14:textId="77777777" w:rsidR="006F44C8" w:rsidRDefault="006F44C8" w:rsidP="006F44C8">
      <w:r w:rsidRPr="002907B6">
        <w:rPr>
          <w:highlight w:val="yellow"/>
        </w:rPr>
        <w:t>[more detail/diagram]</w:t>
      </w:r>
    </w:p>
    <w:p w14:paraId="1981C194" w14:textId="6BC5E81A" w:rsidR="006F44C8" w:rsidRPr="00D757CB" w:rsidRDefault="00FA697A" w:rsidP="006F44C8">
      <w:r>
        <w:t>Ontologies play a key role in this framework. Here, we focus on the interface between the iCity ontology and the rest of the system. This interface must be well-understood and clearly defined i</w:t>
      </w:r>
      <w:r w:rsidR="006F44C8">
        <w:t>n order to implement this framework in the context of the iCity project</w:t>
      </w:r>
      <w:r>
        <w:t xml:space="preserve">. In the following sections, we outline the functional requirements and describe the design of an interface to satisfy these requirements. </w:t>
      </w:r>
    </w:p>
    <w:p w14:paraId="21EC1D44" w14:textId="1BF0F619" w:rsidR="006F44C8" w:rsidRDefault="00FA697A" w:rsidP="00E80D3C">
      <w:pPr>
        <w:pStyle w:val="Heading3"/>
      </w:pPr>
      <w:bookmarkStart w:id="120" w:name="_Toc2843373"/>
      <w:r>
        <w:t xml:space="preserve">Ontology Interface: </w:t>
      </w:r>
      <w:r w:rsidR="006F44C8">
        <w:t>Functional Requirements</w:t>
      </w:r>
      <w:bookmarkEnd w:id="120"/>
    </w:p>
    <w:p w14:paraId="155F1CF5" w14:textId="2BEF71E4" w:rsidR="00E40D54" w:rsidRPr="00E80D3C" w:rsidRDefault="00E40D54" w:rsidP="00E80D3C">
      <w:r w:rsidRPr="00E80D3C">
        <w:t>More detail on the complete framework can be found in [ref]. The role of the ontology</w:t>
      </w:r>
      <w:r w:rsidR="00FA697A">
        <w:t xml:space="preserve"> and its interface with the rest of the system</w:t>
      </w:r>
      <w:r w:rsidRPr="00E80D3C">
        <w:t xml:space="preserve"> is specified with the following requirements (revised from the requirements identified in [ref thesis]):</w:t>
      </w:r>
    </w:p>
    <w:p w14:paraId="3428FC07" w14:textId="10CFACD4" w:rsidR="006F44C8" w:rsidRPr="00E80D3C" w:rsidRDefault="006F44C8" w:rsidP="001D3F17">
      <w:pPr>
        <w:pStyle w:val="ListParagraph"/>
        <w:numPr>
          <w:ilvl w:val="0"/>
          <w:numId w:val="14"/>
        </w:numPr>
        <w:rPr>
          <w:sz w:val="24"/>
        </w:rPr>
      </w:pPr>
      <w:r w:rsidRPr="00E80D3C">
        <w:rPr>
          <w:sz w:val="24"/>
        </w:rPr>
        <w:t>Ontology re</w:t>
      </w:r>
      <w:r w:rsidR="00E40D54" w:rsidRPr="00E80D3C">
        <w:rPr>
          <w:sz w:val="24"/>
        </w:rPr>
        <w:t>presentation of services (WFS)</w:t>
      </w:r>
    </w:p>
    <w:p w14:paraId="2359596F" w14:textId="77777777" w:rsidR="006F44C8" w:rsidRPr="00E80D3C" w:rsidRDefault="006F44C8" w:rsidP="001D3F17">
      <w:pPr>
        <w:pStyle w:val="ListParagraph"/>
        <w:numPr>
          <w:ilvl w:val="1"/>
          <w:numId w:val="14"/>
        </w:numPr>
        <w:rPr>
          <w:sz w:val="24"/>
        </w:rPr>
      </w:pPr>
      <w:r w:rsidRPr="00E80D3C">
        <w:rPr>
          <w:sz w:val="24"/>
        </w:rPr>
        <w:t>To support discovery</w:t>
      </w:r>
    </w:p>
    <w:p w14:paraId="7007F83A" w14:textId="77777777" w:rsidR="006F44C8" w:rsidRPr="00E80D3C" w:rsidRDefault="006F44C8" w:rsidP="001D3F17">
      <w:pPr>
        <w:pStyle w:val="ListParagraph"/>
        <w:numPr>
          <w:ilvl w:val="1"/>
          <w:numId w:val="14"/>
        </w:numPr>
        <w:rPr>
          <w:sz w:val="24"/>
        </w:rPr>
      </w:pPr>
      <w:r w:rsidRPr="00E80D3C">
        <w:rPr>
          <w:sz w:val="24"/>
        </w:rPr>
        <w:t>To support composition</w:t>
      </w:r>
    </w:p>
    <w:p w14:paraId="7CCAB3FD" w14:textId="77777777" w:rsidR="006F44C8" w:rsidRPr="00E80D3C" w:rsidRDefault="006F44C8" w:rsidP="001D3F17">
      <w:pPr>
        <w:pStyle w:val="ListParagraph"/>
        <w:numPr>
          <w:ilvl w:val="0"/>
          <w:numId w:val="14"/>
        </w:numPr>
        <w:rPr>
          <w:sz w:val="24"/>
        </w:rPr>
      </w:pPr>
      <w:r w:rsidRPr="00E80D3C">
        <w:rPr>
          <w:sz w:val="24"/>
        </w:rPr>
        <w:t>Ontology representation of applications</w:t>
      </w:r>
    </w:p>
    <w:p w14:paraId="0767F8E9" w14:textId="77777777" w:rsidR="006F44C8" w:rsidRPr="00E80D3C" w:rsidRDefault="006F44C8" w:rsidP="001D3F17">
      <w:pPr>
        <w:pStyle w:val="ListParagraph"/>
        <w:numPr>
          <w:ilvl w:val="1"/>
          <w:numId w:val="14"/>
        </w:numPr>
        <w:rPr>
          <w:sz w:val="24"/>
        </w:rPr>
      </w:pPr>
      <w:r w:rsidRPr="00E80D3C">
        <w:rPr>
          <w:sz w:val="24"/>
        </w:rPr>
        <w:t>To enable (context-based) composition</w:t>
      </w:r>
    </w:p>
    <w:p w14:paraId="25B42A25" w14:textId="77777777" w:rsidR="006F44C8" w:rsidRPr="00E40D54" w:rsidRDefault="006F44C8" w:rsidP="006F44C8"/>
    <w:p w14:paraId="0BC19826" w14:textId="003293AE" w:rsidR="006F44C8" w:rsidRPr="00E40D54" w:rsidRDefault="00E40D54" w:rsidP="006F44C8">
      <w:r w:rsidRPr="00E40D54">
        <w:t xml:space="preserve">The above requirements are formalized and elaborated </w:t>
      </w:r>
      <w:r w:rsidR="006F44C8" w:rsidRPr="00E40D54">
        <w:t xml:space="preserve">with </w:t>
      </w:r>
      <w:r w:rsidRPr="00E40D54">
        <w:t>the following</w:t>
      </w:r>
      <w:r w:rsidR="006F44C8" w:rsidRPr="00E40D54">
        <w:t xml:space="preserve"> use cases:</w:t>
      </w:r>
    </w:p>
    <w:p w14:paraId="52F38BE8" w14:textId="77777777" w:rsidR="006F44C8" w:rsidRPr="00E80D3C" w:rsidRDefault="006F44C8" w:rsidP="001D3F17">
      <w:pPr>
        <w:pStyle w:val="ListParagraph"/>
        <w:numPr>
          <w:ilvl w:val="0"/>
          <w:numId w:val="15"/>
        </w:numPr>
        <w:rPr>
          <w:sz w:val="24"/>
        </w:rPr>
      </w:pPr>
      <w:r w:rsidRPr="00E80D3C">
        <w:rPr>
          <w:sz w:val="24"/>
        </w:rPr>
        <w:t>A user formalizes the relevant semantics of a new WFS service for the ArcGIS server, to be part of the IT-SoS framework.</w:t>
      </w:r>
    </w:p>
    <w:p w14:paraId="644B1759" w14:textId="77777777" w:rsidR="006F44C8" w:rsidRPr="00E80D3C" w:rsidRDefault="006F44C8" w:rsidP="001D3F17">
      <w:pPr>
        <w:pStyle w:val="ListParagraph"/>
        <w:numPr>
          <w:ilvl w:val="0"/>
          <w:numId w:val="15"/>
        </w:numPr>
        <w:rPr>
          <w:sz w:val="24"/>
        </w:rPr>
      </w:pPr>
      <w:r w:rsidRPr="00E80D3C">
        <w:rPr>
          <w:sz w:val="24"/>
        </w:rPr>
        <w:t>Given a process definition and some contextual information, the system identifies</w:t>
      </w:r>
      <w:r w:rsidRPr="00E80D3C">
        <w:rPr>
          <w:sz w:val="24"/>
          <w:lang w:val="en-CA"/>
        </w:rPr>
        <w:t xml:space="preserve"> the information requirements required to perform it.</w:t>
      </w:r>
    </w:p>
    <w:p w14:paraId="2FCBA9E5" w14:textId="77777777" w:rsidR="006F44C8" w:rsidRPr="00E80D3C" w:rsidRDefault="006F44C8" w:rsidP="001D3F17">
      <w:pPr>
        <w:pStyle w:val="ListParagraph"/>
        <w:numPr>
          <w:ilvl w:val="0"/>
          <w:numId w:val="15"/>
        </w:numPr>
        <w:autoSpaceDE w:val="0"/>
        <w:autoSpaceDN w:val="0"/>
        <w:adjustRightInd w:val="0"/>
        <w:rPr>
          <w:rFonts w:eastAsiaTheme="minorHAnsi" w:cstheme="minorHAnsi"/>
          <w:sz w:val="24"/>
        </w:rPr>
      </w:pPr>
      <w:r w:rsidRPr="00E80D3C">
        <w:rPr>
          <w:rFonts w:eastAsiaTheme="minorHAnsi" w:cstheme="minorHAnsi"/>
          <w:sz w:val="24"/>
        </w:rPr>
        <w:t>Given an information requirement, identify which services are capable of providing the required information.</w:t>
      </w:r>
    </w:p>
    <w:p w14:paraId="70FDE597" w14:textId="34883CDC" w:rsidR="006F44C8" w:rsidRPr="00C3712D"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116BF2A8" w14:textId="77777777" w:rsidTr="005E019A">
        <w:tc>
          <w:tcPr>
            <w:tcW w:w="2354" w:type="dxa"/>
          </w:tcPr>
          <w:p w14:paraId="575DC698" w14:textId="77777777" w:rsidR="006F44C8" w:rsidRPr="002B1547" w:rsidRDefault="006F44C8" w:rsidP="005E019A">
            <w:pPr>
              <w:tabs>
                <w:tab w:val="right" w:pos="2138"/>
              </w:tabs>
              <w:spacing w:line="360" w:lineRule="auto"/>
              <w:rPr>
                <w:rFonts w:cs="Arial"/>
                <w:b/>
              </w:rPr>
            </w:pPr>
            <w:r>
              <w:rPr>
                <w:rFonts w:cs="Arial"/>
                <w:b/>
              </w:rPr>
              <w:t>Use Case 1</w:t>
            </w:r>
            <w:r w:rsidRPr="002B1547">
              <w:rPr>
                <w:rFonts w:cs="Arial"/>
                <w:b/>
              </w:rPr>
              <w:tab/>
            </w:r>
          </w:p>
        </w:tc>
        <w:tc>
          <w:tcPr>
            <w:tcW w:w="6502" w:type="dxa"/>
            <w:gridSpan w:val="2"/>
          </w:tcPr>
          <w:p w14:paraId="43988F0F" w14:textId="77777777" w:rsidR="006F44C8" w:rsidRDefault="006F44C8" w:rsidP="005E019A">
            <w:r>
              <w:t>A user formalizes the relevant semantics of a new WFS service for the ArcGIS server.</w:t>
            </w:r>
          </w:p>
          <w:p w14:paraId="4EB5041F" w14:textId="77777777" w:rsidR="006F44C8" w:rsidRPr="002B1547" w:rsidRDefault="006F44C8" w:rsidP="005E019A">
            <w:pPr>
              <w:spacing w:line="360" w:lineRule="auto"/>
              <w:rPr>
                <w:rFonts w:cs="Arial"/>
              </w:rPr>
            </w:pPr>
          </w:p>
        </w:tc>
      </w:tr>
      <w:tr w:rsidR="006F44C8" w:rsidRPr="002B1547" w14:paraId="05D969F8" w14:textId="77777777" w:rsidTr="005E019A">
        <w:tc>
          <w:tcPr>
            <w:tcW w:w="2354" w:type="dxa"/>
          </w:tcPr>
          <w:p w14:paraId="7548BEE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02D022F3" w14:textId="77777777" w:rsidR="006F44C8" w:rsidRPr="002B1547" w:rsidRDefault="006F44C8" w:rsidP="005E019A">
            <w:pPr>
              <w:spacing w:line="360" w:lineRule="auto"/>
              <w:rPr>
                <w:rFonts w:cs="Arial"/>
              </w:rPr>
            </w:pPr>
            <w:r>
              <w:rPr>
                <w:rFonts w:cs="Arial"/>
              </w:rPr>
              <w:t>Users create new WFS services for the ArcGIS server, to be incorporated into the IT-SoS framework.</w:t>
            </w:r>
          </w:p>
        </w:tc>
      </w:tr>
      <w:tr w:rsidR="006F44C8" w:rsidRPr="002B1547" w14:paraId="3DA6D160" w14:textId="77777777" w:rsidTr="005E019A">
        <w:tc>
          <w:tcPr>
            <w:tcW w:w="2354" w:type="dxa"/>
          </w:tcPr>
          <w:p w14:paraId="00C31096" w14:textId="77777777" w:rsidR="006F44C8" w:rsidRPr="002B1547" w:rsidRDefault="006F44C8" w:rsidP="005E019A">
            <w:pPr>
              <w:spacing w:line="360" w:lineRule="auto"/>
              <w:rPr>
                <w:rFonts w:cs="Arial"/>
                <w:b/>
              </w:rPr>
            </w:pPr>
            <w:r w:rsidRPr="002B1547">
              <w:rPr>
                <w:rFonts w:cs="Arial"/>
                <w:b/>
              </w:rPr>
              <w:lastRenderedPageBreak/>
              <w:t>Preconditions</w:t>
            </w:r>
          </w:p>
        </w:tc>
        <w:tc>
          <w:tcPr>
            <w:tcW w:w="6502" w:type="dxa"/>
            <w:gridSpan w:val="2"/>
          </w:tcPr>
          <w:p w14:paraId="56600B85" w14:textId="77777777" w:rsidR="006F44C8" w:rsidRPr="002B1547" w:rsidRDefault="006F44C8" w:rsidP="005E019A">
            <w:pPr>
              <w:spacing w:line="360" w:lineRule="auto"/>
              <w:rPr>
                <w:rFonts w:cs="Arial"/>
              </w:rPr>
            </w:pPr>
            <w:r>
              <w:rPr>
                <w:rFonts w:cs="Arial"/>
              </w:rPr>
              <w:t xml:space="preserve">WFS service designed correctly. </w:t>
            </w:r>
          </w:p>
        </w:tc>
      </w:tr>
      <w:tr w:rsidR="006F44C8" w:rsidRPr="002B1547" w14:paraId="03A3AF8C" w14:textId="77777777" w:rsidTr="005E019A">
        <w:tc>
          <w:tcPr>
            <w:tcW w:w="2354" w:type="dxa"/>
          </w:tcPr>
          <w:p w14:paraId="43BB290A"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7E224450" w14:textId="77777777" w:rsidR="006F44C8" w:rsidRPr="002B1547" w:rsidRDefault="006F44C8" w:rsidP="005E019A">
            <w:pPr>
              <w:spacing w:line="360" w:lineRule="auto"/>
              <w:rPr>
                <w:rFonts w:cs="Arial"/>
              </w:rPr>
            </w:pPr>
            <w:r>
              <w:rPr>
                <w:rFonts w:cs="Arial"/>
              </w:rPr>
              <w:t>WFS service created, formalized with metadata.</w:t>
            </w:r>
          </w:p>
        </w:tc>
      </w:tr>
      <w:tr w:rsidR="006F44C8" w:rsidRPr="002B1547" w14:paraId="4A0D9D44" w14:textId="77777777" w:rsidTr="005E019A">
        <w:tc>
          <w:tcPr>
            <w:tcW w:w="2354" w:type="dxa"/>
          </w:tcPr>
          <w:p w14:paraId="3992325A"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38A26BC8" w14:textId="77777777" w:rsidR="006F44C8" w:rsidRPr="002B1547" w:rsidRDefault="006F44C8" w:rsidP="005E019A">
            <w:pPr>
              <w:spacing w:line="360" w:lineRule="auto"/>
              <w:rPr>
                <w:rFonts w:cs="Arial"/>
              </w:rPr>
            </w:pPr>
            <w:r>
              <w:rPr>
                <w:rFonts w:cs="Arial"/>
              </w:rPr>
              <w:t>WFS service not created and/or metadata not captured</w:t>
            </w:r>
          </w:p>
        </w:tc>
      </w:tr>
      <w:tr w:rsidR="006F44C8" w:rsidRPr="002B1547" w14:paraId="01D9FAD8" w14:textId="77777777" w:rsidTr="005E019A">
        <w:tc>
          <w:tcPr>
            <w:tcW w:w="2354" w:type="dxa"/>
          </w:tcPr>
          <w:p w14:paraId="075709BB" w14:textId="77777777" w:rsidR="006F44C8" w:rsidRPr="002B1547" w:rsidRDefault="006F44C8" w:rsidP="005E019A">
            <w:pPr>
              <w:spacing w:line="360" w:lineRule="auto"/>
              <w:rPr>
                <w:rFonts w:cs="Arial"/>
                <w:b/>
              </w:rPr>
            </w:pPr>
            <w:r w:rsidRPr="002B1547">
              <w:rPr>
                <w:rFonts w:cs="Arial"/>
                <w:b/>
              </w:rPr>
              <w:t xml:space="preserve">Primary &amp; </w:t>
            </w:r>
          </w:p>
          <w:p w14:paraId="311CFE1C"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404D5455" w14:textId="77777777" w:rsidR="006F44C8" w:rsidRPr="002B1547" w:rsidRDefault="006F44C8" w:rsidP="005E019A">
            <w:pPr>
              <w:spacing w:line="360" w:lineRule="auto"/>
              <w:rPr>
                <w:rFonts w:cs="Arial"/>
              </w:rPr>
            </w:pPr>
            <w:r w:rsidRPr="002B1547">
              <w:rPr>
                <w:rFonts w:cs="Arial"/>
              </w:rPr>
              <w:t xml:space="preserve">Primary: </w:t>
            </w:r>
            <w:r>
              <w:rPr>
                <w:rFonts w:cs="Arial"/>
              </w:rPr>
              <w:t>user</w:t>
            </w:r>
          </w:p>
          <w:p w14:paraId="71A92AC0" w14:textId="77777777" w:rsidR="006F44C8" w:rsidRPr="002B1547" w:rsidRDefault="006F44C8" w:rsidP="005E019A">
            <w:pPr>
              <w:spacing w:line="360" w:lineRule="auto"/>
              <w:rPr>
                <w:rFonts w:cs="Arial"/>
              </w:rPr>
            </w:pPr>
          </w:p>
        </w:tc>
      </w:tr>
      <w:tr w:rsidR="006F44C8" w:rsidRPr="002B1547" w14:paraId="729746E2" w14:textId="77777777" w:rsidTr="005E019A">
        <w:trPr>
          <w:trHeight w:val="425"/>
        </w:trPr>
        <w:tc>
          <w:tcPr>
            <w:tcW w:w="2354" w:type="dxa"/>
          </w:tcPr>
          <w:p w14:paraId="2278E3F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12CD8C97" w14:textId="77777777" w:rsidR="006F44C8" w:rsidRPr="002B1547" w:rsidRDefault="006F44C8" w:rsidP="005E019A">
            <w:pPr>
              <w:spacing w:line="360" w:lineRule="auto"/>
              <w:rPr>
                <w:rFonts w:cs="Arial"/>
              </w:rPr>
            </w:pPr>
            <w:r>
              <w:rPr>
                <w:rFonts w:cs="Arial"/>
              </w:rPr>
              <w:t>New WFS service created.</w:t>
            </w:r>
          </w:p>
        </w:tc>
      </w:tr>
      <w:tr w:rsidR="006F44C8" w:rsidRPr="002B1547" w14:paraId="68B89B0C" w14:textId="77777777" w:rsidTr="005E019A">
        <w:trPr>
          <w:cantSplit/>
          <w:trHeight w:val="48"/>
        </w:trPr>
        <w:tc>
          <w:tcPr>
            <w:tcW w:w="2354" w:type="dxa"/>
            <w:vMerge w:val="restart"/>
          </w:tcPr>
          <w:p w14:paraId="308737A0"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4E6DC1C7" w14:textId="77777777" w:rsidR="006F44C8" w:rsidRPr="002B1547" w:rsidRDefault="006F44C8" w:rsidP="005E019A">
            <w:pPr>
              <w:spacing w:line="360" w:lineRule="auto"/>
              <w:rPr>
                <w:rFonts w:cs="Arial"/>
                <w:b/>
              </w:rPr>
            </w:pPr>
            <w:r w:rsidRPr="002B1547">
              <w:rPr>
                <w:rFonts w:cs="Arial"/>
                <w:b/>
              </w:rPr>
              <w:t>Step</w:t>
            </w:r>
          </w:p>
        </w:tc>
        <w:tc>
          <w:tcPr>
            <w:tcW w:w="5741" w:type="dxa"/>
          </w:tcPr>
          <w:p w14:paraId="63AFC229"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48C3D32F" w14:textId="77777777" w:rsidTr="005E019A">
        <w:trPr>
          <w:cantSplit/>
          <w:trHeight w:val="48"/>
        </w:trPr>
        <w:tc>
          <w:tcPr>
            <w:tcW w:w="2354" w:type="dxa"/>
            <w:vMerge/>
          </w:tcPr>
          <w:p w14:paraId="0D211ABE" w14:textId="77777777" w:rsidR="006F44C8" w:rsidRPr="002B1547" w:rsidRDefault="006F44C8" w:rsidP="005E019A">
            <w:pPr>
              <w:spacing w:line="360" w:lineRule="auto"/>
              <w:rPr>
                <w:rFonts w:cs="Arial"/>
                <w:b/>
              </w:rPr>
            </w:pPr>
          </w:p>
        </w:tc>
        <w:tc>
          <w:tcPr>
            <w:tcW w:w="761" w:type="dxa"/>
          </w:tcPr>
          <w:p w14:paraId="4A0B9668"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3995F424" w14:textId="77777777" w:rsidR="006F44C8" w:rsidRPr="002B1547" w:rsidRDefault="006F44C8" w:rsidP="005E019A">
            <w:pPr>
              <w:spacing w:line="360" w:lineRule="auto"/>
              <w:rPr>
                <w:rFonts w:cs="Arial"/>
              </w:rPr>
            </w:pPr>
            <w:r>
              <w:rPr>
                <w:rFonts w:cs="Arial"/>
              </w:rPr>
              <w:t>User creates new WFS service.</w:t>
            </w:r>
          </w:p>
        </w:tc>
      </w:tr>
      <w:tr w:rsidR="006F44C8" w:rsidRPr="002B1547" w14:paraId="437C7210" w14:textId="77777777" w:rsidTr="005E019A">
        <w:trPr>
          <w:cantSplit/>
          <w:trHeight w:val="48"/>
        </w:trPr>
        <w:tc>
          <w:tcPr>
            <w:tcW w:w="2354" w:type="dxa"/>
            <w:vMerge/>
          </w:tcPr>
          <w:p w14:paraId="1B897E34" w14:textId="77777777" w:rsidR="006F44C8" w:rsidRPr="002B1547" w:rsidRDefault="006F44C8" w:rsidP="005E019A">
            <w:pPr>
              <w:spacing w:line="360" w:lineRule="auto"/>
              <w:rPr>
                <w:rFonts w:cs="Arial"/>
                <w:b/>
              </w:rPr>
            </w:pPr>
          </w:p>
        </w:tc>
        <w:tc>
          <w:tcPr>
            <w:tcW w:w="761" w:type="dxa"/>
          </w:tcPr>
          <w:p w14:paraId="04BB595A" w14:textId="77777777" w:rsidR="006F44C8" w:rsidRPr="002B1547" w:rsidRDefault="006F44C8" w:rsidP="005E019A">
            <w:pPr>
              <w:spacing w:line="360" w:lineRule="auto"/>
              <w:jc w:val="center"/>
              <w:rPr>
                <w:rFonts w:cs="Arial"/>
              </w:rPr>
            </w:pPr>
            <w:r>
              <w:rPr>
                <w:rFonts w:cs="Arial"/>
              </w:rPr>
              <w:t>2.</w:t>
            </w:r>
          </w:p>
        </w:tc>
        <w:tc>
          <w:tcPr>
            <w:tcW w:w="5741" w:type="dxa"/>
          </w:tcPr>
          <w:p w14:paraId="225F779C" w14:textId="77777777" w:rsidR="006F44C8" w:rsidRDefault="006F44C8" w:rsidP="005E019A">
            <w:pPr>
              <w:spacing w:line="360" w:lineRule="auto"/>
              <w:rPr>
                <w:rFonts w:cs="Arial"/>
              </w:rPr>
            </w:pPr>
            <w:r>
              <w:rPr>
                <w:rFonts w:cs="Arial"/>
              </w:rPr>
              <w:t>User defines additional required metadata for service.</w:t>
            </w:r>
          </w:p>
        </w:tc>
      </w:tr>
      <w:tr w:rsidR="006F44C8" w:rsidRPr="002B1547" w14:paraId="553140AC" w14:textId="77777777" w:rsidTr="005E019A">
        <w:trPr>
          <w:cantSplit/>
          <w:trHeight w:val="48"/>
        </w:trPr>
        <w:tc>
          <w:tcPr>
            <w:tcW w:w="2354" w:type="dxa"/>
            <w:vMerge/>
          </w:tcPr>
          <w:p w14:paraId="1830BA37" w14:textId="77777777" w:rsidR="006F44C8" w:rsidRPr="002B1547" w:rsidRDefault="006F44C8" w:rsidP="005E019A">
            <w:pPr>
              <w:spacing w:line="360" w:lineRule="auto"/>
              <w:rPr>
                <w:rFonts w:cs="Arial"/>
                <w:b/>
              </w:rPr>
            </w:pPr>
          </w:p>
        </w:tc>
        <w:tc>
          <w:tcPr>
            <w:tcW w:w="761" w:type="dxa"/>
          </w:tcPr>
          <w:p w14:paraId="206480C3" w14:textId="77777777" w:rsidR="006F44C8" w:rsidRDefault="006F44C8" w:rsidP="005E019A">
            <w:pPr>
              <w:spacing w:line="360" w:lineRule="auto"/>
              <w:jc w:val="center"/>
              <w:rPr>
                <w:rFonts w:cs="Arial"/>
              </w:rPr>
            </w:pPr>
            <w:r>
              <w:rPr>
                <w:rFonts w:cs="Arial"/>
              </w:rPr>
              <w:t>3.</w:t>
            </w:r>
          </w:p>
        </w:tc>
        <w:tc>
          <w:tcPr>
            <w:tcW w:w="5741" w:type="dxa"/>
          </w:tcPr>
          <w:p w14:paraId="4AAC75D5" w14:textId="77777777" w:rsidR="006F44C8" w:rsidRDefault="006F44C8" w:rsidP="005E019A">
            <w:pPr>
              <w:spacing w:line="360" w:lineRule="auto"/>
              <w:rPr>
                <w:rFonts w:cs="Arial"/>
              </w:rPr>
            </w:pPr>
            <w:r>
              <w:rPr>
                <w:rFonts w:cs="Arial"/>
              </w:rPr>
              <w:t>User submits the service to IT-SoS.</w:t>
            </w:r>
          </w:p>
        </w:tc>
      </w:tr>
      <w:tr w:rsidR="006F44C8" w:rsidRPr="002B1547" w14:paraId="3950E91D" w14:textId="77777777" w:rsidTr="005E019A">
        <w:trPr>
          <w:cantSplit/>
          <w:trHeight w:val="48"/>
        </w:trPr>
        <w:tc>
          <w:tcPr>
            <w:tcW w:w="2354" w:type="dxa"/>
            <w:vMerge/>
          </w:tcPr>
          <w:p w14:paraId="5D8AED96" w14:textId="77777777" w:rsidR="006F44C8" w:rsidRPr="002B1547" w:rsidRDefault="006F44C8" w:rsidP="005E019A">
            <w:pPr>
              <w:spacing w:line="360" w:lineRule="auto"/>
              <w:rPr>
                <w:rFonts w:cs="Arial"/>
                <w:b/>
              </w:rPr>
            </w:pPr>
          </w:p>
        </w:tc>
        <w:tc>
          <w:tcPr>
            <w:tcW w:w="761" w:type="dxa"/>
          </w:tcPr>
          <w:p w14:paraId="35C96AEF" w14:textId="77777777" w:rsidR="006F44C8" w:rsidRDefault="006F44C8" w:rsidP="005E019A">
            <w:pPr>
              <w:spacing w:line="360" w:lineRule="auto"/>
              <w:jc w:val="center"/>
              <w:rPr>
                <w:rFonts w:cs="Arial"/>
              </w:rPr>
            </w:pPr>
            <w:r>
              <w:rPr>
                <w:rFonts w:cs="Arial"/>
              </w:rPr>
              <w:t>4.</w:t>
            </w:r>
          </w:p>
        </w:tc>
        <w:tc>
          <w:tcPr>
            <w:tcW w:w="5741" w:type="dxa"/>
          </w:tcPr>
          <w:p w14:paraId="0B182BB1" w14:textId="77777777" w:rsidR="006F44C8" w:rsidRDefault="006F44C8" w:rsidP="005E019A">
            <w:pPr>
              <w:spacing w:line="360" w:lineRule="auto"/>
              <w:rPr>
                <w:rFonts w:cs="Arial"/>
              </w:rPr>
            </w:pPr>
            <w:r>
              <w:rPr>
                <w:rFonts w:cs="Arial"/>
              </w:rPr>
              <w:t>Service description formalized in the language of the ontology.</w:t>
            </w:r>
          </w:p>
        </w:tc>
      </w:tr>
      <w:tr w:rsidR="006F44C8" w:rsidRPr="002B1547" w14:paraId="3BE7A07A" w14:textId="77777777" w:rsidTr="005E019A">
        <w:trPr>
          <w:cantSplit/>
          <w:trHeight w:val="120"/>
        </w:trPr>
        <w:tc>
          <w:tcPr>
            <w:tcW w:w="2354" w:type="dxa"/>
            <w:vMerge w:val="restart"/>
          </w:tcPr>
          <w:p w14:paraId="700BBFC5"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0DC8D84A" w14:textId="77777777" w:rsidR="006F44C8" w:rsidRPr="002B1547" w:rsidRDefault="006F44C8" w:rsidP="005E019A">
            <w:pPr>
              <w:spacing w:line="360" w:lineRule="auto"/>
              <w:rPr>
                <w:rFonts w:cs="Arial"/>
                <w:b/>
              </w:rPr>
            </w:pPr>
            <w:r w:rsidRPr="002B1547">
              <w:rPr>
                <w:rFonts w:cs="Arial"/>
                <w:b/>
              </w:rPr>
              <w:t>Step</w:t>
            </w:r>
          </w:p>
        </w:tc>
        <w:tc>
          <w:tcPr>
            <w:tcW w:w="5741" w:type="dxa"/>
          </w:tcPr>
          <w:p w14:paraId="6D1E3B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351494E4" w14:textId="77777777" w:rsidTr="005E019A">
        <w:trPr>
          <w:cantSplit/>
          <w:trHeight w:val="120"/>
        </w:trPr>
        <w:tc>
          <w:tcPr>
            <w:tcW w:w="2354" w:type="dxa"/>
            <w:vMerge/>
          </w:tcPr>
          <w:p w14:paraId="40042CE1" w14:textId="77777777" w:rsidR="006F44C8" w:rsidRPr="002B1547" w:rsidRDefault="006F44C8" w:rsidP="005E019A">
            <w:pPr>
              <w:spacing w:line="360" w:lineRule="auto"/>
              <w:rPr>
                <w:rFonts w:cs="Arial"/>
                <w:b/>
              </w:rPr>
            </w:pPr>
          </w:p>
        </w:tc>
        <w:tc>
          <w:tcPr>
            <w:tcW w:w="761" w:type="dxa"/>
          </w:tcPr>
          <w:p w14:paraId="7B3A954B" w14:textId="77777777" w:rsidR="006F44C8" w:rsidRPr="002B1547" w:rsidRDefault="006F44C8" w:rsidP="005E019A">
            <w:pPr>
              <w:spacing w:line="360" w:lineRule="auto"/>
              <w:rPr>
                <w:rFonts w:cs="Arial"/>
              </w:rPr>
            </w:pPr>
          </w:p>
        </w:tc>
        <w:tc>
          <w:tcPr>
            <w:tcW w:w="5741" w:type="dxa"/>
          </w:tcPr>
          <w:p w14:paraId="117E4B1F" w14:textId="77777777" w:rsidR="006F44C8" w:rsidRPr="002B1547" w:rsidRDefault="006F44C8" w:rsidP="005E019A">
            <w:pPr>
              <w:spacing w:line="360" w:lineRule="auto"/>
              <w:rPr>
                <w:rFonts w:cs="Arial"/>
              </w:rPr>
            </w:pPr>
          </w:p>
        </w:tc>
      </w:tr>
      <w:tr w:rsidR="006F44C8" w:rsidRPr="002B1547" w14:paraId="517422D9" w14:textId="77777777" w:rsidTr="005E019A">
        <w:trPr>
          <w:cantSplit/>
          <w:trHeight w:val="120"/>
        </w:trPr>
        <w:tc>
          <w:tcPr>
            <w:tcW w:w="2354" w:type="dxa"/>
            <w:vMerge w:val="restart"/>
          </w:tcPr>
          <w:p w14:paraId="71A0C43E"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3F95816C" w14:textId="77777777" w:rsidR="006F44C8" w:rsidRPr="002B1547" w:rsidRDefault="006F44C8" w:rsidP="005E019A">
            <w:pPr>
              <w:spacing w:line="360" w:lineRule="auto"/>
              <w:rPr>
                <w:rFonts w:cs="Arial"/>
                <w:b/>
              </w:rPr>
            </w:pPr>
            <w:r w:rsidRPr="002B1547">
              <w:rPr>
                <w:rFonts w:cs="Arial"/>
                <w:b/>
              </w:rPr>
              <w:t>Step</w:t>
            </w:r>
          </w:p>
        </w:tc>
        <w:tc>
          <w:tcPr>
            <w:tcW w:w="5741" w:type="dxa"/>
          </w:tcPr>
          <w:p w14:paraId="6592F2A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63980A0C" w14:textId="77777777" w:rsidTr="005E019A">
        <w:trPr>
          <w:cantSplit/>
          <w:trHeight w:val="113"/>
        </w:trPr>
        <w:tc>
          <w:tcPr>
            <w:tcW w:w="2354" w:type="dxa"/>
            <w:vMerge/>
          </w:tcPr>
          <w:p w14:paraId="6F69B66C" w14:textId="77777777" w:rsidR="006F44C8" w:rsidRPr="002B1547" w:rsidRDefault="006F44C8" w:rsidP="005E019A">
            <w:pPr>
              <w:spacing w:line="360" w:lineRule="auto"/>
              <w:rPr>
                <w:rFonts w:cs="Arial"/>
                <w:b/>
              </w:rPr>
            </w:pPr>
          </w:p>
        </w:tc>
        <w:tc>
          <w:tcPr>
            <w:tcW w:w="761" w:type="dxa"/>
          </w:tcPr>
          <w:p w14:paraId="45883409" w14:textId="77777777" w:rsidR="006F44C8" w:rsidRPr="002B1547" w:rsidRDefault="006F44C8" w:rsidP="005E019A">
            <w:pPr>
              <w:spacing w:line="360" w:lineRule="auto"/>
              <w:jc w:val="center"/>
              <w:rPr>
                <w:rFonts w:cs="Arial"/>
              </w:rPr>
            </w:pPr>
            <w:r>
              <w:rPr>
                <w:rFonts w:cs="Arial"/>
              </w:rPr>
              <w:t>2a.</w:t>
            </w:r>
          </w:p>
        </w:tc>
        <w:tc>
          <w:tcPr>
            <w:tcW w:w="5741" w:type="dxa"/>
          </w:tcPr>
          <w:p w14:paraId="15411F34" w14:textId="77777777" w:rsidR="006F44C8" w:rsidRDefault="006F44C8" w:rsidP="005E019A">
            <w:pPr>
              <w:spacing w:line="360" w:lineRule="auto"/>
              <w:rPr>
                <w:rFonts w:cs="Arial"/>
              </w:rPr>
            </w:pPr>
            <w:r>
              <w:rPr>
                <w:rFonts w:cs="Arial"/>
              </w:rPr>
              <w:t>No sources are capable of supplying all of the required data</w:t>
            </w:r>
          </w:p>
          <w:p w14:paraId="7E56D0DF" w14:textId="77777777" w:rsidR="006F44C8" w:rsidRPr="002B1547" w:rsidRDefault="006F44C8" w:rsidP="005E019A">
            <w:pPr>
              <w:spacing w:line="360" w:lineRule="auto"/>
              <w:rPr>
                <w:rFonts w:cs="Arial"/>
              </w:rPr>
            </w:pPr>
            <w:r>
              <w:rPr>
                <w:rFonts w:cs="Arial"/>
              </w:rPr>
              <w:t>2a1. System or user notified query is unknown...</w:t>
            </w:r>
          </w:p>
        </w:tc>
      </w:tr>
      <w:tr w:rsidR="006F44C8" w:rsidRPr="002B1547" w14:paraId="22098DB7" w14:textId="77777777" w:rsidTr="005E019A">
        <w:tc>
          <w:tcPr>
            <w:tcW w:w="2354" w:type="dxa"/>
          </w:tcPr>
          <w:p w14:paraId="5AC6651F"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08222C48" w14:textId="77777777" w:rsidR="006F44C8" w:rsidRPr="002B1547" w:rsidRDefault="006F44C8" w:rsidP="005E019A">
            <w:pPr>
              <w:spacing w:line="360" w:lineRule="auto"/>
              <w:rPr>
                <w:rFonts w:cs="Arial"/>
              </w:rPr>
            </w:pPr>
          </w:p>
        </w:tc>
      </w:tr>
      <w:tr w:rsidR="006F44C8" w:rsidRPr="002B1547" w14:paraId="33CD221B" w14:textId="77777777" w:rsidTr="005E019A">
        <w:tc>
          <w:tcPr>
            <w:tcW w:w="2354" w:type="dxa"/>
          </w:tcPr>
          <w:p w14:paraId="638E6ADD"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69A681C4" w14:textId="77777777" w:rsidR="006F44C8" w:rsidRPr="002B1547" w:rsidRDefault="006F44C8" w:rsidP="005E019A">
            <w:pPr>
              <w:spacing w:line="360" w:lineRule="auto"/>
              <w:rPr>
                <w:rFonts w:cs="Arial"/>
              </w:rPr>
            </w:pPr>
            <w:r w:rsidRPr="002B1547">
              <w:rPr>
                <w:rFonts w:cs="Arial"/>
              </w:rPr>
              <w:t>High</w:t>
            </w:r>
          </w:p>
        </w:tc>
      </w:tr>
      <w:tr w:rsidR="006F44C8" w:rsidRPr="002B1547" w14:paraId="5476B276" w14:textId="77777777" w:rsidTr="005E019A">
        <w:tc>
          <w:tcPr>
            <w:tcW w:w="2354" w:type="dxa"/>
          </w:tcPr>
          <w:p w14:paraId="5FA240D8"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6E9E92E8" w14:textId="77777777" w:rsidR="006F44C8" w:rsidRPr="002B1547" w:rsidRDefault="006F44C8" w:rsidP="005E019A">
            <w:pPr>
              <w:spacing w:line="360" w:lineRule="auto"/>
              <w:rPr>
                <w:rFonts w:cs="Arial"/>
              </w:rPr>
            </w:pPr>
            <w:r>
              <w:rPr>
                <w:rFonts w:cs="Arial"/>
              </w:rPr>
              <w:t>TBD</w:t>
            </w:r>
          </w:p>
        </w:tc>
      </w:tr>
      <w:tr w:rsidR="006F44C8" w:rsidRPr="002B1547" w14:paraId="6ACD6213" w14:textId="77777777" w:rsidTr="005E019A">
        <w:tc>
          <w:tcPr>
            <w:tcW w:w="2354" w:type="dxa"/>
          </w:tcPr>
          <w:p w14:paraId="68A92D29"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3664FF" w14:textId="77777777" w:rsidR="006F44C8" w:rsidRPr="002B1547" w:rsidRDefault="006F44C8" w:rsidP="005E019A">
            <w:pPr>
              <w:spacing w:line="360" w:lineRule="auto"/>
              <w:rPr>
                <w:rFonts w:cs="Arial"/>
              </w:rPr>
            </w:pPr>
            <w:r>
              <w:rPr>
                <w:rFonts w:cs="Arial"/>
              </w:rPr>
              <w:t>High</w:t>
            </w:r>
          </w:p>
        </w:tc>
      </w:tr>
      <w:tr w:rsidR="006F44C8" w:rsidRPr="002B1547" w14:paraId="01B93B3D" w14:textId="77777777" w:rsidTr="005E019A">
        <w:tc>
          <w:tcPr>
            <w:tcW w:w="2354" w:type="dxa"/>
          </w:tcPr>
          <w:p w14:paraId="64387221"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647F464F" w14:textId="77777777" w:rsidR="006F44C8" w:rsidRPr="002B1547" w:rsidRDefault="006F44C8" w:rsidP="005E019A">
            <w:pPr>
              <w:spacing w:line="360" w:lineRule="auto"/>
              <w:rPr>
                <w:rFonts w:cs="Arial"/>
              </w:rPr>
            </w:pPr>
            <w:r>
              <w:rPr>
                <w:rFonts w:cs="Arial"/>
              </w:rPr>
              <w:t>What metadata is required?</w:t>
            </w:r>
          </w:p>
        </w:tc>
      </w:tr>
    </w:tbl>
    <w:p w14:paraId="3A225446" w14:textId="77777777" w:rsidR="006F44C8" w:rsidRDefault="006F44C8" w:rsidP="006F44C8"/>
    <w:p w14:paraId="5207D55A" w14:textId="77777777" w:rsidR="006F44C8" w:rsidRPr="00A54D4A"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65A85D" w14:textId="77777777" w:rsidTr="005E019A">
        <w:tc>
          <w:tcPr>
            <w:tcW w:w="2354" w:type="dxa"/>
          </w:tcPr>
          <w:p w14:paraId="1190B8F6" w14:textId="77777777" w:rsidR="006F44C8" w:rsidRPr="002B1547" w:rsidRDefault="006F44C8" w:rsidP="005E019A">
            <w:pPr>
              <w:tabs>
                <w:tab w:val="right" w:pos="2138"/>
              </w:tabs>
              <w:spacing w:line="360" w:lineRule="auto"/>
              <w:rPr>
                <w:rFonts w:cs="Arial"/>
                <w:b/>
              </w:rPr>
            </w:pPr>
            <w:r>
              <w:rPr>
                <w:rFonts w:cs="Arial"/>
                <w:b/>
              </w:rPr>
              <w:t>Use Case 2</w:t>
            </w:r>
            <w:r w:rsidRPr="002B1547">
              <w:rPr>
                <w:rFonts w:cs="Arial"/>
                <w:b/>
              </w:rPr>
              <w:tab/>
            </w:r>
          </w:p>
        </w:tc>
        <w:tc>
          <w:tcPr>
            <w:tcW w:w="6502" w:type="dxa"/>
            <w:gridSpan w:val="2"/>
          </w:tcPr>
          <w:p w14:paraId="781471FB" w14:textId="77777777" w:rsidR="006F44C8" w:rsidRPr="00C4387C" w:rsidRDefault="006F44C8" w:rsidP="005E019A">
            <w:pPr>
              <w:autoSpaceDE w:val="0"/>
              <w:autoSpaceDN w:val="0"/>
              <w:adjustRightInd w:val="0"/>
              <w:rPr>
                <w:rFonts w:eastAsiaTheme="minorHAnsi" w:cstheme="minorHAnsi"/>
              </w:rPr>
            </w:pPr>
            <w:r>
              <w:t>Given a process definition and some contextual information, the system identifies</w:t>
            </w:r>
            <w:r w:rsidRPr="00C3712D">
              <w:t xml:space="preserve"> </w:t>
            </w:r>
            <w:r>
              <w:t>the</w:t>
            </w:r>
            <w:r w:rsidRPr="00C3712D">
              <w:t xml:space="preserve"> </w:t>
            </w:r>
            <w:r>
              <w:t xml:space="preserve">information requirements </w:t>
            </w:r>
            <w:r w:rsidRPr="00C3712D">
              <w:t>required</w:t>
            </w:r>
            <w:r>
              <w:t xml:space="preserve"> to perform it.</w:t>
            </w:r>
          </w:p>
        </w:tc>
      </w:tr>
      <w:tr w:rsidR="006F44C8" w:rsidRPr="002B1547" w14:paraId="4ED3720F" w14:textId="77777777" w:rsidTr="005E019A">
        <w:tc>
          <w:tcPr>
            <w:tcW w:w="2354" w:type="dxa"/>
          </w:tcPr>
          <w:p w14:paraId="2DF8CD21"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3CE2408F" w14:textId="77777777" w:rsidR="006F44C8" w:rsidRPr="002B1547" w:rsidRDefault="006F44C8" w:rsidP="005E019A">
            <w:pPr>
              <w:rPr>
                <w:rFonts w:cs="Arial"/>
              </w:rPr>
            </w:pPr>
            <w:r>
              <w:rPr>
                <w:rFonts w:cs="Arial"/>
              </w:rPr>
              <w:t>In order to perform automatic and dynamic composition of applications, the system must be able to determine what information is required in a particular context.</w:t>
            </w:r>
          </w:p>
        </w:tc>
      </w:tr>
      <w:tr w:rsidR="006F44C8" w:rsidRPr="002B1547" w14:paraId="62B4779A" w14:textId="77777777" w:rsidTr="005E019A">
        <w:tc>
          <w:tcPr>
            <w:tcW w:w="2354" w:type="dxa"/>
          </w:tcPr>
          <w:p w14:paraId="20CB8790"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3B1C582F" w14:textId="77777777" w:rsidR="006F44C8" w:rsidRDefault="006F44C8" w:rsidP="005E019A">
            <w:pPr>
              <w:spacing w:line="360" w:lineRule="auto"/>
              <w:rPr>
                <w:rFonts w:cs="Arial"/>
              </w:rPr>
            </w:pPr>
            <w:r>
              <w:rPr>
                <w:rFonts w:cs="Arial"/>
              </w:rPr>
              <w:t xml:space="preserve">Application process correctly formalized. </w:t>
            </w:r>
          </w:p>
          <w:p w14:paraId="496FD7BE" w14:textId="77777777" w:rsidR="006F44C8" w:rsidRPr="002B1547" w:rsidRDefault="006F44C8" w:rsidP="005E019A">
            <w:pPr>
              <w:spacing w:line="360" w:lineRule="auto"/>
              <w:rPr>
                <w:rFonts w:cs="Arial"/>
              </w:rPr>
            </w:pPr>
            <w:r>
              <w:rPr>
                <w:rFonts w:cs="Arial"/>
              </w:rPr>
              <w:t>Contextual information available</w:t>
            </w:r>
          </w:p>
        </w:tc>
      </w:tr>
      <w:tr w:rsidR="006F44C8" w:rsidRPr="002B1547" w14:paraId="4F6FC347" w14:textId="77777777" w:rsidTr="005E019A">
        <w:tc>
          <w:tcPr>
            <w:tcW w:w="2354" w:type="dxa"/>
          </w:tcPr>
          <w:p w14:paraId="405D3825" w14:textId="77777777" w:rsidR="006F44C8" w:rsidRPr="002B1547" w:rsidRDefault="006F44C8" w:rsidP="005E019A">
            <w:pPr>
              <w:spacing w:line="360" w:lineRule="auto"/>
              <w:rPr>
                <w:rFonts w:cs="Arial"/>
                <w:b/>
              </w:rPr>
            </w:pPr>
            <w:r w:rsidRPr="002B1547">
              <w:rPr>
                <w:rFonts w:cs="Arial"/>
                <w:b/>
              </w:rPr>
              <w:lastRenderedPageBreak/>
              <w:t>Success End</w:t>
            </w:r>
          </w:p>
        </w:tc>
        <w:tc>
          <w:tcPr>
            <w:tcW w:w="6502" w:type="dxa"/>
            <w:gridSpan w:val="2"/>
          </w:tcPr>
          <w:p w14:paraId="533FBE2E" w14:textId="77777777" w:rsidR="006F44C8" w:rsidRPr="002B1547" w:rsidRDefault="006F44C8" w:rsidP="005E019A">
            <w:pPr>
              <w:spacing w:line="360" w:lineRule="auto"/>
              <w:rPr>
                <w:rFonts w:cs="Arial"/>
              </w:rPr>
            </w:pPr>
            <w:r>
              <w:rPr>
                <w:rFonts w:cs="Arial"/>
              </w:rPr>
              <w:t>All and only the correct information requirements are identified.</w:t>
            </w:r>
          </w:p>
        </w:tc>
      </w:tr>
      <w:tr w:rsidR="006F44C8" w:rsidRPr="002B1547" w14:paraId="190FE6E9" w14:textId="77777777" w:rsidTr="005E019A">
        <w:tc>
          <w:tcPr>
            <w:tcW w:w="2354" w:type="dxa"/>
          </w:tcPr>
          <w:p w14:paraId="0DA34919"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4C37F070" w14:textId="77777777" w:rsidR="006F44C8" w:rsidRPr="002B1547" w:rsidRDefault="006F44C8" w:rsidP="005E019A">
            <w:pPr>
              <w:spacing w:line="360" w:lineRule="auto"/>
              <w:rPr>
                <w:rFonts w:cs="Arial"/>
              </w:rPr>
            </w:pPr>
            <w:r>
              <w:rPr>
                <w:rFonts w:cs="Arial"/>
              </w:rPr>
              <w:t>Information requirements not (fully or exclusively) identified.</w:t>
            </w:r>
          </w:p>
        </w:tc>
      </w:tr>
      <w:tr w:rsidR="006F44C8" w:rsidRPr="002B1547" w14:paraId="7B061689" w14:textId="77777777" w:rsidTr="005E019A">
        <w:tc>
          <w:tcPr>
            <w:tcW w:w="2354" w:type="dxa"/>
          </w:tcPr>
          <w:p w14:paraId="121A338B" w14:textId="77777777" w:rsidR="006F44C8" w:rsidRPr="002B1547" w:rsidRDefault="006F44C8" w:rsidP="005E019A">
            <w:pPr>
              <w:spacing w:line="360" w:lineRule="auto"/>
              <w:rPr>
                <w:rFonts w:cs="Arial"/>
                <w:b/>
              </w:rPr>
            </w:pPr>
            <w:r w:rsidRPr="002B1547">
              <w:rPr>
                <w:rFonts w:cs="Arial"/>
                <w:b/>
              </w:rPr>
              <w:t xml:space="preserve">Primary &amp; </w:t>
            </w:r>
          </w:p>
          <w:p w14:paraId="1238062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0A500765"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3B385448" w14:textId="77777777" w:rsidR="006F44C8" w:rsidRPr="002B1547" w:rsidRDefault="006F44C8" w:rsidP="005E019A">
            <w:pPr>
              <w:spacing w:line="360" w:lineRule="auto"/>
              <w:rPr>
                <w:rFonts w:cs="Arial"/>
              </w:rPr>
            </w:pPr>
          </w:p>
        </w:tc>
      </w:tr>
      <w:tr w:rsidR="006F44C8" w:rsidRPr="002B1547" w14:paraId="77461C34" w14:textId="77777777" w:rsidTr="005E019A">
        <w:trPr>
          <w:trHeight w:val="425"/>
        </w:trPr>
        <w:tc>
          <w:tcPr>
            <w:tcW w:w="2354" w:type="dxa"/>
          </w:tcPr>
          <w:p w14:paraId="339B7171"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6D5BD6A3"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3B1700A" w14:textId="77777777" w:rsidTr="005E019A">
        <w:trPr>
          <w:cantSplit/>
          <w:trHeight w:val="48"/>
        </w:trPr>
        <w:tc>
          <w:tcPr>
            <w:tcW w:w="2354" w:type="dxa"/>
            <w:vMerge w:val="restart"/>
          </w:tcPr>
          <w:p w14:paraId="57B4F3CC"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3F9AB28" w14:textId="77777777" w:rsidR="006F44C8" w:rsidRPr="002B1547" w:rsidRDefault="006F44C8" w:rsidP="005E019A">
            <w:pPr>
              <w:spacing w:line="360" w:lineRule="auto"/>
              <w:rPr>
                <w:rFonts w:cs="Arial"/>
                <w:b/>
              </w:rPr>
            </w:pPr>
            <w:r w:rsidRPr="002B1547">
              <w:rPr>
                <w:rFonts w:cs="Arial"/>
                <w:b/>
              </w:rPr>
              <w:t>Step</w:t>
            </w:r>
          </w:p>
        </w:tc>
        <w:tc>
          <w:tcPr>
            <w:tcW w:w="5741" w:type="dxa"/>
          </w:tcPr>
          <w:p w14:paraId="2C27F367"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5C6BE1E9" w14:textId="77777777" w:rsidTr="005E019A">
        <w:trPr>
          <w:cantSplit/>
          <w:trHeight w:val="48"/>
        </w:trPr>
        <w:tc>
          <w:tcPr>
            <w:tcW w:w="2354" w:type="dxa"/>
            <w:vMerge/>
          </w:tcPr>
          <w:p w14:paraId="1923FD43" w14:textId="77777777" w:rsidR="006F44C8" w:rsidRPr="002B1547" w:rsidRDefault="006F44C8" w:rsidP="005E019A">
            <w:pPr>
              <w:spacing w:line="360" w:lineRule="auto"/>
              <w:rPr>
                <w:rFonts w:cs="Arial"/>
                <w:b/>
              </w:rPr>
            </w:pPr>
          </w:p>
        </w:tc>
        <w:tc>
          <w:tcPr>
            <w:tcW w:w="761" w:type="dxa"/>
          </w:tcPr>
          <w:p w14:paraId="14B7ADB6"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658FE5B3" w14:textId="77777777" w:rsidR="006F44C8" w:rsidRPr="002B1547" w:rsidRDefault="006F44C8" w:rsidP="005E019A">
            <w:pPr>
              <w:spacing w:line="360" w:lineRule="auto"/>
              <w:rPr>
                <w:rFonts w:cs="Arial"/>
              </w:rPr>
            </w:pPr>
            <w:r>
              <w:rPr>
                <w:rFonts w:cs="Arial"/>
              </w:rPr>
              <w:t>Application process selected.</w:t>
            </w:r>
          </w:p>
        </w:tc>
      </w:tr>
      <w:tr w:rsidR="006F44C8" w:rsidRPr="002B1547" w14:paraId="5B5630DD" w14:textId="77777777" w:rsidTr="005E019A">
        <w:trPr>
          <w:cantSplit/>
          <w:trHeight w:val="48"/>
        </w:trPr>
        <w:tc>
          <w:tcPr>
            <w:tcW w:w="2354" w:type="dxa"/>
            <w:vMerge/>
          </w:tcPr>
          <w:p w14:paraId="31C69856" w14:textId="77777777" w:rsidR="006F44C8" w:rsidRPr="002B1547" w:rsidRDefault="006F44C8" w:rsidP="005E019A">
            <w:pPr>
              <w:spacing w:line="360" w:lineRule="auto"/>
              <w:rPr>
                <w:rFonts w:cs="Arial"/>
                <w:b/>
              </w:rPr>
            </w:pPr>
          </w:p>
        </w:tc>
        <w:tc>
          <w:tcPr>
            <w:tcW w:w="761" w:type="dxa"/>
          </w:tcPr>
          <w:p w14:paraId="2ACEFC47" w14:textId="77777777" w:rsidR="006F44C8" w:rsidRPr="002B1547" w:rsidRDefault="006F44C8" w:rsidP="005E019A">
            <w:pPr>
              <w:spacing w:line="360" w:lineRule="auto"/>
              <w:jc w:val="center"/>
              <w:rPr>
                <w:rFonts w:cs="Arial"/>
              </w:rPr>
            </w:pPr>
            <w:r>
              <w:rPr>
                <w:rFonts w:cs="Arial"/>
              </w:rPr>
              <w:t>2.</w:t>
            </w:r>
          </w:p>
        </w:tc>
        <w:tc>
          <w:tcPr>
            <w:tcW w:w="5741" w:type="dxa"/>
          </w:tcPr>
          <w:p w14:paraId="61B0EBE2" w14:textId="77777777" w:rsidR="006F44C8" w:rsidRDefault="006F44C8" w:rsidP="005E019A">
            <w:pPr>
              <w:spacing w:line="360" w:lineRule="auto"/>
              <w:rPr>
                <w:rFonts w:cs="Arial"/>
              </w:rPr>
            </w:pPr>
            <w:r>
              <w:rPr>
                <w:rFonts w:cs="Arial"/>
              </w:rPr>
              <w:t>Contextual information input.</w:t>
            </w:r>
          </w:p>
        </w:tc>
      </w:tr>
      <w:tr w:rsidR="006F44C8" w:rsidRPr="002B1547" w14:paraId="38DB1646" w14:textId="77777777" w:rsidTr="005E019A">
        <w:trPr>
          <w:cantSplit/>
          <w:trHeight w:val="48"/>
        </w:trPr>
        <w:tc>
          <w:tcPr>
            <w:tcW w:w="2354" w:type="dxa"/>
            <w:vMerge/>
          </w:tcPr>
          <w:p w14:paraId="149D807B" w14:textId="77777777" w:rsidR="006F44C8" w:rsidRPr="002B1547" w:rsidRDefault="006F44C8" w:rsidP="005E019A">
            <w:pPr>
              <w:spacing w:line="360" w:lineRule="auto"/>
              <w:rPr>
                <w:rFonts w:cs="Arial"/>
                <w:b/>
              </w:rPr>
            </w:pPr>
          </w:p>
        </w:tc>
        <w:tc>
          <w:tcPr>
            <w:tcW w:w="761" w:type="dxa"/>
          </w:tcPr>
          <w:p w14:paraId="79569B43" w14:textId="77777777" w:rsidR="006F44C8" w:rsidRPr="002B1547" w:rsidRDefault="006F44C8" w:rsidP="005E019A">
            <w:pPr>
              <w:spacing w:line="360" w:lineRule="auto"/>
              <w:jc w:val="center"/>
              <w:rPr>
                <w:rFonts w:cs="Arial"/>
              </w:rPr>
            </w:pPr>
            <w:r>
              <w:rPr>
                <w:rFonts w:cs="Arial"/>
              </w:rPr>
              <w:t>3.</w:t>
            </w:r>
          </w:p>
        </w:tc>
        <w:tc>
          <w:tcPr>
            <w:tcW w:w="5741" w:type="dxa"/>
          </w:tcPr>
          <w:p w14:paraId="0A8F5C78" w14:textId="77777777" w:rsidR="006F44C8" w:rsidRDefault="006F44C8" w:rsidP="005E019A">
            <w:pPr>
              <w:spacing w:line="360" w:lineRule="auto"/>
              <w:rPr>
                <w:rFonts w:cs="Arial"/>
              </w:rPr>
            </w:pPr>
            <w:r>
              <w:rPr>
                <w:rFonts w:cs="Arial"/>
              </w:rPr>
              <w:t>Information requirements to support application process generated.</w:t>
            </w:r>
          </w:p>
        </w:tc>
      </w:tr>
      <w:tr w:rsidR="006F44C8" w:rsidRPr="002B1547" w14:paraId="2623CEC8" w14:textId="77777777" w:rsidTr="005E019A">
        <w:trPr>
          <w:cantSplit/>
          <w:trHeight w:val="120"/>
        </w:trPr>
        <w:tc>
          <w:tcPr>
            <w:tcW w:w="2354" w:type="dxa"/>
            <w:vMerge w:val="restart"/>
          </w:tcPr>
          <w:p w14:paraId="47F25B7D"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37AC9F01" w14:textId="77777777" w:rsidR="006F44C8" w:rsidRPr="002B1547" w:rsidRDefault="006F44C8" w:rsidP="005E019A">
            <w:pPr>
              <w:spacing w:line="360" w:lineRule="auto"/>
              <w:rPr>
                <w:rFonts w:cs="Arial"/>
                <w:b/>
              </w:rPr>
            </w:pPr>
            <w:r w:rsidRPr="002B1547">
              <w:rPr>
                <w:rFonts w:cs="Arial"/>
                <w:b/>
              </w:rPr>
              <w:t>Step</w:t>
            </w:r>
          </w:p>
        </w:tc>
        <w:tc>
          <w:tcPr>
            <w:tcW w:w="5741" w:type="dxa"/>
          </w:tcPr>
          <w:p w14:paraId="745CC5F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1202D7E4" w14:textId="77777777" w:rsidTr="005E019A">
        <w:trPr>
          <w:cantSplit/>
          <w:trHeight w:val="120"/>
        </w:trPr>
        <w:tc>
          <w:tcPr>
            <w:tcW w:w="2354" w:type="dxa"/>
            <w:vMerge/>
          </w:tcPr>
          <w:p w14:paraId="46C082BB" w14:textId="77777777" w:rsidR="006F44C8" w:rsidRPr="002B1547" w:rsidRDefault="006F44C8" w:rsidP="005E019A">
            <w:pPr>
              <w:spacing w:line="360" w:lineRule="auto"/>
              <w:rPr>
                <w:rFonts w:cs="Arial"/>
                <w:b/>
              </w:rPr>
            </w:pPr>
          </w:p>
        </w:tc>
        <w:tc>
          <w:tcPr>
            <w:tcW w:w="761" w:type="dxa"/>
          </w:tcPr>
          <w:p w14:paraId="626422FD" w14:textId="77777777" w:rsidR="006F44C8" w:rsidRPr="002B1547" w:rsidRDefault="006F44C8" w:rsidP="005E019A">
            <w:pPr>
              <w:spacing w:line="360" w:lineRule="auto"/>
              <w:rPr>
                <w:rFonts w:cs="Arial"/>
              </w:rPr>
            </w:pPr>
          </w:p>
        </w:tc>
        <w:tc>
          <w:tcPr>
            <w:tcW w:w="5741" w:type="dxa"/>
          </w:tcPr>
          <w:p w14:paraId="369F22B2" w14:textId="77777777" w:rsidR="006F44C8" w:rsidRPr="002B1547" w:rsidRDefault="006F44C8" w:rsidP="005E019A">
            <w:pPr>
              <w:spacing w:line="360" w:lineRule="auto"/>
              <w:rPr>
                <w:rFonts w:cs="Arial"/>
              </w:rPr>
            </w:pPr>
          </w:p>
        </w:tc>
      </w:tr>
      <w:tr w:rsidR="006F44C8" w:rsidRPr="002B1547" w14:paraId="6B60BF94" w14:textId="77777777" w:rsidTr="005E019A">
        <w:trPr>
          <w:cantSplit/>
          <w:trHeight w:val="120"/>
        </w:trPr>
        <w:tc>
          <w:tcPr>
            <w:tcW w:w="2354" w:type="dxa"/>
            <w:vMerge w:val="restart"/>
          </w:tcPr>
          <w:p w14:paraId="1220F569"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15737DBC" w14:textId="77777777" w:rsidR="006F44C8" w:rsidRPr="002B1547" w:rsidRDefault="006F44C8" w:rsidP="005E019A">
            <w:pPr>
              <w:spacing w:line="360" w:lineRule="auto"/>
              <w:rPr>
                <w:rFonts w:cs="Arial"/>
                <w:b/>
              </w:rPr>
            </w:pPr>
            <w:r w:rsidRPr="002B1547">
              <w:rPr>
                <w:rFonts w:cs="Arial"/>
                <w:b/>
              </w:rPr>
              <w:t>Step</w:t>
            </w:r>
          </w:p>
        </w:tc>
        <w:tc>
          <w:tcPr>
            <w:tcW w:w="5741" w:type="dxa"/>
          </w:tcPr>
          <w:p w14:paraId="0AAB5ECE"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57ADDC90" w14:textId="77777777" w:rsidTr="005E019A">
        <w:trPr>
          <w:cantSplit/>
          <w:trHeight w:val="113"/>
        </w:trPr>
        <w:tc>
          <w:tcPr>
            <w:tcW w:w="2354" w:type="dxa"/>
            <w:vMerge/>
          </w:tcPr>
          <w:p w14:paraId="79A27A30" w14:textId="77777777" w:rsidR="006F44C8" w:rsidRPr="002B1547" w:rsidRDefault="006F44C8" w:rsidP="005E019A">
            <w:pPr>
              <w:spacing w:line="360" w:lineRule="auto"/>
              <w:rPr>
                <w:rFonts w:cs="Arial"/>
                <w:b/>
              </w:rPr>
            </w:pPr>
          </w:p>
        </w:tc>
        <w:tc>
          <w:tcPr>
            <w:tcW w:w="761" w:type="dxa"/>
          </w:tcPr>
          <w:p w14:paraId="69367327" w14:textId="77777777" w:rsidR="006F44C8" w:rsidRPr="002B1547" w:rsidRDefault="006F44C8" w:rsidP="005E019A">
            <w:pPr>
              <w:spacing w:line="360" w:lineRule="auto"/>
              <w:jc w:val="center"/>
              <w:rPr>
                <w:rFonts w:cs="Arial"/>
              </w:rPr>
            </w:pPr>
          </w:p>
        </w:tc>
        <w:tc>
          <w:tcPr>
            <w:tcW w:w="5741" w:type="dxa"/>
          </w:tcPr>
          <w:p w14:paraId="68EC98C6" w14:textId="77777777" w:rsidR="006F44C8" w:rsidRPr="002B1547" w:rsidRDefault="006F44C8" w:rsidP="005E019A">
            <w:pPr>
              <w:spacing w:line="360" w:lineRule="auto"/>
              <w:rPr>
                <w:rFonts w:cs="Arial"/>
              </w:rPr>
            </w:pPr>
          </w:p>
        </w:tc>
      </w:tr>
      <w:tr w:rsidR="006F44C8" w:rsidRPr="002B1547" w14:paraId="39B79BC9" w14:textId="77777777" w:rsidTr="005E019A">
        <w:tc>
          <w:tcPr>
            <w:tcW w:w="2354" w:type="dxa"/>
          </w:tcPr>
          <w:p w14:paraId="43F36B16"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6C5FFE9C" w14:textId="77777777" w:rsidR="006F44C8" w:rsidRPr="002B1547" w:rsidRDefault="006F44C8" w:rsidP="005E019A">
            <w:pPr>
              <w:spacing w:line="360" w:lineRule="auto"/>
              <w:rPr>
                <w:rFonts w:cs="Arial"/>
              </w:rPr>
            </w:pPr>
          </w:p>
        </w:tc>
      </w:tr>
      <w:tr w:rsidR="006F44C8" w:rsidRPr="002B1547" w14:paraId="01EA89DC" w14:textId="77777777" w:rsidTr="005E019A">
        <w:tc>
          <w:tcPr>
            <w:tcW w:w="2354" w:type="dxa"/>
          </w:tcPr>
          <w:p w14:paraId="53E04443"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5DA79ACD" w14:textId="77777777" w:rsidR="006F44C8" w:rsidRPr="002B1547" w:rsidRDefault="006F44C8" w:rsidP="005E019A">
            <w:pPr>
              <w:spacing w:line="360" w:lineRule="auto"/>
              <w:rPr>
                <w:rFonts w:cs="Arial"/>
              </w:rPr>
            </w:pPr>
            <w:r w:rsidRPr="002B1547">
              <w:rPr>
                <w:rFonts w:cs="Arial"/>
              </w:rPr>
              <w:t>High</w:t>
            </w:r>
          </w:p>
        </w:tc>
      </w:tr>
      <w:tr w:rsidR="006F44C8" w:rsidRPr="002B1547" w14:paraId="591F972B" w14:textId="77777777" w:rsidTr="005E019A">
        <w:tc>
          <w:tcPr>
            <w:tcW w:w="2354" w:type="dxa"/>
          </w:tcPr>
          <w:p w14:paraId="1DB7792B"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22B01B9A" w14:textId="77777777" w:rsidR="006F44C8" w:rsidRPr="002B1547" w:rsidRDefault="006F44C8" w:rsidP="005E019A">
            <w:pPr>
              <w:spacing w:line="360" w:lineRule="auto"/>
              <w:rPr>
                <w:rFonts w:cs="Arial"/>
              </w:rPr>
            </w:pPr>
            <w:r>
              <w:rPr>
                <w:rFonts w:cs="Arial"/>
              </w:rPr>
              <w:t>TBD</w:t>
            </w:r>
          </w:p>
        </w:tc>
      </w:tr>
      <w:tr w:rsidR="006F44C8" w:rsidRPr="002B1547" w14:paraId="6D4EADBC" w14:textId="77777777" w:rsidTr="005E019A">
        <w:tc>
          <w:tcPr>
            <w:tcW w:w="2354" w:type="dxa"/>
          </w:tcPr>
          <w:p w14:paraId="2BF73D9D"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47038694" w14:textId="77777777" w:rsidR="006F44C8" w:rsidRPr="002B1547" w:rsidRDefault="006F44C8" w:rsidP="005E019A">
            <w:pPr>
              <w:spacing w:line="360" w:lineRule="auto"/>
              <w:rPr>
                <w:rFonts w:cs="Arial"/>
              </w:rPr>
            </w:pPr>
            <w:r>
              <w:rPr>
                <w:rFonts w:cs="Arial"/>
              </w:rPr>
              <w:t>High</w:t>
            </w:r>
          </w:p>
        </w:tc>
      </w:tr>
      <w:tr w:rsidR="006F44C8" w:rsidRPr="002B1547" w14:paraId="0F0EDA49" w14:textId="77777777" w:rsidTr="005E019A">
        <w:tc>
          <w:tcPr>
            <w:tcW w:w="2354" w:type="dxa"/>
          </w:tcPr>
          <w:p w14:paraId="7E6BFA8E"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0F782422" w14:textId="77777777" w:rsidR="006F44C8" w:rsidRPr="002B1547" w:rsidRDefault="006F44C8" w:rsidP="005E019A">
            <w:pPr>
              <w:spacing w:line="360" w:lineRule="auto"/>
              <w:rPr>
                <w:rFonts w:cs="Arial"/>
              </w:rPr>
            </w:pPr>
          </w:p>
        </w:tc>
      </w:tr>
    </w:tbl>
    <w:p w14:paraId="47D8E342" w14:textId="77777777" w:rsidR="006F44C8" w:rsidRPr="003B3FB3" w:rsidRDefault="006F44C8" w:rsidP="006F44C8"/>
    <w:p w14:paraId="6693326A" w14:textId="77777777" w:rsidR="006F44C8" w:rsidRPr="00CE7ABE"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098532" w14:textId="77777777" w:rsidTr="005E019A">
        <w:tc>
          <w:tcPr>
            <w:tcW w:w="2354" w:type="dxa"/>
          </w:tcPr>
          <w:p w14:paraId="38020BBD" w14:textId="77777777" w:rsidR="006F44C8" w:rsidRPr="002B1547" w:rsidRDefault="006F44C8" w:rsidP="005E019A">
            <w:pPr>
              <w:tabs>
                <w:tab w:val="right" w:pos="2138"/>
              </w:tabs>
              <w:spacing w:line="360" w:lineRule="auto"/>
              <w:rPr>
                <w:rFonts w:cs="Arial"/>
                <w:b/>
              </w:rPr>
            </w:pPr>
            <w:r>
              <w:rPr>
                <w:rFonts w:cs="Arial"/>
                <w:b/>
              </w:rPr>
              <w:t>Use Case 3</w:t>
            </w:r>
            <w:r w:rsidRPr="002B1547">
              <w:rPr>
                <w:rFonts w:cs="Arial"/>
                <w:b/>
              </w:rPr>
              <w:tab/>
            </w:r>
          </w:p>
        </w:tc>
        <w:tc>
          <w:tcPr>
            <w:tcW w:w="6502" w:type="dxa"/>
            <w:gridSpan w:val="2"/>
          </w:tcPr>
          <w:p w14:paraId="41891578" w14:textId="77777777" w:rsidR="006F44C8" w:rsidRPr="00C4387C" w:rsidRDefault="006F44C8" w:rsidP="005E019A">
            <w:pPr>
              <w:autoSpaceDE w:val="0"/>
              <w:autoSpaceDN w:val="0"/>
              <w:adjustRightInd w:val="0"/>
              <w:rPr>
                <w:rFonts w:eastAsiaTheme="minorHAnsi" w:cstheme="minorHAnsi"/>
              </w:rPr>
            </w:pPr>
            <w:r w:rsidRPr="00C4387C">
              <w:rPr>
                <w:rFonts w:eastAsiaTheme="minorHAnsi" w:cstheme="minorHAnsi"/>
              </w:rPr>
              <w:t xml:space="preserve">Given an information requirement, the system identifies which services are capable </w:t>
            </w:r>
            <w:r>
              <w:rPr>
                <w:rFonts w:cstheme="minorHAnsi"/>
              </w:rPr>
              <w:t>of providing the required information</w:t>
            </w:r>
            <w:r w:rsidRPr="00C4387C">
              <w:rPr>
                <w:rFonts w:eastAsiaTheme="minorHAnsi" w:cstheme="minorHAnsi"/>
              </w:rPr>
              <w:t>.</w:t>
            </w:r>
          </w:p>
        </w:tc>
      </w:tr>
      <w:tr w:rsidR="006F44C8" w:rsidRPr="002B1547" w14:paraId="6519FBB6" w14:textId="77777777" w:rsidTr="005E019A">
        <w:tc>
          <w:tcPr>
            <w:tcW w:w="2354" w:type="dxa"/>
          </w:tcPr>
          <w:p w14:paraId="5F47988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58B2F97C" w14:textId="77777777" w:rsidR="006F44C8" w:rsidRPr="002B1547" w:rsidRDefault="006F44C8" w:rsidP="005E019A">
            <w:pPr>
              <w:rPr>
                <w:rFonts w:cs="Arial"/>
              </w:rPr>
            </w:pPr>
            <w:r>
              <w:rPr>
                <w:rFonts w:cs="Arial"/>
              </w:rPr>
              <w:t>In order to perform automatic and dynamic composition of applications, the system must be able to determine which services are capable of satisfying which information requirements.</w:t>
            </w:r>
          </w:p>
        </w:tc>
      </w:tr>
      <w:tr w:rsidR="006F44C8" w:rsidRPr="002B1547" w14:paraId="06D3375E" w14:textId="77777777" w:rsidTr="005E019A">
        <w:tc>
          <w:tcPr>
            <w:tcW w:w="2354" w:type="dxa"/>
          </w:tcPr>
          <w:p w14:paraId="30DA6403"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453B9A56" w14:textId="77777777" w:rsidR="006F44C8" w:rsidRDefault="006F44C8" w:rsidP="005E019A">
            <w:pPr>
              <w:spacing w:line="360" w:lineRule="auto"/>
              <w:rPr>
                <w:rFonts w:cs="Arial"/>
              </w:rPr>
            </w:pPr>
            <w:r>
              <w:rPr>
                <w:rFonts w:cs="Arial"/>
              </w:rPr>
              <w:t>WFS services correctly formalized.</w:t>
            </w:r>
          </w:p>
          <w:p w14:paraId="1A9CA784" w14:textId="77777777" w:rsidR="006F44C8" w:rsidRPr="002B1547" w:rsidRDefault="006F44C8" w:rsidP="005E019A">
            <w:pPr>
              <w:spacing w:line="360" w:lineRule="auto"/>
              <w:rPr>
                <w:rFonts w:cs="Arial"/>
              </w:rPr>
            </w:pPr>
            <w:r>
              <w:rPr>
                <w:rFonts w:cs="Arial"/>
              </w:rPr>
              <w:t xml:space="preserve">Application process correctly formalized. </w:t>
            </w:r>
          </w:p>
        </w:tc>
      </w:tr>
      <w:tr w:rsidR="006F44C8" w:rsidRPr="002B1547" w14:paraId="2C5BB9A6" w14:textId="77777777" w:rsidTr="005E019A">
        <w:tc>
          <w:tcPr>
            <w:tcW w:w="2354" w:type="dxa"/>
          </w:tcPr>
          <w:p w14:paraId="6FFFBE67"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41386A88" w14:textId="77777777" w:rsidR="006F44C8" w:rsidRPr="002B1547" w:rsidRDefault="006F44C8" w:rsidP="005E019A">
            <w:pPr>
              <w:spacing w:line="360" w:lineRule="auto"/>
              <w:rPr>
                <w:rFonts w:cs="Arial"/>
              </w:rPr>
            </w:pPr>
            <w:r>
              <w:rPr>
                <w:rFonts w:cs="Arial"/>
              </w:rPr>
              <w:t>All and only the required services are identified.</w:t>
            </w:r>
          </w:p>
        </w:tc>
      </w:tr>
      <w:tr w:rsidR="006F44C8" w:rsidRPr="002B1547" w14:paraId="306F1C19" w14:textId="77777777" w:rsidTr="005E019A">
        <w:tc>
          <w:tcPr>
            <w:tcW w:w="2354" w:type="dxa"/>
          </w:tcPr>
          <w:p w14:paraId="55EDF1C4"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2460CB97" w14:textId="77777777" w:rsidR="006F44C8" w:rsidRPr="002B1547" w:rsidRDefault="006F44C8" w:rsidP="005E019A">
            <w:pPr>
              <w:spacing w:line="360" w:lineRule="auto"/>
              <w:rPr>
                <w:rFonts w:cs="Arial"/>
              </w:rPr>
            </w:pPr>
            <w:r>
              <w:rPr>
                <w:rFonts w:cs="Arial"/>
              </w:rPr>
              <w:t>Required services not (fully or exclusively) identified.</w:t>
            </w:r>
          </w:p>
        </w:tc>
      </w:tr>
      <w:tr w:rsidR="006F44C8" w:rsidRPr="002B1547" w14:paraId="15E5DAC1" w14:textId="77777777" w:rsidTr="005E019A">
        <w:tc>
          <w:tcPr>
            <w:tcW w:w="2354" w:type="dxa"/>
          </w:tcPr>
          <w:p w14:paraId="3195C66C" w14:textId="77777777" w:rsidR="006F44C8" w:rsidRPr="002B1547" w:rsidRDefault="006F44C8" w:rsidP="005E019A">
            <w:pPr>
              <w:spacing w:line="360" w:lineRule="auto"/>
              <w:rPr>
                <w:rFonts w:cs="Arial"/>
                <w:b/>
              </w:rPr>
            </w:pPr>
            <w:r w:rsidRPr="002B1547">
              <w:rPr>
                <w:rFonts w:cs="Arial"/>
                <w:b/>
              </w:rPr>
              <w:t xml:space="preserve">Primary &amp; </w:t>
            </w:r>
          </w:p>
          <w:p w14:paraId="59E9E0D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7C62ABFB"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706CB843" w14:textId="77777777" w:rsidR="006F44C8" w:rsidRPr="002B1547" w:rsidRDefault="006F44C8" w:rsidP="005E019A">
            <w:pPr>
              <w:spacing w:line="360" w:lineRule="auto"/>
              <w:rPr>
                <w:rFonts w:cs="Arial"/>
              </w:rPr>
            </w:pPr>
          </w:p>
        </w:tc>
      </w:tr>
      <w:tr w:rsidR="006F44C8" w:rsidRPr="002B1547" w14:paraId="307E151F" w14:textId="77777777" w:rsidTr="005E019A">
        <w:trPr>
          <w:trHeight w:val="425"/>
        </w:trPr>
        <w:tc>
          <w:tcPr>
            <w:tcW w:w="2354" w:type="dxa"/>
          </w:tcPr>
          <w:p w14:paraId="2E05CDB2" w14:textId="77777777" w:rsidR="006F44C8" w:rsidRPr="002B1547" w:rsidRDefault="006F44C8" w:rsidP="005E019A">
            <w:pPr>
              <w:spacing w:line="360" w:lineRule="auto"/>
              <w:rPr>
                <w:rFonts w:cs="Arial"/>
                <w:b/>
              </w:rPr>
            </w:pPr>
            <w:r w:rsidRPr="002B1547">
              <w:rPr>
                <w:rFonts w:cs="Arial"/>
                <w:b/>
              </w:rPr>
              <w:lastRenderedPageBreak/>
              <w:t>Trigger</w:t>
            </w:r>
          </w:p>
        </w:tc>
        <w:tc>
          <w:tcPr>
            <w:tcW w:w="6502" w:type="dxa"/>
            <w:gridSpan w:val="2"/>
          </w:tcPr>
          <w:p w14:paraId="2FB0E641"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BEE07D5" w14:textId="77777777" w:rsidTr="005E019A">
        <w:trPr>
          <w:cantSplit/>
          <w:trHeight w:val="48"/>
        </w:trPr>
        <w:tc>
          <w:tcPr>
            <w:tcW w:w="2354" w:type="dxa"/>
            <w:vMerge w:val="restart"/>
          </w:tcPr>
          <w:p w14:paraId="6FFD0101"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81C6CC9" w14:textId="77777777" w:rsidR="006F44C8" w:rsidRPr="002B1547" w:rsidRDefault="006F44C8" w:rsidP="005E019A">
            <w:pPr>
              <w:spacing w:line="360" w:lineRule="auto"/>
              <w:rPr>
                <w:rFonts w:cs="Arial"/>
                <w:b/>
              </w:rPr>
            </w:pPr>
            <w:r w:rsidRPr="002B1547">
              <w:rPr>
                <w:rFonts w:cs="Arial"/>
                <w:b/>
              </w:rPr>
              <w:t>Step</w:t>
            </w:r>
          </w:p>
        </w:tc>
        <w:tc>
          <w:tcPr>
            <w:tcW w:w="5741" w:type="dxa"/>
          </w:tcPr>
          <w:p w14:paraId="55864ABD"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7798C56E" w14:textId="77777777" w:rsidTr="005E019A">
        <w:trPr>
          <w:cantSplit/>
          <w:trHeight w:val="48"/>
        </w:trPr>
        <w:tc>
          <w:tcPr>
            <w:tcW w:w="2354" w:type="dxa"/>
            <w:vMerge/>
          </w:tcPr>
          <w:p w14:paraId="15AF41AF" w14:textId="77777777" w:rsidR="006F44C8" w:rsidRPr="002B1547" w:rsidRDefault="006F44C8" w:rsidP="005E019A">
            <w:pPr>
              <w:spacing w:line="360" w:lineRule="auto"/>
              <w:rPr>
                <w:rFonts w:cs="Arial"/>
                <w:b/>
              </w:rPr>
            </w:pPr>
          </w:p>
        </w:tc>
        <w:tc>
          <w:tcPr>
            <w:tcW w:w="761" w:type="dxa"/>
          </w:tcPr>
          <w:p w14:paraId="7F779F1A"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2B1FA20E" w14:textId="77777777" w:rsidR="006F44C8" w:rsidRPr="002B1547" w:rsidRDefault="006F44C8" w:rsidP="005E019A">
            <w:pPr>
              <w:spacing w:line="360" w:lineRule="auto"/>
              <w:rPr>
                <w:rFonts w:cs="Arial"/>
              </w:rPr>
            </w:pPr>
            <w:r>
              <w:rPr>
                <w:rFonts w:cs="Arial"/>
              </w:rPr>
              <w:t>User provides a set of information requirements.</w:t>
            </w:r>
          </w:p>
        </w:tc>
      </w:tr>
      <w:tr w:rsidR="006F44C8" w:rsidRPr="002B1547" w14:paraId="505FAA38" w14:textId="77777777" w:rsidTr="005E019A">
        <w:trPr>
          <w:cantSplit/>
          <w:trHeight w:val="48"/>
        </w:trPr>
        <w:tc>
          <w:tcPr>
            <w:tcW w:w="2354" w:type="dxa"/>
            <w:vMerge/>
          </w:tcPr>
          <w:p w14:paraId="3ADAFEB4" w14:textId="77777777" w:rsidR="006F44C8" w:rsidRPr="002B1547" w:rsidRDefault="006F44C8" w:rsidP="005E019A">
            <w:pPr>
              <w:spacing w:line="360" w:lineRule="auto"/>
              <w:rPr>
                <w:rFonts w:cs="Arial"/>
                <w:b/>
              </w:rPr>
            </w:pPr>
          </w:p>
        </w:tc>
        <w:tc>
          <w:tcPr>
            <w:tcW w:w="761" w:type="dxa"/>
          </w:tcPr>
          <w:p w14:paraId="7E6A0F09" w14:textId="77777777" w:rsidR="006F44C8" w:rsidRPr="002B1547" w:rsidRDefault="006F44C8" w:rsidP="005E019A">
            <w:pPr>
              <w:spacing w:line="360" w:lineRule="auto"/>
              <w:jc w:val="center"/>
              <w:rPr>
                <w:rFonts w:cs="Arial"/>
              </w:rPr>
            </w:pPr>
            <w:r>
              <w:rPr>
                <w:rFonts w:cs="Arial"/>
              </w:rPr>
              <w:t>2.</w:t>
            </w:r>
          </w:p>
        </w:tc>
        <w:tc>
          <w:tcPr>
            <w:tcW w:w="5741" w:type="dxa"/>
          </w:tcPr>
          <w:p w14:paraId="45CFCFB2" w14:textId="77777777" w:rsidR="006F44C8" w:rsidRDefault="006F44C8" w:rsidP="005E019A">
            <w:pPr>
              <w:spacing w:line="360" w:lineRule="auto"/>
              <w:rPr>
                <w:rFonts w:cs="Arial"/>
              </w:rPr>
            </w:pPr>
            <w:r>
              <w:rPr>
                <w:rFonts w:cs="Arial"/>
              </w:rPr>
              <w:t>WFS services capable of satisfying the information requirements are identified.</w:t>
            </w:r>
          </w:p>
        </w:tc>
      </w:tr>
      <w:tr w:rsidR="006F44C8" w:rsidRPr="002B1547" w14:paraId="0292143F" w14:textId="77777777" w:rsidTr="005E019A">
        <w:trPr>
          <w:cantSplit/>
          <w:trHeight w:val="120"/>
        </w:trPr>
        <w:tc>
          <w:tcPr>
            <w:tcW w:w="2354" w:type="dxa"/>
            <w:vMerge w:val="restart"/>
          </w:tcPr>
          <w:p w14:paraId="0111F5EC"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29140E77" w14:textId="77777777" w:rsidR="006F44C8" w:rsidRPr="002B1547" w:rsidRDefault="006F44C8" w:rsidP="005E019A">
            <w:pPr>
              <w:spacing w:line="360" w:lineRule="auto"/>
              <w:rPr>
                <w:rFonts w:cs="Arial"/>
                <w:b/>
              </w:rPr>
            </w:pPr>
            <w:r w:rsidRPr="002B1547">
              <w:rPr>
                <w:rFonts w:cs="Arial"/>
                <w:b/>
              </w:rPr>
              <w:t>Step</w:t>
            </w:r>
          </w:p>
        </w:tc>
        <w:tc>
          <w:tcPr>
            <w:tcW w:w="5741" w:type="dxa"/>
          </w:tcPr>
          <w:p w14:paraId="017BB9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6CC50DD" w14:textId="77777777" w:rsidTr="005E019A">
        <w:trPr>
          <w:cantSplit/>
          <w:trHeight w:val="120"/>
        </w:trPr>
        <w:tc>
          <w:tcPr>
            <w:tcW w:w="2354" w:type="dxa"/>
            <w:vMerge/>
          </w:tcPr>
          <w:p w14:paraId="391F58AB" w14:textId="77777777" w:rsidR="006F44C8" w:rsidRPr="002B1547" w:rsidRDefault="006F44C8" w:rsidP="005E019A">
            <w:pPr>
              <w:spacing w:line="360" w:lineRule="auto"/>
              <w:rPr>
                <w:rFonts w:cs="Arial"/>
                <w:b/>
              </w:rPr>
            </w:pPr>
          </w:p>
        </w:tc>
        <w:tc>
          <w:tcPr>
            <w:tcW w:w="761" w:type="dxa"/>
          </w:tcPr>
          <w:p w14:paraId="0299600E" w14:textId="77777777" w:rsidR="006F44C8" w:rsidRPr="002B1547" w:rsidRDefault="006F44C8" w:rsidP="005E019A">
            <w:pPr>
              <w:spacing w:line="360" w:lineRule="auto"/>
              <w:rPr>
                <w:rFonts w:cs="Arial"/>
              </w:rPr>
            </w:pPr>
          </w:p>
        </w:tc>
        <w:tc>
          <w:tcPr>
            <w:tcW w:w="5741" w:type="dxa"/>
          </w:tcPr>
          <w:p w14:paraId="5106A3F2" w14:textId="77777777" w:rsidR="006F44C8" w:rsidRPr="002B1547" w:rsidRDefault="006F44C8" w:rsidP="005E019A">
            <w:pPr>
              <w:spacing w:line="360" w:lineRule="auto"/>
              <w:rPr>
                <w:rFonts w:cs="Arial"/>
              </w:rPr>
            </w:pPr>
          </w:p>
        </w:tc>
      </w:tr>
      <w:tr w:rsidR="006F44C8" w:rsidRPr="002B1547" w14:paraId="0FB79654" w14:textId="77777777" w:rsidTr="005E019A">
        <w:trPr>
          <w:cantSplit/>
          <w:trHeight w:val="120"/>
        </w:trPr>
        <w:tc>
          <w:tcPr>
            <w:tcW w:w="2354" w:type="dxa"/>
            <w:vMerge w:val="restart"/>
          </w:tcPr>
          <w:p w14:paraId="6746DF83"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24F98B65" w14:textId="77777777" w:rsidR="006F44C8" w:rsidRPr="002B1547" w:rsidRDefault="006F44C8" w:rsidP="005E019A">
            <w:pPr>
              <w:spacing w:line="360" w:lineRule="auto"/>
              <w:rPr>
                <w:rFonts w:cs="Arial"/>
                <w:b/>
              </w:rPr>
            </w:pPr>
            <w:r w:rsidRPr="002B1547">
              <w:rPr>
                <w:rFonts w:cs="Arial"/>
                <w:b/>
              </w:rPr>
              <w:t>Step</w:t>
            </w:r>
          </w:p>
        </w:tc>
        <w:tc>
          <w:tcPr>
            <w:tcW w:w="5741" w:type="dxa"/>
          </w:tcPr>
          <w:p w14:paraId="14655D4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3159BB7" w14:textId="77777777" w:rsidTr="005E019A">
        <w:trPr>
          <w:cantSplit/>
          <w:trHeight w:val="113"/>
        </w:trPr>
        <w:tc>
          <w:tcPr>
            <w:tcW w:w="2354" w:type="dxa"/>
            <w:vMerge/>
          </w:tcPr>
          <w:p w14:paraId="110ED6D5" w14:textId="77777777" w:rsidR="006F44C8" w:rsidRPr="002B1547" w:rsidRDefault="006F44C8" w:rsidP="005E019A">
            <w:pPr>
              <w:spacing w:line="360" w:lineRule="auto"/>
              <w:rPr>
                <w:rFonts w:cs="Arial"/>
                <w:b/>
              </w:rPr>
            </w:pPr>
          </w:p>
        </w:tc>
        <w:tc>
          <w:tcPr>
            <w:tcW w:w="761" w:type="dxa"/>
          </w:tcPr>
          <w:p w14:paraId="01545358" w14:textId="77777777" w:rsidR="006F44C8" w:rsidRPr="002B1547" w:rsidRDefault="006F44C8" w:rsidP="005E019A">
            <w:pPr>
              <w:spacing w:line="360" w:lineRule="auto"/>
              <w:jc w:val="center"/>
              <w:rPr>
                <w:rFonts w:cs="Arial"/>
              </w:rPr>
            </w:pPr>
          </w:p>
        </w:tc>
        <w:tc>
          <w:tcPr>
            <w:tcW w:w="5741" w:type="dxa"/>
          </w:tcPr>
          <w:p w14:paraId="1B0DFFA8" w14:textId="77777777" w:rsidR="006F44C8" w:rsidRPr="002B1547" w:rsidRDefault="006F44C8" w:rsidP="005E019A">
            <w:pPr>
              <w:spacing w:line="360" w:lineRule="auto"/>
              <w:rPr>
                <w:rFonts w:cs="Arial"/>
              </w:rPr>
            </w:pPr>
          </w:p>
        </w:tc>
      </w:tr>
      <w:tr w:rsidR="006F44C8" w:rsidRPr="002B1547" w14:paraId="78FE23F6" w14:textId="77777777" w:rsidTr="005E019A">
        <w:tc>
          <w:tcPr>
            <w:tcW w:w="2354" w:type="dxa"/>
          </w:tcPr>
          <w:p w14:paraId="6F0365A0"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705E9EC7" w14:textId="77777777" w:rsidR="006F44C8" w:rsidRPr="002B1547" w:rsidRDefault="006F44C8" w:rsidP="005E019A">
            <w:pPr>
              <w:spacing w:line="360" w:lineRule="auto"/>
              <w:rPr>
                <w:rFonts w:cs="Arial"/>
              </w:rPr>
            </w:pPr>
          </w:p>
        </w:tc>
      </w:tr>
      <w:tr w:rsidR="006F44C8" w:rsidRPr="002B1547" w14:paraId="3A900049" w14:textId="77777777" w:rsidTr="005E019A">
        <w:tc>
          <w:tcPr>
            <w:tcW w:w="2354" w:type="dxa"/>
          </w:tcPr>
          <w:p w14:paraId="48B69552"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1F8B357F" w14:textId="77777777" w:rsidR="006F44C8" w:rsidRPr="002B1547" w:rsidRDefault="006F44C8" w:rsidP="005E019A">
            <w:pPr>
              <w:spacing w:line="360" w:lineRule="auto"/>
              <w:rPr>
                <w:rFonts w:cs="Arial"/>
              </w:rPr>
            </w:pPr>
            <w:r w:rsidRPr="002B1547">
              <w:rPr>
                <w:rFonts w:cs="Arial"/>
              </w:rPr>
              <w:t>High</w:t>
            </w:r>
          </w:p>
        </w:tc>
      </w:tr>
      <w:tr w:rsidR="006F44C8" w:rsidRPr="002B1547" w14:paraId="2B5A2C9B" w14:textId="77777777" w:rsidTr="005E019A">
        <w:tc>
          <w:tcPr>
            <w:tcW w:w="2354" w:type="dxa"/>
          </w:tcPr>
          <w:p w14:paraId="4167BE5F"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43FF11C9" w14:textId="77777777" w:rsidR="006F44C8" w:rsidRPr="002B1547" w:rsidRDefault="006F44C8" w:rsidP="005E019A">
            <w:pPr>
              <w:spacing w:line="360" w:lineRule="auto"/>
              <w:rPr>
                <w:rFonts w:cs="Arial"/>
              </w:rPr>
            </w:pPr>
            <w:r>
              <w:rPr>
                <w:rFonts w:cs="Arial"/>
              </w:rPr>
              <w:t>TBD</w:t>
            </w:r>
          </w:p>
        </w:tc>
      </w:tr>
      <w:tr w:rsidR="006F44C8" w:rsidRPr="002B1547" w14:paraId="49AC0B25" w14:textId="77777777" w:rsidTr="005E019A">
        <w:tc>
          <w:tcPr>
            <w:tcW w:w="2354" w:type="dxa"/>
          </w:tcPr>
          <w:p w14:paraId="3D6DEEF4"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74ECC5" w14:textId="77777777" w:rsidR="006F44C8" w:rsidRPr="002B1547" w:rsidRDefault="006F44C8" w:rsidP="005E019A">
            <w:pPr>
              <w:spacing w:line="360" w:lineRule="auto"/>
              <w:rPr>
                <w:rFonts w:cs="Arial"/>
              </w:rPr>
            </w:pPr>
            <w:r>
              <w:rPr>
                <w:rFonts w:cs="Arial"/>
              </w:rPr>
              <w:t>High</w:t>
            </w:r>
          </w:p>
        </w:tc>
      </w:tr>
      <w:tr w:rsidR="006F44C8" w:rsidRPr="002B1547" w14:paraId="66FB08A1" w14:textId="77777777" w:rsidTr="005E019A">
        <w:tc>
          <w:tcPr>
            <w:tcW w:w="2354" w:type="dxa"/>
          </w:tcPr>
          <w:p w14:paraId="68347284"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3F1A1742" w14:textId="77777777" w:rsidR="006F44C8" w:rsidRPr="002B1547" w:rsidRDefault="006F44C8" w:rsidP="005E019A">
            <w:pPr>
              <w:spacing w:line="360" w:lineRule="auto"/>
              <w:rPr>
                <w:rFonts w:cs="Arial"/>
              </w:rPr>
            </w:pPr>
          </w:p>
        </w:tc>
      </w:tr>
    </w:tbl>
    <w:p w14:paraId="7C5753E2" w14:textId="77777777" w:rsidR="006F44C8" w:rsidRPr="007A0043" w:rsidRDefault="006F44C8" w:rsidP="006F44C8"/>
    <w:p w14:paraId="3D39F0A0" w14:textId="77777777" w:rsidR="006F44C8" w:rsidRDefault="006F44C8" w:rsidP="00E80D3C">
      <w:pPr>
        <w:pStyle w:val="Heading3"/>
      </w:pPr>
      <w:bookmarkStart w:id="121" w:name="_Toc2843374"/>
      <w:r>
        <w:t>System Design</w:t>
      </w:r>
      <w:bookmarkEnd w:id="121"/>
    </w:p>
    <w:p w14:paraId="72D0F6C6" w14:textId="3F60D6F8" w:rsidR="006F44C8" w:rsidRDefault="006F44C8" w:rsidP="006F44C8">
      <w:r>
        <w:t>Illustrated in</w:t>
      </w:r>
      <w:r w:rsidR="00F924D9">
        <w:t xml:space="preserve"> </w:t>
      </w:r>
      <w:r w:rsidR="00F924D9">
        <w:fldChar w:fldCharType="begin"/>
      </w:r>
      <w:r w:rsidR="00F924D9">
        <w:instrText xml:space="preserve"> REF _Ref520748895 \h </w:instrText>
      </w:r>
      <w:r w:rsidR="00F924D9">
        <w:fldChar w:fldCharType="separate"/>
      </w:r>
      <w:r w:rsidR="00F924D9">
        <w:t xml:space="preserve">Figure </w:t>
      </w:r>
      <w:r w:rsidR="00F924D9">
        <w:rPr>
          <w:noProof/>
        </w:rPr>
        <w:t>8</w:t>
      </w:r>
      <w:r w:rsidR="00F924D9">
        <w:fldChar w:fldCharType="end"/>
      </w:r>
      <w:r>
        <w:t>, the creation of ITS applications using the IT-SoS framework is supported within the iCity project with three key components: the WFS creator, which supports the definition of individual services; the Application creator, which supports the definition of applications as processes; and the Application engine, which supports the automated composition and execution of services.</w:t>
      </w:r>
    </w:p>
    <w:p w14:paraId="5598032A" w14:textId="77777777" w:rsidR="006F44C8" w:rsidRDefault="006F44C8" w:rsidP="006F44C8">
      <w:pPr>
        <w:rPr>
          <w:b/>
          <w:bCs/>
        </w:rPr>
      </w:pPr>
    </w:p>
    <w:p w14:paraId="43BE3833" w14:textId="5BFE07A5" w:rsidR="006F44C8" w:rsidRDefault="006F44C8" w:rsidP="006F44C8">
      <w:r w:rsidRPr="004D6B66">
        <w:rPr>
          <w:i/>
        </w:rPr>
        <w:t>The WFS Creator</w:t>
      </w:r>
      <w:r>
        <w:t xml:space="preserve"> (illustrated in</w:t>
      </w:r>
      <w:r w:rsidR="00F924D9">
        <w:t xml:space="preserve"> </w:t>
      </w:r>
      <w:r w:rsidR="00F924D9">
        <w:fldChar w:fldCharType="begin"/>
      </w:r>
      <w:r w:rsidR="00F924D9">
        <w:instrText xml:space="preserve"> REF _Ref520748914 \h </w:instrText>
      </w:r>
      <w:r w:rsidR="00F924D9">
        <w:fldChar w:fldCharType="separate"/>
      </w:r>
      <w:r w:rsidR="00F924D9">
        <w:t xml:space="preserve">Figure </w:t>
      </w:r>
      <w:r w:rsidR="00F924D9">
        <w:rPr>
          <w:noProof/>
        </w:rPr>
        <w:t>9</w:t>
      </w:r>
      <w:r w:rsidR="00F924D9">
        <w:fldChar w:fldCharType="end"/>
      </w:r>
      <w:r>
        <w:t>) supports the creation of a WFS service from some existing data source. The WFS is created and published to the ArcGIS server. Additional metadata is also collected during the creation process in order to achieve a complete description of the service (e.g. the equipment it uses, the information it provides). This description is mapped into a formal representation using terminology defined in the iCity ontology, and stored in a triplestore which may be accessed as required by other components.</w:t>
      </w:r>
    </w:p>
    <w:p w14:paraId="737EE37A" w14:textId="77777777" w:rsidR="006F44C8" w:rsidRDefault="006F44C8" w:rsidP="006F44C8"/>
    <w:p w14:paraId="65E9AF30" w14:textId="77777777" w:rsidR="006F44C8" w:rsidRDefault="006F44C8" w:rsidP="006F44C8">
      <w:r w:rsidRPr="004D6B66">
        <w:rPr>
          <w:i/>
        </w:rPr>
        <w:t>The Application Creator</w:t>
      </w:r>
      <w:r>
        <w:t xml:space="preserve"> component supports the definition of ITS applications – in particular the context-specific decomposition of the underlying process (including accounting for possible dependencies between sub-processes). As with the creation of WFS services, each application definition shall be mapped into an ontology-based representation in the IT-SoS triplestore.</w:t>
      </w:r>
    </w:p>
    <w:p w14:paraId="50F2A59E" w14:textId="77777777" w:rsidR="006F44C8" w:rsidRDefault="006F44C8" w:rsidP="006F44C8"/>
    <w:p w14:paraId="07C88ECB" w14:textId="5FECBC17" w:rsidR="006F44C8" w:rsidRDefault="006F44C8" w:rsidP="006F44C8">
      <w:r w:rsidRPr="004D6B66">
        <w:rPr>
          <w:i/>
        </w:rPr>
        <w:t>The iCity ITS Application</w:t>
      </w:r>
      <w:r>
        <w:rPr>
          <w:i/>
        </w:rPr>
        <w:t xml:space="preserve"> Engine</w:t>
      </w:r>
      <w:r>
        <w:t xml:space="preserve"> (illustrated in</w:t>
      </w:r>
      <w:r w:rsidR="00F924D9">
        <w:t xml:space="preserve"> </w:t>
      </w:r>
      <w:r w:rsidR="00F924D9">
        <w:fldChar w:fldCharType="begin"/>
      </w:r>
      <w:r w:rsidR="00F924D9">
        <w:instrText xml:space="preserve"> REF _Ref520748942 \h </w:instrText>
      </w:r>
      <w:r w:rsidR="00F924D9">
        <w:fldChar w:fldCharType="separate"/>
      </w:r>
      <w:r w:rsidR="00F924D9">
        <w:t xml:space="preserve">Figure </w:t>
      </w:r>
      <w:r w:rsidR="00F924D9">
        <w:rPr>
          <w:noProof/>
        </w:rPr>
        <w:t>10</w:t>
      </w:r>
      <w:r w:rsidR="00F924D9">
        <w:fldChar w:fldCharType="end"/>
      </w:r>
      <w:r>
        <w:t xml:space="preserve">) is responsible for building and executing ITS applications on-the-fly, according to the definitions specified by the ITS Application Creator. </w:t>
      </w:r>
    </w:p>
    <w:p w14:paraId="341AC6E8" w14:textId="77777777" w:rsidR="006F44C8" w:rsidRDefault="006F44C8" w:rsidP="006F44C8">
      <w:r>
        <w:lastRenderedPageBreak/>
        <w:t>In the context of the iCity project, each application shall be accessible (buildable and executable) via the iCity dashboard. Based on the selected application and additional contextual information (supplied by the dashboard), the engine queries the triplestore for the appropriate composition in order to determine how the application shall be built. The resulting composition then serves as input for the execution engine, which combines the WGS services from the ArcGIS server in accordance with the prescribed composition in order to execute the application. Since all of the WFS services are represented using the iCity ontology, information between services may be combined easily, using the ontology as the interlingua.</w:t>
      </w:r>
    </w:p>
    <w:p w14:paraId="024D7EDD" w14:textId="77777777" w:rsidR="006F44C8" w:rsidRDefault="006F44C8" w:rsidP="006F44C8"/>
    <w:p w14:paraId="70D129E5" w14:textId="77777777" w:rsidR="00F924D9" w:rsidRDefault="006F44C8">
      <w:pPr>
        <w:keepNext/>
      </w:pPr>
      <w:r w:rsidRPr="003614BC">
        <w:rPr>
          <w:noProof/>
        </w:rPr>
        <w:drawing>
          <wp:inline distT="0" distB="0" distL="0" distR="0" wp14:anchorId="0674B343" wp14:editId="460DCD35">
            <wp:extent cx="3270096"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0096" cy="2520000"/>
                    </a:xfrm>
                    <a:prstGeom prst="rect">
                      <a:avLst/>
                    </a:prstGeom>
                  </pic:spPr>
                </pic:pic>
              </a:graphicData>
            </a:graphic>
          </wp:inline>
        </w:drawing>
      </w:r>
    </w:p>
    <w:p w14:paraId="720889D2" w14:textId="476F3892" w:rsidR="006F44C8" w:rsidRDefault="00F924D9" w:rsidP="00E80D3C">
      <w:pPr>
        <w:pStyle w:val="Caption"/>
      </w:pPr>
      <w:bookmarkStart w:id="122" w:name="_Ref520748895"/>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9</w:t>
      </w:r>
      <w:r w:rsidR="00FA06BD">
        <w:rPr>
          <w:noProof/>
        </w:rPr>
        <w:fldChar w:fldCharType="end"/>
      </w:r>
      <w:bookmarkEnd w:id="122"/>
      <w:r>
        <w:t xml:space="preserve">: </w:t>
      </w:r>
      <w:r w:rsidRPr="00597304">
        <w:t>Ontology-focused view of the iCity implementation of the IT-SoS framework.</w:t>
      </w:r>
    </w:p>
    <w:p w14:paraId="20F2D365" w14:textId="77777777" w:rsidR="006F44C8" w:rsidRDefault="006F44C8" w:rsidP="006F44C8"/>
    <w:p w14:paraId="15F4EA46" w14:textId="77777777" w:rsidR="00F924D9" w:rsidRDefault="006F44C8">
      <w:pPr>
        <w:keepNext/>
      </w:pPr>
      <w:r w:rsidRPr="000E48DA">
        <w:rPr>
          <w:noProof/>
        </w:rPr>
        <w:drawing>
          <wp:inline distT="0" distB="0" distL="0" distR="0" wp14:anchorId="1A86491E" wp14:editId="2CAFB5BA">
            <wp:extent cx="3603850" cy="252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3850" cy="2520000"/>
                    </a:xfrm>
                    <a:prstGeom prst="rect">
                      <a:avLst/>
                    </a:prstGeom>
                  </pic:spPr>
                </pic:pic>
              </a:graphicData>
            </a:graphic>
          </wp:inline>
        </w:drawing>
      </w:r>
    </w:p>
    <w:p w14:paraId="1EA49CDD" w14:textId="5A32D5CF" w:rsidR="006F44C8" w:rsidRDefault="00F924D9" w:rsidP="00E80D3C">
      <w:pPr>
        <w:pStyle w:val="Caption"/>
      </w:pPr>
      <w:bookmarkStart w:id="123" w:name="_Ref52074891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10</w:t>
      </w:r>
      <w:r w:rsidR="00FA06BD">
        <w:rPr>
          <w:noProof/>
        </w:rPr>
        <w:fldChar w:fldCharType="end"/>
      </w:r>
      <w:bookmarkEnd w:id="123"/>
      <w:r>
        <w:t xml:space="preserve">: </w:t>
      </w:r>
      <w:r w:rsidRPr="006A6783">
        <w:t>Illustration of the key components within the WFS Creator.</w:t>
      </w:r>
    </w:p>
    <w:p w14:paraId="45D18A63" w14:textId="77777777" w:rsidR="006F44C8" w:rsidRDefault="006F44C8" w:rsidP="006F44C8"/>
    <w:p w14:paraId="74E468E3" w14:textId="77777777" w:rsidR="00F924D9" w:rsidRDefault="006F44C8">
      <w:pPr>
        <w:keepNext/>
      </w:pPr>
      <w:r w:rsidRPr="00B919C1">
        <w:rPr>
          <w:noProof/>
        </w:rPr>
        <w:lastRenderedPageBreak/>
        <w:drawing>
          <wp:inline distT="0" distB="0" distL="0" distR="0" wp14:anchorId="6BDB7264" wp14:editId="5CC04DA7">
            <wp:extent cx="3655797" cy="2520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5797" cy="2520000"/>
                    </a:xfrm>
                    <a:prstGeom prst="rect">
                      <a:avLst/>
                    </a:prstGeom>
                  </pic:spPr>
                </pic:pic>
              </a:graphicData>
            </a:graphic>
          </wp:inline>
        </w:drawing>
      </w:r>
    </w:p>
    <w:p w14:paraId="12B6CB37" w14:textId="3FA7246C" w:rsidR="006F44C8" w:rsidRDefault="00F924D9" w:rsidP="00E80D3C">
      <w:pPr>
        <w:pStyle w:val="Caption"/>
      </w:pPr>
      <w:bookmarkStart w:id="124" w:name="_Ref520748942"/>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11</w:t>
      </w:r>
      <w:r w:rsidR="00FA06BD">
        <w:rPr>
          <w:noProof/>
        </w:rPr>
        <w:fldChar w:fldCharType="end"/>
      </w:r>
      <w:bookmarkEnd w:id="124"/>
      <w:r>
        <w:t xml:space="preserve">: </w:t>
      </w:r>
      <w:r w:rsidRPr="001026E7">
        <w:t>Illustration of the key components within the ITS Application Engine.</w:t>
      </w:r>
    </w:p>
    <w:p w14:paraId="26C1F73D" w14:textId="77777777" w:rsidR="006F44C8" w:rsidRDefault="006F44C8" w:rsidP="00E80D3C">
      <w:pPr>
        <w:pStyle w:val="Heading3"/>
      </w:pPr>
      <w:bookmarkStart w:id="125" w:name="_Toc2843375"/>
      <w:r>
        <w:t>Ontology Design: Required Extensions</w:t>
      </w:r>
      <w:bookmarkEnd w:id="125"/>
    </w:p>
    <w:p w14:paraId="7A36B2C7" w14:textId="29A8E2C0" w:rsidR="006F44C8" w:rsidRPr="00D5150A" w:rsidRDefault="00F924D9" w:rsidP="006F44C8">
      <w:pPr>
        <w:autoSpaceDE w:val="0"/>
        <w:autoSpaceDN w:val="0"/>
        <w:adjustRightInd w:val="0"/>
        <w:rPr>
          <w:rFonts w:cstheme="minorHAnsi"/>
        </w:rPr>
      </w:pPr>
      <w:r>
        <w:rPr>
          <w:rFonts w:cstheme="minorHAnsi"/>
        </w:rPr>
        <w:t>The iCity ontology must be extended in order to capture WFS and their possible compositions. This will be approached by f</w:t>
      </w:r>
      <w:r w:rsidR="006F44C8">
        <w:rPr>
          <w:rFonts w:cstheme="minorHAnsi"/>
        </w:rPr>
        <w:t xml:space="preserve">ormalizing </w:t>
      </w:r>
      <w:r>
        <w:rPr>
          <w:rFonts w:cstheme="minorHAnsi"/>
        </w:rPr>
        <w:t>some sample application</w:t>
      </w:r>
      <w:r w:rsidR="006F44C8">
        <w:rPr>
          <w:rFonts w:cstheme="minorHAnsi"/>
        </w:rPr>
        <w:t xml:space="preserve"> definitions and compositions</w:t>
      </w:r>
      <w:r>
        <w:rPr>
          <w:rFonts w:cstheme="minorHAnsi"/>
        </w:rPr>
        <w:t xml:space="preserve"> in order to guide the metadata that will be required to support the system’s functionality</w:t>
      </w:r>
      <w:r w:rsidR="006F44C8">
        <w:rPr>
          <w:rFonts w:cstheme="minorHAnsi"/>
        </w:rPr>
        <w:t xml:space="preserve">. </w:t>
      </w:r>
    </w:p>
    <w:p w14:paraId="12619EC6" w14:textId="427FD840" w:rsidR="00B65D5F" w:rsidRDefault="00F924D9" w:rsidP="00E80D3C">
      <w:pPr>
        <w:pStyle w:val="Heading3"/>
      </w:pPr>
      <w:bookmarkStart w:id="126" w:name="_Toc2843376"/>
      <w:r>
        <w:t>Next Steps</w:t>
      </w:r>
      <w:bookmarkEnd w:id="126"/>
    </w:p>
    <w:p w14:paraId="61A999D8" w14:textId="2BC98ECC" w:rsidR="00F924D9" w:rsidRDefault="00F924D9" w:rsidP="00E80D3C">
      <w:pPr>
        <w:rPr>
          <w:lang w:val="en-US" w:bidi="en-US"/>
        </w:rPr>
      </w:pPr>
      <w:r>
        <w:rPr>
          <w:lang w:val="en-US" w:bidi="en-US"/>
        </w:rPr>
        <w:t>The next steps toward implementation of this application will be to clearly define the required, ontology-based representation of applications and services within the system. This will be incorporated into a workflow that will become part of the system’s processes to add applications and services. In this way, the ontology interface to the IT-SoS system will be baked-in to the creation process, requiring no additional overhead on the part of the user. The system shall be implemented to take advantage of the ontology-based representation in order to support the automated, intelligent composition of applications as envisioned by the IT-SoS framework.</w:t>
      </w:r>
    </w:p>
    <w:p w14:paraId="6E77F595" w14:textId="7BCD0C9E" w:rsidR="00D72AC0" w:rsidRDefault="00A03E2D" w:rsidP="00D72AC0">
      <w:pPr>
        <w:pStyle w:val="Heading2"/>
      </w:pPr>
      <w:bookmarkStart w:id="127" w:name="_Toc2843377"/>
      <w:r>
        <w:t>iCity Ontology for Urban Simulation Results</w:t>
      </w:r>
      <w:bookmarkEnd w:id="127"/>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A03E2D">
      <w:pPr>
        <w:pStyle w:val="ListParagraph"/>
        <w:numPr>
          <w:ilvl w:val="0"/>
          <w:numId w:val="25"/>
        </w:numPr>
        <w:rPr>
          <w:sz w:val="24"/>
        </w:rPr>
      </w:pPr>
      <w:r w:rsidRPr="00A03E2D">
        <w:rPr>
          <w:sz w:val="24"/>
        </w:rPr>
        <w:t>the incomparability between models and results,</w:t>
      </w:r>
    </w:p>
    <w:p w14:paraId="117445D1" w14:textId="107C7A19" w:rsidR="00A03E2D" w:rsidRPr="00A03E2D" w:rsidRDefault="00A03E2D" w:rsidP="00A03E2D">
      <w:pPr>
        <w:pStyle w:val="ListParagraph"/>
        <w:numPr>
          <w:ilvl w:val="0"/>
          <w:numId w:val="25"/>
        </w:numPr>
        <w:rPr>
          <w:sz w:val="24"/>
        </w:rPr>
      </w:pPr>
      <w:r w:rsidRPr="00A03E2D">
        <w:rPr>
          <w:sz w:val="24"/>
        </w:rPr>
        <w:t>the need for bespoke query design, and</w:t>
      </w:r>
    </w:p>
    <w:p w14:paraId="07BE6F8F" w14:textId="54951627" w:rsidR="00A03E2D" w:rsidRPr="00A03E2D" w:rsidRDefault="00A03E2D" w:rsidP="00A03E2D">
      <w:pPr>
        <w:pStyle w:val="ListParagraph"/>
        <w:numPr>
          <w:ilvl w:val="0"/>
          <w:numId w:val="25"/>
        </w:numPr>
        <w:rPr>
          <w:sz w:val="24"/>
        </w:rPr>
      </w:pPr>
      <w:r w:rsidRPr="00A03E2D">
        <w:rPr>
          <w:sz w:val="24"/>
        </w:rPr>
        <w:t>the opaqueness/complexity of models and results.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t xml:space="preserve">The result of an urban system simulation is essentially an instance of some part(s) of the urban system and can be formalized by the urban system ontology. In addition, we need a way to distinguish such instances </w:t>
      </w:r>
      <w:r w:rsidR="00BA17F1">
        <w:t xml:space="preserve">from real-world data. To accomplish this, we extend the Urban System Ontology with an ontology for simulations: </w:t>
      </w:r>
      <w:proofErr w:type="gramStart"/>
      <w:r w:rsidR="00BA17F1">
        <w:t>the</w:t>
      </w:r>
      <w:proofErr w:type="gramEnd"/>
      <w:r w:rsidR="00BA17F1">
        <w:t xml:space="preserve"> Urban System Simulation Ontology.</w:t>
      </w:r>
    </w:p>
    <w:p w14:paraId="0DDFB163" w14:textId="1203001F" w:rsidR="00A03E2D" w:rsidRDefault="00A03E2D" w:rsidP="00A03E2D">
      <w:r>
        <w:lastRenderedPageBreak/>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rPr>
          <w:sz w:val="24"/>
        </w:rPr>
      </w:pPr>
      <w:r w:rsidRPr="00E80D3C">
        <w:rPr>
          <w:sz w:val="24"/>
        </w:rPr>
        <w:t xml:space="preserve">Simulation: A Simulation is an execution of some </w:t>
      </w:r>
      <w:r w:rsidR="00711B91">
        <w:rPr>
          <w:sz w:val="24"/>
        </w:rPr>
        <w:t xml:space="preserve">model system. It </w:t>
      </w:r>
      <w:r w:rsidRPr="00E80D3C">
        <w:rPr>
          <w:sz w:val="24"/>
        </w:rPr>
        <w:t xml:space="preserve">has some </w:t>
      </w:r>
      <w:r w:rsidRPr="00711B91">
        <w:rPr>
          <w:sz w:val="24"/>
        </w:rPr>
        <w:t>input</w:t>
      </w:r>
      <w:r w:rsidRPr="00E80D3C">
        <w:rPr>
          <w:sz w:val="24"/>
        </w:rPr>
        <w:t xml:space="preserve"> and </w:t>
      </w:r>
      <w:r w:rsidRPr="00E80D3C">
        <w:rPr>
          <w:b/>
          <w:sz w:val="24"/>
        </w:rPr>
        <w:t>output</w:t>
      </w:r>
      <w:r w:rsidRPr="00E80D3C">
        <w:rPr>
          <w:sz w:val="24"/>
        </w:rPr>
        <w:t xml:space="preserve"> </w:t>
      </w:r>
      <w:r>
        <w:rPr>
          <w:sz w:val="24"/>
        </w:rPr>
        <w:t xml:space="preserve">data, defined by some instances of the UrbanSystemOntologyClass. </w:t>
      </w:r>
      <w:r w:rsidRPr="00E80D3C">
        <w:rPr>
          <w:sz w:val="24"/>
        </w:rPr>
        <w:br/>
        <w:t xml:space="preserve">A Simulation has a </w:t>
      </w:r>
      <w:r w:rsidRPr="00E80D3C">
        <w:rPr>
          <w:b/>
          <w:sz w:val="24"/>
        </w:rPr>
        <w:t>run date</w:t>
      </w:r>
      <w:r w:rsidRPr="00E80D3C">
        <w:rPr>
          <w:sz w:val="24"/>
        </w:rPr>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D8001F">
        <w:trPr>
          <w:cantSplit/>
        </w:trPr>
        <w:tc>
          <w:tcPr>
            <w:tcW w:w="2771" w:type="dxa"/>
            <w:shd w:val="clear" w:color="auto" w:fill="00FFFF"/>
          </w:tcPr>
          <w:p w14:paraId="61E71C9F" w14:textId="77777777" w:rsidR="002E21C6" w:rsidRDefault="002E21C6" w:rsidP="00D8001F">
            <w:r>
              <w:t>Object</w:t>
            </w:r>
          </w:p>
        </w:tc>
        <w:tc>
          <w:tcPr>
            <w:tcW w:w="2911" w:type="dxa"/>
            <w:shd w:val="clear" w:color="auto" w:fill="00FFFF"/>
          </w:tcPr>
          <w:p w14:paraId="7A41F459" w14:textId="77777777" w:rsidR="002E21C6" w:rsidRDefault="002E21C6" w:rsidP="00D8001F">
            <w:r>
              <w:t>Property</w:t>
            </w:r>
          </w:p>
        </w:tc>
        <w:tc>
          <w:tcPr>
            <w:tcW w:w="3668" w:type="dxa"/>
            <w:shd w:val="clear" w:color="auto" w:fill="00FFFF"/>
          </w:tcPr>
          <w:p w14:paraId="4F47EC72" w14:textId="77777777" w:rsidR="002E21C6" w:rsidRDefault="002E21C6" w:rsidP="00D8001F">
            <w:r>
              <w:t>Value</w:t>
            </w:r>
          </w:p>
        </w:tc>
      </w:tr>
      <w:tr w:rsidR="002E21C6" w14:paraId="0CA136CC" w14:textId="77777777" w:rsidTr="00D8001F">
        <w:trPr>
          <w:cantSplit/>
        </w:trPr>
        <w:tc>
          <w:tcPr>
            <w:tcW w:w="2771" w:type="dxa"/>
            <w:vMerge w:val="restart"/>
          </w:tcPr>
          <w:p w14:paraId="56D383DD" w14:textId="3B44AF50" w:rsidR="002E21C6" w:rsidRDefault="006B559D" w:rsidP="00D8001F">
            <w:r>
              <w:t>Simulation</w:t>
            </w:r>
          </w:p>
        </w:tc>
        <w:tc>
          <w:tcPr>
            <w:tcW w:w="2911" w:type="dxa"/>
          </w:tcPr>
          <w:p w14:paraId="0B76AC0D" w14:textId="4F2C0FDB" w:rsidR="002E21C6" w:rsidRDefault="00401FFF" w:rsidP="00D8001F">
            <w:r>
              <w:t>hasSimulation</w:t>
            </w:r>
            <w:r w:rsidR="00711B91">
              <w:t>Output</w:t>
            </w:r>
          </w:p>
        </w:tc>
        <w:tc>
          <w:tcPr>
            <w:tcW w:w="3668" w:type="dxa"/>
          </w:tcPr>
          <w:p w14:paraId="62B31E60" w14:textId="5EB1754C" w:rsidR="002E21C6" w:rsidRDefault="00711B91" w:rsidP="00D8001F">
            <w:r>
              <w:t>some UrbanSystemOntologyThing</w:t>
            </w:r>
          </w:p>
        </w:tc>
      </w:tr>
      <w:tr w:rsidR="002E21C6" w14:paraId="0F9ABDFF" w14:textId="77777777" w:rsidTr="00D8001F">
        <w:trPr>
          <w:cantSplit/>
        </w:trPr>
        <w:tc>
          <w:tcPr>
            <w:tcW w:w="2771" w:type="dxa"/>
            <w:vMerge/>
          </w:tcPr>
          <w:p w14:paraId="1FBFF57F" w14:textId="77777777" w:rsidR="002E21C6" w:rsidRDefault="002E21C6" w:rsidP="00D8001F"/>
        </w:tc>
        <w:tc>
          <w:tcPr>
            <w:tcW w:w="2911" w:type="dxa"/>
          </w:tcPr>
          <w:p w14:paraId="2239C442" w14:textId="39D1B40D" w:rsidR="002E21C6" w:rsidRDefault="00711B91" w:rsidP="00D8001F">
            <w:r>
              <w:t>hasRunDate</w:t>
            </w:r>
          </w:p>
        </w:tc>
        <w:tc>
          <w:tcPr>
            <w:tcW w:w="3668" w:type="dxa"/>
          </w:tcPr>
          <w:p w14:paraId="1D2AD785" w14:textId="633EABEE" w:rsidR="002E21C6" w:rsidRDefault="00711B91" w:rsidP="00D8001F">
            <w:r>
              <w:t xml:space="preserve">exactly 1 </w:t>
            </w:r>
            <w:proofErr w:type="gramStart"/>
            <w:r>
              <w:t>xsd:dateTime</w:t>
            </w:r>
            <w:proofErr w:type="gramEnd"/>
          </w:p>
        </w:tc>
      </w:tr>
    </w:tbl>
    <w:p w14:paraId="18284E53" w14:textId="5D518E4F" w:rsidR="00BA17F1" w:rsidRDefault="00BA17F1" w:rsidP="00A03E2D"/>
    <w:p w14:paraId="1CCD4378" w14:textId="07BCF024"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B972E5">
        <w:t>8.2.2</w:t>
      </w:r>
      <w:r w:rsidR="00B972E5">
        <w:fldChar w:fldCharType="end"/>
      </w:r>
      <w:r w:rsidR="00B972E5">
        <w:t>.</w:t>
      </w:r>
    </w:p>
    <w:p w14:paraId="2D4A44AD" w14:textId="77777777" w:rsidR="00B972E5" w:rsidRPr="006E670F" w:rsidRDefault="00B972E5" w:rsidP="00A03E2D"/>
    <w:p w14:paraId="0F92769C" w14:textId="77777777" w:rsidR="002016ED" w:rsidRDefault="006E76B7" w:rsidP="002016ED">
      <w:pPr>
        <w:pStyle w:val="Heading1"/>
      </w:pPr>
      <w:bookmarkStart w:id="128" w:name="_Toc2843378"/>
      <w:r>
        <w:t>Future Work</w:t>
      </w:r>
      <w:bookmarkEnd w:id="116"/>
      <w:bookmarkEnd w:id="128"/>
    </w:p>
    <w:p w14:paraId="00DD08A1" w14:textId="05E61F05"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18"/>
      </w:r>
      <w:r>
        <w:t xml:space="preserve"> and shown to be consistent. An initial, informal evaluation has been 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6840A86E"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326BAEA3" w14:textId="77777777" w:rsidR="00B61932" w:rsidRDefault="00B61932" w:rsidP="00B61932">
      <w:pPr>
        <w:pStyle w:val="Heading2"/>
      </w:pPr>
      <w:bookmarkStart w:id="129" w:name="_Toc2843379"/>
      <w:r>
        <w:t>Extensions to the Urban System Ontology</w:t>
      </w:r>
      <w:bookmarkEnd w:id="129"/>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19"/>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30" w:name="_Ref468171904"/>
      <w:bookmarkStart w:id="131" w:name="_Toc2843380"/>
      <w:r>
        <w:lastRenderedPageBreak/>
        <w:t>Extensions for iCity Applications</w:t>
      </w:r>
      <w:bookmarkEnd w:id="130"/>
      <w:bookmarkEnd w:id="131"/>
    </w:p>
    <w:p w14:paraId="304920E9" w14:textId="3F4B86FD"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A0764E">
        <w:t xml:space="preserve">Figure </w:t>
      </w:r>
      <w:r w:rsidR="00A0764E">
        <w:rPr>
          <w:noProof/>
        </w:rPr>
        <w:t>8</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3713" cy="3625200"/>
                    </a:xfrm>
                    <a:prstGeom prst="rect">
                      <a:avLst/>
                    </a:prstGeom>
                  </pic:spPr>
                </pic:pic>
              </a:graphicData>
            </a:graphic>
          </wp:inline>
        </w:drawing>
      </w:r>
    </w:p>
    <w:p w14:paraId="2E375581" w14:textId="1FC28CAE" w:rsidR="00540B7F" w:rsidRDefault="00540B7F" w:rsidP="00540B7F">
      <w:pPr>
        <w:pStyle w:val="Caption"/>
      </w:pPr>
      <w:bookmarkStart w:id="132"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12</w:t>
      </w:r>
      <w:r w:rsidR="00FB5BA5">
        <w:rPr>
          <w:noProof/>
        </w:rPr>
        <w:fldChar w:fldCharType="end"/>
      </w:r>
      <w:bookmarkEnd w:id="132"/>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33" w:name="_Ref462673109"/>
      <w:bookmarkStart w:id="134" w:name="_Toc2843381"/>
      <w:r w:rsidRPr="006E670F">
        <w:lastRenderedPageBreak/>
        <w:t>Data</w:t>
      </w:r>
      <w:r>
        <w:t xml:space="preserve"> Collection</w:t>
      </w:r>
      <w:bookmarkEnd w:id="133"/>
      <w:bookmarkEnd w:id="134"/>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rPr>
          <w:sz w:val="24"/>
        </w:rPr>
      </w:pPr>
      <w:r w:rsidRPr="00E80D3C">
        <w:rPr>
          <w:sz w:val="24"/>
        </w:rPr>
        <w:t>Data Entity: A Data Entity refers to some instance that is defined within the urban system, according to some source.</w:t>
      </w:r>
      <w:r w:rsidRPr="00E80D3C">
        <w:rPr>
          <w:sz w:val="24"/>
        </w:rPr>
        <w:br/>
        <w:t>A Data Collection is a type of (</w:t>
      </w:r>
      <w:r w:rsidRPr="00E80D3C">
        <w:rPr>
          <w:b/>
          <w:sz w:val="24"/>
        </w:rPr>
        <w:t>subclass of</w:t>
      </w:r>
      <w:r w:rsidRPr="00E80D3C">
        <w:rPr>
          <w:sz w:val="24"/>
        </w:rPr>
        <w:t>) Data Entity.</w:t>
      </w:r>
      <w:r w:rsidRPr="00E80D3C">
        <w:rPr>
          <w:sz w:val="24"/>
        </w:rPr>
        <w:br/>
        <w:t>A Data Collection</w:t>
      </w:r>
      <w:r w:rsidRPr="00E80D3C">
        <w:rPr>
          <w:b/>
          <w:sz w:val="24"/>
        </w:rPr>
        <w:t xml:space="preserve"> contains</w:t>
      </w:r>
      <w:r w:rsidRPr="00E80D3C">
        <w:rPr>
          <w:sz w:val="24"/>
        </w:rPr>
        <w:t xml:space="preserve"> one or many Data Entities.</w:t>
      </w:r>
      <w:r w:rsidRPr="00E80D3C">
        <w:rPr>
          <w:sz w:val="24"/>
        </w:rPr>
        <w:br/>
        <w:t>A Data Entity</w:t>
      </w:r>
      <w:r w:rsidRPr="00E80D3C">
        <w:rPr>
          <w:b/>
          <w:sz w:val="24"/>
        </w:rPr>
        <w:t xml:space="preserve"> is generated by</w:t>
      </w:r>
      <w:r w:rsidRPr="00E80D3C">
        <w:rPr>
          <w:sz w:val="24"/>
        </w:rPr>
        <w:t xml:space="preserve"> some Collection Activity.</w:t>
      </w:r>
      <w:r w:rsidRPr="00E80D3C">
        <w:rPr>
          <w:sz w:val="24"/>
        </w:rPr>
        <w:br/>
        <w:t xml:space="preserve">A Data Entity may be found </w:t>
      </w:r>
      <w:r w:rsidRPr="00E80D3C">
        <w:rPr>
          <w:b/>
          <w:sz w:val="24"/>
        </w:rPr>
        <w:t>at some Location</w:t>
      </w:r>
      <w:r w:rsidRPr="00E80D3C">
        <w:rPr>
          <w:sz w:val="24"/>
        </w:rPr>
        <w:t>.</w:t>
      </w:r>
    </w:p>
    <w:p w14:paraId="7A975545" w14:textId="77777777" w:rsidR="00343E6B" w:rsidRPr="00E80D3C" w:rsidRDefault="00343E6B" w:rsidP="00343E6B">
      <w:pPr>
        <w:pStyle w:val="ListParagraph"/>
        <w:rPr>
          <w:sz w:val="24"/>
        </w:rPr>
      </w:pPr>
      <w:r w:rsidRPr="00E80D3C">
        <w:rPr>
          <w:sz w:val="24"/>
        </w:rPr>
        <w:t xml:space="preserve">Data Entity: A Data Entity is any instance </w:t>
      </w:r>
      <w:r w:rsidRPr="00E80D3C">
        <w:rPr>
          <w:b/>
          <w:sz w:val="24"/>
        </w:rPr>
        <w:t>contained in</w:t>
      </w:r>
      <w:r w:rsidRPr="00E80D3C">
        <w:rPr>
          <w:sz w:val="24"/>
        </w:rPr>
        <w:t xml:space="preserve"> some Dataset.</w:t>
      </w:r>
    </w:p>
    <w:p w14:paraId="1AAF41B6" w14:textId="77777777" w:rsidR="00343E6B" w:rsidRPr="00E80D3C" w:rsidRDefault="00343E6B" w:rsidP="00343E6B">
      <w:pPr>
        <w:pStyle w:val="ListParagraph"/>
        <w:rPr>
          <w:sz w:val="24"/>
        </w:rPr>
      </w:pPr>
      <w:r w:rsidRPr="00E80D3C">
        <w:rPr>
          <w:sz w:val="24"/>
        </w:rPr>
        <w:t>Collection Activity: A Collection Activity indicates the origin of the data; i.e. how was it collected?</w:t>
      </w:r>
      <w:r w:rsidRPr="00E80D3C">
        <w:rPr>
          <w:sz w:val="24"/>
        </w:rPr>
        <w:br/>
        <w:t xml:space="preserve">A Collection Activity </w:t>
      </w:r>
      <w:r w:rsidRPr="00E80D3C">
        <w:rPr>
          <w:b/>
          <w:sz w:val="24"/>
        </w:rPr>
        <w:t>starts</w:t>
      </w:r>
      <w:r w:rsidRPr="00E80D3C">
        <w:rPr>
          <w:sz w:val="24"/>
        </w:rPr>
        <w:t xml:space="preserve"> and </w:t>
      </w:r>
      <w:r w:rsidRPr="00E80D3C">
        <w:rPr>
          <w:b/>
          <w:sz w:val="24"/>
        </w:rPr>
        <w:t>ends</w:t>
      </w:r>
      <w:r w:rsidRPr="00E80D3C">
        <w:rPr>
          <w:sz w:val="24"/>
        </w:rPr>
        <w:t xml:space="preserve"> at some Time</w:t>
      </w:r>
      <w:r w:rsidRPr="00E80D3C">
        <w:rPr>
          <w:sz w:val="24"/>
        </w:rPr>
        <w:br/>
        <w:t>There are different types (</w:t>
      </w:r>
      <w:r w:rsidRPr="00E80D3C">
        <w:rPr>
          <w:b/>
          <w:sz w:val="24"/>
        </w:rPr>
        <w:t>subclasses</w:t>
      </w:r>
      <w:r w:rsidRPr="00E80D3C">
        <w:rPr>
          <w:sz w:val="24"/>
        </w:rPr>
        <w:t>) of Collection Activity: Survey Activity, Sensor Activity, Data Fusion Activity, Simulation Activity, etcetera.</w:t>
      </w:r>
      <w:r w:rsidRPr="00E80D3C">
        <w:rPr>
          <w:sz w:val="24"/>
        </w:rPr>
        <w:br/>
        <w:t xml:space="preserve">A Collection Activity may be found </w:t>
      </w:r>
      <w:r w:rsidRPr="00E80D3C">
        <w:rPr>
          <w:b/>
          <w:sz w:val="24"/>
        </w:rPr>
        <w:t xml:space="preserve">at some Location </w:t>
      </w:r>
      <w:r w:rsidRPr="00E80D3C">
        <w:rPr>
          <w:sz w:val="24"/>
        </w:rPr>
        <w:t>(e.g. location of the sensor or survey, could be physical or virtual).</w:t>
      </w:r>
    </w:p>
    <w:p w14:paraId="5078B084" w14:textId="77777777" w:rsidR="00343E6B" w:rsidRPr="00E80D3C" w:rsidRDefault="00343E6B" w:rsidP="00343E6B">
      <w:pPr>
        <w:pStyle w:val="ListParagraph"/>
        <w:rPr>
          <w:sz w:val="24"/>
        </w:rPr>
      </w:pPr>
      <w:r w:rsidRPr="00E80D3C">
        <w:rPr>
          <w:sz w:val="24"/>
        </w:rPr>
        <w:t>Data Fusion: A Data Entity may be the result of the Fusion of two or more Data Collections.</w:t>
      </w:r>
      <w:r w:rsidRPr="00E80D3C">
        <w:rPr>
          <w:sz w:val="24"/>
        </w:rPr>
        <w:br/>
        <w:t xml:space="preserve">Data Fusion </w:t>
      </w:r>
      <w:r w:rsidRPr="00E80D3C">
        <w:rPr>
          <w:b/>
          <w:sz w:val="24"/>
        </w:rPr>
        <w:t>is informed by</w:t>
      </w:r>
      <w:r w:rsidRPr="00E80D3C">
        <w:rPr>
          <w:sz w:val="24"/>
        </w:rPr>
        <w:t xml:space="preserve"> at least 2 Collection Activities.</w:t>
      </w:r>
    </w:p>
    <w:p w14:paraId="4118AA25" w14:textId="77777777" w:rsidR="00343E6B" w:rsidRPr="00E80D3C" w:rsidRDefault="00343E6B" w:rsidP="00343E6B">
      <w:pPr>
        <w:pStyle w:val="ListParagraph"/>
        <w:rPr>
          <w:sz w:val="24"/>
        </w:rPr>
      </w:pPr>
      <w:r w:rsidRPr="00E80D3C">
        <w:rPr>
          <w:sz w:val="24"/>
        </w:rPr>
        <w:t>Data Collection Agent: The agent responsible for some Collection Activity.</w:t>
      </w:r>
      <w:r w:rsidRPr="00E80D3C">
        <w:rPr>
          <w:sz w:val="24"/>
        </w:rPr>
        <w:br/>
        <w:t xml:space="preserve">A Collection Activity may be </w:t>
      </w:r>
      <w:r w:rsidRPr="00E80D3C">
        <w:rPr>
          <w:b/>
          <w:sz w:val="24"/>
        </w:rPr>
        <w:t>associated with</w:t>
      </w:r>
      <w:r w:rsidRPr="00E80D3C">
        <w:rPr>
          <w:sz w:val="24"/>
        </w:rPr>
        <w:t xml:space="preserve"> some Data Collection Agent.</w:t>
      </w:r>
      <w:r w:rsidRPr="00E80D3C">
        <w:rPr>
          <w:sz w:val="24"/>
        </w:rPr>
        <w:br/>
        <w:t xml:space="preserve">A Data Entity may be </w:t>
      </w:r>
      <w:r w:rsidRPr="00E80D3C">
        <w:rPr>
          <w:b/>
          <w:sz w:val="24"/>
        </w:rPr>
        <w:t>attributed to</w:t>
      </w:r>
      <w:r w:rsidRPr="00E80D3C">
        <w:rPr>
          <w:sz w:val="24"/>
        </w:rPr>
        <w:t xml:space="preserve"> some Data Collection Agent.</w:t>
      </w:r>
    </w:p>
    <w:p w14:paraId="45CFE18F" w14:textId="7AC7F981" w:rsidR="00D72AC0" w:rsidRPr="00BA17F1" w:rsidRDefault="00343E6B" w:rsidP="00D72AC0">
      <w:pPr>
        <w:pStyle w:val="Heading3"/>
      </w:pPr>
      <w:bookmarkStart w:id="135" w:name="_Ref462673142"/>
      <w:bookmarkStart w:id="136" w:name="_Toc2843382"/>
      <w:r w:rsidRPr="00DB0856">
        <w:t>Simulation of Urban Systems</w:t>
      </w:r>
      <w:bookmarkEnd w:id="135"/>
      <w:bookmarkEnd w:id="136"/>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rPr>
          <w:sz w:val="24"/>
        </w:rPr>
      </w:pPr>
      <w:r w:rsidRPr="00E80D3C">
        <w:rPr>
          <w:sz w:val="24"/>
        </w:rPr>
        <w:t>Simulation: A Simulation is an execution of some Model System.</w:t>
      </w:r>
      <w:r w:rsidRPr="00E80D3C">
        <w:rPr>
          <w:sz w:val="24"/>
        </w:rPr>
        <w:br/>
        <w:t xml:space="preserve">A Simulation </w:t>
      </w:r>
      <w:r w:rsidRPr="00E80D3C">
        <w:rPr>
          <w:b/>
          <w:sz w:val="24"/>
        </w:rPr>
        <w:t xml:space="preserve">executes </w:t>
      </w:r>
      <w:r w:rsidRPr="00E80D3C">
        <w:rPr>
          <w:sz w:val="24"/>
        </w:rPr>
        <w:t>some Model System.</w:t>
      </w:r>
      <w:r w:rsidRPr="00E80D3C">
        <w:rPr>
          <w:sz w:val="24"/>
        </w:rPr>
        <w:br/>
        <w:t xml:space="preserve">A Simulation has some </w:t>
      </w:r>
      <w:r w:rsidRPr="00E80D3C">
        <w:rPr>
          <w:b/>
          <w:sz w:val="24"/>
        </w:rPr>
        <w:t>input</w:t>
      </w:r>
      <w:r w:rsidRPr="00E80D3C">
        <w:rPr>
          <w:sz w:val="24"/>
        </w:rPr>
        <w:t xml:space="preserve"> and </w:t>
      </w:r>
      <w:r w:rsidRPr="00E80D3C">
        <w:rPr>
          <w:b/>
          <w:sz w:val="24"/>
        </w:rPr>
        <w:t>output</w:t>
      </w:r>
      <w:r w:rsidRPr="00E80D3C">
        <w:rPr>
          <w:sz w:val="24"/>
        </w:rPr>
        <w:t xml:space="preserve"> Dataset(s)</w:t>
      </w:r>
      <w:r w:rsidRPr="00E80D3C">
        <w:rPr>
          <w:sz w:val="24"/>
        </w:rPr>
        <w:br/>
        <w:t xml:space="preserve">A Simulation has an </w:t>
      </w:r>
      <w:r w:rsidRPr="00E80D3C">
        <w:rPr>
          <w:b/>
          <w:sz w:val="24"/>
        </w:rPr>
        <w:t>initial</w:t>
      </w:r>
      <w:r w:rsidRPr="00E80D3C">
        <w:rPr>
          <w:sz w:val="24"/>
        </w:rPr>
        <w:t xml:space="preserve"> State, </w:t>
      </w:r>
      <w:r w:rsidRPr="00E80D3C">
        <w:rPr>
          <w:b/>
          <w:sz w:val="24"/>
        </w:rPr>
        <w:t>sequence</w:t>
      </w:r>
      <w:r w:rsidRPr="00E80D3C">
        <w:rPr>
          <w:sz w:val="24"/>
        </w:rPr>
        <w:t xml:space="preserve"> of States, and </w:t>
      </w:r>
      <w:r w:rsidRPr="00E80D3C">
        <w:rPr>
          <w:b/>
          <w:sz w:val="24"/>
        </w:rPr>
        <w:t>final</w:t>
      </w:r>
      <w:r w:rsidRPr="00E80D3C">
        <w:rPr>
          <w:sz w:val="24"/>
        </w:rPr>
        <w:t xml:space="preserve"> State.</w:t>
      </w:r>
      <w:r w:rsidRPr="00E80D3C">
        <w:rPr>
          <w:sz w:val="24"/>
        </w:rPr>
        <w:br/>
        <w:t xml:space="preserve">A Simulation has a </w:t>
      </w:r>
      <w:r w:rsidRPr="00E80D3C">
        <w:rPr>
          <w:b/>
          <w:sz w:val="24"/>
        </w:rPr>
        <w:t>run date</w:t>
      </w:r>
      <w:r w:rsidRPr="00E80D3C">
        <w:rPr>
          <w:sz w:val="24"/>
        </w:rPr>
        <w:t xml:space="preserve"> and </w:t>
      </w:r>
      <w:r w:rsidRPr="00E80D3C">
        <w:rPr>
          <w:b/>
          <w:sz w:val="24"/>
        </w:rPr>
        <w:t>duration</w:t>
      </w:r>
      <w:r w:rsidRPr="00E80D3C">
        <w:rPr>
          <w:sz w:val="24"/>
        </w:rPr>
        <w:t>.</w:t>
      </w:r>
    </w:p>
    <w:p w14:paraId="417D2745" w14:textId="77777777" w:rsidR="00343E6B" w:rsidRPr="00E80D3C" w:rsidRDefault="00343E6B" w:rsidP="00343E6B">
      <w:pPr>
        <w:pStyle w:val="ListParagraph"/>
        <w:rPr>
          <w:sz w:val="24"/>
        </w:rPr>
      </w:pPr>
      <w:r w:rsidRPr="00E80D3C">
        <w:rPr>
          <w:sz w:val="24"/>
        </w:rPr>
        <w:t xml:space="preserve">State: A State is </w:t>
      </w:r>
      <w:r w:rsidRPr="00E80D3C">
        <w:rPr>
          <w:b/>
          <w:sz w:val="24"/>
        </w:rPr>
        <w:t>comprised of</w:t>
      </w:r>
      <w:r w:rsidRPr="00E80D3C">
        <w:rPr>
          <w:sz w:val="24"/>
        </w:rPr>
        <w:t xml:space="preserve"> some instantiation of (part of) the urban system, at some specified point in time.</w:t>
      </w:r>
    </w:p>
    <w:p w14:paraId="79585010" w14:textId="77777777" w:rsidR="00343E6B" w:rsidRPr="00E80D3C" w:rsidRDefault="00343E6B" w:rsidP="00343E6B">
      <w:pPr>
        <w:pStyle w:val="ListParagraph"/>
        <w:rPr>
          <w:sz w:val="24"/>
        </w:rPr>
      </w:pPr>
      <w:r w:rsidRPr="00E80D3C">
        <w:rPr>
          <w:sz w:val="24"/>
        </w:rPr>
        <w:t>Model System: A Model System is some configuration of model(s) that has been designed for simulation.</w:t>
      </w:r>
      <w:r w:rsidRPr="00E80D3C">
        <w:rPr>
          <w:sz w:val="24"/>
        </w:rPr>
        <w:br/>
        <w:t xml:space="preserve">A Model System </w:t>
      </w:r>
      <w:r w:rsidRPr="00E80D3C">
        <w:rPr>
          <w:b/>
          <w:sz w:val="24"/>
        </w:rPr>
        <w:t xml:space="preserve">contains </w:t>
      </w:r>
      <w:r w:rsidRPr="00E80D3C">
        <w:rPr>
          <w:sz w:val="24"/>
        </w:rPr>
        <w:t>some Model(s)</w:t>
      </w:r>
      <w:r w:rsidRPr="00E80D3C">
        <w:rPr>
          <w:sz w:val="24"/>
        </w:rPr>
        <w:br/>
      </w:r>
      <w:r w:rsidRPr="00E80D3C">
        <w:rPr>
          <w:sz w:val="24"/>
        </w:rPr>
        <w:lastRenderedPageBreak/>
        <w:t>A Model System may contain rules for how the Model(s) interact. (sequentially, in parallel, etcetera).</w:t>
      </w:r>
    </w:p>
    <w:p w14:paraId="4C047963" w14:textId="77777777" w:rsidR="00343E6B" w:rsidRPr="00E80D3C" w:rsidRDefault="00343E6B" w:rsidP="00343E6B">
      <w:pPr>
        <w:pStyle w:val="ListParagraph"/>
        <w:rPr>
          <w:sz w:val="24"/>
        </w:rPr>
      </w:pPr>
      <w:r w:rsidRPr="00E80D3C">
        <w:rPr>
          <w:sz w:val="24"/>
        </w:rPr>
        <w:t>Model: A Model is a means of advancing some current state within a Simulation.</w:t>
      </w:r>
      <w:r w:rsidRPr="00E80D3C">
        <w:rPr>
          <w:sz w:val="24"/>
        </w:rPr>
        <w:br/>
        <w:t xml:space="preserve">A Model </w:t>
      </w:r>
      <w:r w:rsidRPr="00E80D3C">
        <w:rPr>
          <w:b/>
          <w:sz w:val="24"/>
        </w:rPr>
        <w:t>applies to</w:t>
      </w:r>
      <w:r w:rsidRPr="00E80D3C">
        <w:rPr>
          <w:sz w:val="24"/>
        </w:rPr>
        <w:t xml:space="preserve"> some classes in the domain.</w:t>
      </w:r>
      <w:r w:rsidRPr="00E80D3C">
        <w:rPr>
          <w:sz w:val="24"/>
        </w:rPr>
        <w:br/>
        <w:t>There are different types (</w:t>
      </w:r>
      <w:r w:rsidRPr="00E80D3C">
        <w:rPr>
          <w:b/>
          <w:sz w:val="24"/>
        </w:rPr>
        <w:t>subclasses</w:t>
      </w:r>
      <w:r w:rsidRPr="00E80D3C">
        <w:rPr>
          <w:sz w:val="24"/>
        </w:rPr>
        <w:t>) of Models, identified based on their perspective: State-oriented Model, Event-oriented Model, Activity-oriented Model, PD-oriented Model.</w:t>
      </w:r>
      <w:r w:rsidRPr="00E80D3C">
        <w:rPr>
          <w:sz w:val="24"/>
        </w:rPr>
        <w:br/>
        <w:t xml:space="preserve">A Model </w:t>
      </w:r>
      <w:r w:rsidRPr="00E80D3C">
        <w:rPr>
          <w:b/>
          <w:sz w:val="24"/>
        </w:rPr>
        <w:t>has</w:t>
      </w:r>
      <w:r w:rsidRPr="00E80D3C">
        <w:rPr>
          <w:sz w:val="24"/>
        </w:rPr>
        <w:t xml:space="preserve"> some </w:t>
      </w:r>
      <w:r w:rsidRPr="00E80D3C">
        <w:rPr>
          <w:b/>
          <w:sz w:val="24"/>
        </w:rPr>
        <w:t>Parameter</w:t>
      </w:r>
      <w:r w:rsidRPr="00E80D3C">
        <w:rPr>
          <w:sz w:val="24"/>
        </w:rPr>
        <w:t>(s).</w:t>
      </w:r>
      <w:r w:rsidRPr="00E80D3C">
        <w:rPr>
          <w:sz w:val="24"/>
        </w:rPr>
        <w:br/>
        <w:t xml:space="preserve">A Model may </w:t>
      </w:r>
      <w:r w:rsidRPr="00E80D3C">
        <w:rPr>
          <w:b/>
          <w:sz w:val="24"/>
        </w:rPr>
        <w:t>execute</w:t>
      </w:r>
      <w:r w:rsidRPr="00E80D3C">
        <w:rPr>
          <w:sz w:val="24"/>
        </w:rPr>
        <w:t xml:space="preserve"> </w:t>
      </w:r>
      <w:r w:rsidRPr="00E80D3C">
        <w:rPr>
          <w:b/>
          <w:sz w:val="24"/>
        </w:rPr>
        <w:t>in parallel with</w:t>
      </w:r>
      <w:r w:rsidRPr="00E80D3C">
        <w:rPr>
          <w:sz w:val="24"/>
        </w:rPr>
        <w:t xml:space="preserve"> some other Model(s).</w:t>
      </w:r>
      <w:r w:rsidRPr="00E80D3C">
        <w:rPr>
          <w:sz w:val="24"/>
        </w:rPr>
        <w:br/>
        <w:t xml:space="preserve">A Model may </w:t>
      </w:r>
      <w:r w:rsidRPr="00E80D3C">
        <w:rPr>
          <w:b/>
          <w:sz w:val="24"/>
        </w:rPr>
        <w:t>execute</w:t>
      </w:r>
      <w:r w:rsidRPr="00E80D3C">
        <w:rPr>
          <w:sz w:val="24"/>
        </w:rPr>
        <w:t xml:space="preserve"> </w:t>
      </w:r>
      <w:r w:rsidRPr="00E80D3C">
        <w:rPr>
          <w:b/>
          <w:sz w:val="24"/>
        </w:rPr>
        <w:t>directly after</w:t>
      </w:r>
      <w:r w:rsidRPr="00E80D3C">
        <w:rPr>
          <w:sz w:val="24"/>
        </w:rPr>
        <w:t xml:space="preserve"> some other Model(s).</w:t>
      </w:r>
    </w:p>
    <w:p w14:paraId="62B1A34E" w14:textId="77777777" w:rsidR="00343E6B" w:rsidRPr="00E80D3C" w:rsidRDefault="00343E6B" w:rsidP="00343E6B">
      <w:pPr>
        <w:pStyle w:val="ListParagraph"/>
        <w:rPr>
          <w:sz w:val="24"/>
        </w:rPr>
      </w:pPr>
      <w:r w:rsidRPr="00E80D3C">
        <w:rPr>
          <w:sz w:val="24"/>
        </w:rPr>
        <w:t>State-oriented Model. There are different types (</w:t>
      </w:r>
      <w:r w:rsidRPr="00E80D3C">
        <w:rPr>
          <w:b/>
          <w:sz w:val="24"/>
        </w:rPr>
        <w:t>subclasses</w:t>
      </w:r>
      <w:r w:rsidRPr="00E80D3C">
        <w:rPr>
          <w:sz w:val="24"/>
          <w:lang w:val="en-CA"/>
        </w:rPr>
        <w:t>) of State-oriented Models that can be defined, according to the application.</w:t>
      </w:r>
      <w:r w:rsidRPr="00E80D3C">
        <w:rPr>
          <w:sz w:val="24"/>
        </w:rPr>
        <w:br/>
        <w:t>A State-oriented Model has some State Space</w:t>
      </w:r>
      <w:r w:rsidRPr="00E80D3C">
        <w:rPr>
          <w:sz w:val="24"/>
        </w:rPr>
        <w:br/>
        <w:t>A State-oriented Model has some Event Set</w:t>
      </w:r>
      <w:r w:rsidRPr="00E80D3C">
        <w:rPr>
          <w:sz w:val="24"/>
        </w:rPr>
        <w:br/>
        <w:t>A State-oriented Model has some Time Set</w:t>
      </w:r>
      <w:r w:rsidRPr="00E80D3C">
        <w:rPr>
          <w:sz w:val="24"/>
        </w:rPr>
        <w:br/>
        <w:t>A State-oriented Model has some Transition Function to transition between states.</w:t>
      </w:r>
      <w:r w:rsidRPr="00E80D3C">
        <w:rPr>
          <w:sz w:val="24"/>
        </w:rPr>
        <w:br/>
        <w:t>A State-oriented Model has some Clock Function to advance "time".</w:t>
      </w:r>
      <w:r w:rsidRPr="00E80D3C">
        <w:rPr>
          <w:sz w:val="24"/>
        </w:rPr>
        <w:br/>
        <w:t>A State-oriented Model has some Initial State.</w:t>
      </w:r>
    </w:p>
    <w:p w14:paraId="53D2C718" w14:textId="77777777" w:rsidR="00343E6B" w:rsidRDefault="00343E6B" w:rsidP="00343E6B">
      <w:pPr>
        <w:pStyle w:val="Heading3"/>
      </w:pPr>
      <w:bookmarkStart w:id="137" w:name="_Ref462673156"/>
      <w:bookmarkStart w:id="138" w:name="_Toc2843383"/>
      <w:r>
        <w:t>Analysis of Urban Systems</w:t>
      </w:r>
      <w:bookmarkEnd w:id="137"/>
      <w:bookmarkEnd w:id="138"/>
    </w:p>
    <w:p w14:paraId="582CC2CD" w14:textId="77777777" w:rsidR="00343E6B" w:rsidRPr="006E670F" w:rsidRDefault="00343E6B" w:rsidP="00343E6B">
      <w:pPr>
        <w:rPr>
          <w:b/>
        </w:rPr>
      </w:pPr>
      <w:r w:rsidRPr="006E670F">
        <w:rPr>
          <w:b/>
        </w:rPr>
        <w:t>Related projects: Project 1.2, 2.1, 2.2, 2.3, 2.4</w:t>
      </w:r>
    </w:p>
    <w:p w14:paraId="483A1F91" w14:textId="77777777" w:rsidR="006E670F" w:rsidRDefault="006E670F" w:rsidP="00343E6B"/>
    <w:p w14:paraId="78D9E97F" w14:textId="77777777" w:rsidR="00343E6B" w:rsidRDefault="006E670F" w:rsidP="00343E6B">
      <w:r>
        <w:t>Similar to the previous section, capturing the various analysis</w:t>
      </w:r>
      <w:r w:rsidR="00022D28">
        <w:t xml:space="preserve"> applications</w:t>
      </w:r>
      <w:r>
        <w:t xml:space="preserve"> may be seen as a sort of experiment management. We must capture the concepts of analysis input, output, as well as the analysis itself: in other words, how is the </w:t>
      </w:r>
      <w:r w:rsidR="00343E6B">
        <w:t>output determined from the input?</w:t>
      </w:r>
      <w:r w:rsidR="004C17AC">
        <w:t xml:space="preserve"> The following concepts may be required for the Analysis extension:</w:t>
      </w:r>
    </w:p>
    <w:p w14:paraId="5ADF9596" w14:textId="77777777" w:rsidR="00343E6B" w:rsidRPr="00E80D3C" w:rsidRDefault="00343E6B" w:rsidP="00343E6B">
      <w:pPr>
        <w:pStyle w:val="ListParagraph"/>
        <w:rPr>
          <w:sz w:val="24"/>
        </w:rPr>
      </w:pPr>
      <w:r w:rsidRPr="00E80D3C">
        <w:rPr>
          <w:sz w:val="24"/>
        </w:rPr>
        <w:t>Analysis: A set of rules or criteria applied to some Analysis Input to obtain some Analysis Output.</w:t>
      </w:r>
      <w:r w:rsidRPr="00E80D3C">
        <w:rPr>
          <w:sz w:val="24"/>
        </w:rPr>
        <w:br/>
        <w:t>An Analysis may take only certain class(es) of instances as Input.</w:t>
      </w:r>
      <w:r w:rsidRPr="00E80D3C">
        <w:rPr>
          <w:sz w:val="24"/>
        </w:rPr>
        <w:br/>
        <w:t>An Analysis will output only certain class(es) of instances as Output.</w:t>
      </w:r>
    </w:p>
    <w:p w14:paraId="4E7A7D6C" w14:textId="77777777" w:rsidR="00343E6B" w:rsidRPr="00E80D3C" w:rsidRDefault="00343E6B" w:rsidP="00343E6B">
      <w:pPr>
        <w:pStyle w:val="ListParagraph"/>
        <w:rPr>
          <w:sz w:val="24"/>
        </w:rPr>
      </w:pPr>
      <w:r w:rsidRPr="00E80D3C">
        <w:rPr>
          <w:sz w:val="24"/>
        </w:rPr>
        <w:t>Analysis Input: An Analysis Input is input for some Analysis.</w:t>
      </w:r>
    </w:p>
    <w:p w14:paraId="4C2A8195" w14:textId="77777777" w:rsidR="00343E6B" w:rsidRPr="00E80D3C" w:rsidRDefault="00343E6B" w:rsidP="00343E6B">
      <w:pPr>
        <w:pStyle w:val="ListParagraph"/>
        <w:rPr>
          <w:sz w:val="24"/>
        </w:rPr>
      </w:pPr>
      <w:r w:rsidRPr="00E80D3C">
        <w:rPr>
          <w:sz w:val="24"/>
        </w:rPr>
        <w:t>Analysis Output: An Analysis Output is output from some Analysis.</w:t>
      </w:r>
    </w:p>
    <w:p w14:paraId="15BA19CE" w14:textId="77777777" w:rsidR="00343E6B" w:rsidRDefault="00343E6B" w:rsidP="00343E6B">
      <w:pPr>
        <w:pStyle w:val="Heading3"/>
      </w:pPr>
      <w:bookmarkStart w:id="139" w:name="_Ref462673168"/>
      <w:bookmarkStart w:id="140" w:name="_Toc2843384"/>
      <w:r>
        <w:t>Visualization of Urban Systems</w:t>
      </w:r>
      <w:bookmarkEnd w:id="139"/>
      <w:bookmarkEnd w:id="140"/>
    </w:p>
    <w:p w14:paraId="1F7CC429" w14:textId="77777777" w:rsidR="00343E6B" w:rsidRDefault="00343E6B" w:rsidP="00343E6B">
      <w:pPr>
        <w:rPr>
          <w:b/>
        </w:rPr>
      </w:pPr>
      <w:r w:rsidRPr="006E670F">
        <w:rPr>
          <w:b/>
        </w:rPr>
        <w:t>Related</w:t>
      </w:r>
      <w:r w:rsidR="006E670F" w:rsidRPr="006E670F">
        <w:rPr>
          <w:b/>
        </w:rPr>
        <w:t xml:space="preserve"> projects</w:t>
      </w:r>
      <w:r w:rsidRPr="006E670F">
        <w:rPr>
          <w:b/>
        </w:rPr>
        <w:t xml:space="preserve">: </w:t>
      </w:r>
      <w:r w:rsidR="006E670F" w:rsidRPr="006E670F">
        <w:rPr>
          <w:b/>
        </w:rPr>
        <w:t xml:space="preserve">All of </w:t>
      </w:r>
      <w:r w:rsidRPr="006E670F">
        <w:rPr>
          <w:b/>
        </w:rPr>
        <w:t>Theme 3</w:t>
      </w:r>
    </w:p>
    <w:p w14:paraId="107E27F2" w14:textId="77777777" w:rsidR="006E670F" w:rsidRPr="006E670F" w:rsidRDefault="006E670F" w:rsidP="00343E6B">
      <w:pPr>
        <w:rPr>
          <w:b/>
        </w:rPr>
      </w:pPr>
    </w:p>
    <w:p w14:paraId="52CF3A97" w14:textId="77777777" w:rsidR="00045329" w:rsidRPr="00045329" w:rsidRDefault="00343E6B" w:rsidP="00045329">
      <w:r>
        <w:t>The concepts defined in the iCity ontology (and the data they define) shall be interpreted for visual renderings; to-date no additional requirements have been identified.</w:t>
      </w:r>
    </w:p>
    <w:p w14:paraId="406679EB" w14:textId="04094D57" w:rsidR="00A85D8C" w:rsidRDefault="00A85D8C" w:rsidP="00E80D3C">
      <w:pPr>
        <w:pStyle w:val="Heading1"/>
      </w:pPr>
      <w:bookmarkStart w:id="141" w:name="_Toc2843385"/>
      <w:r>
        <w:t>Extra-logical Design Practices</w:t>
      </w:r>
      <w:bookmarkEnd w:id="141"/>
    </w:p>
    <w:p w14:paraId="04B2BB3D" w14:textId="03234D9F" w:rsidR="00A85D8C" w:rsidRDefault="00A85D8C" w:rsidP="00E80D3C">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7C658627" w14:textId="5DD88B9E" w:rsidR="00A85D8C" w:rsidRPr="00E80D3C" w:rsidRDefault="00A85D8C" w:rsidP="001D3F17">
      <w:pPr>
        <w:pStyle w:val="ListParagraph"/>
        <w:numPr>
          <w:ilvl w:val="0"/>
          <w:numId w:val="16"/>
        </w:numPr>
        <w:rPr>
          <w:sz w:val="24"/>
        </w:rPr>
      </w:pPr>
      <w:r w:rsidRPr="00E80D3C">
        <w:rPr>
          <w:sz w:val="24"/>
        </w:rPr>
        <w:t>Organizational terms</w:t>
      </w:r>
    </w:p>
    <w:p w14:paraId="68E7A14A" w14:textId="77777777" w:rsidR="00A85D8C" w:rsidRPr="00E80D3C" w:rsidRDefault="00A85D8C" w:rsidP="001D3F17">
      <w:pPr>
        <w:pStyle w:val="ListParagraph"/>
        <w:numPr>
          <w:ilvl w:val="0"/>
          <w:numId w:val="16"/>
        </w:numPr>
        <w:rPr>
          <w:sz w:val="24"/>
        </w:rPr>
      </w:pPr>
      <w:r w:rsidRPr="00E80D3C">
        <w:rPr>
          <w:sz w:val="24"/>
        </w:rPr>
        <w:t xml:space="preserve">For reuse (full import) of existing, external ontologies, e.g. owl-time. In order to create the required groupings under organizational subclasses, it is easiest to merge the imported </w:t>
      </w:r>
      <w:r w:rsidRPr="00E80D3C">
        <w:rPr>
          <w:sz w:val="24"/>
        </w:rPr>
        <w:lastRenderedPageBreak/>
        <w:t>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42" w:name="_Toc2843386"/>
      <w:r w:rsidRPr="00045329">
        <w:t>Acknowledgements</w:t>
      </w:r>
      <w:bookmarkEnd w:id="142"/>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43" w:name="_Toc2843387"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43"/>
        </w:p>
        <w:sdt>
          <w:sdtPr>
            <w:rPr>
              <w:rFonts w:ascii="Times New Roman" w:eastAsia="Times New Roman" w:hAnsi="Times New Roman"/>
              <w:sz w:val="24"/>
              <w:lang w:val="en-CA" w:bidi="ar-SA"/>
            </w:rPr>
            <w:id w:val="111145805"/>
            <w:bibliography/>
          </w:sdt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77777777" w:rsidR="00F96730" w:rsidRDefault="00672FFC" w:rsidP="006158D6">
              <w:pPr>
                <w:spacing w:after="240" w:line="276" w:lineRule="auto"/>
              </w:pPr>
              <w:r>
                <w:fldChar w:fldCharType="end"/>
              </w:r>
            </w:p>
          </w:sdtContent>
        </w:sdt>
      </w:sdtContent>
    </w:sdt>
    <w:p w14:paraId="589CFE8D" w14:textId="77777777" w:rsidR="0040754B" w:rsidRPr="00E17349" w:rsidRDefault="0040754B" w:rsidP="00316A06"/>
    <w:sectPr w:rsidR="0040754B" w:rsidRPr="00E17349" w:rsidSect="002C59C9">
      <w:footerReference w:type="default" r:id="rId27"/>
      <w:footerReference w:type="first" r:id="rId28"/>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CF9FA3" w14:textId="77777777" w:rsidR="005F0BBD" w:rsidRDefault="005F0BBD" w:rsidP="00EA354A">
      <w:r>
        <w:separator/>
      </w:r>
    </w:p>
  </w:endnote>
  <w:endnote w:type="continuationSeparator" w:id="0">
    <w:p w14:paraId="27463DE7" w14:textId="77777777" w:rsidR="005F0BBD" w:rsidRDefault="005F0BBD"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Times-Roman">
    <w:panose1 w:val="020B06040202020202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8663AF" w:rsidRDefault="008663AF">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8663AF" w:rsidRPr="0032583C" w:rsidRDefault="008663AF">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8663AF" w14:paraId="2B76F3B3" w14:textId="77777777" w:rsidTr="00967D94">
      <w:tc>
        <w:tcPr>
          <w:tcW w:w="6947" w:type="dxa"/>
        </w:tcPr>
        <w:p w14:paraId="07DEE8C9" w14:textId="77777777" w:rsidR="008663AF" w:rsidRDefault="008663AF"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8663AF" w:rsidRDefault="008663AF"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8663AF" w:rsidRDefault="008663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082D56" w14:textId="77777777" w:rsidR="005F0BBD" w:rsidRDefault="005F0BBD" w:rsidP="00EA354A">
      <w:r>
        <w:separator/>
      </w:r>
    </w:p>
  </w:footnote>
  <w:footnote w:type="continuationSeparator" w:id="0">
    <w:p w14:paraId="02E3A876" w14:textId="77777777" w:rsidR="005F0BBD" w:rsidRDefault="005F0BBD" w:rsidP="00EA354A">
      <w:r>
        <w:continuationSeparator/>
      </w:r>
    </w:p>
  </w:footnote>
  <w:footnote w:id="1">
    <w:p w14:paraId="005D8B98" w14:textId="5699BB61" w:rsidR="008663AF" w:rsidRPr="00FF4EA6" w:rsidRDefault="008663AF">
      <w:pPr>
        <w:pStyle w:val="FootnoteText"/>
        <w:rPr>
          <w:lang w:val="en-CA"/>
        </w:rPr>
      </w:pPr>
      <w:r>
        <w:rPr>
          <w:rStyle w:val="FootnoteReference"/>
        </w:rPr>
        <w:footnoteRef/>
      </w:r>
      <w:r>
        <w:t xml:space="preserve"> </w:t>
      </w:r>
      <w:r w:rsidRPr="00FF4EA6">
        <w:t>https://github.com/dgarijo/Widoco</w:t>
      </w:r>
    </w:p>
  </w:footnote>
  <w:footnote w:id="2">
    <w:p w14:paraId="15FCF3B1" w14:textId="77777777" w:rsidR="008663AF" w:rsidRDefault="008663AF" w:rsidP="00EA354A">
      <w:pPr>
        <w:pStyle w:val="FootnoteText"/>
      </w:pPr>
      <w:r>
        <w:rPr>
          <w:rStyle w:val="FootnoteReference"/>
        </w:rPr>
        <w:footnoteRef/>
      </w:r>
      <w:r>
        <w:t xml:space="preserve"> Note that the data may not in fact be stored in the triple-store, but maintained in the application's own database, with mappings from the ontology to the database performed on-the-fly, as required. </w:t>
      </w:r>
    </w:p>
  </w:footnote>
  <w:footnote w:id="3">
    <w:p w14:paraId="63601663" w14:textId="77777777" w:rsidR="008663AF" w:rsidRPr="00E80D3C" w:rsidRDefault="008663AF" w:rsidP="00E23879">
      <w:pPr>
        <w:pStyle w:val="FootnoteText"/>
        <w:rPr>
          <w:lang w:val="en-CA"/>
        </w:rPr>
      </w:pPr>
      <w:r>
        <w:rPr>
          <w:rStyle w:val="FootnoteReference"/>
        </w:rPr>
        <w:footnoteRef/>
      </w:r>
      <w:r>
        <w:t xml:space="preserve"> </w:t>
      </w:r>
      <w:r w:rsidRPr="000C0909">
        <w:t>http://www.opengeospatial.org/standards/geosparql</w:t>
      </w:r>
    </w:p>
  </w:footnote>
  <w:footnote w:id="4">
    <w:p w14:paraId="2C4D8884" w14:textId="77777777" w:rsidR="008663AF" w:rsidRDefault="008663AF">
      <w:pPr>
        <w:pStyle w:val="FootnoteText"/>
      </w:pPr>
      <w:r>
        <w:rPr>
          <w:rStyle w:val="FootnoteReference"/>
        </w:rPr>
        <w:footnoteRef/>
      </w:r>
      <w:r>
        <w:t xml:space="preserve"> </w:t>
      </w:r>
      <w:r w:rsidRPr="009A36FB">
        <w:t>https://www.w3.org/TR/owl-time/</w:t>
      </w:r>
    </w:p>
  </w:footnote>
  <w:footnote w:id="5">
    <w:p w14:paraId="357B0B37" w14:textId="77777777" w:rsidR="008663AF" w:rsidRDefault="008663AF">
      <w:pPr>
        <w:pStyle w:val="FootnoteText"/>
      </w:pPr>
      <w:r>
        <w:rPr>
          <w:rStyle w:val="FootnoteReference"/>
        </w:rPr>
        <w:footnoteRef/>
      </w:r>
      <w:r>
        <w:t xml:space="preserve"> Note: in order to avoid confusion that may result from the use of the "-Process" suffix (e.g. </w:t>
      </w:r>
      <w:proofErr w:type="gramStart"/>
      <w:r>
        <w:t>VehicleProcess,OrganizationProcess</w:t>
      </w:r>
      <w:proofErr w:type="gramEnd"/>
      <w:r>
        <w:t>), we opt instead to use the suffix "PD", i.e. short for "Perdurant".</w:t>
      </w:r>
    </w:p>
  </w:footnote>
  <w:footnote w:id="6">
    <w:p w14:paraId="5E16F1C4" w14:textId="24DFC532" w:rsidR="008663AF" w:rsidRPr="00E80D3C" w:rsidRDefault="008663AF">
      <w:pPr>
        <w:pStyle w:val="FootnoteText"/>
        <w:rPr>
          <w:lang w:val="en-CA"/>
        </w:rPr>
      </w:pPr>
      <w:r>
        <w:rPr>
          <w:rStyle w:val="FootnoteReference"/>
        </w:rPr>
        <w:footnoteRef/>
      </w:r>
      <w:r>
        <w:t xml:space="preserve"> </w:t>
      </w:r>
      <w:r>
        <w:rPr>
          <w:lang w:val="en-CA"/>
        </w:rPr>
        <w:t>equivalent property?</w:t>
      </w:r>
    </w:p>
  </w:footnote>
  <w:footnote w:id="7">
    <w:p w14:paraId="5635F86B" w14:textId="77777777" w:rsidR="008663AF" w:rsidRDefault="008663AF">
      <w:pPr>
        <w:pStyle w:val="FootnoteText"/>
      </w:pPr>
      <w:r>
        <w:rPr>
          <w:rStyle w:val="FootnoteReference"/>
        </w:rPr>
        <w:footnoteRef/>
      </w:r>
      <w:r>
        <w:t xml:space="preserve"> </w:t>
      </w:r>
      <w:proofErr w:type="gramStart"/>
      <w:r>
        <w:t>om:</w:t>
      </w:r>
      <w:r w:rsidRPr="00BD4EF4">
        <w:t>http://www.wurvoc.org/vocabularies/om-1.6/</w:t>
      </w:r>
      <w:proofErr w:type="gramEnd"/>
    </w:p>
  </w:footnote>
  <w:footnote w:id="8">
    <w:p w14:paraId="0CCCF2E2" w14:textId="46693F90" w:rsidR="008663AF" w:rsidRPr="00E80D3C" w:rsidRDefault="008663AF">
      <w:pPr>
        <w:pStyle w:val="FootnoteText"/>
        <w:rPr>
          <w:lang w:val="en-CA"/>
        </w:rPr>
      </w:pPr>
      <w:r>
        <w:rPr>
          <w:rStyle w:val="FootnoteReference"/>
        </w:rPr>
        <w:footnoteRef/>
      </w:r>
      <w:r>
        <w:t xml:space="preserve"> om: </w:t>
      </w:r>
      <w:r w:rsidRPr="00B90704">
        <w:t>http://www.ontology-of-units-of-measure.org/resource/om-2/</w:t>
      </w:r>
    </w:p>
  </w:footnote>
  <w:footnote w:id="9">
    <w:p w14:paraId="62054BCC" w14:textId="77777777" w:rsidR="008663AF" w:rsidRPr="00BD4EF4" w:rsidRDefault="008663AF" w:rsidP="00E80D3C">
      <w:r>
        <w:rPr>
          <w:rStyle w:val="FootnoteReference"/>
        </w:rPr>
        <w:footnoteRef/>
      </w:r>
      <w:r>
        <w:t xml:space="preserve"> </w:t>
      </w:r>
      <w:r w:rsidRPr="00DC74DA">
        <w:t>http://ontology.eil.utoronto.ca/GCI/Foundation/GCI-Foundation-v2.owl</w:t>
      </w:r>
      <w:r>
        <w:t>#</w:t>
      </w:r>
    </w:p>
    <w:p w14:paraId="4AE1EB08" w14:textId="6D90AB37" w:rsidR="008663AF" w:rsidRPr="00E80D3C" w:rsidRDefault="008663AF">
      <w:pPr>
        <w:pStyle w:val="FootnoteText"/>
        <w:rPr>
          <w:lang w:val="en-CA"/>
        </w:rPr>
      </w:pPr>
    </w:p>
  </w:footnote>
  <w:footnote w:id="10">
    <w:p w14:paraId="2B0DD081" w14:textId="0C4649C5" w:rsidR="008663AF" w:rsidRPr="008E7C02" w:rsidRDefault="008663AF">
      <w:pPr>
        <w:pStyle w:val="FootnoteText"/>
        <w:rPr>
          <w:lang w:val="en-CA"/>
        </w:rPr>
      </w:pPr>
      <w:r>
        <w:rPr>
          <w:rStyle w:val="FootnoteReference"/>
        </w:rPr>
        <w:footnoteRef/>
      </w:r>
      <w:r>
        <w:t xml:space="preserve"> </w:t>
      </w:r>
      <w:r w:rsidRPr="008E7C02">
        <w:t>http://ontology.eil.utoronto.ca/city-services/city-services.owl#</w:t>
      </w:r>
    </w:p>
  </w:footnote>
  <w:footnote w:id="11">
    <w:p w14:paraId="25631F8F" w14:textId="6B49DF7F" w:rsidR="008663AF" w:rsidRPr="00046E73" w:rsidRDefault="008663AF">
      <w:pPr>
        <w:pStyle w:val="FootnoteText"/>
        <w:rPr>
          <w:lang w:val="en-CA"/>
        </w:rPr>
      </w:pPr>
      <w:r>
        <w:rPr>
          <w:rStyle w:val="FootnoteReference"/>
        </w:rPr>
        <w:footnoteRef/>
      </w:r>
      <w:r>
        <w:t xml:space="preserve"> </w:t>
      </w:r>
      <w:r w:rsidRPr="00046E73">
        <w:t>http://www23.statcan.gc.ca/imdb/p3Var.pl?Function=DEC&amp;Id=24101</w:t>
      </w:r>
    </w:p>
  </w:footnote>
  <w:footnote w:id="12">
    <w:p w14:paraId="6F87F670" w14:textId="77777777" w:rsidR="008663AF" w:rsidRDefault="008663AF">
      <w:pPr>
        <w:pStyle w:val="FootnoteText"/>
      </w:pPr>
      <w:r>
        <w:rPr>
          <w:rStyle w:val="FootnoteReference"/>
        </w:rPr>
        <w:footnoteRef/>
      </w:r>
      <w:r>
        <w:t xml:space="preserve"> </w:t>
      </w:r>
      <w:r w:rsidRPr="00827DD8">
        <w:t>http://schema.org/</w:t>
      </w:r>
    </w:p>
  </w:footnote>
  <w:footnote w:id="13">
    <w:p w14:paraId="4E061129" w14:textId="77777777" w:rsidR="008663AF" w:rsidRDefault="008663AF">
      <w:pPr>
        <w:pStyle w:val="FootnoteText"/>
      </w:pPr>
      <w:r>
        <w:rPr>
          <w:rStyle w:val="FootnoteReference"/>
        </w:rPr>
        <w:footnoteRef/>
      </w:r>
      <w:r>
        <w:t xml:space="preserve"> </w:t>
      </w:r>
      <w:r w:rsidRPr="00827DD8">
        <w:t>http://ontology.eil.utoronto.ca/GCI/Shelters/GCI-Shelters.html</w:t>
      </w:r>
    </w:p>
  </w:footnote>
  <w:footnote w:id="14">
    <w:p w14:paraId="59CD3014" w14:textId="77777777" w:rsidR="008663AF" w:rsidRDefault="008663AF">
      <w:pPr>
        <w:pStyle w:val="FootnoteText"/>
      </w:pPr>
      <w:r>
        <w:rPr>
          <w:rStyle w:val="FootnoteReference"/>
        </w:rPr>
        <w:footnoteRef/>
      </w:r>
      <w:r>
        <w:t xml:space="preserve"> </w:t>
      </w:r>
      <w:r w:rsidRPr="005B2B4C">
        <w:t>http://ontology.eil.utoronto.ca/tove/organization.html</w:t>
      </w:r>
    </w:p>
  </w:footnote>
  <w:footnote w:id="15">
    <w:p w14:paraId="2EAE6E34" w14:textId="77777777" w:rsidR="008663AF" w:rsidRDefault="008663AF" w:rsidP="00C36CB8">
      <w:pPr>
        <w:pStyle w:val="FootnoteText"/>
      </w:pPr>
      <w:r>
        <w:rPr>
          <w:rStyle w:val="FootnoteReference"/>
        </w:rPr>
        <w:footnoteRef/>
      </w:r>
      <w:r>
        <w:t xml:space="preserve"> </w:t>
      </w:r>
      <w:r w:rsidRPr="005B2B4C">
        <w:t>http://www.pms.ifi.lmu.de/rewerse-wga1/otn/OTN.owl</w:t>
      </w:r>
    </w:p>
  </w:footnote>
  <w:footnote w:id="16">
    <w:p w14:paraId="4979EED5" w14:textId="1603F09E" w:rsidR="008663AF" w:rsidRPr="001A792D" w:rsidRDefault="008663AF">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7">
    <w:p w14:paraId="1A6DAD25" w14:textId="77777777" w:rsidR="008663AF" w:rsidRDefault="008663AF">
      <w:pPr>
        <w:pStyle w:val="FootnoteText"/>
      </w:pPr>
      <w:r>
        <w:rPr>
          <w:rStyle w:val="FootnoteReference"/>
        </w:rPr>
        <w:footnoteRef/>
      </w:r>
      <w:r>
        <w:t xml:space="preserve"> N</w:t>
      </w:r>
      <w:r>
        <w:rPr>
          <w:rFonts w:ascii="Times-Roman" w:hAnsi="Times-Roman" w:cs="Times-Roman"/>
          <w:lang w:val="en-CA" w:bidi="ar-SA"/>
        </w:rPr>
        <w:t>ot available online</w:t>
      </w:r>
    </w:p>
  </w:footnote>
  <w:footnote w:id="18">
    <w:p w14:paraId="7C982207" w14:textId="77777777" w:rsidR="008663AF" w:rsidRPr="006539A1" w:rsidRDefault="008663AF" w:rsidP="006539A1">
      <w:pPr>
        <w:pStyle w:val="FootnoteText"/>
        <w:rPr>
          <w:lang w:val="en-CA"/>
        </w:rPr>
      </w:pPr>
      <w:r>
        <w:rPr>
          <w:rStyle w:val="FootnoteReference"/>
        </w:rPr>
        <w:footnoteRef/>
      </w:r>
      <w:r>
        <w:t xml:space="preserve"> </w:t>
      </w:r>
      <w:r w:rsidRPr="006539A1">
        <w:t>http://protege.stanford.edu/</w:t>
      </w:r>
    </w:p>
  </w:footnote>
  <w:footnote w:id="19">
    <w:p w14:paraId="735E7295" w14:textId="77777777" w:rsidR="008663AF" w:rsidRPr="005B0E28" w:rsidRDefault="008663AF">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150270"/>
    <w:multiLevelType w:val="hybridMultilevel"/>
    <w:tmpl w:val="7DD0F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2A1978"/>
    <w:multiLevelType w:val="hybridMultilevel"/>
    <w:tmpl w:val="88B4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5F2450E"/>
    <w:multiLevelType w:val="hybridMultilevel"/>
    <w:tmpl w:val="50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6F6D57"/>
    <w:multiLevelType w:val="hybridMultilevel"/>
    <w:tmpl w:val="C8642E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D4569F"/>
    <w:multiLevelType w:val="hybridMultilevel"/>
    <w:tmpl w:val="9A5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785293"/>
    <w:multiLevelType w:val="hybridMultilevel"/>
    <w:tmpl w:val="47B66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71621890"/>
    <w:multiLevelType w:val="hybridMultilevel"/>
    <w:tmpl w:val="0D642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E5718F"/>
    <w:multiLevelType w:val="hybridMultilevel"/>
    <w:tmpl w:val="885A5480"/>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2"/>
  </w:num>
  <w:num w:numId="3">
    <w:abstractNumId w:val="0"/>
  </w:num>
  <w:num w:numId="4">
    <w:abstractNumId w:val="8"/>
  </w:num>
  <w:num w:numId="5">
    <w:abstractNumId w:val="20"/>
  </w:num>
  <w:num w:numId="6">
    <w:abstractNumId w:val="27"/>
  </w:num>
  <w:num w:numId="7">
    <w:abstractNumId w:val="14"/>
  </w:num>
  <w:num w:numId="8">
    <w:abstractNumId w:val="25"/>
  </w:num>
  <w:num w:numId="9">
    <w:abstractNumId w:val="3"/>
  </w:num>
  <w:num w:numId="10">
    <w:abstractNumId w:val="26"/>
  </w:num>
  <w:num w:numId="11">
    <w:abstractNumId w:val="6"/>
  </w:num>
  <w:num w:numId="12">
    <w:abstractNumId w:val="4"/>
  </w:num>
  <w:num w:numId="13">
    <w:abstractNumId w:val="2"/>
  </w:num>
  <w:num w:numId="14">
    <w:abstractNumId w:val="19"/>
  </w:num>
  <w:num w:numId="15">
    <w:abstractNumId w:val="21"/>
  </w:num>
  <w:num w:numId="16">
    <w:abstractNumId w:val="5"/>
  </w:num>
  <w:num w:numId="17">
    <w:abstractNumId w:val="12"/>
  </w:num>
  <w:num w:numId="18">
    <w:abstractNumId w:val="18"/>
  </w:num>
  <w:num w:numId="19">
    <w:abstractNumId w:val="11"/>
  </w:num>
  <w:num w:numId="20">
    <w:abstractNumId w:val="1"/>
  </w:num>
  <w:num w:numId="21">
    <w:abstractNumId w:val="9"/>
  </w:num>
  <w:num w:numId="22">
    <w:abstractNumId w:val="24"/>
  </w:num>
  <w:num w:numId="23">
    <w:abstractNumId w:val="15"/>
  </w:num>
  <w:num w:numId="24">
    <w:abstractNumId w:val="7"/>
  </w:num>
  <w:num w:numId="25">
    <w:abstractNumId w:val="10"/>
  </w:num>
  <w:num w:numId="26">
    <w:abstractNumId w:val="16"/>
  </w:num>
  <w:num w:numId="27">
    <w:abstractNumId w:val="23"/>
  </w:num>
  <w:num w:numId="28">
    <w:abstractNumId w:val="17"/>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gan Katsumi">
    <w15:presenceInfo w15:providerId="Windows Live" w15:userId="3a3cdae67c2c63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oNotDisplayPageBoundaries/>
  <w:proofState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570"/>
    <w:rsid w:val="00000334"/>
    <w:rsid w:val="0000153B"/>
    <w:rsid w:val="00002232"/>
    <w:rsid w:val="00003230"/>
    <w:rsid w:val="00003303"/>
    <w:rsid w:val="00003764"/>
    <w:rsid w:val="00004241"/>
    <w:rsid w:val="0000590A"/>
    <w:rsid w:val="00005C26"/>
    <w:rsid w:val="00007795"/>
    <w:rsid w:val="0001086A"/>
    <w:rsid w:val="000117A5"/>
    <w:rsid w:val="00011C71"/>
    <w:rsid w:val="00015A1C"/>
    <w:rsid w:val="00015C47"/>
    <w:rsid w:val="0001629A"/>
    <w:rsid w:val="0001640A"/>
    <w:rsid w:val="00020502"/>
    <w:rsid w:val="00020B99"/>
    <w:rsid w:val="00022431"/>
    <w:rsid w:val="000225DA"/>
    <w:rsid w:val="00022AC1"/>
    <w:rsid w:val="00022B45"/>
    <w:rsid w:val="00022D28"/>
    <w:rsid w:val="0002418C"/>
    <w:rsid w:val="00024402"/>
    <w:rsid w:val="000253F7"/>
    <w:rsid w:val="00025862"/>
    <w:rsid w:val="00025F2B"/>
    <w:rsid w:val="0002692E"/>
    <w:rsid w:val="00026CEF"/>
    <w:rsid w:val="000274B3"/>
    <w:rsid w:val="00030577"/>
    <w:rsid w:val="0003082E"/>
    <w:rsid w:val="00030D85"/>
    <w:rsid w:val="0003104B"/>
    <w:rsid w:val="0003235F"/>
    <w:rsid w:val="0003253D"/>
    <w:rsid w:val="00033962"/>
    <w:rsid w:val="00033AA0"/>
    <w:rsid w:val="0003690F"/>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E73"/>
    <w:rsid w:val="000511A3"/>
    <w:rsid w:val="00051B45"/>
    <w:rsid w:val="00055B81"/>
    <w:rsid w:val="00055D84"/>
    <w:rsid w:val="00055FDB"/>
    <w:rsid w:val="000562BB"/>
    <w:rsid w:val="00056363"/>
    <w:rsid w:val="000566DF"/>
    <w:rsid w:val="00062332"/>
    <w:rsid w:val="00063707"/>
    <w:rsid w:val="00063991"/>
    <w:rsid w:val="00063996"/>
    <w:rsid w:val="00065816"/>
    <w:rsid w:val="00066EB8"/>
    <w:rsid w:val="0006796A"/>
    <w:rsid w:val="00070B80"/>
    <w:rsid w:val="00070E0D"/>
    <w:rsid w:val="00072731"/>
    <w:rsid w:val="00075AA3"/>
    <w:rsid w:val="0007622D"/>
    <w:rsid w:val="0007681B"/>
    <w:rsid w:val="00077033"/>
    <w:rsid w:val="0007792D"/>
    <w:rsid w:val="00077DD8"/>
    <w:rsid w:val="0008093F"/>
    <w:rsid w:val="00081639"/>
    <w:rsid w:val="00082561"/>
    <w:rsid w:val="00082A66"/>
    <w:rsid w:val="00082C83"/>
    <w:rsid w:val="0008527B"/>
    <w:rsid w:val="00086B4C"/>
    <w:rsid w:val="00087D57"/>
    <w:rsid w:val="00090A29"/>
    <w:rsid w:val="0009190F"/>
    <w:rsid w:val="00092042"/>
    <w:rsid w:val="00092B03"/>
    <w:rsid w:val="00092E5D"/>
    <w:rsid w:val="0009486D"/>
    <w:rsid w:val="00095D0A"/>
    <w:rsid w:val="0009707F"/>
    <w:rsid w:val="00097404"/>
    <w:rsid w:val="0009778C"/>
    <w:rsid w:val="000A017C"/>
    <w:rsid w:val="000A050E"/>
    <w:rsid w:val="000A1035"/>
    <w:rsid w:val="000A1CC3"/>
    <w:rsid w:val="000A1FF2"/>
    <w:rsid w:val="000A2475"/>
    <w:rsid w:val="000A41BB"/>
    <w:rsid w:val="000A4E28"/>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636"/>
    <w:rsid w:val="000C185B"/>
    <w:rsid w:val="000C19DC"/>
    <w:rsid w:val="000C2F43"/>
    <w:rsid w:val="000C363A"/>
    <w:rsid w:val="000C3964"/>
    <w:rsid w:val="000C4D13"/>
    <w:rsid w:val="000C545C"/>
    <w:rsid w:val="000C6696"/>
    <w:rsid w:val="000C6959"/>
    <w:rsid w:val="000C7020"/>
    <w:rsid w:val="000C7745"/>
    <w:rsid w:val="000C7B23"/>
    <w:rsid w:val="000D021E"/>
    <w:rsid w:val="000D073E"/>
    <w:rsid w:val="000D0EE9"/>
    <w:rsid w:val="000D2B20"/>
    <w:rsid w:val="000D3AF9"/>
    <w:rsid w:val="000D6904"/>
    <w:rsid w:val="000D74C8"/>
    <w:rsid w:val="000D7AE5"/>
    <w:rsid w:val="000D7C32"/>
    <w:rsid w:val="000D7C90"/>
    <w:rsid w:val="000D7D67"/>
    <w:rsid w:val="000E0F4C"/>
    <w:rsid w:val="000E10D5"/>
    <w:rsid w:val="000E18FF"/>
    <w:rsid w:val="000E2229"/>
    <w:rsid w:val="000E26BC"/>
    <w:rsid w:val="000E3555"/>
    <w:rsid w:val="000E4E0D"/>
    <w:rsid w:val="000E5418"/>
    <w:rsid w:val="000E639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76B"/>
    <w:rsid w:val="00107E77"/>
    <w:rsid w:val="00110D13"/>
    <w:rsid w:val="001117F1"/>
    <w:rsid w:val="00112423"/>
    <w:rsid w:val="00113641"/>
    <w:rsid w:val="0011390F"/>
    <w:rsid w:val="00114632"/>
    <w:rsid w:val="00114D33"/>
    <w:rsid w:val="00116E9A"/>
    <w:rsid w:val="0011717B"/>
    <w:rsid w:val="00117AEF"/>
    <w:rsid w:val="0012023B"/>
    <w:rsid w:val="00120D1E"/>
    <w:rsid w:val="00121469"/>
    <w:rsid w:val="0012212D"/>
    <w:rsid w:val="001222AE"/>
    <w:rsid w:val="0012265A"/>
    <w:rsid w:val="00124142"/>
    <w:rsid w:val="00124453"/>
    <w:rsid w:val="001248E6"/>
    <w:rsid w:val="00124C4B"/>
    <w:rsid w:val="00125B98"/>
    <w:rsid w:val="00125E0F"/>
    <w:rsid w:val="00127DA8"/>
    <w:rsid w:val="001301AE"/>
    <w:rsid w:val="00130F0F"/>
    <w:rsid w:val="00131A80"/>
    <w:rsid w:val="00131B2A"/>
    <w:rsid w:val="00131B2E"/>
    <w:rsid w:val="0013210A"/>
    <w:rsid w:val="00134C72"/>
    <w:rsid w:val="00135DBA"/>
    <w:rsid w:val="00136B29"/>
    <w:rsid w:val="00140D8C"/>
    <w:rsid w:val="001410B1"/>
    <w:rsid w:val="00141D20"/>
    <w:rsid w:val="00141DF1"/>
    <w:rsid w:val="001422EF"/>
    <w:rsid w:val="0014465C"/>
    <w:rsid w:val="001469E2"/>
    <w:rsid w:val="0015093A"/>
    <w:rsid w:val="001529B8"/>
    <w:rsid w:val="00154813"/>
    <w:rsid w:val="00155428"/>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5F0A"/>
    <w:rsid w:val="001760B2"/>
    <w:rsid w:val="00176FA5"/>
    <w:rsid w:val="0017710E"/>
    <w:rsid w:val="001809E9"/>
    <w:rsid w:val="001819C1"/>
    <w:rsid w:val="00181BCD"/>
    <w:rsid w:val="00182F91"/>
    <w:rsid w:val="00183346"/>
    <w:rsid w:val="0018442F"/>
    <w:rsid w:val="001859D3"/>
    <w:rsid w:val="00186885"/>
    <w:rsid w:val="00187584"/>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29DC"/>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92B"/>
    <w:rsid w:val="001C1F21"/>
    <w:rsid w:val="001C20EB"/>
    <w:rsid w:val="001C2A47"/>
    <w:rsid w:val="001C2B10"/>
    <w:rsid w:val="001C3B00"/>
    <w:rsid w:val="001C45CD"/>
    <w:rsid w:val="001C4E8E"/>
    <w:rsid w:val="001C600E"/>
    <w:rsid w:val="001C6A89"/>
    <w:rsid w:val="001D0540"/>
    <w:rsid w:val="001D1384"/>
    <w:rsid w:val="001D1B93"/>
    <w:rsid w:val="001D23BA"/>
    <w:rsid w:val="001D3486"/>
    <w:rsid w:val="001D3F17"/>
    <w:rsid w:val="001D4C2D"/>
    <w:rsid w:val="001D5F7A"/>
    <w:rsid w:val="001D7226"/>
    <w:rsid w:val="001D7CBC"/>
    <w:rsid w:val="001E0400"/>
    <w:rsid w:val="001E494D"/>
    <w:rsid w:val="001E5B10"/>
    <w:rsid w:val="001E5CDE"/>
    <w:rsid w:val="001E67D8"/>
    <w:rsid w:val="001E69B2"/>
    <w:rsid w:val="001E7288"/>
    <w:rsid w:val="001E72A5"/>
    <w:rsid w:val="001F0377"/>
    <w:rsid w:val="001F1105"/>
    <w:rsid w:val="001F1FB9"/>
    <w:rsid w:val="001F2CA5"/>
    <w:rsid w:val="001F2F92"/>
    <w:rsid w:val="001F4806"/>
    <w:rsid w:val="001F4E64"/>
    <w:rsid w:val="001F5886"/>
    <w:rsid w:val="0020035A"/>
    <w:rsid w:val="002010DA"/>
    <w:rsid w:val="002016ED"/>
    <w:rsid w:val="00202756"/>
    <w:rsid w:val="00202937"/>
    <w:rsid w:val="002029D7"/>
    <w:rsid w:val="00203506"/>
    <w:rsid w:val="00203F97"/>
    <w:rsid w:val="002043EA"/>
    <w:rsid w:val="0020475C"/>
    <w:rsid w:val="00204CEE"/>
    <w:rsid w:val="002056D3"/>
    <w:rsid w:val="0020642E"/>
    <w:rsid w:val="00206467"/>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1F28"/>
    <w:rsid w:val="0022226D"/>
    <w:rsid w:val="002232A7"/>
    <w:rsid w:val="002236A1"/>
    <w:rsid w:val="00223738"/>
    <w:rsid w:val="002238A2"/>
    <w:rsid w:val="00224D94"/>
    <w:rsid w:val="002262DA"/>
    <w:rsid w:val="0022726A"/>
    <w:rsid w:val="0022758E"/>
    <w:rsid w:val="00227AB4"/>
    <w:rsid w:val="0023193A"/>
    <w:rsid w:val="00231EEB"/>
    <w:rsid w:val="00232ADD"/>
    <w:rsid w:val="00232CF4"/>
    <w:rsid w:val="00233354"/>
    <w:rsid w:val="0023361A"/>
    <w:rsid w:val="0023421C"/>
    <w:rsid w:val="00234444"/>
    <w:rsid w:val="00235B5F"/>
    <w:rsid w:val="0023704E"/>
    <w:rsid w:val="00237391"/>
    <w:rsid w:val="00237F66"/>
    <w:rsid w:val="00240C97"/>
    <w:rsid w:val="002417DA"/>
    <w:rsid w:val="002439D3"/>
    <w:rsid w:val="00244D2C"/>
    <w:rsid w:val="0024607C"/>
    <w:rsid w:val="002515AE"/>
    <w:rsid w:val="00251F46"/>
    <w:rsid w:val="0025317E"/>
    <w:rsid w:val="00254311"/>
    <w:rsid w:val="00254DB4"/>
    <w:rsid w:val="00254E5A"/>
    <w:rsid w:val="002551E6"/>
    <w:rsid w:val="00255B76"/>
    <w:rsid w:val="00257B0C"/>
    <w:rsid w:val="00261D05"/>
    <w:rsid w:val="00261E64"/>
    <w:rsid w:val="002626F5"/>
    <w:rsid w:val="00262946"/>
    <w:rsid w:val="002630F2"/>
    <w:rsid w:val="002630FB"/>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1C77"/>
    <w:rsid w:val="00283F74"/>
    <w:rsid w:val="002840F8"/>
    <w:rsid w:val="00284650"/>
    <w:rsid w:val="00284B0F"/>
    <w:rsid w:val="00285647"/>
    <w:rsid w:val="002862FC"/>
    <w:rsid w:val="00287BC3"/>
    <w:rsid w:val="00290AF0"/>
    <w:rsid w:val="00290D3B"/>
    <w:rsid w:val="0029174B"/>
    <w:rsid w:val="002918B6"/>
    <w:rsid w:val="00292F36"/>
    <w:rsid w:val="00292F57"/>
    <w:rsid w:val="00294061"/>
    <w:rsid w:val="00294C07"/>
    <w:rsid w:val="00294E05"/>
    <w:rsid w:val="00295676"/>
    <w:rsid w:val="00297428"/>
    <w:rsid w:val="002A1141"/>
    <w:rsid w:val="002A2024"/>
    <w:rsid w:val="002A21B1"/>
    <w:rsid w:val="002A2C7E"/>
    <w:rsid w:val="002A3EDA"/>
    <w:rsid w:val="002A4A86"/>
    <w:rsid w:val="002A6246"/>
    <w:rsid w:val="002A65F9"/>
    <w:rsid w:val="002A6C67"/>
    <w:rsid w:val="002B09D4"/>
    <w:rsid w:val="002B207C"/>
    <w:rsid w:val="002B28F0"/>
    <w:rsid w:val="002B2AAB"/>
    <w:rsid w:val="002B3F58"/>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5B8"/>
    <w:rsid w:val="002E08AA"/>
    <w:rsid w:val="002E108E"/>
    <w:rsid w:val="002E15FC"/>
    <w:rsid w:val="002E1D5B"/>
    <w:rsid w:val="002E2080"/>
    <w:rsid w:val="002E21C6"/>
    <w:rsid w:val="002E336F"/>
    <w:rsid w:val="002E36B4"/>
    <w:rsid w:val="002E36E8"/>
    <w:rsid w:val="002E3B0E"/>
    <w:rsid w:val="002E4131"/>
    <w:rsid w:val="002E5F98"/>
    <w:rsid w:val="002E611F"/>
    <w:rsid w:val="002E6C09"/>
    <w:rsid w:val="002E74DC"/>
    <w:rsid w:val="002F0C0F"/>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611"/>
    <w:rsid w:val="00311B9D"/>
    <w:rsid w:val="003125FD"/>
    <w:rsid w:val="0031270D"/>
    <w:rsid w:val="00315576"/>
    <w:rsid w:val="00315D14"/>
    <w:rsid w:val="00316A06"/>
    <w:rsid w:val="00320390"/>
    <w:rsid w:val="00320C3A"/>
    <w:rsid w:val="00321651"/>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4553"/>
    <w:rsid w:val="00344FDC"/>
    <w:rsid w:val="0034537C"/>
    <w:rsid w:val="00345902"/>
    <w:rsid w:val="00345927"/>
    <w:rsid w:val="003463CF"/>
    <w:rsid w:val="0034768F"/>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5930"/>
    <w:rsid w:val="00365980"/>
    <w:rsid w:val="00365B56"/>
    <w:rsid w:val="003706FD"/>
    <w:rsid w:val="00371F08"/>
    <w:rsid w:val="00371F6C"/>
    <w:rsid w:val="003722D4"/>
    <w:rsid w:val="003759E8"/>
    <w:rsid w:val="00376508"/>
    <w:rsid w:val="00376703"/>
    <w:rsid w:val="00376B36"/>
    <w:rsid w:val="00380FBA"/>
    <w:rsid w:val="00381B6D"/>
    <w:rsid w:val="003825E7"/>
    <w:rsid w:val="00382FCD"/>
    <w:rsid w:val="00383764"/>
    <w:rsid w:val="00383C49"/>
    <w:rsid w:val="00383C70"/>
    <w:rsid w:val="003842CE"/>
    <w:rsid w:val="00384357"/>
    <w:rsid w:val="00384B12"/>
    <w:rsid w:val="00385772"/>
    <w:rsid w:val="0038626E"/>
    <w:rsid w:val="00386539"/>
    <w:rsid w:val="00386D35"/>
    <w:rsid w:val="00387E43"/>
    <w:rsid w:val="00391247"/>
    <w:rsid w:val="00392D50"/>
    <w:rsid w:val="00393168"/>
    <w:rsid w:val="00394433"/>
    <w:rsid w:val="00396195"/>
    <w:rsid w:val="003978C5"/>
    <w:rsid w:val="003A0FD1"/>
    <w:rsid w:val="003A1F01"/>
    <w:rsid w:val="003A4251"/>
    <w:rsid w:val="003A4B14"/>
    <w:rsid w:val="003A68E1"/>
    <w:rsid w:val="003A74B9"/>
    <w:rsid w:val="003A7A7C"/>
    <w:rsid w:val="003A7D7E"/>
    <w:rsid w:val="003B0333"/>
    <w:rsid w:val="003B1405"/>
    <w:rsid w:val="003B2292"/>
    <w:rsid w:val="003B2540"/>
    <w:rsid w:val="003B455C"/>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8AB"/>
    <w:rsid w:val="003E4B4D"/>
    <w:rsid w:val="003E4BE6"/>
    <w:rsid w:val="003E6C97"/>
    <w:rsid w:val="003E6E57"/>
    <w:rsid w:val="003E7869"/>
    <w:rsid w:val="003E7B8C"/>
    <w:rsid w:val="003F0E44"/>
    <w:rsid w:val="003F458D"/>
    <w:rsid w:val="003F4762"/>
    <w:rsid w:val="003F4B8C"/>
    <w:rsid w:val="003F50C7"/>
    <w:rsid w:val="003F552F"/>
    <w:rsid w:val="003F6149"/>
    <w:rsid w:val="003F6348"/>
    <w:rsid w:val="003F6E41"/>
    <w:rsid w:val="003F7257"/>
    <w:rsid w:val="003F7A96"/>
    <w:rsid w:val="004004BA"/>
    <w:rsid w:val="00400809"/>
    <w:rsid w:val="004014D3"/>
    <w:rsid w:val="00401982"/>
    <w:rsid w:val="004019D1"/>
    <w:rsid w:val="00401F7C"/>
    <w:rsid w:val="00401FFF"/>
    <w:rsid w:val="004032A3"/>
    <w:rsid w:val="0040449F"/>
    <w:rsid w:val="0040482C"/>
    <w:rsid w:val="004053E0"/>
    <w:rsid w:val="00405984"/>
    <w:rsid w:val="00405D2A"/>
    <w:rsid w:val="0040754B"/>
    <w:rsid w:val="00407BDE"/>
    <w:rsid w:val="004100A2"/>
    <w:rsid w:val="004108C3"/>
    <w:rsid w:val="00412279"/>
    <w:rsid w:val="00413420"/>
    <w:rsid w:val="0041369F"/>
    <w:rsid w:val="0041386A"/>
    <w:rsid w:val="00414538"/>
    <w:rsid w:val="00414DCD"/>
    <w:rsid w:val="0041621A"/>
    <w:rsid w:val="0041724B"/>
    <w:rsid w:val="00417649"/>
    <w:rsid w:val="0041768B"/>
    <w:rsid w:val="00420889"/>
    <w:rsid w:val="00420EC6"/>
    <w:rsid w:val="00421190"/>
    <w:rsid w:val="00422F47"/>
    <w:rsid w:val="00423BF6"/>
    <w:rsid w:val="004248D2"/>
    <w:rsid w:val="004260D9"/>
    <w:rsid w:val="00427874"/>
    <w:rsid w:val="00427BFA"/>
    <w:rsid w:val="0043066A"/>
    <w:rsid w:val="0043074E"/>
    <w:rsid w:val="00430916"/>
    <w:rsid w:val="00430F9E"/>
    <w:rsid w:val="00430FE4"/>
    <w:rsid w:val="00431A50"/>
    <w:rsid w:val="00431BF1"/>
    <w:rsid w:val="00431CAA"/>
    <w:rsid w:val="004322C3"/>
    <w:rsid w:val="00432DF0"/>
    <w:rsid w:val="00432E01"/>
    <w:rsid w:val="004334EA"/>
    <w:rsid w:val="0043356D"/>
    <w:rsid w:val="004340BF"/>
    <w:rsid w:val="00434958"/>
    <w:rsid w:val="00435F0D"/>
    <w:rsid w:val="00436824"/>
    <w:rsid w:val="00436DA8"/>
    <w:rsid w:val="00440C8C"/>
    <w:rsid w:val="0044106C"/>
    <w:rsid w:val="00441CA2"/>
    <w:rsid w:val="00442D85"/>
    <w:rsid w:val="0044381B"/>
    <w:rsid w:val="00443B0A"/>
    <w:rsid w:val="004440CD"/>
    <w:rsid w:val="00444850"/>
    <w:rsid w:val="0044650B"/>
    <w:rsid w:val="00446A35"/>
    <w:rsid w:val="00447B80"/>
    <w:rsid w:val="00451410"/>
    <w:rsid w:val="00451959"/>
    <w:rsid w:val="004519E4"/>
    <w:rsid w:val="004523C2"/>
    <w:rsid w:val="004528D5"/>
    <w:rsid w:val="0045302A"/>
    <w:rsid w:val="00453E60"/>
    <w:rsid w:val="00455BD0"/>
    <w:rsid w:val="004604AD"/>
    <w:rsid w:val="00461B74"/>
    <w:rsid w:val="00464B54"/>
    <w:rsid w:val="00464F72"/>
    <w:rsid w:val="00464F88"/>
    <w:rsid w:val="00465293"/>
    <w:rsid w:val="00466487"/>
    <w:rsid w:val="00467446"/>
    <w:rsid w:val="00467AC6"/>
    <w:rsid w:val="0047062D"/>
    <w:rsid w:val="00470842"/>
    <w:rsid w:val="00470DA9"/>
    <w:rsid w:val="00471164"/>
    <w:rsid w:val="0047255E"/>
    <w:rsid w:val="0047483E"/>
    <w:rsid w:val="00475AE4"/>
    <w:rsid w:val="00477461"/>
    <w:rsid w:val="00477679"/>
    <w:rsid w:val="00480268"/>
    <w:rsid w:val="00481D2C"/>
    <w:rsid w:val="0048221A"/>
    <w:rsid w:val="00483CCF"/>
    <w:rsid w:val="00484B3B"/>
    <w:rsid w:val="00484CAA"/>
    <w:rsid w:val="004852EA"/>
    <w:rsid w:val="00485C15"/>
    <w:rsid w:val="00485FCB"/>
    <w:rsid w:val="0048663B"/>
    <w:rsid w:val="004872D5"/>
    <w:rsid w:val="0048795D"/>
    <w:rsid w:val="0049031C"/>
    <w:rsid w:val="00490BBC"/>
    <w:rsid w:val="00490FC2"/>
    <w:rsid w:val="004910EB"/>
    <w:rsid w:val="0049134E"/>
    <w:rsid w:val="00491837"/>
    <w:rsid w:val="00491D6C"/>
    <w:rsid w:val="00492E43"/>
    <w:rsid w:val="004931D2"/>
    <w:rsid w:val="00494297"/>
    <w:rsid w:val="004973F3"/>
    <w:rsid w:val="00497B92"/>
    <w:rsid w:val="004A0A6B"/>
    <w:rsid w:val="004A1427"/>
    <w:rsid w:val="004A2671"/>
    <w:rsid w:val="004A370E"/>
    <w:rsid w:val="004A376A"/>
    <w:rsid w:val="004A3CFD"/>
    <w:rsid w:val="004A4928"/>
    <w:rsid w:val="004A52BD"/>
    <w:rsid w:val="004A63B2"/>
    <w:rsid w:val="004A66F6"/>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444C"/>
    <w:rsid w:val="004D66F4"/>
    <w:rsid w:val="004D75E9"/>
    <w:rsid w:val="004D79D8"/>
    <w:rsid w:val="004D7DF1"/>
    <w:rsid w:val="004E01E5"/>
    <w:rsid w:val="004E1082"/>
    <w:rsid w:val="004E1ED2"/>
    <w:rsid w:val="004E2B7F"/>
    <w:rsid w:val="004E353F"/>
    <w:rsid w:val="004E3D0A"/>
    <w:rsid w:val="004E3E33"/>
    <w:rsid w:val="004E50C3"/>
    <w:rsid w:val="004E5463"/>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53E8"/>
    <w:rsid w:val="0050576E"/>
    <w:rsid w:val="0050598D"/>
    <w:rsid w:val="00510CD2"/>
    <w:rsid w:val="00510D38"/>
    <w:rsid w:val="00510DA3"/>
    <w:rsid w:val="00510F2B"/>
    <w:rsid w:val="00512299"/>
    <w:rsid w:val="005132E8"/>
    <w:rsid w:val="00514882"/>
    <w:rsid w:val="005148B3"/>
    <w:rsid w:val="00514D83"/>
    <w:rsid w:val="00515D05"/>
    <w:rsid w:val="00520123"/>
    <w:rsid w:val="00520AAA"/>
    <w:rsid w:val="00521EE2"/>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63B"/>
    <w:rsid w:val="00551E2B"/>
    <w:rsid w:val="00552456"/>
    <w:rsid w:val="00553340"/>
    <w:rsid w:val="00553525"/>
    <w:rsid w:val="005548E3"/>
    <w:rsid w:val="005555C9"/>
    <w:rsid w:val="00555FDE"/>
    <w:rsid w:val="005565E5"/>
    <w:rsid w:val="00556A8D"/>
    <w:rsid w:val="0055741E"/>
    <w:rsid w:val="00557F2D"/>
    <w:rsid w:val="00557F3B"/>
    <w:rsid w:val="00560C95"/>
    <w:rsid w:val="00560F3F"/>
    <w:rsid w:val="00561254"/>
    <w:rsid w:val="00561CA2"/>
    <w:rsid w:val="005622FC"/>
    <w:rsid w:val="005631B0"/>
    <w:rsid w:val="005631DB"/>
    <w:rsid w:val="0056419C"/>
    <w:rsid w:val="005642BB"/>
    <w:rsid w:val="00564626"/>
    <w:rsid w:val="0056469A"/>
    <w:rsid w:val="00565650"/>
    <w:rsid w:val="00565C6B"/>
    <w:rsid w:val="00565EE7"/>
    <w:rsid w:val="00566694"/>
    <w:rsid w:val="0056778D"/>
    <w:rsid w:val="00567FDF"/>
    <w:rsid w:val="00570F4F"/>
    <w:rsid w:val="00571AFD"/>
    <w:rsid w:val="00571DAE"/>
    <w:rsid w:val="005734B9"/>
    <w:rsid w:val="005749BB"/>
    <w:rsid w:val="00574C80"/>
    <w:rsid w:val="00574E04"/>
    <w:rsid w:val="00576274"/>
    <w:rsid w:val="00576975"/>
    <w:rsid w:val="005769DF"/>
    <w:rsid w:val="00576D1D"/>
    <w:rsid w:val="00577F14"/>
    <w:rsid w:val="00580ECE"/>
    <w:rsid w:val="00581122"/>
    <w:rsid w:val="00582038"/>
    <w:rsid w:val="00582894"/>
    <w:rsid w:val="0058395F"/>
    <w:rsid w:val="00583C89"/>
    <w:rsid w:val="00583F1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B7CBE"/>
    <w:rsid w:val="005C0B05"/>
    <w:rsid w:val="005C0FAE"/>
    <w:rsid w:val="005C171B"/>
    <w:rsid w:val="005C1AFC"/>
    <w:rsid w:val="005C1EB3"/>
    <w:rsid w:val="005C2025"/>
    <w:rsid w:val="005C310A"/>
    <w:rsid w:val="005C4A05"/>
    <w:rsid w:val="005C4DB9"/>
    <w:rsid w:val="005C50A4"/>
    <w:rsid w:val="005C555E"/>
    <w:rsid w:val="005C5ABB"/>
    <w:rsid w:val="005C62B3"/>
    <w:rsid w:val="005C7810"/>
    <w:rsid w:val="005D0B2D"/>
    <w:rsid w:val="005D0FBF"/>
    <w:rsid w:val="005D1C20"/>
    <w:rsid w:val="005D3386"/>
    <w:rsid w:val="005D38DC"/>
    <w:rsid w:val="005D3A61"/>
    <w:rsid w:val="005D44C9"/>
    <w:rsid w:val="005D4E06"/>
    <w:rsid w:val="005D4E2C"/>
    <w:rsid w:val="005D56A5"/>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0BBD"/>
    <w:rsid w:val="005F3C16"/>
    <w:rsid w:val="005F57B5"/>
    <w:rsid w:val="005F6193"/>
    <w:rsid w:val="005F67F8"/>
    <w:rsid w:val="005F7459"/>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71E"/>
    <w:rsid w:val="00616EC9"/>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4979"/>
    <w:rsid w:val="00665086"/>
    <w:rsid w:val="00667888"/>
    <w:rsid w:val="00667926"/>
    <w:rsid w:val="0067071B"/>
    <w:rsid w:val="00671DA3"/>
    <w:rsid w:val="00671E67"/>
    <w:rsid w:val="00672FFC"/>
    <w:rsid w:val="0067572F"/>
    <w:rsid w:val="00675C3D"/>
    <w:rsid w:val="00675F84"/>
    <w:rsid w:val="006763D1"/>
    <w:rsid w:val="00676875"/>
    <w:rsid w:val="00676DDE"/>
    <w:rsid w:val="006779B7"/>
    <w:rsid w:val="00680235"/>
    <w:rsid w:val="00680A88"/>
    <w:rsid w:val="00680CBC"/>
    <w:rsid w:val="00682F22"/>
    <w:rsid w:val="006841E7"/>
    <w:rsid w:val="0068608F"/>
    <w:rsid w:val="00686921"/>
    <w:rsid w:val="00686C04"/>
    <w:rsid w:val="00687AE6"/>
    <w:rsid w:val="006908A2"/>
    <w:rsid w:val="006908F9"/>
    <w:rsid w:val="006914EE"/>
    <w:rsid w:val="00691E55"/>
    <w:rsid w:val="00692917"/>
    <w:rsid w:val="00692F12"/>
    <w:rsid w:val="0069371E"/>
    <w:rsid w:val="00693795"/>
    <w:rsid w:val="00693BFD"/>
    <w:rsid w:val="00695539"/>
    <w:rsid w:val="00696098"/>
    <w:rsid w:val="00696236"/>
    <w:rsid w:val="00696518"/>
    <w:rsid w:val="00697022"/>
    <w:rsid w:val="0069706C"/>
    <w:rsid w:val="006A007D"/>
    <w:rsid w:val="006A04E8"/>
    <w:rsid w:val="006A0A1C"/>
    <w:rsid w:val="006A0AAC"/>
    <w:rsid w:val="006A1C57"/>
    <w:rsid w:val="006A1D59"/>
    <w:rsid w:val="006A200A"/>
    <w:rsid w:val="006A26AB"/>
    <w:rsid w:val="006A3550"/>
    <w:rsid w:val="006A3E39"/>
    <w:rsid w:val="006A547E"/>
    <w:rsid w:val="006A55F9"/>
    <w:rsid w:val="006A573C"/>
    <w:rsid w:val="006A6A7E"/>
    <w:rsid w:val="006A73EE"/>
    <w:rsid w:val="006A7709"/>
    <w:rsid w:val="006A796E"/>
    <w:rsid w:val="006A79F1"/>
    <w:rsid w:val="006A7C28"/>
    <w:rsid w:val="006B09AD"/>
    <w:rsid w:val="006B0EC9"/>
    <w:rsid w:val="006B0F81"/>
    <w:rsid w:val="006B1085"/>
    <w:rsid w:val="006B1183"/>
    <w:rsid w:val="006B1410"/>
    <w:rsid w:val="006B1F7B"/>
    <w:rsid w:val="006B3727"/>
    <w:rsid w:val="006B4965"/>
    <w:rsid w:val="006B559D"/>
    <w:rsid w:val="006B7E3B"/>
    <w:rsid w:val="006C01D0"/>
    <w:rsid w:val="006C0740"/>
    <w:rsid w:val="006C2C08"/>
    <w:rsid w:val="006C32BE"/>
    <w:rsid w:val="006C61B0"/>
    <w:rsid w:val="006C6529"/>
    <w:rsid w:val="006C7A58"/>
    <w:rsid w:val="006D16D0"/>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7032"/>
    <w:rsid w:val="007074BC"/>
    <w:rsid w:val="00707CFC"/>
    <w:rsid w:val="00710220"/>
    <w:rsid w:val="00710A59"/>
    <w:rsid w:val="0071143C"/>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AB5"/>
    <w:rsid w:val="00722BF7"/>
    <w:rsid w:val="00722F06"/>
    <w:rsid w:val="00722F88"/>
    <w:rsid w:val="00723909"/>
    <w:rsid w:val="00723A70"/>
    <w:rsid w:val="00723D39"/>
    <w:rsid w:val="00724C8C"/>
    <w:rsid w:val="00724E96"/>
    <w:rsid w:val="0072665F"/>
    <w:rsid w:val="007312EF"/>
    <w:rsid w:val="007325E1"/>
    <w:rsid w:val="00732AFD"/>
    <w:rsid w:val="00732C94"/>
    <w:rsid w:val="00733062"/>
    <w:rsid w:val="0073310B"/>
    <w:rsid w:val="00733EB6"/>
    <w:rsid w:val="007347F8"/>
    <w:rsid w:val="0073714C"/>
    <w:rsid w:val="0073758C"/>
    <w:rsid w:val="00737904"/>
    <w:rsid w:val="00737AD9"/>
    <w:rsid w:val="00737EFF"/>
    <w:rsid w:val="00740251"/>
    <w:rsid w:val="007419CE"/>
    <w:rsid w:val="00741E3D"/>
    <w:rsid w:val="00742638"/>
    <w:rsid w:val="007429A8"/>
    <w:rsid w:val="00742FFF"/>
    <w:rsid w:val="007437F7"/>
    <w:rsid w:val="00744640"/>
    <w:rsid w:val="00745784"/>
    <w:rsid w:val="00745AD6"/>
    <w:rsid w:val="00745C8C"/>
    <w:rsid w:val="007474BA"/>
    <w:rsid w:val="00750909"/>
    <w:rsid w:val="00750A77"/>
    <w:rsid w:val="00751605"/>
    <w:rsid w:val="00752797"/>
    <w:rsid w:val="007535DF"/>
    <w:rsid w:val="00753CBA"/>
    <w:rsid w:val="007540C2"/>
    <w:rsid w:val="007542D0"/>
    <w:rsid w:val="007545F2"/>
    <w:rsid w:val="00754900"/>
    <w:rsid w:val="007555EE"/>
    <w:rsid w:val="007558F3"/>
    <w:rsid w:val="00756549"/>
    <w:rsid w:val="00756EE0"/>
    <w:rsid w:val="007578A0"/>
    <w:rsid w:val="0076097D"/>
    <w:rsid w:val="00762EA7"/>
    <w:rsid w:val="007633A9"/>
    <w:rsid w:val="00764839"/>
    <w:rsid w:val="007650AC"/>
    <w:rsid w:val="007654A6"/>
    <w:rsid w:val="0076633D"/>
    <w:rsid w:val="007663E5"/>
    <w:rsid w:val="00766700"/>
    <w:rsid w:val="0076675C"/>
    <w:rsid w:val="007678F4"/>
    <w:rsid w:val="00767989"/>
    <w:rsid w:val="00770B33"/>
    <w:rsid w:val="00770F99"/>
    <w:rsid w:val="00771541"/>
    <w:rsid w:val="00771BDD"/>
    <w:rsid w:val="00772000"/>
    <w:rsid w:val="007736F9"/>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1CA6"/>
    <w:rsid w:val="007921D6"/>
    <w:rsid w:val="0079284E"/>
    <w:rsid w:val="0079461C"/>
    <w:rsid w:val="0079514B"/>
    <w:rsid w:val="0079549A"/>
    <w:rsid w:val="0079610A"/>
    <w:rsid w:val="00796664"/>
    <w:rsid w:val="00796B76"/>
    <w:rsid w:val="0079758A"/>
    <w:rsid w:val="007978A3"/>
    <w:rsid w:val="007A0703"/>
    <w:rsid w:val="007A2340"/>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5361"/>
    <w:rsid w:val="007B569F"/>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0E05"/>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80B"/>
    <w:rsid w:val="007F39F0"/>
    <w:rsid w:val="007F3BBB"/>
    <w:rsid w:val="007F4062"/>
    <w:rsid w:val="007F6AE3"/>
    <w:rsid w:val="007F6B36"/>
    <w:rsid w:val="007F76CA"/>
    <w:rsid w:val="007F7B8D"/>
    <w:rsid w:val="00800752"/>
    <w:rsid w:val="008010DA"/>
    <w:rsid w:val="00802321"/>
    <w:rsid w:val="00803B7C"/>
    <w:rsid w:val="00804490"/>
    <w:rsid w:val="00805271"/>
    <w:rsid w:val="00805310"/>
    <w:rsid w:val="00805906"/>
    <w:rsid w:val="00806205"/>
    <w:rsid w:val="008069AC"/>
    <w:rsid w:val="00806DFE"/>
    <w:rsid w:val="008071BB"/>
    <w:rsid w:val="0080777C"/>
    <w:rsid w:val="00807D4E"/>
    <w:rsid w:val="00810AC1"/>
    <w:rsid w:val="00810FF1"/>
    <w:rsid w:val="0081249B"/>
    <w:rsid w:val="008129DD"/>
    <w:rsid w:val="00812F4A"/>
    <w:rsid w:val="00813497"/>
    <w:rsid w:val="00813981"/>
    <w:rsid w:val="0081495A"/>
    <w:rsid w:val="00814FDC"/>
    <w:rsid w:val="00815140"/>
    <w:rsid w:val="008161C5"/>
    <w:rsid w:val="008166DC"/>
    <w:rsid w:val="00816B3F"/>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161B"/>
    <w:rsid w:val="00832411"/>
    <w:rsid w:val="00833A0B"/>
    <w:rsid w:val="00834417"/>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32E5"/>
    <w:rsid w:val="00854636"/>
    <w:rsid w:val="008551FA"/>
    <w:rsid w:val="00856E41"/>
    <w:rsid w:val="008575B9"/>
    <w:rsid w:val="008608D9"/>
    <w:rsid w:val="008626EB"/>
    <w:rsid w:val="008635BB"/>
    <w:rsid w:val="0086459A"/>
    <w:rsid w:val="00865F82"/>
    <w:rsid w:val="008662BA"/>
    <w:rsid w:val="008663AF"/>
    <w:rsid w:val="00867B79"/>
    <w:rsid w:val="008701F0"/>
    <w:rsid w:val="00870880"/>
    <w:rsid w:val="00872DB6"/>
    <w:rsid w:val="00873066"/>
    <w:rsid w:val="00874427"/>
    <w:rsid w:val="00875497"/>
    <w:rsid w:val="00875549"/>
    <w:rsid w:val="00875E73"/>
    <w:rsid w:val="008803B6"/>
    <w:rsid w:val="008807BA"/>
    <w:rsid w:val="00881236"/>
    <w:rsid w:val="008845CD"/>
    <w:rsid w:val="008857E7"/>
    <w:rsid w:val="00885A48"/>
    <w:rsid w:val="00890347"/>
    <w:rsid w:val="00891743"/>
    <w:rsid w:val="00891ADF"/>
    <w:rsid w:val="00894131"/>
    <w:rsid w:val="0089518D"/>
    <w:rsid w:val="00895F0B"/>
    <w:rsid w:val="00896202"/>
    <w:rsid w:val="00896B55"/>
    <w:rsid w:val="008970CB"/>
    <w:rsid w:val="008972CE"/>
    <w:rsid w:val="00897526"/>
    <w:rsid w:val="008A031D"/>
    <w:rsid w:val="008A0807"/>
    <w:rsid w:val="008A08B1"/>
    <w:rsid w:val="008A1341"/>
    <w:rsid w:val="008A14DF"/>
    <w:rsid w:val="008A155D"/>
    <w:rsid w:val="008A2ABF"/>
    <w:rsid w:val="008A2BFE"/>
    <w:rsid w:val="008A3E6B"/>
    <w:rsid w:val="008A4348"/>
    <w:rsid w:val="008A44B3"/>
    <w:rsid w:val="008A4BB3"/>
    <w:rsid w:val="008A4CC4"/>
    <w:rsid w:val="008A5076"/>
    <w:rsid w:val="008A5489"/>
    <w:rsid w:val="008A5775"/>
    <w:rsid w:val="008A5BC2"/>
    <w:rsid w:val="008A5F8C"/>
    <w:rsid w:val="008A653D"/>
    <w:rsid w:val="008A6C35"/>
    <w:rsid w:val="008A718B"/>
    <w:rsid w:val="008A7A83"/>
    <w:rsid w:val="008A7F02"/>
    <w:rsid w:val="008B03E4"/>
    <w:rsid w:val="008B1314"/>
    <w:rsid w:val="008B1472"/>
    <w:rsid w:val="008B16BF"/>
    <w:rsid w:val="008B1965"/>
    <w:rsid w:val="008B1A8F"/>
    <w:rsid w:val="008B32DA"/>
    <w:rsid w:val="008B3700"/>
    <w:rsid w:val="008B370B"/>
    <w:rsid w:val="008B3CCB"/>
    <w:rsid w:val="008B4FC4"/>
    <w:rsid w:val="008B5E3A"/>
    <w:rsid w:val="008B73D0"/>
    <w:rsid w:val="008C0C6B"/>
    <w:rsid w:val="008C10E3"/>
    <w:rsid w:val="008C1F06"/>
    <w:rsid w:val="008C2C1D"/>
    <w:rsid w:val="008C3AA4"/>
    <w:rsid w:val="008C4496"/>
    <w:rsid w:val="008C4514"/>
    <w:rsid w:val="008C4E24"/>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E02CC"/>
    <w:rsid w:val="008E0D0C"/>
    <w:rsid w:val="008E2A78"/>
    <w:rsid w:val="008E309B"/>
    <w:rsid w:val="008E5EC9"/>
    <w:rsid w:val="008E5EF6"/>
    <w:rsid w:val="008E6E32"/>
    <w:rsid w:val="008E76D6"/>
    <w:rsid w:val="008E7C02"/>
    <w:rsid w:val="008F00DF"/>
    <w:rsid w:val="008F0759"/>
    <w:rsid w:val="008F1630"/>
    <w:rsid w:val="008F2010"/>
    <w:rsid w:val="008F24F1"/>
    <w:rsid w:val="008F28B4"/>
    <w:rsid w:val="008F3C50"/>
    <w:rsid w:val="008F4442"/>
    <w:rsid w:val="008F6075"/>
    <w:rsid w:val="008F778E"/>
    <w:rsid w:val="009013A6"/>
    <w:rsid w:val="00902F61"/>
    <w:rsid w:val="009035F7"/>
    <w:rsid w:val="009037A2"/>
    <w:rsid w:val="009039E4"/>
    <w:rsid w:val="00904033"/>
    <w:rsid w:val="0090469C"/>
    <w:rsid w:val="00904AFA"/>
    <w:rsid w:val="00905E1F"/>
    <w:rsid w:val="00906BD0"/>
    <w:rsid w:val="009073D9"/>
    <w:rsid w:val="00907C64"/>
    <w:rsid w:val="00910AAF"/>
    <w:rsid w:val="00910B6C"/>
    <w:rsid w:val="00911008"/>
    <w:rsid w:val="00916B43"/>
    <w:rsid w:val="00916DDA"/>
    <w:rsid w:val="00917EBD"/>
    <w:rsid w:val="00920292"/>
    <w:rsid w:val="009209AA"/>
    <w:rsid w:val="00920C20"/>
    <w:rsid w:val="00920E4E"/>
    <w:rsid w:val="00921F44"/>
    <w:rsid w:val="009226EE"/>
    <w:rsid w:val="00923109"/>
    <w:rsid w:val="00924A40"/>
    <w:rsid w:val="009250C3"/>
    <w:rsid w:val="00926976"/>
    <w:rsid w:val="00926C73"/>
    <w:rsid w:val="00927ADF"/>
    <w:rsid w:val="00931A61"/>
    <w:rsid w:val="00931D1B"/>
    <w:rsid w:val="00931F58"/>
    <w:rsid w:val="009329E6"/>
    <w:rsid w:val="00932C0C"/>
    <w:rsid w:val="00932E71"/>
    <w:rsid w:val="0093359F"/>
    <w:rsid w:val="009344B6"/>
    <w:rsid w:val="00935842"/>
    <w:rsid w:val="00936170"/>
    <w:rsid w:val="00936B25"/>
    <w:rsid w:val="00937D04"/>
    <w:rsid w:val="00940129"/>
    <w:rsid w:val="00942F7F"/>
    <w:rsid w:val="00943A38"/>
    <w:rsid w:val="00943F1A"/>
    <w:rsid w:val="00944B19"/>
    <w:rsid w:val="00946D63"/>
    <w:rsid w:val="00947530"/>
    <w:rsid w:val="0095082F"/>
    <w:rsid w:val="00950BB8"/>
    <w:rsid w:val="00951044"/>
    <w:rsid w:val="00951CFF"/>
    <w:rsid w:val="00952765"/>
    <w:rsid w:val="009528A0"/>
    <w:rsid w:val="00953642"/>
    <w:rsid w:val="00954869"/>
    <w:rsid w:val="00954BF6"/>
    <w:rsid w:val="00955E64"/>
    <w:rsid w:val="00956273"/>
    <w:rsid w:val="00956276"/>
    <w:rsid w:val="00956BC4"/>
    <w:rsid w:val="009600E0"/>
    <w:rsid w:val="0096091C"/>
    <w:rsid w:val="009615BA"/>
    <w:rsid w:val="0096271D"/>
    <w:rsid w:val="00962AD6"/>
    <w:rsid w:val="009630FB"/>
    <w:rsid w:val="00963113"/>
    <w:rsid w:val="0096525C"/>
    <w:rsid w:val="009654DA"/>
    <w:rsid w:val="0096603B"/>
    <w:rsid w:val="00967AC4"/>
    <w:rsid w:val="00967D94"/>
    <w:rsid w:val="00970EC1"/>
    <w:rsid w:val="00972230"/>
    <w:rsid w:val="00972559"/>
    <w:rsid w:val="0097309C"/>
    <w:rsid w:val="00973356"/>
    <w:rsid w:val="00973D7A"/>
    <w:rsid w:val="00974F67"/>
    <w:rsid w:val="0097778F"/>
    <w:rsid w:val="00977DB8"/>
    <w:rsid w:val="00980A22"/>
    <w:rsid w:val="00982A72"/>
    <w:rsid w:val="009844E2"/>
    <w:rsid w:val="0098475B"/>
    <w:rsid w:val="009857CA"/>
    <w:rsid w:val="00985D91"/>
    <w:rsid w:val="00985FB1"/>
    <w:rsid w:val="00990159"/>
    <w:rsid w:val="00990468"/>
    <w:rsid w:val="00990BD1"/>
    <w:rsid w:val="00990F1F"/>
    <w:rsid w:val="00991899"/>
    <w:rsid w:val="009922AE"/>
    <w:rsid w:val="009927C7"/>
    <w:rsid w:val="00992AD7"/>
    <w:rsid w:val="009932DA"/>
    <w:rsid w:val="0099398E"/>
    <w:rsid w:val="009948EF"/>
    <w:rsid w:val="00994900"/>
    <w:rsid w:val="009968C5"/>
    <w:rsid w:val="00996B03"/>
    <w:rsid w:val="009971BB"/>
    <w:rsid w:val="00997778"/>
    <w:rsid w:val="009A0D2C"/>
    <w:rsid w:val="009A2F1D"/>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7CB9"/>
    <w:rsid w:val="009C0303"/>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A0C"/>
    <w:rsid w:val="009D1F59"/>
    <w:rsid w:val="009D269D"/>
    <w:rsid w:val="009D2E62"/>
    <w:rsid w:val="009D4F80"/>
    <w:rsid w:val="009D5240"/>
    <w:rsid w:val="009D640D"/>
    <w:rsid w:val="009E0903"/>
    <w:rsid w:val="009E1DC8"/>
    <w:rsid w:val="009E240A"/>
    <w:rsid w:val="009E2F6D"/>
    <w:rsid w:val="009E304C"/>
    <w:rsid w:val="009E35ED"/>
    <w:rsid w:val="009E45C2"/>
    <w:rsid w:val="009E4878"/>
    <w:rsid w:val="009E4A69"/>
    <w:rsid w:val="009E506C"/>
    <w:rsid w:val="009E6473"/>
    <w:rsid w:val="009E6C5F"/>
    <w:rsid w:val="009E7CC0"/>
    <w:rsid w:val="009F0059"/>
    <w:rsid w:val="009F0D57"/>
    <w:rsid w:val="009F0EF2"/>
    <w:rsid w:val="009F11B5"/>
    <w:rsid w:val="009F45E1"/>
    <w:rsid w:val="009F4950"/>
    <w:rsid w:val="009F5008"/>
    <w:rsid w:val="009F54EA"/>
    <w:rsid w:val="009F5ED0"/>
    <w:rsid w:val="009F6993"/>
    <w:rsid w:val="009F73F2"/>
    <w:rsid w:val="009F7486"/>
    <w:rsid w:val="009F7BDA"/>
    <w:rsid w:val="00A005A8"/>
    <w:rsid w:val="00A00802"/>
    <w:rsid w:val="00A02789"/>
    <w:rsid w:val="00A02DF3"/>
    <w:rsid w:val="00A0315C"/>
    <w:rsid w:val="00A03341"/>
    <w:rsid w:val="00A03E2D"/>
    <w:rsid w:val="00A05592"/>
    <w:rsid w:val="00A05A82"/>
    <w:rsid w:val="00A062C2"/>
    <w:rsid w:val="00A064C5"/>
    <w:rsid w:val="00A0764E"/>
    <w:rsid w:val="00A10252"/>
    <w:rsid w:val="00A1065B"/>
    <w:rsid w:val="00A10D62"/>
    <w:rsid w:val="00A12AE8"/>
    <w:rsid w:val="00A158A5"/>
    <w:rsid w:val="00A16916"/>
    <w:rsid w:val="00A169D5"/>
    <w:rsid w:val="00A16CB7"/>
    <w:rsid w:val="00A21488"/>
    <w:rsid w:val="00A219F3"/>
    <w:rsid w:val="00A21DEE"/>
    <w:rsid w:val="00A22986"/>
    <w:rsid w:val="00A2415D"/>
    <w:rsid w:val="00A2480A"/>
    <w:rsid w:val="00A24D1E"/>
    <w:rsid w:val="00A24F05"/>
    <w:rsid w:val="00A25DB5"/>
    <w:rsid w:val="00A273E1"/>
    <w:rsid w:val="00A27B28"/>
    <w:rsid w:val="00A30173"/>
    <w:rsid w:val="00A325FA"/>
    <w:rsid w:val="00A32D62"/>
    <w:rsid w:val="00A33BCE"/>
    <w:rsid w:val="00A34A73"/>
    <w:rsid w:val="00A3510B"/>
    <w:rsid w:val="00A40575"/>
    <w:rsid w:val="00A40F25"/>
    <w:rsid w:val="00A40F30"/>
    <w:rsid w:val="00A4218F"/>
    <w:rsid w:val="00A42E7B"/>
    <w:rsid w:val="00A43C7A"/>
    <w:rsid w:val="00A44508"/>
    <w:rsid w:val="00A44F43"/>
    <w:rsid w:val="00A45512"/>
    <w:rsid w:val="00A45E0B"/>
    <w:rsid w:val="00A461E5"/>
    <w:rsid w:val="00A47647"/>
    <w:rsid w:val="00A47715"/>
    <w:rsid w:val="00A47861"/>
    <w:rsid w:val="00A511B6"/>
    <w:rsid w:val="00A5128B"/>
    <w:rsid w:val="00A52309"/>
    <w:rsid w:val="00A52515"/>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449B"/>
    <w:rsid w:val="00A65215"/>
    <w:rsid w:val="00A6623E"/>
    <w:rsid w:val="00A6666F"/>
    <w:rsid w:val="00A6667A"/>
    <w:rsid w:val="00A66F8D"/>
    <w:rsid w:val="00A673D1"/>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5C9"/>
    <w:rsid w:val="00A76D03"/>
    <w:rsid w:val="00A776A5"/>
    <w:rsid w:val="00A77D71"/>
    <w:rsid w:val="00A807D8"/>
    <w:rsid w:val="00A80B68"/>
    <w:rsid w:val="00A81843"/>
    <w:rsid w:val="00A81E33"/>
    <w:rsid w:val="00A82DDE"/>
    <w:rsid w:val="00A835CF"/>
    <w:rsid w:val="00A83B40"/>
    <w:rsid w:val="00A84E55"/>
    <w:rsid w:val="00A85D8C"/>
    <w:rsid w:val="00A860B1"/>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701"/>
    <w:rsid w:val="00AA29D6"/>
    <w:rsid w:val="00AA2B8E"/>
    <w:rsid w:val="00AA4007"/>
    <w:rsid w:val="00AA4F4A"/>
    <w:rsid w:val="00AA6251"/>
    <w:rsid w:val="00AA7EFB"/>
    <w:rsid w:val="00AB1CAE"/>
    <w:rsid w:val="00AB25B7"/>
    <w:rsid w:val="00AB3101"/>
    <w:rsid w:val="00AB4E09"/>
    <w:rsid w:val="00AB4FA9"/>
    <w:rsid w:val="00AB555C"/>
    <w:rsid w:val="00AB7FC6"/>
    <w:rsid w:val="00AC0B4C"/>
    <w:rsid w:val="00AC0C70"/>
    <w:rsid w:val="00AC0D8E"/>
    <w:rsid w:val="00AC170C"/>
    <w:rsid w:val="00AC24CD"/>
    <w:rsid w:val="00AC2F96"/>
    <w:rsid w:val="00AC372F"/>
    <w:rsid w:val="00AC3C1E"/>
    <w:rsid w:val="00AC3DDB"/>
    <w:rsid w:val="00AC4D18"/>
    <w:rsid w:val="00AC4EE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4260"/>
    <w:rsid w:val="00AD45D6"/>
    <w:rsid w:val="00AD4A90"/>
    <w:rsid w:val="00AD549D"/>
    <w:rsid w:val="00AD6A9C"/>
    <w:rsid w:val="00AD7036"/>
    <w:rsid w:val="00AD74AF"/>
    <w:rsid w:val="00AD7AA2"/>
    <w:rsid w:val="00AD7ACB"/>
    <w:rsid w:val="00AD7B1D"/>
    <w:rsid w:val="00AE0CB3"/>
    <w:rsid w:val="00AE12C9"/>
    <w:rsid w:val="00AE1B14"/>
    <w:rsid w:val="00AE1DF0"/>
    <w:rsid w:val="00AE2788"/>
    <w:rsid w:val="00AE27DB"/>
    <w:rsid w:val="00AE30C1"/>
    <w:rsid w:val="00AE36D1"/>
    <w:rsid w:val="00AE3ACA"/>
    <w:rsid w:val="00AE3B3A"/>
    <w:rsid w:val="00AE60A4"/>
    <w:rsid w:val="00AE69CB"/>
    <w:rsid w:val="00AE6D44"/>
    <w:rsid w:val="00AE6E07"/>
    <w:rsid w:val="00AF0847"/>
    <w:rsid w:val="00AF2E80"/>
    <w:rsid w:val="00AF31C2"/>
    <w:rsid w:val="00AF3519"/>
    <w:rsid w:val="00AF60A2"/>
    <w:rsid w:val="00AF62E7"/>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423"/>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C5"/>
    <w:rsid w:val="00B95591"/>
    <w:rsid w:val="00B95D53"/>
    <w:rsid w:val="00B96711"/>
    <w:rsid w:val="00B972E5"/>
    <w:rsid w:val="00B97504"/>
    <w:rsid w:val="00B97B38"/>
    <w:rsid w:val="00BA058F"/>
    <w:rsid w:val="00BA0648"/>
    <w:rsid w:val="00BA0B6E"/>
    <w:rsid w:val="00BA107A"/>
    <w:rsid w:val="00BA17F1"/>
    <w:rsid w:val="00BA1ACD"/>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25BA"/>
    <w:rsid w:val="00BC52FF"/>
    <w:rsid w:val="00BC5636"/>
    <w:rsid w:val="00BC56F1"/>
    <w:rsid w:val="00BC7768"/>
    <w:rsid w:val="00BD12A7"/>
    <w:rsid w:val="00BD165D"/>
    <w:rsid w:val="00BD2118"/>
    <w:rsid w:val="00BD4EF4"/>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329B"/>
    <w:rsid w:val="00BE38F0"/>
    <w:rsid w:val="00BE3CE6"/>
    <w:rsid w:val="00BE5934"/>
    <w:rsid w:val="00BE60F9"/>
    <w:rsid w:val="00BE620F"/>
    <w:rsid w:val="00BE67F3"/>
    <w:rsid w:val="00BE6A2E"/>
    <w:rsid w:val="00BE71C2"/>
    <w:rsid w:val="00BE736C"/>
    <w:rsid w:val="00BF1785"/>
    <w:rsid w:val="00BF1A08"/>
    <w:rsid w:val="00BF3CFC"/>
    <w:rsid w:val="00BF3D10"/>
    <w:rsid w:val="00BF5958"/>
    <w:rsid w:val="00BF61BA"/>
    <w:rsid w:val="00BF62DB"/>
    <w:rsid w:val="00BF6ED0"/>
    <w:rsid w:val="00BF7587"/>
    <w:rsid w:val="00C00B92"/>
    <w:rsid w:val="00C00FD1"/>
    <w:rsid w:val="00C0283B"/>
    <w:rsid w:val="00C0399F"/>
    <w:rsid w:val="00C03BF2"/>
    <w:rsid w:val="00C06AE9"/>
    <w:rsid w:val="00C06F62"/>
    <w:rsid w:val="00C07322"/>
    <w:rsid w:val="00C07E9D"/>
    <w:rsid w:val="00C11786"/>
    <w:rsid w:val="00C1206A"/>
    <w:rsid w:val="00C13400"/>
    <w:rsid w:val="00C16171"/>
    <w:rsid w:val="00C17D8D"/>
    <w:rsid w:val="00C20155"/>
    <w:rsid w:val="00C211E5"/>
    <w:rsid w:val="00C21459"/>
    <w:rsid w:val="00C21705"/>
    <w:rsid w:val="00C21C5D"/>
    <w:rsid w:val="00C21D09"/>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754"/>
    <w:rsid w:val="00C51834"/>
    <w:rsid w:val="00C52F34"/>
    <w:rsid w:val="00C5336E"/>
    <w:rsid w:val="00C53D25"/>
    <w:rsid w:val="00C540C7"/>
    <w:rsid w:val="00C5456A"/>
    <w:rsid w:val="00C5537F"/>
    <w:rsid w:val="00C56336"/>
    <w:rsid w:val="00C5755C"/>
    <w:rsid w:val="00C60FFF"/>
    <w:rsid w:val="00C61372"/>
    <w:rsid w:val="00C61D26"/>
    <w:rsid w:val="00C61E20"/>
    <w:rsid w:val="00C62622"/>
    <w:rsid w:val="00C62890"/>
    <w:rsid w:val="00C62994"/>
    <w:rsid w:val="00C62CE7"/>
    <w:rsid w:val="00C63381"/>
    <w:rsid w:val="00C637B9"/>
    <w:rsid w:val="00C647C4"/>
    <w:rsid w:val="00C6491F"/>
    <w:rsid w:val="00C65004"/>
    <w:rsid w:val="00C652BF"/>
    <w:rsid w:val="00C65757"/>
    <w:rsid w:val="00C6591B"/>
    <w:rsid w:val="00C65E50"/>
    <w:rsid w:val="00C668BA"/>
    <w:rsid w:val="00C67976"/>
    <w:rsid w:val="00C70A28"/>
    <w:rsid w:val="00C7112C"/>
    <w:rsid w:val="00C71524"/>
    <w:rsid w:val="00C718B3"/>
    <w:rsid w:val="00C725DF"/>
    <w:rsid w:val="00C72BD7"/>
    <w:rsid w:val="00C7318B"/>
    <w:rsid w:val="00C74053"/>
    <w:rsid w:val="00C7484D"/>
    <w:rsid w:val="00C74DD3"/>
    <w:rsid w:val="00C74F35"/>
    <w:rsid w:val="00C76A3B"/>
    <w:rsid w:val="00C76F1C"/>
    <w:rsid w:val="00C77300"/>
    <w:rsid w:val="00C77501"/>
    <w:rsid w:val="00C8059E"/>
    <w:rsid w:val="00C809BA"/>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725F"/>
    <w:rsid w:val="00CA0398"/>
    <w:rsid w:val="00CA0A44"/>
    <w:rsid w:val="00CA1023"/>
    <w:rsid w:val="00CA16AC"/>
    <w:rsid w:val="00CA31AE"/>
    <w:rsid w:val="00CA413B"/>
    <w:rsid w:val="00CA48B3"/>
    <w:rsid w:val="00CA5570"/>
    <w:rsid w:val="00CA591B"/>
    <w:rsid w:val="00CA6D16"/>
    <w:rsid w:val="00CA7E16"/>
    <w:rsid w:val="00CB0157"/>
    <w:rsid w:val="00CB0584"/>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491"/>
    <w:rsid w:val="00CE3959"/>
    <w:rsid w:val="00CE463C"/>
    <w:rsid w:val="00CE5043"/>
    <w:rsid w:val="00CE58BE"/>
    <w:rsid w:val="00CE5C3D"/>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3F24"/>
    <w:rsid w:val="00D240E8"/>
    <w:rsid w:val="00D24EC6"/>
    <w:rsid w:val="00D257CF"/>
    <w:rsid w:val="00D26047"/>
    <w:rsid w:val="00D26E34"/>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41E3E"/>
    <w:rsid w:val="00D42897"/>
    <w:rsid w:val="00D42E21"/>
    <w:rsid w:val="00D42E96"/>
    <w:rsid w:val="00D42F35"/>
    <w:rsid w:val="00D439BF"/>
    <w:rsid w:val="00D43B7D"/>
    <w:rsid w:val="00D43DE0"/>
    <w:rsid w:val="00D44FEE"/>
    <w:rsid w:val="00D45766"/>
    <w:rsid w:val="00D458EF"/>
    <w:rsid w:val="00D4596C"/>
    <w:rsid w:val="00D4668D"/>
    <w:rsid w:val="00D46A88"/>
    <w:rsid w:val="00D46E33"/>
    <w:rsid w:val="00D479C9"/>
    <w:rsid w:val="00D47C2F"/>
    <w:rsid w:val="00D50012"/>
    <w:rsid w:val="00D502B4"/>
    <w:rsid w:val="00D506D0"/>
    <w:rsid w:val="00D52DEC"/>
    <w:rsid w:val="00D5301E"/>
    <w:rsid w:val="00D532F0"/>
    <w:rsid w:val="00D536AC"/>
    <w:rsid w:val="00D54204"/>
    <w:rsid w:val="00D54E00"/>
    <w:rsid w:val="00D553FB"/>
    <w:rsid w:val="00D55DCE"/>
    <w:rsid w:val="00D5789E"/>
    <w:rsid w:val="00D60654"/>
    <w:rsid w:val="00D60CBC"/>
    <w:rsid w:val="00D639A9"/>
    <w:rsid w:val="00D647B7"/>
    <w:rsid w:val="00D6540A"/>
    <w:rsid w:val="00D67E4A"/>
    <w:rsid w:val="00D67F19"/>
    <w:rsid w:val="00D717BB"/>
    <w:rsid w:val="00D71999"/>
    <w:rsid w:val="00D7238C"/>
    <w:rsid w:val="00D72392"/>
    <w:rsid w:val="00D724E8"/>
    <w:rsid w:val="00D72AC0"/>
    <w:rsid w:val="00D73669"/>
    <w:rsid w:val="00D739CC"/>
    <w:rsid w:val="00D73D23"/>
    <w:rsid w:val="00D74EA0"/>
    <w:rsid w:val="00D76B82"/>
    <w:rsid w:val="00D8001F"/>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412D"/>
    <w:rsid w:val="00DA41F3"/>
    <w:rsid w:val="00DA460B"/>
    <w:rsid w:val="00DA4F7C"/>
    <w:rsid w:val="00DA5AF2"/>
    <w:rsid w:val="00DA6698"/>
    <w:rsid w:val="00DA6B7D"/>
    <w:rsid w:val="00DA6E9C"/>
    <w:rsid w:val="00DB0044"/>
    <w:rsid w:val="00DB0226"/>
    <w:rsid w:val="00DB0856"/>
    <w:rsid w:val="00DB314F"/>
    <w:rsid w:val="00DB3215"/>
    <w:rsid w:val="00DB4DAA"/>
    <w:rsid w:val="00DB5DA6"/>
    <w:rsid w:val="00DB5DF1"/>
    <w:rsid w:val="00DB60DF"/>
    <w:rsid w:val="00DB622C"/>
    <w:rsid w:val="00DB7115"/>
    <w:rsid w:val="00DC19D7"/>
    <w:rsid w:val="00DC1A9A"/>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5A8"/>
    <w:rsid w:val="00DE7BFB"/>
    <w:rsid w:val="00DE7CB1"/>
    <w:rsid w:val="00DF0685"/>
    <w:rsid w:val="00DF0EF3"/>
    <w:rsid w:val="00DF1D7E"/>
    <w:rsid w:val="00DF289E"/>
    <w:rsid w:val="00DF48AD"/>
    <w:rsid w:val="00DF6622"/>
    <w:rsid w:val="00DF6D70"/>
    <w:rsid w:val="00E00416"/>
    <w:rsid w:val="00E00D6D"/>
    <w:rsid w:val="00E012DF"/>
    <w:rsid w:val="00E01B67"/>
    <w:rsid w:val="00E03AE1"/>
    <w:rsid w:val="00E05000"/>
    <w:rsid w:val="00E0503E"/>
    <w:rsid w:val="00E05250"/>
    <w:rsid w:val="00E057A2"/>
    <w:rsid w:val="00E05DA7"/>
    <w:rsid w:val="00E06B62"/>
    <w:rsid w:val="00E07AB4"/>
    <w:rsid w:val="00E11BD1"/>
    <w:rsid w:val="00E12004"/>
    <w:rsid w:val="00E13704"/>
    <w:rsid w:val="00E1480C"/>
    <w:rsid w:val="00E15C78"/>
    <w:rsid w:val="00E15CEC"/>
    <w:rsid w:val="00E16073"/>
    <w:rsid w:val="00E166EF"/>
    <w:rsid w:val="00E16855"/>
    <w:rsid w:val="00E16B33"/>
    <w:rsid w:val="00E17349"/>
    <w:rsid w:val="00E21820"/>
    <w:rsid w:val="00E21B3E"/>
    <w:rsid w:val="00E22CE0"/>
    <w:rsid w:val="00E23879"/>
    <w:rsid w:val="00E24B3D"/>
    <w:rsid w:val="00E254B2"/>
    <w:rsid w:val="00E2622A"/>
    <w:rsid w:val="00E278B4"/>
    <w:rsid w:val="00E301C1"/>
    <w:rsid w:val="00E30220"/>
    <w:rsid w:val="00E30D2C"/>
    <w:rsid w:val="00E311A8"/>
    <w:rsid w:val="00E32263"/>
    <w:rsid w:val="00E32378"/>
    <w:rsid w:val="00E328A8"/>
    <w:rsid w:val="00E3362E"/>
    <w:rsid w:val="00E33BB0"/>
    <w:rsid w:val="00E3468F"/>
    <w:rsid w:val="00E3620B"/>
    <w:rsid w:val="00E36830"/>
    <w:rsid w:val="00E36DAC"/>
    <w:rsid w:val="00E40240"/>
    <w:rsid w:val="00E40914"/>
    <w:rsid w:val="00E40D54"/>
    <w:rsid w:val="00E420DA"/>
    <w:rsid w:val="00E42B68"/>
    <w:rsid w:val="00E4494A"/>
    <w:rsid w:val="00E4566F"/>
    <w:rsid w:val="00E45816"/>
    <w:rsid w:val="00E45E6F"/>
    <w:rsid w:val="00E45F01"/>
    <w:rsid w:val="00E46451"/>
    <w:rsid w:val="00E4682D"/>
    <w:rsid w:val="00E4780A"/>
    <w:rsid w:val="00E5089A"/>
    <w:rsid w:val="00E5248F"/>
    <w:rsid w:val="00E52FCB"/>
    <w:rsid w:val="00E531C8"/>
    <w:rsid w:val="00E5363A"/>
    <w:rsid w:val="00E53DD3"/>
    <w:rsid w:val="00E54A16"/>
    <w:rsid w:val="00E5713D"/>
    <w:rsid w:val="00E572F1"/>
    <w:rsid w:val="00E575F2"/>
    <w:rsid w:val="00E57B23"/>
    <w:rsid w:val="00E60967"/>
    <w:rsid w:val="00E609DC"/>
    <w:rsid w:val="00E61018"/>
    <w:rsid w:val="00E61C21"/>
    <w:rsid w:val="00E62203"/>
    <w:rsid w:val="00E63A22"/>
    <w:rsid w:val="00E63F34"/>
    <w:rsid w:val="00E64138"/>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6B0F"/>
    <w:rsid w:val="00E7707D"/>
    <w:rsid w:val="00E80A41"/>
    <w:rsid w:val="00E80D3C"/>
    <w:rsid w:val="00E8115D"/>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A071C"/>
    <w:rsid w:val="00EA1C1F"/>
    <w:rsid w:val="00EA2087"/>
    <w:rsid w:val="00EA2DD1"/>
    <w:rsid w:val="00EA33A8"/>
    <w:rsid w:val="00EA354A"/>
    <w:rsid w:val="00EA4E34"/>
    <w:rsid w:val="00EA55B8"/>
    <w:rsid w:val="00EA5956"/>
    <w:rsid w:val="00EA6A93"/>
    <w:rsid w:val="00EA6DB6"/>
    <w:rsid w:val="00EB06B1"/>
    <w:rsid w:val="00EB30AC"/>
    <w:rsid w:val="00EB326E"/>
    <w:rsid w:val="00EB546E"/>
    <w:rsid w:val="00EB5989"/>
    <w:rsid w:val="00EB59E8"/>
    <w:rsid w:val="00EB5D4E"/>
    <w:rsid w:val="00EB73FC"/>
    <w:rsid w:val="00EC044E"/>
    <w:rsid w:val="00EC1136"/>
    <w:rsid w:val="00EC2959"/>
    <w:rsid w:val="00EC3630"/>
    <w:rsid w:val="00EC4B04"/>
    <w:rsid w:val="00EC4FB3"/>
    <w:rsid w:val="00EC5080"/>
    <w:rsid w:val="00EC53CF"/>
    <w:rsid w:val="00EC5759"/>
    <w:rsid w:val="00EC5C62"/>
    <w:rsid w:val="00EC6171"/>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3191"/>
    <w:rsid w:val="00EE4783"/>
    <w:rsid w:val="00EE4939"/>
    <w:rsid w:val="00EE5328"/>
    <w:rsid w:val="00EE73F6"/>
    <w:rsid w:val="00EE7CBB"/>
    <w:rsid w:val="00EF0C58"/>
    <w:rsid w:val="00EF0DE3"/>
    <w:rsid w:val="00EF1501"/>
    <w:rsid w:val="00EF1752"/>
    <w:rsid w:val="00EF2BAF"/>
    <w:rsid w:val="00EF4897"/>
    <w:rsid w:val="00EF4C9C"/>
    <w:rsid w:val="00EF5193"/>
    <w:rsid w:val="00EF6545"/>
    <w:rsid w:val="00EF65D4"/>
    <w:rsid w:val="00EF7B75"/>
    <w:rsid w:val="00EF7F6D"/>
    <w:rsid w:val="00F0152C"/>
    <w:rsid w:val="00F01708"/>
    <w:rsid w:val="00F0213F"/>
    <w:rsid w:val="00F032B2"/>
    <w:rsid w:val="00F04637"/>
    <w:rsid w:val="00F056EB"/>
    <w:rsid w:val="00F05E36"/>
    <w:rsid w:val="00F06ED1"/>
    <w:rsid w:val="00F07998"/>
    <w:rsid w:val="00F07E99"/>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CC2"/>
    <w:rsid w:val="00F20D7E"/>
    <w:rsid w:val="00F212E0"/>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382"/>
    <w:rsid w:val="00F35872"/>
    <w:rsid w:val="00F367B8"/>
    <w:rsid w:val="00F36F45"/>
    <w:rsid w:val="00F40ECB"/>
    <w:rsid w:val="00F42A7A"/>
    <w:rsid w:val="00F439E1"/>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50777"/>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192"/>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297"/>
    <w:rsid w:val="00F80804"/>
    <w:rsid w:val="00F808ED"/>
    <w:rsid w:val="00F81203"/>
    <w:rsid w:val="00F826CA"/>
    <w:rsid w:val="00F82D84"/>
    <w:rsid w:val="00F83D02"/>
    <w:rsid w:val="00F84C47"/>
    <w:rsid w:val="00F8610D"/>
    <w:rsid w:val="00F86CDE"/>
    <w:rsid w:val="00F87AF2"/>
    <w:rsid w:val="00F87EA0"/>
    <w:rsid w:val="00F87F48"/>
    <w:rsid w:val="00F900BF"/>
    <w:rsid w:val="00F901B1"/>
    <w:rsid w:val="00F906E8"/>
    <w:rsid w:val="00F912DD"/>
    <w:rsid w:val="00F91428"/>
    <w:rsid w:val="00F91769"/>
    <w:rsid w:val="00F919BA"/>
    <w:rsid w:val="00F924D9"/>
    <w:rsid w:val="00F92782"/>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4DEE"/>
    <w:rsid w:val="00FC5045"/>
    <w:rsid w:val="00FC58CF"/>
    <w:rsid w:val="00FC5E41"/>
    <w:rsid w:val="00FC6D57"/>
    <w:rsid w:val="00FD1335"/>
    <w:rsid w:val="00FD13F5"/>
    <w:rsid w:val="00FD185A"/>
    <w:rsid w:val="00FD4A3B"/>
    <w:rsid w:val="00FD590F"/>
    <w:rsid w:val="00FD632C"/>
    <w:rsid w:val="00FD708C"/>
    <w:rsid w:val="00FD71E3"/>
    <w:rsid w:val="00FD7626"/>
    <w:rsid w:val="00FD7655"/>
    <w:rsid w:val="00FE07DA"/>
    <w:rsid w:val="00FE1FC2"/>
    <w:rsid w:val="00FE270E"/>
    <w:rsid w:val="00FE3A05"/>
    <w:rsid w:val="00FE3D93"/>
    <w:rsid w:val="00FE421D"/>
    <w:rsid w:val="00FE4987"/>
    <w:rsid w:val="00FE5E40"/>
    <w:rsid w:val="00FE6277"/>
    <w:rsid w:val="00FE65F3"/>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8CB2"/>
  <w15:docId w15:val="{C4CFF69D-E48C-4D49-9888-41B15864E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5EF6"/>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6549B4"/>
    <w:pPr>
      <w:keepNext/>
      <w:numPr>
        <w:ilvl w:val="3"/>
        <w:numId w:val="1"/>
      </w:numPr>
      <w:spacing w:before="240" w:after="60"/>
      <w:outlineLvl w:val="3"/>
    </w:pPr>
    <w:rPr>
      <w:rFonts w:asciiTheme="minorHAnsi" w:eastAsiaTheme="minorEastAsia" w:hAnsiTheme="minorHAnsi"/>
      <w:b/>
      <w:bCs/>
      <w:sz w:val="28"/>
      <w:szCs w:val="28"/>
      <w:lang w:val="en-US" w:bidi="en-US"/>
    </w:rPr>
  </w:style>
  <w:style w:type="paragraph" w:styleId="Heading5">
    <w:name w:val="heading 5"/>
    <w:basedOn w:val="Normal"/>
    <w:next w:val="Normal"/>
    <w:link w:val="Heading5Char"/>
    <w:uiPriority w:val="9"/>
    <w:semiHidden/>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A69"/>
    <w:pPr>
      <w:numPr>
        <w:numId w:val="2"/>
      </w:numPr>
      <w:contextualSpacing/>
    </w:pPr>
    <w:rPr>
      <w:rFonts w:asciiTheme="minorHAnsi" w:eastAsiaTheme="minorEastAsia" w:hAnsiTheme="minorHAnsi"/>
      <w:sz w:val="20"/>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6549B4"/>
    <w:rPr>
      <w:b/>
      <w:bCs/>
      <w:sz w:val="28"/>
      <w:szCs w:val="28"/>
    </w:rPr>
  </w:style>
  <w:style w:type="character" w:customStyle="1" w:styleId="Heading5Char">
    <w:name w:val="Heading 5 Char"/>
    <w:basedOn w:val="DefaultParagraphFont"/>
    <w:link w:val="Heading5"/>
    <w:uiPriority w:val="9"/>
    <w:semiHidden/>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vertabelo.com/blog/technical-articles/again-and-again-managing-recurring-events-in-a-data-model" TargetMode="External"/><Relationship Id="rId18" Type="http://schemas.openxmlformats.org/officeDocument/2006/relationships/hyperlink" Target="https://w3id.org/icity/SpatialLoc/" TargetMode="External"/><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hyperlink" Target="http://data.ign.fr/def/ignf/20150505.en.htm" TargetMode="External"/><Relationship Id="rId17" Type="http://schemas.openxmlformats.org/officeDocument/2006/relationships/hyperlink" Target="http://ontology.eil.utoronto.ca/icontact.owl" TargetMode="External"/><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hyperlink" Target="http://www.w3.org/ns/ssn/" TargetMode="External"/><Relationship Id="rId23" Type="http://schemas.openxmlformats.org/officeDocument/2006/relationships/image" Target="media/image10.emf"/><Relationship Id="rId28"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image" Target="media/image7.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hyperlink" Target="https://w3id.org/icity/PublicTransit.owl" TargetMode="External"/><Relationship Id="rId27" Type="http://schemas.openxmlformats.org/officeDocument/2006/relationships/footer" Target="footer1.xml"/><Relationship Id="rId30" Type="http://schemas.microsoft.com/office/2011/relationships/people" Target="people.xml"/></Relationships>
</file>

<file path=word/_rels/foot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8</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9</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10</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11</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5D2A8D1C-8FF6-C54A-8A7A-7A59F1008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75</Pages>
  <Words>23579</Words>
  <Characters>134404</Characters>
  <Application>Microsoft Office Word</Application>
  <DocSecurity>0</DocSecurity>
  <Lines>1120</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18</cp:revision>
  <cp:lastPrinted>2017-08-16T13:18:00Z</cp:lastPrinted>
  <dcterms:created xsi:type="dcterms:W3CDTF">2019-04-08T13:58:00Z</dcterms:created>
  <dcterms:modified xsi:type="dcterms:W3CDTF">2019-05-07T18:25:00Z</dcterms:modified>
</cp:coreProperties>
</file>