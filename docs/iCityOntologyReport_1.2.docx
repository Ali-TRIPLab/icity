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1E7B307" w14:textId="77777777" w:rsidR="00C35D24" w:rsidRDefault="00C35D24" w:rsidP="00C77BFB">
      <w:pPr>
        <w:spacing w:before="120" w:after="240" w:line="240" w:lineRule="auto"/>
        <w:rPr>
          <w:rFonts w:ascii="Cambria" w:eastAsia="MS Gothic" w:hAnsi="Cambria"/>
          <w:i/>
          <w:iCs/>
          <w:color w:val="000000"/>
          <w:spacing w:val="15"/>
          <w:sz w:val="36"/>
          <w:lang w:eastAsia="en-CA"/>
        </w:rPr>
      </w:pPr>
    </w:p>
    <w:p w14:paraId="20CBE3A5" w14:textId="77777777" w:rsidR="00C35D24" w:rsidRDefault="00E31A2A" w:rsidP="00C77BFB">
      <w:pPr>
        <w:spacing w:before="120" w:after="240" w:line="240" w:lineRule="auto"/>
        <w:rPr>
          <w:rFonts w:ascii="Cambria" w:eastAsia="MS Gothic" w:hAnsi="Cambria"/>
          <w:i/>
          <w:iCs/>
          <w:color w:val="000000"/>
          <w:spacing w:val="15"/>
          <w:sz w:val="36"/>
          <w:lang w:eastAsia="en-CA"/>
        </w:rPr>
      </w:pPr>
      <w:commentRangeStart w:id="5"/>
      <w:commentRangeEnd w:id="5"/>
      <w:r>
        <w:rPr>
          <w:rStyle w:val="CommentReference"/>
          <w:rFonts w:asciiTheme="minorHAnsi" w:eastAsiaTheme="minorEastAsia" w:hAnsiTheme="minorHAnsi"/>
          <w:lang w:val="en-US" w:bidi="en-US"/>
        </w:rPr>
        <w:commentReference w:id="5"/>
      </w:r>
    </w:p>
    <w:p w14:paraId="2A8F8309" w14:textId="3C39FF52" w:rsidR="00C35D24" w:rsidRDefault="00C35D24" w:rsidP="00C77BFB">
      <w:pPr>
        <w:spacing w:before="120" w:after="240" w:line="240" w:lineRule="auto"/>
        <w:rPr>
          <w:rFonts w:eastAsia="Calibri"/>
          <w:lang w:eastAsia="en-CA"/>
        </w:rPr>
      </w:pPr>
    </w:p>
    <w:p w14:paraId="1804B0E7" w14:textId="77777777" w:rsidR="00C77BFB" w:rsidRPr="00C35D24" w:rsidRDefault="00C77BFB" w:rsidP="00C77BFB">
      <w:pPr>
        <w:spacing w:before="120" w:after="240" w:line="240" w:lineRule="auto"/>
        <w:rPr>
          <w:rFonts w:eastAsia="Calibri"/>
          <w:lang w:eastAsia="en-CA"/>
        </w:rPr>
      </w:pPr>
    </w:p>
    <w:p w14:paraId="5EA2B427" w14:textId="77777777" w:rsidR="00C35D24" w:rsidRPr="00C35D24" w:rsidRDefault="00C35D24" w:rsidP="00C77BFB">
      <w:pPr>
        <w:spacing w:before="120" w:after="240" w:line="240" w:lineRule="auto"/>
        <w:rPr>
          <w:rFonts w:eastAsia="Calibri"/>
          <w:lang w:eastAsia="en-CA"/>
        </w:rPr>
      </w:pPr>
    </w:p>
    <w:p w14:paraId="22E62BBD" w14:textId="77777777" w:rsidR="00C35D24" w:rsidRPr="00C35D24" w:rsidRDefault="00C35D24" w:rsidP="00C77BFB">
      <w:pPr>
        <w:spacing w:before="120" w:after="240" w:line="240" w:lineRule="auto"/>
        <w:rPr>
          <w:rFonts w:eastAsia="Calibri"/>
          <w:lang w:eastAsia="en-CA"/>
        </w:rPr>
      </w:pPr>
    </w:p>
    <w:p w14:paraId="7328B6E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77BFB">
      <w:pPr>
        <w:spacing w:line="240" w:lineRule="auto"/>
        <w:rPr>
          <w:rFonts w:ascii="Cambria" w:eastAsia="MS Gothic" w:hAnsi="Cambria"/>
          <w:i/>
          <w:iCs/>
          <w:color w:val="000000"/>
          <w:spacing w:val="15"/>
          <w:sz w:val="28"/>
          <w:szCs w:val="28"/>
          <w:lang w:eastAsia="en-CA"/>
        </w:rPr>
      </w:pPr>
    </w:p>
    <w:p w14:paraId="1C49A4D8" w14:textId="77777777" w:rsid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77BFB">
      <w:pPr>
        <w:spacing w:before="120" w:after="240" w:line="240" w:lineRule="auto"/>
        <w:rPr>
          <w:rFonts w:eastAsia="Calibri"/>
          <w:lang w:eastAsia="en-CA"/>
        </w:rPr>
      </w:pPr>
    </w:p>
    <w:p w14:paraId="32FFE096" w14:textId="77777777" w:rsidR="00C35D24" w:rsidRPr="00C35D24" w:rsidRDefault="00C35D24" w:rsidP="00C77BFB">
      <w:pPr>
        <w:spacing w:before="120" w:after="240" w:line="240" w:lineRule="auto"/>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593AB0C4" w:rsidR="00B165C7" w:rsidRPr="00C35D24" w:rsidRDefault="00967D94"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5F7625">
        <w:rPr>
          <w:rFonts w:ascii="Cambria" w:eastAsia="MS Gothic" w:hAnsi="Cambria"/>
          <w:i/>
          <w:iCs/>
          <w:color w:val="000000"/>
          <w:spacing w:val="15"/>
          <w:sz w:val="28"/>
          <w:szCs w:val="28"/>
          <w:lang w:eastAsia="en-CA"/>
        </w:rPr>
        <w:t>January 30, 2020</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bookmarkStart w:id="6" w:name="_GoBack" w:displacedByCustomXml="prev"/>
        <w:bookmarkEnd w:id="6" w:displacedByCustomXml="prev"/>
        <w:p w14:paraId="0791376F" w14:textId="6E8BAF4C" w:rsidR="00317706" w:rsidRDefault="00672FFC">
          <w:pPr>
            <w:pStyle w:val="TOC1"/>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34385314" w:history="1">
            <w:r w:rsidR="00317706" w:rsidRPr="00BF2246">
              <w:rPr>
                <w:rStyle w:val="Hyperlink"/>
                <w:noProof/>
              </w:rPr>
              <w:t>1</w:t>
            </w:r>
            <w:r w:rsidR="00317706">
              <w:rPr>
                <w:rFonts w:cstheme="minorBidi"/>
                <w:noProof/>
                <w:sz w:val="24"/>
                <w:lang w:val="en-CA" w:bidi="ar-SA"/>
              </w:rPr>
              <w:tab/>
            </w:r>
            <w:r w:rsidR="00317706" w:rsidRPr="00BF2246">
              <w:rPr>
                <w:rStyle w:val="Hyperlink"/>
                <w:noProof/>
              </w:rPr>
              <w:t>Purpose</w:t>
            </w:r>
            <w:r w:rsidR="00317706">
              <w:rPr>
                <w:noProof/>
                <w:webHidden/>
              </w:rPr>
              <w:tab/>
            </w:r>
            <w:r w:rsidR="00317706">
              <w:rPr>
                <w:noProof/>
                <w:webHidden/>
              </w:rPr>
              <w:fldChar w:fldCharType="begin"/>
            </w:r>
            <w:r w:rsidR="00317706">
              <w:rPr>
                <w:noProof/>
                <w:webHidden/>
              </w:rPr>
              <w:instrText xml:space="preserve"> PAGEREF _Toc34385314 \h </w:instrText>
            </w:r>
            <w:r w:rsidR="00317706">
              <w:rPr>
                <w:noProof/>
                <w:webHidden/>
              </w:rPr>
            </w:r>
            <w:r w:rsidR="00317706">
              <w:rPr>
                <w:noProof/>
                <w:webHidden/>
              </w:rPr>
              <w:fldChar w:fldCharType="separate"/>
            </w:r>
            <w:r w:rsidR="00317706">
              <w:rPr>
                <w:noProof/>
                <w:webHidden/>
              </w:rPr>
              <w:t>7</w:t>
            </w:r>
            <w:r w:rsidR="00317706">
              <w:rPr>
                <w:noProof/>
                <w:webHidden/>
              </w:rPr>
              <w:fldChar w:fldCharType="end"/>
            </w:r>
          </w:hyperlink>
        </w:p>
        <w:p w14:paraId="69085106" w14:textId="207DBB89" w:rsidR="00317706" w:rsidRDefault="00317706">
          <w:pPr>
            <w:pStyle w:val="TOC1"/>
            <w:rPr>
              <w:rFonts w:cstheme="minorBidi"/>
              <w:noProof/>
              <w:sz w:val="24"/>
              <w:lang w:val="en-CA" w:bidi="ar-SA"/>
            </w:rPr>
          </w:pPr>
          <w:hyperlink w:anchor="_Toc34385315" w:history="1">
            <w:r w:rsidRPr="00BF2246">
              <w:rPr>
                <w:rStyle w:val="Hyperlink"/>
                <w:noProof/>
              </w:rPr>
              <w:t>2</w:t>
            </w:r>
            <w:r>
              <w:rPr>
                <w:rFonts w:cstheme="minorBidi"/>
                <w:noProof/>
                <w:sz w:val="24"/>
                <w:lang w:val="en-CA" w:bidi="ar-SA"/>
              </w:rPr>
              <w:tab/>
            </w:r>
            <w:r w:rsidRPr="00BF2246">
              <w:rPr>
                <w:rStyle w:val="Hyperlink"/>
                <w:noProof/>
              </w:rPr>
              <w:t>Scope</w:t>
            </w:r>
            <w:r>
              <w:rPr>
                <w:noProof/>
                <w:webHidden/>
              </w:rPr>
              <w:tab/>
            </w:r>
            <w:r>
              <w:rPr>
                <w:noProof/>
                <w:webHidden/>
              </w:rPr>
              <w:fldChar w:fldCharType="begin"/>
            </w:r>
            <w:r>
              <w:rPr>
                <w:noProof/>
                <w:webHidden/>
              </w:rPr>
              <w:instrText xml:space="preserve"> PAGEREF _Toc34385315 \h </w:instrText>
            </w:r>
            <w:r>
              <w:rPr>
                <w:noProof/>
                <w:webHidden/>
              </w:rPr>
            </w:r>
            <w:r>
              <w:rPr>
                <w:noProof/>
                <w:webHidden/>
              </w:rPr>
              <w:fldChar w:fldCharType="separate"/>
            </w:r>
            <w:r>
              <w:rPr>
                <w:noProof/>
                <w:webHidden/>
              </w:rPr>
              <w:t>7</w:t>
            </w:r>
            <w:r>
              <w:rPr>
                <w:noProof/>
                <w:webHidden/>
              </w:rPr>
              <w:fldChar w:fldCharType="end"/>
            </w:r>
          </w:hyperlink>
        </w:p>
        <w:p w14:paraId="7F1939C1" w14:textId="75C6ACB7" w:rsidR="00317706" w:rsidRDefault="00317706">
          <w:pPr>
            <w:pStyle w:val="TOC1"/>
            <w:rPr>
              <w:rFonts w:cstheme="minorBidi"/>
              <w:noProof/>
              <w:sz w:val="24"/>
              <w:lang w:val="en-CA" w:bidi="ar-SA"/>
            </w:rPr>
          </w:pPr>
          <w:hyperlink w:anchor="_Toc34385316" w:history="1">
            <w:r w:rsidRPr="00BF2246">
              <w:rPr>
                <w:rStyle w:val="Hyperlink"/>
                <w:noProof/>
              </w:rPr>
              <w:t>3</w:t>
            </w:r>
            <w:r>
              <w:rPr>
                <w:rFonts w:cstheme="minorBidi"/>
                <w:noProof/>
                <w:sz w:val="24"/>
                <w:lang w:val="en-CA" w:bidi="ar-SA"/>
              </w:rPr>
              <w:tab/>
            </w:r>
            <w:r w:rsidRPr="00BF2246">
              <w:rPr>
                <w:rStyle w:val="Hyperlink"/>
                <w:noProof/>
              </w:rPr>
              <w:t>Role of the Ontology</w:t>
            </w:r>
            <w:r>
              <w:rPr>
                <w:noProof/>
                <w:webHidden/>
              </w:rPr>
              <w:tab/>
            </w:r>
            <w:r>
              <w:rPr>
                <w:noProof/>
                <w:webHidden/>
              </w:rPr>
              <w:fldChar w:fldCharType="begin"/>
            </w:r>
            <w:r>
              <w:rPr>
                <w:noProof/>
                <w:webHidden/>
              </w:rPr>
              <w:instrText xml:space="preserve"> PAGEREF _Toc34385316 \h </w:instrText>
            </w:r>
            <w:r>
              <w:rPr>
                <w:noProof/>
                <w:webHidden/>
              </w:rPr>
            </w:r>
            <w:r>
              <w:rPr>
                <w:noProof/>
                <w:webHidden/>
              </w:rPr>
              <w:fldChar w:fldCharType="separate"/>
            </w:r>
            <w:r>
              <w:rPr>
                <w:noProof/>
                <w:webHidden/>
              </w:rPr>
              <w:t>7</w:t>
            </w:r>
            <w:r>
              <w:rPr>
                <w:noProof/>
                <w:webHidden/>
              </w:rPr>
              <w:fldChar w:fldCharType="end"/>
            </w:r>
          </w:hyperlink>
        </w:p>
        <w:p w14:paraId="05C99482" w14:textId="3130DCD2" w:rsidR="00317706" w:rsidRDefault="00317706">
          <w:pPr>
            <w:pStyle w:val="TOC1"/>
            <w:rPr>
              <w:rFonts w:cstheme="minorBidi"/>
              <w:noProof/>
              <w:sz w:val="24"/>
              <w:lang w:val="en-CA" w:bidi="ar-SA"/>
            </w:rPr>
          </w:pPr>
          <w:hyperlink w:anchor="_Toc34385317" w:history="1">
            <w:r w:rsidRPr="00BF2246">
              <w:rPr>
                <w:rStyle w:val="Hyperlink"/>
                <w:noProof/>
              </w:rPr>
              <w:t>4</w:t>
            </w:r>
            <w:r>
              <w:rPr>
                <w:rFonts w:cstheme="minorBidi"/>
                <w:noProof/>
                <w:sz w:val="24"/>
                <w:lang w:val="en-CA" w:bidi="ar-SA"/>
              </w:rPr>
              <w:tab/>
            </w:r>
            <w:r w:rsidRPr="00BF2246">
              <w:rPr>
                <w:rStyle w:val="Hyperlink"/>
                <w:noProof/>
              </w:rPr>
              <w:t>Development Approach</w:t>
            </w:r>
            <w:r>
              <w:rPr>
                <w:noProof/>
                <w:webHidden/>
              </w:rPr>
              <w:tab/>
            </w:r>
            <w:r>
              <w:rPr>
                <w:noProof/>
                <w:webHidden/>
              </w:rPr>
              <w:fldChar w:fldCharType="begin"/>
            </w:r>
            <w:r>
              <w:rPr>
                <w:noProof/>
                <w:webHidden/>
              </w:rPr>
              <w:instrText xml:space="preserve"> PAGEREF _Toc34385317 \h </w:instrText>
            </w:r>
            <w:r>
              <w:rPr>
                <w:noProof/>
                <w:webHidden/>
              </w:rPr>
            </w:r>
            <w:r>
              <w:rPr>
                <w:noProof/>
                <w:webHidden/>
              </w:rPr>
              <w:fldChar w:fldCharType="separate"/>
            </w:r>
            <w:r>
              <w:rPr>
                <w:noProof/>
                <w:webHidden/>
              </w:rPr>
              <w:t>9</w:t>
            </w:r>
            <w:r>
              <w:rPr>
                <w:noProof/>
                <w:webHidden/>
              </w:rPr>
              <w:fldChar w:fldCharType="end"/>
            </w:r>
          </w:hyperlink>
        </w:p>
        <w:p w14:paraId="2152E837" w14:textId="52506E0F" w:rsidR="00317706" w:rsidRDefault="00317706">
          <w:pPr>
            <w:pStyle w:val="TOC1"/>
            <w:rPr>
              <w:rFonts w:cstheme="minorBidi"/>
              <w:noProof/>
              <w:sz w:val="24"/>
              <w:lang w:val="en-CA" w:bidi="ar-SA"/>
            </w:rPr>
          </w:pPr>
          <w:hyperlink w:anchor="_Toc34385318" w:history="1">
            <w:r w:rsidRPr="00BF2246">
              <w:rPr>
                <w:rStyle w:val="Hyperlink"/>
                <w:noProof/>
              </w:rPr>
              <w:t>5</w:t>
            </w:r>
            <w:r>
              <w:rPr>
                <w:rFonts w:cstheme="minorBidi"/>
                <w:noProof/>
                <w:sz w:val="24"/>
                <w:lang w:val="en-CA" w:bidi="ar-SA"/>
              </w:rPr>
              <w:tab/>
            </w:r>
            <w:r w:rsidRPr="00BF2246">
              <w:rPr>
                <w:rStyle w:val="Hyperlink"/>
                <w:noProof/>
              </w:rPr>
              <w:t>Requirements</w:t>
            </w:r>
            <w:r>
              <w:rPr>
                <w:noProof/>
                <w:webHidden/>
              </w:rPr>
              <w:tab/>
            </w:r>
            <w:r>
              <w:rPr>
                <w:noProof/>
                <w:webHidden/>
              </w:rPr>
              <w:fldChar w:fldCharType="begin"/>
            </w:r>
            <w:r>
              <w:rPr>
                <w:noProof/>
                <w:webHidden/>
              </w:rPr>
              <w:instrText xml:space="preserve"> PAGEREF _Toc34385318 \h </w:instrText>
            </w:r>
            <w:r>
              <w:rPr>
                <w:noProof/>
                <w:webHidden/>
              </w:rPr>
            </w:r>
            <w:r>
              <w:rPr>
                <w:noProof/>
                <w:webHidden/>
              </w:rPr>
              <w:fldChar w:fldCharType="separate"/>
            </w:r>
            <w:r>
              <w:rPr>
                <w:noProof/>
                <w:webHidden/>
              </w:rPr>
              <w:t>10</w:t>
            </w:r>
            <w:r>
              <w:rPr>
                <w:noProof/>
                <w:webHidden/>
              </w:rPr>
              <w:fldChar w:fldCharType="end"/>
            </w:r>
          </w:hyperlink>
        </w:p>
        <w:p w14:paraId="04A3472C" w14:textId="00800E00" w:rsidR="00317706" w:rsidRDefault="00317706">
          <w:pPr>
            <w:pStyle w:val="TOC2"/>
            <w:tabs>
              <w:tab w:val="left" w:pos="720"/>
              <w:tab w:val="right" w:leader="dot" w:pos="9350"/>
            </w:tabs>
            <w:rPr>
              <w:rFonts w:cstheme="minorBidi"/>
              <w:noProof/>
              <w:sz w:val="24"/>
              <w:lang w:val="en-CA" w:bidi="ar-SA"/>
            </w:rPr>
          </w:pPr>
          <w:hyperlink w:anchor="_Toc34385319" w:history="1">
            <w:r w:rsidRPr="00BF2246">
              <w:rPr>
                <w:rStyle w:val="Hyperlink"/>
                <w:rFonts w:ascii="Times New Roman" w:hAnsi="Times New Roman"/>
                <w:noProof/>
                <w:snapToGrid w:val="0"/>
                <w:w w:val="0"/>
              </w:rPr>
              <w:t>5.1</w:t>
            </w:r>
            <w:r>
              <w:rPr>
                <w:rFonts w:cstheme="minorBidi"/>
                <w:noProof/>
                <w:sz w:val="24"/>
                <w:lang w:val="en-CA" w:bidi="ar-SA"/>
              </w:rPr>
              <w:tab/>
            </w:r>
            <w:r w:rsidRPr="00BF2246">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_Toc34385319 \h </w:instrText>
            </w:r>
            <w:r>
              <w:rPr>
                <w:noProof/>
                <w:webHidden/>
              </w:rPr>
            </w:r>
            <w:r>
              <w:rPr>
                <w:noProof/>
                <w:webHidden/>
              </w:rPr>
              <w:fldChar w:fldCharType="separate"/>
            </w:r>
            <w:r>
              <w:rPr>
                <w:noProof/>
                <w:webHidden/>
              </w:rPr>
              <w:t>12</w:t>
            </w:r>
            <w:r>
              <w:rPr>
                <w:noProof/>
                <w:webHidden/>
              </w:rPr>
              <w:fldChar w:fldCharType="end"/>
            </w:r>
          </w:hyperlink>
        </w:p>
        <w:p w14:paraId="06EE1783" w14:textId="6CA778FC" w:rsidR="00317706" w:rsidRDefault="00317706">
          <w:pPr>
            <w:pStyle w:val="TOC2"/>
            <w:tabs>
              <w:tab w:val="left" w:pos="720"/>
              <w:tab w:val="right" w:leader="dot" w:pos="9350"/>
            </w:tabs>
            <w:rPr>
              <w:rFonts w:cstheme="minorBidi"/>
              <w:noProof/>
              <w:sz w:val="24"/>
              <w:lang w:val="en-CA" w:bidi="ar-SA"/>
            </w:rPr>
          </w:pPr>
          <w:hyperlink w:anchor="_Toc34385320" w:history="1">
            <w:r w:rsidRPr="00BF2246">
              <w:rPr>
                <w:rStyle w:val="Hyperlink"/>
                <w:rFonts w:ascii="Times New Roman" w:hAnsi="Times New Roman"/>
                <w:noProof/>
                <w:snapToGrid w:val="0"/>
                <w:w w:val="0"/>
              </w:rPr>
              <w:t>5.2</w:t>
            </w:r>
            <w:r>
              <w:rPr>
                <w:rFonts w:cstheme="minorBidi"/>
                <w:noProof/>
                <w:sz w:val="24"/>
                <w:lang w:val="en-CA" w:bidi="ar-SA"/>
              </w:rPr>
              <w:tab/>
            </w:r>
            <w:r w:rsidRPr="00BF2246">
              <w:rPr>
                <w:rStyle w:val="Hyperlink"/>
                <w:noProof/>
              </w:rPr>
              <w:t>Motivating Scenario: Transit Research</w:t>
            </w:r>
            <w:r>
              <w:rPr>
                <w:noProof/>
                <w:webHidden/>
              </w:rPr>
              <w:tab/>
            </w:r>
            <w:r>
              <w:rPr>
                <w:noProof/>
                <w:webHidden/>
              </w:rPr>
              <w:fldChar w:fldCharType="begin"/>
            </w:r>
            <w:r>
              <w:rPr>
                <w:noProof/>
                <w:webHidden/>
              </w:rPr>
              <w:instrText xml:space="preserve"> PAGEREF _Toc34385320 \h </w:instrText>
            </w:r>
            <w:r>
              <w:rPr>
                <w:noProof/>
                <w:webHidden/>
              </w:rPr>
            </w:r>
            <w:r>
              <w:rPr>
                <w:noProof/>
                <w:webHidden/>
              </w:rPr>
              <w:fldChar w:fldCharType="separate"/>
            </w:r>
            <w:r>
              <w:rPr>
                <w:noProof/>
                <w:webHidden/>
              </w:rPr>
              <w:t>13</w:t>
            </w:r>
            <w:r>
              <w:rPr>
                <w:noProof/>
                <w:webHidden/>
              </w:rPr>
              <w:fldChar w:fldCharType="end"/>
            </w:r>
          </w:hyperlink>
        </w:p>
        <w:p w14:paraId="7708BCBA" w14:textId="529CD767" w:rsidR="00317706" w:rsidRDefault="00317706">
          <w:pPr>
            <w:pStyle w:val="TOC2"/>
            <w:tabs>
              <w:tab w:val="left" w:pos="720"/>
              <w:tab w:val="right" w:leader="dot" w:pos="9350"/>
            </w:tabs>
            <w:rPr>
              <w:rFonts w:cstheme="minorBidi"/>
              <w:noProof/>
              <w:sz w:val="24"/>
              <w:lang w:val="en-CA" w:bidi="ar-SA"/>
            </w:rPr>
          </w:pPr>
          <w:hyperlink w:anchor="_Toc34385321" w:history="1">
            <w:r w:rsidRPr="00BF2246">
              <w:rPr>
                <w:rStyle w:val="Hyperlink"/>
                <w:rFonts w:ascii="Times New Roman" w:hAnsi="Times New Roman"/>
                <w:noProof/>
                <w:snapToGrid w:val="0"/>
                <w:w w:val="0"/>
              </w:rPr>
              <w:t>5.3</w:t>
            </w:r>
            <w:r>
              <w:rPr>
                <w:rFonts w:cstheme="minorBidi"/>
                <w:noProof/>
                <w:sz w:val="24"/>
                <w:lang w:val="en-CA" w:bidi="ar-SA"/>
              </w:rPr>
              <w:tab/>
            </w:r>
            <w:r w:rsidRPr="00BF2246">
              <w:rPr>
                <w:rStyle w:val="Hyperlink"/>
                <w:noProof/>
              </w:rPr>
              <w:t>Motivating Scenario: Smart Parking Applications</w:t>
            </w:r>
            <w:r>
              <w:rPr>
                <w:noProof/>
                <w:webHidden/>
              </w:rPr>
              <w:tab/>
            </w:r>
            <w:r>
              <w:rPr>
                <w:noProof/>
                <w:webHidden/>
              </w:rPr>
              <w:fldChar w:fldCharType="begin"/>
            </w:r>
            <w:r>
              <w:rPr>
                <w:noProof/>
                <w:webHidden/>
              </w:rPr>
              <w:instrText xml:space="preserve"> PAGEREF _Toc34385321 \h </w:instrText>
            </w:r>
            <w:r>
              <w:rPr>
                <w:noProof/>
                <w:webHidden/>
              </w:rPr>
            </w:r>
            <w:r>
              <w:rPr>
                <w:noProof/>
                <w:webHidden/>
              </w:rPr>
              <w:fldChar w:fldCharType="separate"/>
            </w:r>
            <w:r>
              <w:rPr>
                <w:noProof/>
                <w:webHidden/>
              </w:rPr>
              <w:t>13</w:t>
            </w:r>
            <w:r>
              <w:rPr>
                <w:noProof/>
                <w:webHidden/>
              </w:rPr>
              <w:fldChar w:fldCharType="end"/>
            </w:r>
          </w:hyperlink>
        </w:p>
        <w:p w14:paraId="253D17FE" w14:textId="2FF78A75" w:rsidR="00317706" w:rsidRDefault="00317706">
          <w:pPr>
            <w:pStyle w:val="TOC2"/>
            <w:tabs>
              <w:tab w:val="left" w:pos="720"/>
              <w:tab w:val="right" w:leader="dot" w:pos="9350"/>
            </w:tabs>
            <w:rPr>
              <w:rFonts w:cstheme="minorBidi"/>
              <w:noProof/>
              <w:sz w:val="24"/>
              <w:lang w:val="en-CA" w:bidi="ar-SA"/>
            </w:rPr>
          </w:pPr>
          <w:hyperlink w:anchor="_Toc34385322" w:history="1">
            <w:r w:rsidRPr="00BF2246">
              <w:rPr>
                <w:rStyle w:val="Hyperlink"/>
                <w:rFonts w:ascii="Times New Roman" w:hAnsi="Times New Roman"/>
                <w:noProof/>
                <w:snapToGrid w:val="0"/>
                <w:w w:val="0"/>
              </w:rPr>
              <w:t>5.4</w:t>
            </w:r>
            <w:r>
              <w:rPr>
                <w:rFonts w:cstheme="minorBidi"/>
                <w:noProof/>
                <w:sz w:val="24"/>
                <w:lang w:val="en-CA" w:bidi="ar-SA"/>
              </w:rPr>
              <w:tab/>
            </w:r>
            <w:r w:rsidRPr="00BF2246">
              <w:rPr>
                <w:rStyle w:val="Hyperlink"/>
                <w:noProof/>
              </w:rPr>
              <w:t>Motivating Scenario: ATIS via IT-SoS</w:t>
            </w:r>
            <w:r>
              <w:rPr>
                <w:noProof/>
                <w:webHidden/>
              </w:rPr>
              <w:tab/>
            </w:r>
            <w:r>
              <w:rPr>
                <w:noProof/>
                <w:webHidden/>
              </w:rPr>
              <w:fldChar w:fldCharType="begin"/>
            </w:r>
            <w:r>
              <w:rPr>
                <w:noProof/>
                <w:webHidden/>
              </w:rPr>
              <w:instrText xml:space="preserve"> PAGEREF _Toc34385322 \h </w:instrText>
            </w:r>
            <w:r>
              <w:rPr>
                <w:noProof/>
                <w:webHidden/>
              </w:rPr>
            </w:r>
            <w:r>
              <w:rPr>
                <w:noProof/>
                <w:webHidden/>
              </w:rPr>
              <w:fldChar w:fldCharType="separate"/>
            </w:r>
            <w:r>
              <w:rPr>
                <w:noProof/>
                <w:webHidden/>
              </w:rPr>
              <w:t>14</w:t>
            </w:r>
            <w:r>
              <w:rPr>
                <w:noProof/>
                <w:webHidden/>
              </w:rPr>
              <w:fldChar w:fldCharType="end"/>
            </w:r>
          </w:hyperlink>
        </w:p>
        <w:p w14:paraId="33CE3ED2" w14:textId="5D871650" w:rsidR="00317706" w:rsidRDefault="00317706">
          <w:pPr>
            <w:pStyle w:val="TOC2"/>
            <w:tabs>
              <w:tab w:val="left" w:pos="720"/>
              <w:tab w:val="right" w:leader="dot" w:pos="9350"/>
            </w:tabs>
            <w:rPr>
              <w:rFonts w:cstheme="minorBidi"/>
              <w:noProof/>
              <w:sz w:val="24"/>
              <w:lang w:val="en-CA" w:bidi="ar-SA"/>
            </w:rPr>
          </w:pPr>
          <w:hyperlink w:anchor="_Toc34385323" w:history="1">
            <w:r w:rsidRPr="00BF2246">
              <w:rPr>
                <w:rStyle w:val="Hyperlink"/>
                <w:rFonts w:ascii="Times New Roman" w:hAnsi="Times New Roman"/>
                <w:noProof/>
                <w:snapToGrid w:val="0"/>
                <w:w w:val="0"/>
              </w:rPr>
              <w:t>5.5</w:t>
            </w:r>
            <w:r>
              <w:rPr>
                <w:rFonts w:cstheme="minorBidi"/>
                <w:noProof/>
                <w:sz w:val="24"/>
                <w:lang w:val="en-CA" w:bidi="ar-SA"/>
              </w:rPr>
              <w:tab/>
            </w:r>
            <w:r w:rsidRPr="00BF2246">
              <w:rPr>
                <w:rStyle w:val="Hyperlink"/>
                <w:noProof/>
              </w:rPr>
              <w:t>Motivating Scenario: ArcGIS Query Support</w:t>
            </w:r>
            <w:r>
              <w:rPr>
                <w:noProof/>
                <w:webHidden/>
              </w:rPr>
              <w:tab/>
            </w:r>
            <w:r>
              <w:rPr>
                <w:noProof/>
                <w:webHidden/>
              </w:rPr>
              <w:fldChar w:fldCharType="begin"/>
            </w:r>
            <w:r>
              <w:rPr>
                <w:noProof/>
                <w:webHidden/>
              </w:rPr>
              <w:instrText xml:space="preserve"> PAGEREF _Toc34385323 \h </w:instrText>
            </w:r>
            <w:r>
              <w:rPr>
                <w:noProof/>
                <w:webHidden/>
              </w:rPr>
            </w:r>
            <w:r>
              <w:rPr>
                <w:noProof/>
                <w:webHidden/>
              </w:rPr>
              <w:fldChar w:fldCharType="separate"/>
            </w:r>
            <w:r>
              <w:rPr>
                <w:noProof/>
                <w:webHidden/>
              </w:rPr>
              <w:t>15</w:t>
            </w:r>
            <w:r>
              <w:rPr>
                <w:noProof/>
                <w:webHidden/>
              </w:rPr>
              <w:fldChar w:fldCharType="end"/>
            </w:r>
          </w:hyperlink>
        </w:p>
        <w:p w14:paraId="0A4CC613" w14:textId="3B1281F5" w:rsidR="00317706" w:rsidRDefault="00317706">
          <w:pPr>
            <w:pStyle w:val="TOC1"/>
            <w:rPr>
              <w:rFonts w:cstheme="minorBidi"/>
              <w:noProof/>
              <w:sz w:val="24"/>
              <w:lang w:val="en-CA" w:bidi="ar-SA"/>
            </w:rPr>
          </w:pPr>
          <w:hyperlink w:anchor="_Toc34385324" w:history="1">
            <w:r w:rsidRPr="00BF2246">
              <w:rPr>
                <w:rStyle w:val="Hyperlink"/>
                <w:noProof/>
              </w:rPr>
              <w:t>6</w:t>
            </w:r>
            <w:r>
              <w:rPr>
                <w:rFonts w:cstheme="minorBidi"/>
                <w:noProof/>
                <w:sz w:val="24"/>
                <w:lang w:val="en-CA" w:bidi="ar-SA"/>
              </w:rPr>
              <w:tab/>
            </w:r>
            <w:r w:rsidRPr="00BF2246">
              <w:rPr>
                <w:rStyle w:val="Hyperlink"/>
                <w:noProof/>
              </w:rPr>
              <w:t>Urban System Characteristics and Behaviour</w:t>
            </w:r>
            <w:r>
              <w:rPr>
                <w:noProof/>
                <w:webHidden/>
              </w:rPr>
              <w:tab/>
            </w:r>
            <w:r>
              <w:rPr>
                <w:noProof/>
                <w:webHidden/>
              </w:rPr>
              <w:fldChar w:fldCharType="begin"/>
            </w:r>
            <w:r>
              <w:rPr>
                <w:noProof/>
                <w:webHidden/>
              </w:rPr>
              <w:instrText xml:space="preserve"> PAGEREF _Toc34385324 \h </w:instrText>
            </w:r>
            <w:r>
              <w:rPr>
                <w:noProof/>
                <w:webHidden/>
              </w:rPr>
            </w:r>
            <w:r>
              <w:rPr>
                <w:noProof/>
                <w:webHidden/>
              </w:rPr>
              <w:fldChar w:fldCharType="separate"/>
            </w:r>
            <w:r>
              <w:rPr>
                <w:noProof/>
                <w:webHidden/>
              </w:rPr>
              <w:t>16</w:t>
            </w:r>
            <w:r>
              <w:rPr>
                <w:noProof/>
                <w:webHidden/>
              </w:rPr>
              <w:fldChar w:fldCharType="end"/>
            </w:r>
          </w:hyperlink>
        </w:p>
        <w:p w14:paraId="3E577AD4" w14:textId="3B45143C" w:rsidR="00317706" w:rsidRDefault="00317706">
          <w:pPr>
            <w:pStyle w:val="TOC2"/>
            <w:tabs>
              <w:tab w:val="left" w:pos="720"/>
              <w:tab w:val="right" w:leader="dot" w:pos="9350"/>
            </w:tabs>
            <w:rPr>
              <w:rFonts w:cstheme="minorBidi"/>
              <w:noProof/>
              <w:sz w:val="24"/>
              <w:lang w:val="en-CA" w:bidi="ar-SA"/>
            </w:rPr>
          </w:pPr>
          <w:hyperlink w:anchor="_Toc34385325" w:history="1">
            <w:r w:rsidRPr="00BF2246">
              <w:rPr>
                <w:rStyle w:val="Hyperlink"/>
                <w:rFonts w:ascii="Times New Roman" w:hAnsi="Times New Roman"/>
                <w:noProof/>
                <w:snapToGrid w:val="0"/>
                <w:w w:val="0"/>
              </w:rPr>
              <w:t>6.1</w:t>
            </w:r>
            <w:r>
              <w:rPr>
                <w:rFonts w:cstheme="minorBidi"/>
                <w:noProof/>
                <w:sz w:val="24"/>
                <w:lang w:val="en-CA" w:bidi="ar-SA"/>
              </w:rPr>
              <w:tab/>
            </w:r>
            <w:r w:rsidRPr="00BF2246">
              <w:rPr>
                <w:rStyle w:val="Hyperlink"/>
                <w:noProof/>
              </w:rPr>
              <w:t>Foundational Ontologies</w:t>
            </w:r>
            <w:r>
              <w:rPr>
                <w:noProof/>
                <w:webHidden/>
              </w:rPr>
              <w:tab/>
            </w:r>
            <w:r>
              <w:rPr>
                <w:noProof/>
                <w:webHidden/>
              </w:rPr>
              <w:fldChar w:fldCharType="begin"/>
            </w:r>
            <w:r>
              <w:rPr>
                <w:noProof/>
                <w:webHidden/>
              </w:rPr>
              <w:instrText xml:space="preserve"> PAGEREF _Toc34385325 \h </w:instrText>
            </w:r>
            <w:r>
              <w:rPr>
                <w:noProof/>
                <w:webHidden/>
              </w:rPr>
            </w:r>
            <w:r>
              <w:rPr>
                <w:noProof/>
                <w:webHidden/>
              </w:rPr>
              <w:fldChar w:fldCharType="separate"/>
            </w:r>
            <w:r>
              <w:rPr>
                <w:noProof/>
                <w:webHidden/>
              </w:rPr>
              <w:t>17</w:t>
            </w:r>
            <w:r>
              <w:rPr>
                <w:noProof/>
                <w:webHidden/>
              </w:rPr>
              <w:fldChar w:fldCharType="end"/>
            </w:r>
          </w:hyperlink>
        </w:p>
        <w:p w14:paraId="3D0FEC22" w14:textId="655FAF9B" w:rsidR="00317706" w:rsidRDefault="00317706">
          <w:pPr>
            <w:pStyle w:val="TOC3"/>
            <w:tabs>
              <w:tab w:val="left" w:pos="1200"/>
              <w:tab w:val="right" w:leader="dot" w:pos="9350"/>
            </w:tabs>
            <w:rPr>
              <w:rFonts w:cstheme="minorBidi"/>
              <w:noProof/>
              <w:sz w:val="24"/>
              <w:lang w:val="en-CA" w:bidi="ar-SA"/>
            </w:rPr>
          </w:pPr>
          <w:hyperlink w:anchor="_Toc34385326" w:history="1">
            <w:r w:rsidRPr="00BF2246">
              <w:rPr>
                <w:rStyle w:val="Hyperlink"/>
                <w:noProof/>
              </w:rPr>
              <w:t>6.1.1</w:t>
            </w:r>
            <w:r>
              <w:rPr>
                <w:rFonts w:cstheme="minorBidi"/>
                <w:noProof/>
                <w:sz w:val="24"/>
                <w:lang w:val="en-CA" w:bidi="ar-SA"/>
              </w:rPr>
              <w:tab/>
            </w:r>
            <w:r w:rsidRPr="00BF2246">
              <w:rPr>
                <w:rStyle w:val="Hyperlink"/>
                <w:noProof/>
              </w:rPr>
              <w:t>Location Ontology</w:t>
            </w:r>
            <w:r>
              <w:rPr>
                <w:noProof/>
                <w:webHidden/>
              </w:rPr>
              <w:tab/>
            </w:r>
            <w:r>
              <w:rPr>
                <w:noProof/>
                <w:webHidden/>
              </w:rPr>
              <w:fldChar w:fldCharType="begin"/>
            </w:r>
            <w:r>
              <w:rPr>
                <w:noProof/>
                <w:webHidden/>
              </w:rPr>
              <w:instrText xml:space="preserve"> PAGEREF _Toc34385326 \h </w:instrText>
            </w:r>
            <w:r>
              <w:rPr>
                <w:noProof/>
                <w:webHidden/>
              </w:rPr>
            </w:r>
            <w:r>
              <w:rPr>
                <w:noProof/>
                <w:webHidden/>
              </w:rPr>
              <w:fldChar w:fldCharType="separate"/>
            </w:r>
            <w:r>
              <w:rPr>
                <w:noProof/>
                <w:webHidden/>
              </w:rPr>
              <w:t>17</w:t>
            </w:r>
            <w:r>
              <w:rPr>
                <w:noProof/>
                <w:webHidden/>
              </w:rPr>
              <w:fldChar w:fldCharType="end"/>
            </w:r>
          </w:hyperlink>
        </w:p>
        <w:p w14:paraId="26E2BB61" w14:textId="7EB0F7C5" w:rsidR="00317706" w:rsidRDefault="00317706">
          <w:pPr>
            <w:pStyle w:val="TOC3"/>
            <w:tabs>
              <w:tab w:val="left" w:pos="1200"/>
              <w:tab w:val="right" w:leader="dot" w:pos="9350"/>
            </w:tabs>
            <w:rPr>
              <w:rFonts w:cstheme="minorBidi"/>
              <w:noProof/>
              <w:sz w:val="24"/>
              <w:lang w:val="en-CA" w:bidi="ar-SA"/>
            </w:rPr>
          </w:pPr>
          <w:hyperlink w:anchor="_Toc34385327" w:history="1">
            <w:r w:rsidRPr="00BF2246">
              <w:rPr>
                <w:rStyle w:val="Hyperlink"/>
                <w:noProof/>
              </w:rPr>
              <w:t>6.1.2</w:t>
            </w:r>
            <w:r>
              <w:rPr>
                <w:rFonts w:cstheme="minorBidi"/>
                <w:noProof/>
                <w:sz w:val="24"/>
                <w:lang w:val="en-CA" w:bidi="ar-SA"/>
              </w:rPr>
              <w:tab/>
            </w:r>
            <w:r w:rsidRPr="00BF2246">
              <w:rPr>
                <w:rStyle w:val="Hyperlink"/>
                <w:noProof/>
              </w:rPr>
              <w:t>Time Ontology</w:t>
            </w:r>
            <w:r>
              <w:rPr>
                <w:noProof/>
                <w:webHidden/>
              </w:rPr>
              <w:tab/>
            </w:r>
            <w:r>
              <w:rPr>
                <w:noProof/>
                <w:webHidden/>
              </w:rPr>
              <w:fldChar w:fldCharType="begin"/>
            </w:r>
            <w:r>
              <w:rPr>
                <w:noProof/>
                <w:webHidden/>
              </w:rPr>
              <w:instrText xml:space="preserve"> PAGEREF _Toc34385327 \h </w:instrText>
            </w:r>
            <w:r>
              <w:rPr>
                <w:noProof/>
                <w:webHidden/>
              </w:rPr>
            </w:r>
            <w:r>
              <w:rPr>
                <w:noProof/>
                <w:webHidden/>
              </w:rPr>
              <w:fldChar w:fldCharType="separate"/>
            </w:r>
            <w:r>
              <w:rPr>
                <w:noProof/>
                <w:webHidden/>
              </w:rPr>
              <w:t>21</w:t>
            </w:r>
            <w:r>
              <w:rPr>
                <w:noProof/>
                <w:webHidden/>
              </w:rPr>
              <w:fldChar w:fldCharType="end"/>
            </w:r>
          </w:hyperlink>
        </w:p>
        <w:p w14:paraId="633B48B6" w14:textId="5E6ED83B" w:rsidR="00317706" w:rsidRDefault="00317706">
          <w:pPr>
            <w:pStyle w:val="TOC3"/>
            <w:tabs>
              <w:tab w:val="left" w:pos="1200"/>
              <w:tab w:val="right" w:leader="dot" w:pos="9350"/>
            </w:tabs>
            <w:rPr>
              <w:rFonts w:cstheme="minorBidi"/>
              <w:noProof/>
              <w:sz w:val="24"/>
              <w:lang w:val="en-CA" w:bidi="ar-SA"/>
            </w:rPr>
          </w:pPr>
          <w:hyperlink w:anchor="_Toc34385328" w:history="1">
            <w:r w:rsidRPr="00BF2246">
              <w:rPr>
                <w:rStyle w:val="Hyperlink"/>
                <w:noProof/>
              </w:rPr>
              <w:t>6.1.3</w:t>
            </w:r>
            <w:r>
              <w:rPr>
                <w:rFonts w:cstheme="minorBidi"/>
                <w:noProof/>
                <w:sz w:val="24"/>
                <w:lang w:val="en-CA" w:bidi="ar-SA"/>
              </w:rPr>
              <w:tab/>
            </w:r>
            <w:r w:rsidRPr="00BF2246">
              <w:rPr>
                <w:rStyle w:val="Hyperlink"/>
                <w:noProof/>
              </w:rPr>
              <w:t>Change Ontology</w:t>
            </w:r>
            <w:r>
              <w:rPr>
                <w:noProof/>
                <w:webHidden/>
              </w:rPr>
              <w:tab/>
            </w:r>
            <w:r>
              <w:rPr>
                <w:noProof/>
                <w:webHidden/>
              </w:rPr>
              <w:fldChar w:fldCharType="begin"/>
            </w:r>
            <w:r>
              <w:rPr>
                <w:noProof/>
                <w:webHidden/>
              </w:rPr>
              <w:instrText xml:space="preserve"> PAGEREF _Toc34385328 \h </w:instrText>
            </w:r>
            <w:r>
              <w:rPr>
                <w:noProof/>
                <w:webHidden/>
              </w:rPr>
            </w:r>
            <w:r>
              <w:rPr>
                <w:noProof/>
                <w:webHidden/>
              </w:rPr>
              <w:fldChar w:fldCharType="separate"/>
            </w:r>
            <w:r>
              <w:rPr>
                <w:noProof/>
                <w:webHidden/>
              </w:rPr>
              <w:t>24</w:t>
            </w:r>
            <w:r>
              <w:rPr>
                <w:noProof/>
                <w:webHidden/>
              </w:rPr>
              <w:fldChar w:fldCharType="end"/>
            </w:r>
          </w:hyperlink>
        </w:p>
        <w:p w14:paraId="74614B1A" w14:textId="4A7616A8" w:rsidR="00317706" w:rsidRDefault="00317706">
          <w:pPr>
            <w:pStyle w:val="TOC3"/>
            <w:tabs>
              <w:tab w:val="left" w:pos="1200"/>
              <w:tab w:val="right" w:leader="dot" w:pos="9350"/>
            </w:tabs>
            <w:rPr>
              <w:rFonts w:cstheme="minorBidi"/>
              <w:noProof/>
              <w:sz w:val="24"/>
              <w:lang w:val="en-CA" w:bidi="ar-SA"/>
            </w:rPr>
          </w:pPr>
          <w:hyperlink w:anchor="_Toc34385329" w:history="1">
            <w:r w:rsidRPr="00BF2246">
              <w:rPr>
                <w:rStyle w:val="Hyperlink"/>
                <w:noProof/>
              </w:rPr>
              <w:t>6.1.4</w:t>
            </w:r>
            <w:r>
              <w:rPr>
                <w:rFonts w:cstheme="minorBidi"/>
                <w:noProof/>
                <w:sz w:val="24"/>
                <w:lang w:val="en-CA" w:bidi="ar-SA"/>
              </w:rPr>
              <w:tab/>
            </w:r>
            <w:r w:rsidRPr="00BF2246">
              <w:rPr>
                <w:rStyle w:val="Hyperlink"/>
                <w:noProof/>
              </w:rPr>
              <w:t>Activity Ontology</w:t>
            </w:r>
            <w:r>
              <w:rPr>
                <w:noProof/>
                <w:webHidden/>
              </w:rPr>
              <w:tab/>
            </w:r>
            <w:r>
              <w:rPr>
                <w:noProof/>
                <w:webHidden/>
              </w:rPr>
              <w:fldChar w:fldCharType="begin"/>
            </w:r>
            <w:r>
              <w:rPr>
                <w:noProof/>
                <w:webHidden/>
              </w:rPr>
              <w:instrText xml:space="preserve"> PAGEREF _Toc34385329 \h </w:instrText>
            </w:r>
            <w:r>
              <w:rPr>
                <w:noProof/>
                <w:webHidden/>
              </w:rPr>
            </w:r>
            <w:r>
              <w:rPr>
                <w:noProof/>
                <w:webHidden/>
              </w:rPr>
              <w:fldChar w:fldCharType="separate"/>
            </w:r>
            <w:r>
              <w:rPr>
                <w:noProof/>
                <w:webHidden/>
              </w:rPr>
              <w:t>27</w:t>
            </w:r>
            <w:r>
              <w:rPr>
                <w:noProof/>
                <w:webHidden/>
              </w:rPr>
              <w:fldChar w:fldCharType="end"/>
            </w:r>
          </w:hyperlink>
        </w:p>
        <w:p w14:paraId="538B0E3E" w14:textId="15925287" w:rsidR="00317706" w:rsidRDefault="00317706">
          <w:pPr>
            <w:pStyle w:val="TOC3"/>
            <w:tabs>
              <w:tab w:val="left" w:pos="1200"/>
              <w:tab w:val="right" w:leader="dot" w:pos="9350"/>
            </w:tabs>
            <w:rPr>
              <w:rFonts w:cstheme="minorBidi"/>
              <w:noProof/>
              <w:sz w:val="24"/>
              <w:lang w:val="en-CA" w:bidi="ar-SA"/>
            </w:rPr>
          </w:pPr>
          <w:hyperlink w:anchor="_Toc34385330" w:history="1">
            <w:r w:rsidRPr="00BF2246">
              <w:rPr>
                <w:rStyle w:val="Hyperlink"/>
                <w:noProof/>
              </w:rPr>
              <w:t>6.1.5</w:t>
            </w:r>
            <w:r>
              <w:rPr>
                <w:rFonts w:cstheme="minorBidi"/>
                <w:noProof/>
                <w:sz w:val="24"/>
                <w:lang w:val="en-CA" w:bidi="ar-SA"/>
              </w:rPr>
              <w:tab/>
            </w:r>
            <w:r w:rsidRPr="00BF2246">
              <w:rPr>
                <w:rStyle w:val="Hyperlink"/>
                <w:noProof/>
              </w:rPr>
              <w:t>Recurring Event ontology</w:t>
            </w:r>
            <w:r>
              <w:rPr>
                <w:noProof/>
                <w:webHidden/>
              </w:rPr>
              <w:tab/>
            </w:r>
            <w:r>
              <w:rPr>
                <w:noProof/>
                <w:webHidden/>
              </w:rPr>
              <w:fldChar w:fldCharType="begin"/>
            </w:r>
            <w:r>
              <w:rPr>
                <w:noProof/>
                <w:webHidden/>
              </w:rPr>
              <w:instrText xml:space="preserve"> PAGEREF _Toc34385330 \h </w:instrText>
            </w:r>
            <w:r>
              <w:rPr>
                <w:noProof/>
                <w:webHidden/>
              </w:rPr>
            </w:r>
            <w:r>
              <w:rPr>
                <w:noProof/>
                <w:webHidden/>
              </w:rPr>
              <w:fldChar w:fldCharType="separate"/>
            </w:r>
            <w:r>
              <w:rPr>
                <w:noProof/>
                <w:webHidden/>
              </w:rPr>
              <w:t>35</w:t>
            </w:r>
            <w:r>
              <w:rPr>
                <w:noProof/>
                <w:webHidden/>
              </w:rPr>
              <w:fldChar w:fldCharType="end"/>
            </w:r>
          </w:hyperlink>
        </w:p>
        <w:p w14:paraId="18AE4CA6" w14:textId="6103EE5D" w:rsidR="00317706" w:rsidRDefault="00317706">
          <w:pPr>
            <w:pStyle w:val="TOC3"/>
            <w:tabs>
              <w:tab w:val="left" w:pos="1200"/>
              <w:tab w:val="right" w:leader="dot" w:pos="9350"/>
            </w:tabs>
            <w:rPr>
              <w:rFonts w:cstheme="minorBidi"/>
              <w:noProof/>
              <w:sz w:val="24"/>
              <w:lang w:val="en-CA" w:bidi="ar-SA"/>
            </w:rPr>
          </w:pPr>
          <w:hyperlink w:anchor="_Toc34385331" w:history="1">
            <w:r w:rsidRPr="00BF2246">
              <w:rPr>
                <w:rStyle w:val="Hyperlink"/>
                <w:noProof/>
              </w:rPr>
              <w:t>6.1.6</w:t>
            </w:r>
            <w:r>
              <w:rPr>
                <w:rFonts w:cstheme="minorBidi"/>
                <w:noProof/>
                <w:sz w:val="24"/>
                <w:lang w:val="en-CA" w:bidi="ar-SA"/>
              </w:rPr>
              <w:tab/>
            </w:r>
            <w:r w:rsidRPr="00BF2246">
              <w:rPr>
                <w:rStyle w:val="Hyperlink"/>
                <w:noProof/>
              </w:rPr>
              <w:t>Resource Ontology</w:t>
            </w:r>
            <w:r>
              <w:rPr>
                <w:noProof/>
                <w:webHidden/>
              </w:rPr>
              <w:tab/>
            </w:r>
            <w:r>
              <w:rPr>
                <w:noProof/>
                <w:webHidden/>
              </w:rPr>
              <w:fldChar w:fldCharType="begin"/>
            </w:r>
            <w:r>
              <w:rPr>
                <w:noProof/>
                <w:webHidden/>
              </w:rPr>
              <w:instrText xml:space="preserve"> PAGEREF _Toc34385331 \h </w:instrText>
            </w:r>
            <w:r>
              <w:rPr>
                <w:noProof/>
                <w:webHidden/>
              </w:rPr>
            </w:r>
            <w:r>
              <w:rPr>
                <w:noProof/>
                <w:webHidden/>
              </w:rPr>
              <w:fldChar w:fldCharType="separate"/>
            </w:r>
            <w:r>
              <w:rPr>
                <w:noProof/>
                <w:webHidden/>
              </w:rPr>
              <w:t>40</w:t>
            </w:r>
            <w:r>
              <w:rPr>
                <w:noProof/>
                <w:webHidden/>
              </w:rPr>
              <w:fldChar w:fldCharType="end"/>
            </w:r>
          </w:hyperlink>
        </w:p>
        <w:p w14:paraId="71BF33E6" w14:textId="7F69ADF8" w:rsidR="00317706" w:rsidRDefault="00317706">
          <w:pPr>
            <w:pStyle w:val="TOC3"/>
            <w:tabs>
              <w:tab w:val="left" w:pos="1200"/>
              <w:tab w:val="right" w:leader="dot" w:pos="9350"/>
            </w:tabs>
            <w:rPr>
              <w:rFonts w:cstheme="minorBidi"/>
              <w:noProof/>
              <w:sz w:val="24"/>
              <w:lang w:val="en-CA" w:bidi="ar-SA"/>
            </w:rPr>
          </w:pPr>
          <w:hyperlink w:anchor="_Toc34385332" w:history="1">
            <w:r w:rsidRPr="00BF2246">
              <w:rPr>
                <w:rStyle w:val="Hyperlink"/>
                <w:noProof/>
              </w:rPr>
              <w:t>6.1.7</w:t>
            </w:r>
            <w:r>
              <w:rPr>
                <w:rFonts w:cstheme="minorBidi"/>
                <w:noProof/>
                <w:sz w:val="24"/>
                <w:lang w:val="en-CA" w:bidi="ar-SA"/>
              </w:rPr>
              <w:tab/>
            </w:r>
            <w:r w:rsidRPr="00BF2246">
              <w:rPr>
                <w:rStyle w:val="Hyperlink"/>
                <w:noProof/>
              </w:rPr>
              <w:t>Parthood Ontology</w:t>
            </w:r>
            <w:r>
              <w:rPr>
                <w:noProof/>
                <w:webHidden/>
              </w:rPr>
              <w:tab/>
            </w:r>
            <w:r>
              <w:rPr>
                <w:noProof/>
                <w:webHidden/>
              </w:rPr>
              <w:fldChar w:fldCharType="begin"/>
            </w:r>
            <w:r>
              <w:rPr>
                <w:noProof/>
                <w:webHidden/>
              </w:rPr>
              <w:instrText xml:space="preserve"> PAGEREF _Toc34385332 \h </w:instrText>
            </w:r>
            <w:r>
              <w:rPr>
                <w:noProof/>
                <w:webHidden/>
              </w:rPr>
            </w:r>
            <w:r>
              <w:rPr>
                <w:noProof/>
                <w:webHidden/>
              </w:rPr>
              <w:fldChar w:fldCharType="separate"/>
            </w:r>
            <w:r>
              <w:rPr>
                <w:noProof/>
                <w:webHidden/>
              </w:rPr>
              <w:t>44</w:t>
            </w:r>
            <w:r>
              <w:rPr>
                <w:noProof/>
                <w:webHidden/>
              </w:rPr>
              <w:fldChar w:fldCharType="end"/>
            </w:r>
          </w:hyperlink>
        </w:p>
        <w:p w14:paraId="4F36F637" w14:textId="0AFE1AFC" w:rsidR="00317706" w:rsidRDefault="00317706">
          <w:pPr>
            <w:pStyle w:val="TOC3"/>
            <w:tabs>
              <w:tab w:val="left" w:pos="1200"/>
              <w:tab w:val="right" w:leader="dot" w:pos="9350"/>
            </w:tabs>
            <w:rPr>
              <w:rFonts w:cstheme="minorBidi"/>
              <w:noProof/>
              <w:sz w:val="24"/>
              <w:lang w:val="en-CA" w:bidi="ar-SA"/>
            </w:rPr>
          </w:pPr>
          <w:hyperlink w:anchor="_Toc34385333" w:history="1">
            <w:r w:rsidRPr="00BF2246">
              <w:rPr>
                <w:rStyle w:val="Hyperlink"/>
                <w:noProof/>
              </w:rPr>
              <w:t>6.1.8</w:t>
            </w:r>
            <w:r>
              <w:rPr>
                <w:rFonts w:cstheme="minorBidi"/>
                <w:noProof/>
                <w:sz w:val="24"/>
                <w:lang w:val="en-CA" w:bidi="ar-SA"/>
              </w:rPr>
              <w:tab/>
            </w:r>
            <w:r w:rsidRPr="00BF2246">
              <w:rPr>
                <w:rStyle w:val="Hyperlink"/>
                <w:noProof/>
              </w:rPr>
              <w:t>Units of Measure Ontology</w:t>
            </w:r>
            <w:r>
              <w:rPr>
                <w:noProof/>
                <w:webHidden/>
              </w:rPr>
              <w:tab/>
            </w:r>
            <w:r>
              <w:rPr>
                <w:noProof/>
                <w:webHidden/>
              </w:rPr>
              <w:fldChar w:fldCharType="begin"/>
            </w:r>
            <w:r>
              <w:rPr>
                <w:noProof/>
                <w:webHidden/>
              </w:rPr>
              <w:instrText xml:space="preserve"> PAGEREF _Toc34385333 \h </w:instrText>
            </w:r>
            <w:r>
              <w:rPr>
                <w:noProof/>
                <w:webHidden/>
              </w:rPr>
            </w:r>
            <w:r>
              <w:rPr>
                <w:noProof/>
                <w:webHidden/>
              </w:rPr>
              <w:fldChar w:fldCharType="separate"/>
            </w:r>
            <w:r>
              <w:rPr>
                <w:noProof/>
                <w:webHidden/>
              </w:rPr>
              <w:t>47</w:t>
            </w:r>
            <w:r>
              <w:rPr>
                <w:noProof/>
                <w:webHidden/>
              </w:rPr>
              <w:fldChar w:fldCharType="end"/>
            </w:r>
          </w:hyperlink>
        </w:p>
        <w:p w14:paraId="0A9078F8" w14:textId="07B350D4" w:rsidR="00317706" w:rsidRDefault="00317706">
          <w:pPr>
            <w:pStyle w:val="TOC3"/>
            <w:tabs>
              <w:tab w:val="left" w:pos="1200"/>
              <w:tab w:val="right" w:leader="dot" w:pos="9350"/>
            </w:tabs>
            <w:rPr>
              <w:rFonts w:cstheme="minorBidi"/>
              <w:noProof/>
              <w:sz w:val="24"/>
              <w:lang w:val="en-CA" w:bidi="ar-SA"/>
            </w:rPr>
          </w:pPr>
          <w:hyperlink w:anchor="_Toc34385334" w:history="1">
            <w:r w:rsidRPr="00BF2246">
              <w:rPr>
                <w:rStyle w:val="Hyperlink"/>
                <w:noProof/>
              </w:rPr>
              <w:t>6.1.9</w:t>
            </w:r>
            <w:r>
              <w:rPr>
                <w:rFonts w:cstheme="minorBidi"/>
                <w:noProof/>
                <w:sz w:val="24"/>
                <w:lang w:val="en-CA" w:bidi="ar-SA"/>
              </w:rPr>
              <w:tab/>
            </w:r>
            <w:r w:rsidRPr="00BF2246">
              <w:rPr>
                <w:rStyle w:val="Hyperlink"/>
                <w:noProof/>
              </w:rPr>
              <w:t>Observations Ontology</w:t>
            </w:r>
            <w:r>
              <w:rPr>
                <w:noProof/>
                <w:webHidden/>
              </w:rPr>
              <w:tab/>
            </w:r>
            <w:r>
              <w:rPr>
                <w:noProof/>
                <w:webHidden/>
              </w:rPr>
              <w:fldChar w:fldCharType="begin"/>
            </w:r>
            <w:r>
              <w:rPr>
                <w:noProof/>
                <w:webHidden/>
              </w:rPr>
              <w:instrText xml:space="preserve"> PAGEREF _Toc34385334 \h </w:instrText>
            </w:r>
            <w:r>
              <w:rPr>
                <w:noProof/>
                <w:webHidden/>
              </w:rPr>
            </w:r>
            <w:r>
              <w:rPr>
                <w:noProof/>
                <w:webHidden/>
              </w:rPr>
              <w:fldChar w:fldCharType="separate"/>
            </w:r>
            <w:r>
              <w:rPr>
                <w:noProof/>
                <w:webHidden/>
              </w:rPr>
              <w:t>53</w:t>
            </w:r>
            <w:r>
              <w:rPr>
                <w:noProof/>
                <w:webHidden/>
              </w:rPr>
              <w:fldChar w:fldCharType="end"/>
            </w:r>
          </w:hyperlink>
        </w:p>
        <w:p w14:paraId="637D8587" w14:textId="7B1C0164" w:rsidR="00317706" w:rsidRDefault="00317706">
          <w:pPr>
            <w:pStyle w:val="TOC2"/>
            <w:tabs>
              <w:tab w:val="left" w:pos="720"/>
              <w:tab w:val="right" w:leader="dot" w:pos="9350"/>
            </w:tabs>
            <w:rPr>
              <w:rFonts w:cstheme="minorBidi"/>
              <w:noProof/>
              <w:sz w:val="24"/>
              <w:lang w:val="en-CA" w:bidi="ar-SA"/>
            </w:rPr>
          </w:pPr>
          <w:hyperlink w:anchor="_Toc34385335" w:history="1">
            <w:r w:rsidRPr="00BF2246">
              <w:rPr>
                <w:rStyle w:val="Hyperlink"/>
                <w:rFonts w:ascii="Times New Roman" w:hAnsi="Times New Roman"/>
                <w:noProof/>
                <w:snapToGrid w:val="0"/>
                <w:w w:val="0"/>
              </w:rPr>
              <w:t>6.2</w:t>
            </w:r>
            <w:r>
              <w:rPr>
                <w:rFonts w:cstheme="minorBidi"/>
                <w:noProof/>
                <w:sz w:val="24"/>
                <w:lang w:val="en-CA" w:bidi="ar-SA"/>
              </w:rPr>
              <w:tab/>
            </w:r>
            <w:r w:rsidRPr="00BF2246">
              <w:rPr>
                <w:rStyle w:val="Hyperlink"/>
                <w:noProof/>
              </w:rPr>
              <w:t>Contact Ontology</w:t>
            </w:r>
            <w:r>
              <w:rPr>
                <w:noProof/>
                <w:webHidden/>
              </w:rPr>
              <w:tab/>
            </w:r>
            <w:r>
              <w:rPr>
                <w:noProof/>
                <w:webHidden/>
              </w:rPr>
              <w:fldChar w:fldCharType="begin"/>
            </w:r>
            <w:r>
              <w:rPr>
                <w:noProof/>
                <w:webHidden/>
              </w:rPr>
              <w:instrText xml:space="preserve"> PAGEREF _Toc34385335 \h </w:instrText>
            </w:r>
            <w:r>
              <w:rPr>
                <w:noProof/>
                <w:webHidden/>
              </w:rPr>
            </w:r>
            <w:r>
              <w:rPr>
                <w:noProof/>
                <w:webHidden/>
              </w:rPr>
              <w:fldChar w:fldCharType="separate"/>
            </w:r>
            <w:r>
              <w:rPr>
                <w:noProof/>
                <w:webHidden/>
              </w:rPr>
              <w:t>57</w:t>
            </w:r>
            <w:r>
              <w:rPr>
                <w:noProof/>
                <w:webHidden/>
              </w:rPr>
              <w:fldChar w:fldCharType="end"/>
            </w:r>
          </w:hyperlink>
        </w:p>
        <w:p w14:paraId="6178782A" w14:textId="5FE410AB" w:rsidR="00317706" w:rsidRDefault="00317706">
          <w:pPr>
            <w:pStyle w:val="TOC2"/>
            <w:tabs>
              <w:tab w:val="left" w:pos="720"/>
              <w:tab w:val="right" w:leader="dot" w:pos="9350"/>
            </w:tabs>
            <w:rPr>
              <w:rFonts w:cstheme="minorBidi"/>
              <w:noProof/>
              <w:sz w:val="24"/>
              <w:lang w:val="en-CA" w:bidi="ar-SA"/>
            </w:rPr>
          </w:pPr>
          <w:hyperlink w:anchor="_Toc34385336" w:history="1">
            <w:r w:rsidRPr="00BF2246">
              <w:rPr>
                <w:rStyle w:val="Hyperlink"/>
                <w:rFonts w:ascii="Times New Roman" w:hAnsi="Times New Roman"/>
                <w:noProof/>
                <w:snapToGrid w:val="0"/>
                <w:w w:val="0"/>
              </w:rPr>
              <w:t>6.3</w:t>
            </w:r>
            <w:r>
              <w:rPr>
                <w:rFonts w:cstheme="minorBidi"/>
                <w:noProof/>
                <w:sz w:val="24"/>
                <w:lang w:val="en-CA" w:bidi="ar-SA"/>
              </w:rPr>
              <w:tab/>
            </w:r>
            <w:r w:rsidRPr="00BF2246">
              <w:rPr>
                <w:rStyle w:val="Hyperlink"/>
                <w:noProof/>
              </w:rPr>
              <w:t>Person Ontology</w:t>
            </w:r>
            <w:r>
              <w:rPr>
                <w:noProof/>
                <w:webHidden/>
              </w:rPr>
              <w:tab/>
            </w:r>
            <w:r>
              <w:rPr>
                <w:noProof/>
                <w:webHidden/>
              </w:rPr>
              <w:fldChar w:fldCharType="begin"/>
            </w:r>
            <w:r>
              <w:rPr>
                <w:noProof/>
                <w:webHidden/>
              </w:rPr>
              <w:instrText xml:space="preserve"> PAGEREF _Toc34385336 \h </w:instrText>
            </w:r>
            <w:r>
              <w:rPr>
                <w:noProof/>
                <w:webHidden/>
              </w:rPr>
            </w:r>
            <w:r>
              <w:rPr>
                <w:noProof/>
                <w:webHidden/>
              </w:rPr>
              <w:fldChar w:fldCharType="separate"/>
            </w:r>
            <w:r>
              <w:rPr>
                <w:noProof/>
                <w:webHidden/>
              </w:rPr>
              <w:t>58</w:t>
            </w:r>
            <w:r>
              <w:rPr>
                <w:noProof/>
                <w:webHidden/>
              </w:rPr>
              <w:fldChar w:fldCharType="end"/>
            </w:r>
          </w:hyperlink>
        </w:p>
        <w:p w14:paraId="65A6C137" w14:textId="5D0AE86B" w:rsidR="00317706" w:rsidRDefault="00317706">
          <w:pPr>
            <w:pStyle w:val="TOC2"/>
            <w:tabs>
              <w:tab w:val="left" w:pos="720"/>
              <w:tab w:val="right" w:leader="dot" w:pos="9350"/>
            </w:tabs>
            <w:rPr>
              <w:rFonts w:cstheme="minorBidi"/>
              <w:noProof/>
              <w:sz w:val="24"/>
              <w:lang w:val="en-CA" w:bidi="ar-SA"/>
            </w:rPr>
          </w:pPr>
          <w:hyperlink w:anchor="_Toc34385337" w:history="1">
            <w:r w:rsidRPr="00BF2246">
              <w:rPr>
                <w:rStyle w:val="Hyperlink"/>
                <w:rFonts w:ascii="Times New Roman" w:hAnsi="Times New Roman"/>
                <w:noProof/>
                <w:snapToGrid w:val="0"/>
                <w:w w:val="0"/>
              </w:rPr>
              <w:t>6.4</w:t>
            </w:r>
            <w:r>
              <w:rPr>
                <w:rFonts w:cstheme="minorBidi"/>
                <w:noProof/>
                <w:sz w:val="24"/>
                <w:lang w:val="en-CA" w:bidi="ar-SA"/>
              </w:rPr>
              <w:tab/>
            </w:r>
            <w:r w:rsidRPr="00BF2246">
              <w:rPr>
                <w:rStyle w:val="Hyperlink"/>
                <w:noProof/>
              </w:rPr>
              <w:t>Household Ontology</w:t>
            </w:r>
            <w:r>
              <w:rPr>
                <w:noProof/>
                <w:webHidden/>
              </w:rPr>
              <w:tab/>
            </w:r>
            <w:r>
              <w:rPr>
                <w:noProof/>
                <w:webHidden/>
              </w:rPr>
              <w:fldChar w:fldCharType="begin"/>
            </w:r>
            <w:r>
              <w:rPr>
                <w:noProof/>
                <w:webHidden/>
              </w:rPr>
              <w:instrText xml:space="preserve"> PAGEREF _Toc34385337 \h </w:instrText>
            </w:r>
            <w:r>
              <w:rPr>
                <w:noProof/>
                <w:webHidden/>
              </w:rPr>
            </w:r>
            <w:r>
              <w:rPr>
                <w:noProof/>
                <w:webHidden/>
              </w:rPr>
              <w:fldChar w:fldCharType="separate"/>
            </w:r>
            <w:r>
              <w:rPr>
                <w:noProof/>
                <w:webHidden/>
              </w:rPr>
              <w:t>60</w:t>
            </w:r>
            <w:r>
              <w:rPr>
                <w:noProof/>
                <w:webHidden/>
              </w:rPr>
              <w:fldChar w:fldCharType="end"/>
            </w:r>
          </w:hyperlink>
        </w:p>
        <w:p w14:paraId="494F52A4" w14:textId="098CB0D1" w:rsidR="00317706" w:rsidRDefault="00317706">
          <w:pPr>
            <w:pStyle w:val="TOC2"/>
            <w:tabs>
              <w:tab w:val="left" w:pos="720"/>
              <w:tab w:val="right" w:leader="dot" w:pos="9350"/>
            </w:tabs>
            <w:rPr>
              <w:rFonts w:cstheme="minorBidi"/>
              <w:noProof/>
              <w:sz w:val="24"/>
              <w:lang w:val="en-CA" w:bidi="ar-SA"/>
            </w:rPr>
          </w:pPr>
          <w:hyperlink w:anchor="_Toc34385338" w:history="1">
            <w:r w:rsidRPr="00BF2246">
              <w:rPr>
                <w:rStyle w:val="Hyperlink"/>
                <w:rFonts w:ascii="Times New Roman" w:hAnsi="Times New Roman"/>
                <w:noProof/>
                <w:snapToGrid w:val="0"/>
                <w:w w:val="0"/>
              </w:rPr>
              <w:t>6.5</w:t>
            </w:r>
            <w:r>
              <w:rPr>
                <w:rFonts w:cstheme="minorBidi"/>
                <w:noProof/>
                <w:sz w:val="24"/>
                <w:lang w:val="en-CA" w:bidi="ar-SA"/>
              </w:rPr>
              <w:tab/>
            </w:r>
            <w:r w:rsidRPr="00BF2246">
              <w:rPr>
                <w:rStyle w:val="Hyperlink"/>
                <w:noProof/>
              </w:rPr>
              <w:t>Organization Ontology</w:t>
            </w:r>
            <w:r>
              <w:rPr>
                <w:noProof/>
                <w:webHidden/>
              </w:rPr>
              <w:tab/>
            </w:r>
            <w:r>
              <w:rPr>
                <w:noProof/>
                <w:webHidden/>
              </w:rPr>
              <w:fldChar w:fldCharType="begin"/>
            </w:r>
            <w:r>
              <w:rPr>
                <w:noProof/>
                <w:webHidden/>
              </w:rPr>
              <w:instrText xml:space="preserve"> PAGEREF _Toc34385338 \h </w:instrText>
            </w:r>
            <w:r>
              <w:rPr>
                <w:noProof/>
                <w:webHidden/>
              </w:rPr>
            </w:r>
            <w:r>
              <w:rPr>
                <w:noProof/>
                <w:webHidden/>
              </w:rPr>
              <w:fldChar w:fldCharType="separate"/>
            </w:r>
            <w:r>
              <w:rPr>
                <w:noProof/>
                <w:webHidden/>
              </w:rPr>
              <w:t>63</w:t>
            </w:r>
            <w:r>
              <w:rPr>
                <w:noProof/>
                <w:webHidden/>
              </w:rPr>
              <w:fldChar w:fldCharType="end"/>
            </w:r>
          </w:hyperlink>
        </w:p>
        <w:p w14:paraId="03223A7E" w14:textId="69A6D520" w:rsidR="00317706" w:rsidRDefault="00317706">
          <w:pPr>
            <w:pStyle w:val="TOC2"/>
            <w:tabs>
              <w:tab w:val="left" w:pos="720"/>
              <w:tab w:val="right" w:leader="dot" w:pos="9350"/>
            </w:tabs>
            <w:rPr>
              <w:rFonts w:cstheme="minorBidi"/>
              <w:noProof/>
              <w:sz w:val="24"/>
              <w:lang w:val="en-CA" w:bidi="ar-SA"/>
            </w:rPr>
          </w:pPr>
          <w:hyperlink w:anchor="_Toc34385339" w:history="1">
            <w:r w:rsidRPr="00BF2246">
              <w:rPr>
                <w:rStyle w:val="Hyperlink"/>
                <w:rFonts w:ascii="Times New Roman" w:hAnsi="Times New Roman"/>
                <w:noProof/>
                <w:snapToGrid w:val="0"/>
                <w:w w:val="0"/>
              </w:rPr>
              <w:t>6.6</w:t>
            </w:r>
            <w:r>
              <w:rPr>
                <w:rFonts w:cstheme="minorBidi"/>
                <w:noProof/>
                <w:sz w:val="24"/>
                <w:lang w:val="en-CA" w:bidi="ar-SA"/>
              </w:rPr>
              <w:tab/>
            </w:r>
            <w:r w:rsidRPr="00BF2246">
              <w:rPr>
                <w:rStyle w:val="Hyperlink"/>
                <w:noProof/>
              </w:rPr>
              <w:t>Building Ontology</w:t>
            </w:r>
            <w:r>
              <w:rPr>
                <w:noProof/>
                <w:webHidden/>
              </w:rPr>
              <w:tab/>
            </w:r>
            <w:r>
              <w:rPr>
                <w:noProof/>
                <w:webHidden/>
              </w:rPr>
              <w:fldChar w:fldCharType="begin"/>
            </w:r>
            <w:r>
              <w:rPr>
                <w:noProof/>
                <w:webHidden/>
              </w:rPr>
              <w:instrText xml:space="preserve"> PAGEREF _Toc34385339 \h </w:instrText>
            </w:r>
            <w:r>
              <w:rPr>
                <w:noProof/>
                <w:webHidden/>
              </w:rPr>
            </w:r>
            <w:r>
              <w:rPr>
                <w:noProof/>
                <w:webHidden/>
              </w:rPr>
              <w:fldChar w:fldCharType="separate"/>
            </w:r>
            <w:r>
              <w:rPr>
                <w:noProof/>
                <w:webHidden/>
              </w:rPr>
              <w:t>68</w:t>
            </w:r>
            <w:r>
              <w:rPr>
                <w:noProof/>
                <w:webHidden/>
              </w:rPr>
              <w:fldChar w:fldCharType="end"/>
            </w:r>
          </w:hyperlink>
        </w:p>
        <w:p w14:paraId="532AB03D" w14:textId="77725BE9" w:rsidR="00317706" w:rsidRDefault="00317706">
          <w:pPr>
            <w:pStyle w:val="TOC2"/>
            <w:tabs>
              <w:tab w:val="left" w:pos="720"/>
              <w:tab w:val="right" w:leader="dot" w:pos="9350"/>
            </w:tabs>
            <w:rPr>
              <w:rFonts w:cstheme="minorBidi"/>
              <w:noProof/>
              <w:sz w:val="24"/>
              <w:lang w:val="en-CA" w:bidi="ar-SA"/>
            </w:rPr>
          </w:pPr>
          <w:hyperlink w:anchor="_Toc34385340" w:history="1">
            <w:r w:rsidRPr="00BF2246">
              <w:rPr>
                <w:rStyle w:val="Hyperlink"/>
                <w:rFonts w:ascii="Times New Roman" w:hAnsi="Times New Roman"/>
                <w:noProof/>
                <w:snapToGrid w:val="0"/>
                <w:w w:val="0"/>
              </w:rPr>
              <w:t>6.7</w:t>
            </w:r>
            <w:r>
              <w:rPr>
                <w:rFonts w:cstheme="minorBidi"/>
                <w:noProof/>
                <w:sz w:val="24"/>
                <w:lang w:val="en-CA" w:bidi="ar-SA"/>
              </w:rPr>
              <w:tab/>
            </w:r>
            <w:r w:rsidRPr="00BF2246">
              <w:rPr>
                <w:rStyle w:val="Hyperlink"/>
                <w:noProof/>
              </w:rPr>
              <w:t>Vehicle Ontology</w:t>
            </w:r>
            <w:r>
              <w:rPr>
                <w:noProof/>
                <w:webHidden/>
              </w:rPr>
              <w:tab/>
            </w:r>
            <w:r>
              <w:rPr>
                <w:noProof/>
                <w:webHidden/>
              </w:rPr>
              <w:fldChar w:fldCharType="begin"/>
            </w:r>
            <w:r>
              <w:rPr>
                <w:noProof/>
                <w:webHidden/>
              </w:rPr>
              <w:instrText xml:space="preserve"> PAGEREF _Toc34385340 \h </w:instrText>
            </w:r>
            <w:r>
              <w:rPr>
                <w:noProof/>
                <w:webHidden/>
              </w:rPr>
            </w:r>
            <w:r>
              <w:rPr>
                <w:noProof/>
                <w:webHidden/>
              </w:rPr>
              <w:fldChar w:fldCharType="separate"/>
            </w:r>
            <w:r>
              <w:rPr>
                <w:noProof/>
                <w:webHidden/>
              </w:rPr>
              <w:t>72</w:t>
            </w:r>
            <w:r>
              <w:rPr>
                <w:noProof/>
                <w:webHidden/>
              </w:rPr>
              <w:fldChar w:fldCharType="end"/>
            </w:r>
          </w:hyperlink>
        </w:p>
        <w:p w14:paraId="27B80468" w14:textId="1D15620F" w:rsidR="00317706" w:rsidRDefault="00317706">
          <w:pPr>
            <w:pStyle w:val="TOC2"/>
            <w:tabs>
              <w:tab w:val="left" w:pos="720"/>
              <w:tab w:val="right" w:leader="dot" w:pos="9350"/>
            </w:tabs>
            <w:rPr>
              <w:rFonts w:cstheme="minorBidi"/>
              <w:noProof/>
              <w:sz w:val="24"/>
              <w:lang w:val="en-CA" w:bidi="ar-SA"/>
            </w:rPr>
          </w:pPr>
          <w:hyperlink w:anchor="_Toc34385341" w:history="1">
            <w:r w:rsidRPr="00BF2246">
              <w:rPr>
                <w:rStyle w:val="Hyperlink"/>
                <w:rFonts w:ascii="Times New Roman" w:hAnsi="Times New Roman"/>
                <w:noProof/>
                <w:snapToGrid w:val="0"/>
                <w:w w:val="0"/>
              </w:rPr>
              <w:t>6.8</w:t>
            </w:r>
            <w:r>
              <w:rPr>
                <w:rFonts w:cstheme="minorBidi"/>
                <w:noProof/>
                <w:sz w:val="24"/>
                <w:lang w:val="en-CA" w:bidi="ar-SA"/>
              </w:rPr>
              <w:tab/>
            </w:r>
            <w:r w:rsidRPr="00BF2246">
              <w:rPr>
                <w:rStyle w:val="Hyperlink"/>
                <w:noProof/>
              </w:rPr>
              <w:t>Transportation System Ontology</w:t>
            </w:r>
            <w:r>
              <w:rPr>
                <w:noProof/>
                <w:webHidden/>
              </w:rPr>
              <w:tab/>
            </w:r>
            <w:r>
              <w:rPr>
                <w:noProof/>
                <w:webHidden/>
              </w:rPr>
              <w:fldChar w:fldCharType="begin"/>
            </w:r>
            <w:r>
              <w:rPr>
                <w:noProof/>
                <w:webHidden/>
              </w:rPr>
              <w:instrText xml:space="preserve"> PAGEREF _Toc34385341 \h </w:instrText>
            </w:r>
            <w:r>
              <w:rPr>
                <w:noProof/>
                <w:webHidden/>
              </w:rPr>
            </w:r>
            <w:r>
              <w:rPr>
                <w:noProof/>
                <w:webHidden/>
              </w:rPr>
              <w:fldChar w:fldCharType="separate"/>
            </w:r>
            <w:r>
              <w:rPr>
                <w:noProof/>
                <w:webHidden/>
              </w:rPr>
              <w:t>74</w:t>
            </w:r>
            <w:r>
              <w:rPr>
                <w:noProof/>
                <w:webHidden/>
              </w:rPr>
              <w:fldChar w:fldCharType="end"/>
            </w:r>
          </w:hyperlink>
        </w:p>
        <w:p w14:paraId="598DD801" w14:textId="54489009" w:rsidR="00317706" w:rsidRDefault="00317706">
          <w:pPr>
            <w:pStyle w:val="TOC3"/>
            <w:tabs>
              <w:tab w:val="left" w:pos="1200"/>
              <w:tab w:val="right" w:leader="dot" w:pos="9350"/>
            </w:tabs>
            <w:rPr>
              <w:rFonts w:cstheme="minorBidi"/>
              <w:noProof/>
              <w:sz w:val="24"/>
              <w:lang w:val="en-CA" w:bidi="ar-SA"/>
            </w:rPr>
          </w:pPr>
          <w:hyperlink w:anchor="_Toc34385342" w:history="1">
            <w:r w:rsidRPr="00BF2246">
              <w:rPr>
                <w:rStyle w:val="Hyperlink"/>
                <w:noProof/>
              </w:rPr>
              <w:t>6.8.1</w:t>
            </w:r>
            <w:r>
              <w:rPr>
                <w:rFonts w:cstheme="minorBidi"/>
                <w:noProof/>
                <w:sz w:val="24"/>
                <w:lang w:val="en-CA" w:bidi="ar-SA"/>
              </w:rPr>
              <w:tab/>
            </w:r>
            <w:r w:rsidRPr="00BF2246">
              <w:rPr>
                <w:rStyle w:val="Hyperlink"/>
                <w:noProof/>
              </w:rPr>
              <w:t>Travel Costs</w:t>
            </w:r>
            <w:r>
              <w:rPr>
                <w:noProof/>
                <w:webHidden/>
              </w:rPr>
              <w:tab/>
            </w:r>
            <w:r>
              <w:rPr>
                <w:noProof/>
                <w:webHidden/>
              </w:rPr>
              <w:fldChar w:fldCharType="begin"/>
            </w:r>
            <w:r>
              <w:rPr>
                <w:noProof/>
                <w:webHidden/>
              </w:rPr>
              <w:instrText xml:space="preserve"> PAGEREF _Toc34385342 \h </w:instrText>
            </w:r>
            <w:r>
              <w:rPr>
                <w:noProof/>
                <w:webHidden/>
              </w:rPr>
            </w:r>
            <w:r>
              <w:rPr>
                <w:noProof/>
                <w:webHidden/>
              </w:rPr>
              <w:fldChar w:fldCharType="separate"/>
            </w:r>
            <w:r>
              <w:rPr>
                <w:noProof/>
                <w:webHidden/>
              </w:rPr>
              <w:t>86</w:t>
            </w:r>
            <w:r>
              <w:rPr>
                <w:noProof/>
                <w:webHidden/>
              </w:rPr>
              <w:fldChar w:fldCharType="end"/>
            </w:r>
          </w:hyperlink>
        </w:p>
        <w:p w14:paraId="31A4907B" w14:textId="2BC99495" w:rsidR="00317706" w:rsidRDefault="00317706">
          <w:pPr>
            <w:pStyle w:val="TOC2"/>
            <w:tabs>
              <w:tab w:val="left" w:pos="720"/>
              <w:tab w:val="right" w:leader="dot" w:pos="9350"/>
            </w:tabs>
            <w:rPr>
              <w:rFonts w:cstheme="minorBidi"/>
              <w:noProof/>
              <w:sz w:val="24"/>
              <w:lang w:val="en-CA" w:bidi="ar-SA"/>
            </w:rPr>
          </w:pPr>
          <w:hyperlink w:anchor="_Toc34385343" w:history="1">
            <w:r w:rsidRPr="00BF2246">
              <w:rPr>
                <w:rStyle w:val="Hyperlink"/>
                <w:rFonts w:ascii="Times New Roman" w:hAnsi="Times New Roman"/>
                <w:noProof/>
                <w:snapToGrid w:val="0"/>
                <w:w w:val="0"/>
              </w:rPr>
              <w:t>6.9</w:t>
            </w:r>
            <w:r>
              <w:rPr>
                <w:rFonts w:cstheme="minorBidi"/>
                <w:noProof/>
                <w:sz w:val="24"/>
                <w:lang w:val="en-CA" w:bidi="ar-SA"/>
              </w:rPr>
              <w:tab/>
            </w:r>
            <w:r w:rsidRPr="00BF2246">
              <w:rPr>
                <w:rStyle w:val="Hyperlink"/>
                <w:noProof/>
              </w:rPr>
              <w:t>Parking Ontology</w:t>
            </w:r>
            <w:r>
              <w:rPr>
                <w:noProof/>
                <w:webHidden/>
              </w:rPr>
              <w:tab/>
            </w:r>
            <w:r>
              <w:rPr>
                <w:noProof/>
                <w:webHidden/>
              </w:rPr>
              <w:fldChar w:fldCharType="begin"/>
            </w:r>
            <w:r>
              <w:rPr>
                <w:noProof/>
                <w:webHidden/>
              </w:rPr>
              <w:instrText xml:space="preserve"> PAGEREF _Toc34385343 \h </w:instrText>
            </w:r>
            <w:r>
              <w:rPr>
                <w:noProof/>
                <w:webHidden/>
              </w:rPr>
            </w:r>
            <w:r>
              <w:rPr>
                <w:noProof/>
                <w:webHidden/>
              </w:rPr>
              <w:fldChar w:fldCharType="separate"/>
            </w:r>
            <w:r>
              <w:rPr>
                <w:noProof/>
                <w:webHidden/>
              </w:rPr>
              <w:t>88</w:t>
            </w:r>
            <w:r>
              <w:rPr>
                <w:noProof/>
                <w:webHidden/>
              </w:rPr>
              <w:fldChar w:fldCharType="end"/>
            </w:r>
          </w:hyperlink>
        </w:p>
        <w:p w14:paraId="11478AAA" w14:textId="48F3BD74" w:rsidR="00317706" w:rsidRDefault="00317706">
          <w:pPr>
            <w:pStyle w:val="TOC2"/>
            <w:tabs>
              <w:tab w:val="left" w:pos="960"/>
              <w:tab w:val="right" w:leader="dot" w:pos="9350"/>
            </w:tabs>
            <w:rPr>
              <w:rFonts w:cstheme="minorBidi"/>
              <w:noProof/>
              <w:sz w:val="24"/>
              <w:lang w:val="en-CA" w:bidi="ar-SA"/>
            </w:rPr>
          </w:pPr>
          <w:hyperlink w:anchor="_Toc34385344" w:history="1">
            <w:r w:rsidRPr="00BF2246">
              <w:rPr>
                <w:rStyle w:val="Hyperlink"/>
                <w:rFonts w:ascii="Times New Roman" w:hAnsi="Times New Roman"/>
                <w:noProof/>
                <w:snapToGrid w:val="0"/>
                <w:w w:val="0"/>
              </w:rPr>
              <w:t>6.10</w:t>
            </w:r>
            <w:r>
              <w:rPr>
                <w:rFonts w:cstheme="minorBidi"/>
                <w:noProof/>
                <w:sz w:val="24"/>
                <w:lang w:val="en-CA" w:bidi="ar-SA"/>
              </w:rPr>
              <w:tab/>
            </w:r>
            <w:r w:rsidRPr="00BF2246">
              <w:rPr>
                <w:rStyle w:val="Hyperlink"/>
                <w:noProof/>
              </w:rPr>
              <w:t>Public Transit Ontology</w:t>
            </w:r>
            <w:r>
              <w:rPr>
                <w:noProof/>
                <w:webHidden/>
              </w:rPr>
              <w:tab/>
            </w:r>
            <w:r>
              <w:rPr>
                <w:noProof/>
                <w:webHidden/>
              </w:rPr>
              <w:fldChar w:fldCharType="begin"/>
            </w:r>
            <w:r>
              <w:rPr>
                <w:noProof/>
                <w:webHidden/>
              </w:rPr>
              <w:instrText xml:space="preserve"> PAGEREF _Toc34385344 \h </w:instrText>
            </w:r>
            <w:r>
              <w:rPr>
                <w:noProof/>
                <w:webHidden/>
              </w:rPr>
            </w:r>
            <w:r>
              <w:rPr>
                <w:noProof/>
                <w:webHidden/>
              </w:rPr>
              <w:fldChar w:fldCharType="separate"/>
            </w:r>
            <w:r>
              <w:rPr>
                <w:noProof/>
                <w:webHidden/>
              </w:rPr>
              <w:t>93</w:t>
            </w:r>
            <w:r>
              <w:rPr>
                <w:noProof/>
                <w:webHidden/>
              </w:rPr>
              <w:fldChar w:fldCharType="end"/>
            </w:r>
          </w:hyperlink>
        </w:p>
        <w:p w14:paraId="009F5648" w14:textId="32206DB8" w:rsidR="00317706" w:rsidRDefault="00317706">
          <w:pPr>
            <w:pStyle w:val="TOC2"/>
            <w:tabs>
              <w:tab w:val="left" w:pos="960"/>
              <w:tab w:val="right" w:leader="dot" w:pos="9350"/>
            </w:tabs>
            <w:rPr>
              <w:rFonts w:cstheme="minorBidi"/>
              <w:noProof/>
              <w:sz w:val="24"/>
              <w:lang w:val="en-CA" w:bidi="ar-SA"/>
            </w:rPr>
          </w:pPr>
          <w:hyperlink w:anchor="_Toc34385345" w:history="1">
            <w:r w:rsidRPr="00BF2246">
              <w:rPr>
                <w:rStyle w:val="Hyperlink"/>
                <w:rFonts w:ascii="Times New Roman" w:hAnsi="Times New Roman"/>
                <w:noProof/>
                <w:snapToGrid w:val="0"/>
                <w:w w:val="0"/>
              </w:rPr>
              <w:t>6.11</w:t>
            </w:r>
            <w:r>
              <w:rPr>
                <w:rFonts w:cstheme="minorBidi"/>
                <w:noProof/>
                <w:sz w:val="24"/>
                <w:lang w:val="en-CA" w:bidi="ar-SA"/>
              </w:rPr>
              <w:tab/>
            </w:r>
            <w:r w:rsidRPr="00BF2246">
              <w:rPr>
                <w:rStyle w:val="Hyperlink"/>
                <w:noProof/>
              </w:rPr>
              <w:t>Land Use Ontology</w:t>
            </w:r>
            <w:r>
              <w:rPr>
                <w:noProof/>
                <w:webHidden/>
              </w:rPr>
              <w:tab/>
            </w:r>
            <w:r>
              <w:rPr>
                <w:noProof/>
                <w:webHidden/>
              </w:rPr>
              <w:fldChar w:fldCharType="begin"/>
            </w:r>
            <w:r>
              <w:rPr>
                <w:noProof/>
                <w:webHidden/>
              </w:rPr>
              <w:instrText xml:space="preserve"> PAGEREF _Toc34385345 \h </w:instrText>
            </w:r>
            <w:r>
              <w:rPr>
                <w:noProof/>
                <w:webHidden/>
              </w:rPr>
            </w:r>
            <w:r>
              <w:rPr>
                <w:noProof/>
                <w:webHidden/>
              </w:rPr>
              <w:fldChar w:fldCharType="separate"/>
            </w:r>
            <w:r>
              <w:rPr>
                <w:noProof/>
                <w:webHidden/>
              </w:rPr>
              <w:t>100</w:t>
            </w:r>
            <w:r>
              <w:rPr>
                <w:noProof/>
                <w:webHidden/>
              </w:rPr>
              <w:fldChar w:fldCharType="end"/>
            </w:r>
          </w:hyperlink>
        </w:p>
        <w:p w14:paraId="7BBDB64F" w14:textId="0299A899" w:rsidR="00317706" w:rsidRDefault="00317706">
          <w:pPr>
            <w:pStyle w:val="TOC2"/>
            <w:tabs>
              <w:tab w:val="left" w:pos="960"/>
              <w:tab w:val="right" w:leader="dot" w:pos="9350"/>
            </w:tabs>
            <w:rPr>
              <w:rFonts w:cstheme="minorBidi"/>
              <w:noProof/>
              <w:sz w:val="24"/>
              <w:lang w:val="en-CA" w:bidi="ar-SA"/>
            </w:rPr>
          </w:pPr>
          <w:hyperlink w:anchor="_Toc34385346" w:history="1">
            <w:r w:rsidRPr="00BF2246">
              <w:rPr>
                <w:rStyle w:val="Hyperlink"/>
                <w:rFonts w:ascii="Times New Roman" w:hAnsi="Times New Roman"/>
                <w:noProof/>
                <w:snapToGrid w:val="0"/>
                <w:w w:val="0"/>
              </w:rPr>
              <w:t>6.12</w:t>
            </w:r>
            <w:r>
              <w:rPr>
                <w:rFonts w:cstheme="minorBidi"/>
                <w:noProof/>
                <w:sz w:val="24"/>
                <w:lang w:val="en-CA" w:bidi="ar-SA"/>
              </w:rPr>
              <w:tab/>
            </w:r>
            <w:r w:rsidRPr="00BF2246">
              <w:rPr>
                <w:rStyle w:val="Hyperlink"/>
                <w:noProof/>
              </w:rPr>
              <w:t>Trip Ontology</w:t>
            </w:r>
            <w:r>
              <w:rPr>
                <w:noProof/>
                <w:webHidden/>
              </w:rPr>
              <w:tab/>
            </w:r>
            <w:r>
              <w:rPr>
                <w:noProof/>
                <w:webHidden/>
              </w:rPr>
              <w:fldChar w:fldCharType="begin"/>
            </w:r>
            <w:r>
              <w:rPr>
                <w:noProof/>
                <w:webHidden/>
              </w:rPr>
              <w:instrText xml:space="preserve"> PAGEREF _Toc34385346 \h </w:instrText>
            </w:r>
            <w:r>
              <w:rPr>
                <w:noProof/>
                <w:webHidden/>
              </w:rPr>
            </w:r>
            <w:r>
              <w:rPr>
                <w:noProof/>
                <w:webHidden/>
              </w:rPr>
              <w:fldChar w:fldCharType="separate"/>
            </w:r>
            <w:r>
              <w:rPr>
                <w:noProof/>
                <w:webHidden/>
              </w:rPr>
              <w:t>106</w:t>
            </w:r>
            <w:r>
              <w:rPr>
                <w:noProof/>
                <w:webHidden/>
              </w:rPr>
              <w:fldChar w:fldCharType="end"/>
            </w:r>
          </w:hyperlink>
        </w:p>
        <w:p w14:paraId="3807F0B5" w14:textId="72DE41B0" w:rsidR="00317706" w:rsidRDefault="00317706">
          <w:pPr>
            <w:pStyle w:val="TOC3"/>
            <w:tabs>
              <w:tab w:val="left" w:pos="1200"/>
              <w:tab w:val="right" w:leader="dot" w:pos="9350"/>
            </w:tabs>
            <w:rPr>
              <w:rFonts w:cstheme="minorBidi"/>
              <w:noProof/>
              <w:sz w:val="24"/>
              <w:lang w:val="en-CA" w:bidi="ar-SA"/>
            </w:rPr>
          </w:pPr>
          <w:hyperlink w:anchor="_Toc34385347" w:history="1">
            <w:r w:rsidRPr="00BF2246">
              <w:rPr>
                <w:rStyle w:val="Hyperlink"/>
                <w:noProof/>
              </w:rPr>
              <w:t>6.12.1</w:t>
            </w:r>
            <w:r>
              <w:rPr>
                <w:rFonts w:cstheme="minorBidi"/>
                <w:noProof/>
                <w:sz w:val="24"/>
                <w:lang w:val="en-CA" w:bidi="ar-SA"/>
              </w:rPr>
              <w:tab/>
            </w:r>
            <w:r w:rsidRPr="00BF2246">
              <w:rPr>
                <w:rStyle w:val="Hyperlink"/>
                <w:noProof/>
              </w:rPr>
              <w:t>Trip Costs</w:t>
            </w:r>
            <w:r>
              <w:rPr>
                <w:noProof/>
                <w:webHidden/>
              </w:rPr>
              <w:tab/>
            </w:r>
            <w:r>
              <w:rPr>
                <w:noProof/>
                <w:webHidden/>
              </w:rPr>
              <w:fldChar w:fldCharType="begin"/>
            </w:r>
            <w:r>
              <w:rPr>
                <w:noProof/>
                <w:webHidden/>
              </w:rPr>
              <w:instrText xml:space="preserve"> PAGEREF _Toc34385347 \h </w:instrText>
            </w:r>
            <w:r>
              <w:rPr>
                <w:noProof/>
                <w:webHidden/>
              </w:rPr>
            </w:r>
            <w:r>
              <w:rPr>
                <w:noProof/>
                <w:webHidden/>
              </w:rPr>
              <w:fldChar w:fldCharType="separate"/>
            </w:r>
            <w:r>
              <w:rPr>
                <w:noProof/>
                <w:webHidden/>
              </w:rPr>
              <w:t>108</w:t>
            </w:r>
            <w:r>
              <w:rPr>
                <w:noProof/>
                <w:webHidden/>
              </w:rPr>
              <w:fldChar w:fldCharType="end"/>
            </w:r>
          </w:hyperlink>
        </w:p>
        <w:p w14:paraId="23AA2673" w14:textId="24E528F3" w:rsidR="00317706" w:rsidRDefault="00317706">
          <w:pPr>
            <w:pStyle w:val="TOC2"/>
            <w:tabs>
              <w:tab w:val="left" w:pos="960"/>
              <w:tab w:val="right" w:leader="dot" w:pos="9350"/>
            </w:tabs>
            <w:rPr>
              <w:rFonts w:cstheme="minorBidi"/>
              <w:noProof/>
              <w:sz w:val="24"/>
              <w:lang w:val="en-CA" w:bidi="ar-SA"/>
            </w:rPr>
          </w:pPr>
          <w:hyperlink w:anchor="_Toc34385348" w:history="1">
            <w:r w:rsidRPr="00BF2246">
              <w:rPr>
                <w:rStyle w:val="Hyperlink"/>
                <w:rFonts w:ascii="Times New Roman" w:hAnsi="Times New Roman"/>
                <w:noProof/>
                <w:snapToGrid w:val="0"/>
                <w:w w:val="0"/>
              </w:rPr>
              <w:t>6.13</w:t>
            </w:r>
            <w:r>
              <w:rPr>
                <w:rFonts w:cstheme="minorBidi"/>
                <w:noProof/>
                <w:sz w:val="24"/>
                <w:lang w:val="en-CA" w:bidi="ar-SA"/>
              </w:rPr>
              <w:tab/>
            </w:r>
            <w:r w:rsidRPr="00BF2246">
              <w:rPr>
                <w:rStyle w:val="Hyperlink"/>
                <w:noProof/>
              </w:rPr>
              <w:t>Urban System Ontology</w:t>
            </w:r>
            <w:r>
              <w:rPr>
                <w:noProof/>
                <w:webHidden/>
              </w:rPr>
              <w:tab/>
            </w:r>
            <w:r>
              <w:rPr>
                <w:noProof/>
                <w:webHidden/>
              </w:rPr>
              <w:fldChar w:fldCharType="begin"/>
            </w:r>
            <w:r>
              <w:rPr>
                <w:noProof/>
                <w:webHidden/>
              </w:rPr>
              <w:instrText xml:space="preserve"> PAGEREF _Toc34385348 \h </w:instrText>
            </w:r>
            <w:r>
              <w:rPr>
                <w:noProof/>
                <w:webHidden/>
              </w:rPr>
            </w:r>
            <w:r>
              <w:rPr>
                <w:noProof/>
                <w:webHidden/>
              </w:rPr>
              <w:fldChar w:fldCharType="separate"/>
            </w:r>
            <w:r>
              <w:rPr>
                <w:noProof/>
                <w:webHidden/>
              </w:rPr>
              <w:t>109</w:t>
            </w:r>
            <w:r>
              <w:rPr>
                <w:noProof/>
                <w:webHidden/>
              </w:rPr>
              <w:fldChar w:fldCharType="end"/>
            </w:r>
          </w:hyperlink>
        </w:p>
        <w:p w14:paraId="5191C352" w14:textId="7ACF95C8" w:rsidR="00317706" w:rsidRDefault="00317706">
          <w:pPr>
            <w:pStyle w:val="TOC1"/>
            <w:rPr>
              <w:rFonts w:cstheme="minorBidi"/>
              <w:noProof/>
              <w:sz w:val="24"/>
              <w:lang w:val="en-CA" w:bidi="ar-SA"/>
            </w:rPr>
          </w:pPr>
          <w:hyperlink w:anchor="_Toc34385349" w:history="1">
            <w:r w:rsidRPr="00BF2246">
              <w:rPr>
                <w:rStyle w:val="Hyperlink"/>
                <w:noProof/>
              </w:rPr>
              <w:t>7</w:t>
            </w:r>
            <w:r>
              <w:rPr>
                <w:rFonts w:cstheme="minorBidi"/>
                <w:noProof/>
                <w:sz w:val="24"/>
                <w:lang w:val="en-CA" w:bidi="ar-SA"/>
              </w:rPr>
              <w:tab/>
            </w:r>
            <w:r w:rsidRPr="00BF2246">
              <w:rPr>
                <w:rStyle w:val="Hyperlink"/>
                <w:noProof/>
              </w:rPr>
              <w:t>Extra-logical Design Practices</w:t>
            </w:r>
            <w:r>
              <w:rPr>
                <w:noProof/>
                <w:webHidden/>
              </w:rPr>
              <w:tab/>
            </w:r>
            <w:r>
              <w:rPr>
                <w:noProof/>
                <w:webHidden/>
              </w:rPr>
              <w:fldChar w:fldCharType="begin"/>
            </w:r>
            <w:r>
              <w:rPr>
                <w:noProof/>
                <w:webHidden/>
              </w:rPr>
              <w:instrText xml:space="preserve"> PAGEREF _Toc34385349 \h </w:instrText>
            </w:r>
            <w:r>
              <w:rPr>
                <w:noProof/>
                <w:webHidden/>
              </w:rPr>
            </w:r>
            <w:r>
              <w:rPr>
                <w:noProof/>
                <w:webHidden/>
              </w:rPr>
              <w:fldChar w:fldCharType="separate"/>
            </w:r>
            <w:r>
              <w:rPr>
                <w:noProof/>
                <w:webHidden/>
              </w:rPr>
              <w:t>112</w:t>
            </w:r>
            <w:r>
              <w:rPr>
                <w:noProof/>
                <w:webHidden/>
              </w:rPr>
              <w:fldChar w:fldCharType="end"/>
            </w:r>
          </w:hyperlink>
        </w:p>
        <w:p w14:paraId="5FFF0DCF" w14:textId="520D626D" w:rsidR="00317706" w:rsidRDefault="00317706">
          <w:pPr>
            <w:pStyle w:val="TOC1"/>
            <w:rPr>
              <w:rFonts w:cstheme="minorBidi"/>
              <w:noProof/>
              <w:sz w:val="24"/>
              <w:lang w:val="en-CA" w:bidi="ar-SA"/>
            </w:rPr>
          </w:pPr>
          <w:hyperlink w:anchor="_Toc34385350" w:history="1">
            <w:r w:rsidRPr="00BF2246">
              <w:rPr>
                <w:rStyle w:val="Hyperlink"/>
                <w:noProof/>
              </w:rPr>
              <w:t>8</w:t>
            </w:r>
            <w:r>
              <w:rPr>
                <w:rFonts w:cstheme="minorBidi"/>
                <w:noProof/>
                <w:sz w:val="24"/>
                <w:lang w:val="en-CA" w:bidi="ar-SA"/>
              </w:rPr>
              <w:tab/>
            </w:r>
            <w:r w:rsidRPr="00BF2246">
              <w:rPr>
                <w:rStyle w:val="Hyperlink"/>
                <w:noProof/>
              </w:rPr>
              <w:t>Evaluation</w:t>
            </w:r>
            <w:r>
              <w:rPr>
                <w:noProof/>
                <w:webHidden/>
              </w:rPr>
              <w:tab/>
            </w:r>
            <w:r>
              <w:rPr>
                <w:noProof/>
                <w:webHidden/>
              </w:rPr>
              <w:fldChar w:fldCharType="begin"/>
            </w:r>
            <w:r>
              <w:rPr>
                <w:noProof/>
                <w:webHidden/>
              </w:rPr>
              <w:instrText xml:space="preserve"> PAGEREF _Toc34385350 \h </w:instrText>
            </w:r>
            <w:r>
              <w:rPr>
                <w:noProof/>
                <w:webHidden/>
              </w:rPr>
            </w:r>
            <w:r>
              <w:rPr>
                <w:noProof/>
                <w:webHidden/>
              </w:rPr>
              <w:fldChar w:fldCharType="separate"/>
            </w:r>
            <w:r>
              <w:rPr>
                <w:noProof/>
                <w:webHidden/>
              </w:rPr>
              <w:t>113</w:t>
            </w:r>
            <w:r>
              <w:rPr>
                <w:noProof/>
                <w:webHidden/>
              </w:rPr>
              <w:fldChar w:fldCharType="end"/>
            </w:r>
          </w:hyperlink>
        </w:p>
        <w:p w14:paraId="56C1A30D" w14:textId="7D8A7E9F" w:rsidR="00317706" w:rsidRDefault="00317706">
          <w:pPr>
            <w:pStyle w:val="TOC2"/>
            <w:tabs>
              <w:tab w:val="left" w:pos="720"/>
              <w:tab w:val="right" w:leader="dot" w:pos="9350"/>
            </w:tabs>
            <w:rPr>
              <w:rFonts w:cstheme="minorBidi"/>
              <w:noProof/>
              <w:sz w:val="24"/>
              <w:lang w:val="en-CA" w:bidi="ar-SA"/>
            </w:rPr>
          </w:pPr>
          <w:hyperlink w:anchor="_Toc34385351" w:history="1">
            <w:r w:rsidRPr="00BF2246">
              <w:rPr>
                <w:rStyle w:val="Hyperlink"/>
                <w:rFonts w:ascii="Times New Roman" w:hAnsi="Times New Roman"/>
                <w:noProof/>
                <w:snapToGrid w:val="0"/>
                <w:w w:val="0"/>
              </w:rPr>
              <w:t>8.1</w:t>
            </w:r>
            <w:r>
              <w:rPr>
                <w:rFonts w:cstheme="minorBidi"/>
                <w:noProof/>
                <w:sz w:val="24"/>
                <w:lang w:val="en-CA" w:bidi="ar-SA"/>
              </w:rPr>
              <w:tab/>
            </w:r>
            <w:r w:rsidRPr="00BF2246">
              <w:rPr>
                <w:rStyle w:val="Hyperlink"/>
                <w:noProof/>
              </w:rPr>
              <w:t>Consistency</w:t>
            </w:r>
            <w:r>
              <w:rPr>
                <w:noProof/>
                <w:webHidden/>
              </w:rPr>
              <w:tab/>
            </w:r>
            <w:r>
              <w:rPr>
                <w:noProof/>
                <w:webHidden/>
              </w:rPr>
              <w:fldChar w:fldCharType="begin"/>
            </w:r>
            <w:r>
              <w:rPr>
                <w:noProof/>
                <w:webHidden/>
              </w:rPr>
              <w:instrText xml:space="preserve"> PAGEREF _Toc34385351 \h </w:instrText>
            </w:r>
            <w:r>
              <w:rPr>
                <w:noProof/>
                <w:webHidden/>
              </w:rPr>
            </w:r>
            <w:r>
              <w:rPr>
                <w:noProof/>
                <w:webHidden/>
              </w:rPr>
              <w:fldChar w:fldCharType="separate"/>
            </w:r>
            <w:r>
              <w:rPr>
                <w:noProof/>
                <w:webHidden/>
              </w:rPr>
              <w:t>113</w:t>
            </w:r>
            <w:r>
              <w:rPr>
                <w:noProof/>
                <w:webHidden/>
              </w:rPr>
              <w:fldChar w:fldCharType="end"/>
            </w:r>
          </w:hyperlink>
        </w:p>
        <w:p w14:paraId="5D99164B" w14:textId="4329EC33" w:rsidR="00317706" w:rsidRDefault="00317706">
          <w:pPr>
            <w:pStyle w:val="TOC2"/>
            <w:tabs>
              <w:tab w:val="left" w:pos="720"/>
              <w:tab w:val="right" w:leader="dot" w:pos="9350"/>
            </w:tabs>
            <w:rPr>
              <w:rFonts w:cstheme="minorBidi"/>
              <w:noProof/>
              <w:sz w:val="24"/>
              <w:lang w:val="en-CA" w:bidi="ar-SA"/>
            </w:rPr>
          </w:pPr>
          <w:hyperlink w:anchor="_Toc34385352" w:history="1">
            <w:r w:rsidRPr="00BF2246">
              <w:rPr>
                <w:rStyle w:val="Hyperlink"/>
                <w:rFonts w:ascii="Times New Roman" w:hAnsi="Times New Roman"/>
                <w:noProof/>
                <w:snapToGrid w:val="0"/>
                <w:w w:val="0"/>
              </w:rPr>
              <w:t>8.2</w:t>
            </w:r>
            <w:r>
              <w:rPr>
                <w:rFonts w:cstheme="minorBidi"/>
                <w:noProof/>
                <w:sz w:val="24"/>
                <w:lang w:val="en-CA" w:bidi="ar-SA"/>
              </w:rPr>
              <w:tab/>
            </w:r>
            <w:r w:rsidRPr="00BF2246">
              <w:rPr>
                <w:rStyle w:val="Hyperlink"/>
                <w:noProof/>
              </w:rPr>
              <w:t>Competency</w:t>
            </w:r>
            <w:r>
              <w:rPr>
                <w:noProof/>
                <w:webHidden/>
              </w:rPr>
              <w:tab/>
            </w:r>
            <w:r>
              <w:rPr>
                <w:noProof/>
                <w:webHidden/>
              </w:rPr>
              <w:fldChar w:fldCharType="begin"/>
            </w:r>
            <w:r>
              <w:rPr>
                <w:noProof/>
                <w:webHidden/>
              </w:rPr>
              <w:instrText xml:space="preserve"> PAGEREF _Toc34385352 \h </w:instrText>
            </w:r>
            <w:r>
              <w:rPr>
                <w:noProof/>
                <w:webHidden/>
              </w:rPr>
            </w:r>
            <w:r>
              <w:rPr>
                <w:noProof/>
                <w:webHidden/>
              </w:rPr>
              <w:fldChar w:fldCharType="separate"/>
            </w:r>
            <w:r>
              <w:rPr>
                <w:noProof/>
                <w:webHidden/>
              </w:rPr>
              <w:t>114</w:t>
            </w:r>
            <w:r>
              <w:rPr>
                <w:noProof/>
                <w:webHidden/>
              </w:rPr>
              <w:fldChar w:fldCharType="end"/>
            </w:r>
          </w:hyperlink>
        </w:p>
        <w:p w14:paraId="54F91CA7" w14:textId="136510BA" w:rsidR="00317706" w:rsidRDefault="00317706">
          <w:pPr>
            <w:pStyle w:val="TOC3"/>
            <w:tabs>
              <w:tab w:val="left" w:pos="1200"/>
              <w:tab w:val="right" w:leader="dot" w:pos="9350"/>
            </w:tabs>
            <w:rPr>
              <w:rFonts w:cstheme="minorBidi"/>
              <w:noProof/>
              <w:sz w:val="24"/>
              <w:lang w:val="en-CA" w:bidi="ar-SA"/>
            </w:rPr>
          </w:pPr>
          <w:hyperlink w:anchor="_Toc34385353" w:history="1">
            <w:r w:rsidRPr="00BF2246">
              <w:rPr>
                <w:rStyle w:val="Hyperlink"/>
                <w:noProof/>
              </w:rPr>
              <w:t>8.2.1</w:t>
            </w:r>
            <w:r>
              <w:rPr>
                <w:rFonts w:cstheme="minorBidi"/>
                <w:noProof/>
                <w:sz w:val="24"/>
                <w:lang w:val="en-CA" w:bidi="ar-SA"/>
              </w:rPr>
              <w:tab/>
            </w:r>
            <w:r w:rsidRPr="00BF2246">
              <w:rPr>
                <w:rStyle w:val="Hyperlink"/>
                <w:noProof/>
              </w:rPr>
              <w:t>CQs for Land Use and Transportation Simulation</w:t>
            </w:r>
            <w:r>
              <w:rPr>
                <w:noProof/>
                <w:webHidden/>
              </w:rPr>
              <w:tab/>
            </w:r>
            <w:r>
              <w:rPr>
                <w:noProof/>
                <w:webHidden/>
              </w:rPr>
              <w:fldChar w:fldCharType="begin"/>
            </w:r>
            <w:r>
              <w:rPr>
                <w:noProof/>
                <w:webHidden/>
              </w:rPr>
              <w:instrText xml:space="preserve"> PAGEREF _Toc34385353 \h </w:instrText>
            </w:r>
            <w:r>
              <w:rPr>
                <w:noProof/>
                <w:webHidden/>
              </w:rPr>
            </w:r>
            <w:r>
              <w:rPr>
                <w:noProof/>
                <w:webHidden/>
              </w:rPr>
              <w:fldChar w:fldCharType="separate"/>
            </w:r>
            <w:r>
              <w:rPr>
                <w:noProof/>
                <w:webHidden/>
              </w:rPr>
              <w:t>115</w:t>
            </w:r>
            <w:r>
              <w:rPr>
                <w:noProof/>
                <w:webHidden/>
              </w:rPr>
              <w:fldChar w:fldCharType="end"/>
            </w:r>
          </w:hyperlink>
        </w:p>
        <w:p w14:paraId="73CD1199" w14:textId="36D065B1" w:rsidR="00317706" w:rsidRDefault="00317706">
          <w:pPr>
            <w:pStyle w:val="TOC3"/>
            <w:tabs>
              <w:tab w:val="left" w:pos="1200"/>
              <w:tab w:val="right" w:leader="dot" w:pos="9350"/>
            </w:tabs>
            <w:rPr>
              <w:rFonts w:cstheme="minorBidi"/>
              <w:noProof/>
              <w:sz w:val="24"/>
              <w:lang w:val="en-CA" w:bidi="ar-SA"/>
            </w:rPr>
          </w:pPr>
          <w:hyperlink w:anchor="_Toc34385354" w:history="1">
            <w:r w:rsidRPr="00BF2246">
              <w:rPr>
                <w:rStyle w:val="Hyperlink"/>
                <w:noProof/>
              </w:rPr>
              <w:t>8.2.2</w:t>
            </w:r>
            <w:r>
              <w:rPr>
                <w:rFonts w:cstheme="minorBidi"/>
                <w:noProof/>
                <w:sz w:val="24"/>
                <w:lang w:val="en-CA" w:bidi="ar-SA"/>
              </w:rPr>
              <w:tab/>
            </w:r>
            <w:r w:rsidRPr="00BF2246">
              <w:rPr>
                <w:rStyle w:val="Hyperlink"/>
                <w:noProof/>
              </w:rPr>
              <w:t>CQs for Transit Research</w:t>
            </w:r>
            <w:r>
              <w:rPr>
                <w:noProof/>
                <w:webHidden/>
              </w:rPr>
              <w:tab/>
            </w:r>
            <w:r>
              <w:rPr>
                <w:noProof/>
                <w:webHidden/>
              </w:rPr>
              <w:fldChar w:fldCharType="begin"/>
            </w:r>
            <w:r>
              <w:rPr>
                <w:noProof/>
                <w:webHidden/>
              </w:rPr>
              <w:instrText xml:space="preserve"> PAGEREF _Toc34385354 \h </w:instrText>
            </w:r>
            <w:r>
              <w:rPr>
                <w:noProof/>
                <w:webHidden/>
              </w:rPr>
            </w:r>
            <w:r>
              <w:rPr>
                <w:noProof/>
                <w:webHidden/>
              </w:rPr>
              <w:fldChar w:fldCharType="separate"/>
            </w:r>
            <w:r>
              <w:rPr>
                <w:noProof/>
                <w:webHidden/>
              </w:rPr>
              <w:t>118</w:t>
            </w:r>
            <w:r>
              <w:rPr>
                <w:noProof/>
                <w:webHidden/>
              </w:rPr>
              <w:fldChar w:fldCharType="end"/>
            </w:r>
          </w:hyperlink>
        </w:p>
        <w:p w14:paraId="1D29201B" w14:textId="67799F39" w:rsidR="00317706" w:rsidRDefault="00317706">
          <w:pPr>
            <w:pStyle w:val="TOC3"/>
            <w:tabs>
              <w:tab w:val="left" w:pos="1200"/>
              <w:tab w:val="right" w:leader="dot" w:pos="9350"/>
            </w:tabs>
            <w:rPr>
              <w:rFonts w:cstheme="minorBidi"/>
              <w:noProof/>
              <w:sz w:val="24"/>
              <w:lang w:val="en-CA" w:bidi="ar-SA"/>
            </w:rPr>
          </w:pPr>
          <w:hyperlink w:anchor="_Toc34385355" w:history="1">
            <w:r w:rsidRPr="00BF2246">
              <w:rPr>
                <w:rStyle w:val="Hyperlink"/>
                <w:noProof/>
              </w:rPr>
              <w:t>8.2.3</w:t>
            </w:r>
            <w:r>
              <w:rPr>
                <w:rFonts w:cstheme="minorBidi"/>
                <w:noProof/>
                <w:sz w:val="24"/>
                <w:lang w:val="en-CA" w:bidi="ar-SA"/>
              </w:rPr>
              <w:tab/>
            </w:r>
            <w:r w:rsidRPr="00BF2246">
              <w:rPr>
                <w:rStyle w:val="Hyperlink"/>
                <w:noProof/>
              </w:rPr>
              <w:t>CQs for Smart Parking Applications</w:t>
            </w:r>
            <w:r>
              <w:rPr>
                <w:noProof/>
                <w:webHidden/>
              </w:rPr>
              <w:tab/>
            </w:r>
            <w:r>
              <w:rPr>
                <w:noProof/>
                <w:webHidden/>
              </w:rPr>
              <w:fldChar w:fldCharType="begin"/>
            </w:r>
            <w:r>
              <w:rPr>
                <w:noProof/>
                <w:webHidden/>
              </w:rPr>
              <w:instrText xml:space="preserve"> PAGEREF _Toc34385355 \h </w:instrText>
            </w:r>
            <w:r>
              <w:rPr>
                <w:noProof/>
                <w:webHidden/>
              </w:rPr>
            </w:r>
            <w:r>
              <w:rPr>
                <w:noProof/>
                <w:webHidden/>
              </w:rPr>
              <w:fldChar w:fldCharType="separate"/>
            </w:r>
            <w:r>
              <w:rPr>
                <w:noProof/>
                <w:webHidden/>
              </w:rPr>
              <w:t>120</w:t>
            </w:r>
            <w:r>
              <w:rPr>
                <w:noProof/>
                <w:webHidden/>
              </w:rPr>
              <w:fldChar w:fldCharType="end"/>
            </w:r>
          </w:hyperlink>
        </w:p>
        <w:p w14:paraId="4DC179A9" w14:textId="59B9460C" w:rsidR="00317706" w:rsidRDefault="00317706">
          <w:pPr>
            <w:pStyle w:val="TOC3"/>
            <w:tabs>
              <w:tab w:val="left" w:pos="1200"/>
              <w:tab w:val="right" w:leader="dot" w:pos="9350"/>
            </w:tabs>
            <w:rPr>
              <w:rFonts w:cstheme="minorBidi"/>
              <w:noProof/>
              <w:sz w:val="24"/>
              <w:lang w:val="en-CA" w:bidi="ar-SA"/>
            </w:rPr>
          </w:pPr>
          <w:hyperlink w:anchor="_Toc34385356" w:history="1">
            <w:r w:rsidRPr="00BF2246">
              <w:rPr>
                <w:rStyle w:val="Hyperlink"/>
                <w:noProof/>
              </w:rPr>
              <w:t>8.2.4</w:t>
            </w:r>
            <w:r>
              <w:rPr>
                <w:rFonts w:cstheme="minorBidi"/>
                <w:noProof/>
                <w:sz w:val="24"/>
                <w:lang w:val="en-CA" w:bidi="ar-SA"/>
              </w:rPr>
              <w:tab/>
            </w:r>
            <w:r w:rsidRPr="00BF2246">
              <w:rPr>
                <w:rStyle w:val="Hyperlink"/>
                <w:noProof/>
              </w:rPr>
              <w:t>CQs for ATIS via IT-SoS</w:t>
            </w:r>
            <w:r>
              <w:rPr>
                <w:noProof/>
                <w:webHidden/>
              </w:rPr>
              <w:tab/>
            </w:r>
            <w:r>
              <w:rPr>
                <w:noProof/>
                <w:webHidden/>
              </w:rPr>
              <w:fldChar w:fldCharType="begin"/>
            </w:r>
            <w:r>
              <w:rPr>
                <w:noProof/>
                <w:webHidden/>
              </w:rPr>
              <w:instrText xml:space="preserve"> PAGEREF _Toc34385356 \h </w:instrText>
            </w:r>
            <w:r>
              <w:rPr>
                <w:noProof/>
                <w:webHidden/>
              </w:rPr>
            </w:r>
            <w:r>
              <w:rPr>
                <w:noProof/>
                <w:webHidden/>
              </w:rPr>
              <w:fldChar w:fldCharType="separate"/>
            </w:r>
            <w:r>
              <w:rPr>
                <w:noProof/>
                <w:webHidden/>
              </w:rPr>
              <w:t>124</w:t>
            </w:r>
            <w:r>
              <w:rPr>
                <w:noProof/>
                <w:webHidden/>
              </w:rPr>
              <w:fldChar w:fldCharType="end"/>
            </w:r>
          </w:hyperlink>
        </w:p>
        <w:p w14:paraId="126517AC" w14:textId="746B09C6" w:rsidR="00317706" w:rsidRDefault="00317706">
          <w:pPr>
            <w:pStyle w:val="TOC3"/>
            <w:tabs>
              <w:tab w:val="left" w:pos="1200"/>
              <w:tab w:val="right" w:leader="dot" w:pos="9350"/>
            </w:tabs>
            <w:rPr>
              <w:rFonts w:cstheme="minorBidi"/>
              <w:noProof/>
              <w:sz w:val="24"/>
              <w:lang w:val="en-CA" w:bidi="ar-SA"/>
            </w:rPr>
          </w:pPr>
          <w:hyperlink w:anchor="_Toc34385357" w:history="1">
            <w:r w:rsidRPr="00BF2246">
              <w:rPr>
                <w:rStyle w:val="Hyperlink"/>
                <w:noProof/>
              </w:rPr>
              <w:t>8.2.5</w:t>
            </w:r>
            <w:r>
              <w:rPr>
                <w:rFonts w:cstheme="minorBidi"/>
                <w:noProof/>
                <w:sz w:val="24"/>
                <w:lang w:val="en-CA" w:bidi="ar-SA"/>
              </w:rPr>
              <w:tab/>
            </w:r>
            <w:r w:rsidRPr="00BF2246">
              <w:rPr>
                <w:rStyle w:val="Hyperlink"/>
                <w:noProof/>
              </w:rPr>
              <w:t>CQs for ArcGIS Query Support</w:t>
            </w:r>
            <w:r>
              <w:rPr>
                <w:noProof/>
                <w:webHidden/>
              </w:rPr>
              <w:tab/>
            </w:r>
            <w:r>
              <w:rPr>
                <w:noProof/>
                <w:webHidden/>
              </w:rPr>
              <w:fldChar w:fldCharType="begin"/>
            </w:r>
            <w:r>
              <w:rPr>
                <w:noProof/>
                <w:webHidden/>
              </w:rPr>
              <w:instrText xml:space="preserve"> PAGEREF _Toc34385357 \h </w:instrText>
            </w:r>
            <w:r>
              <w:rPr>
                <w:noProof/>
                <w:webHidden/>
              </w:rPr>
            </w:r>
            <w:r>
              <w:rPr>
                <w:noProof/>
                <w:webHidden/>
              </w:rPr>
              <w:fldChar w:fldCharType="separate"/>
            </w:r>
            <w:r>
              <w:rPr>
                <w:noProof/>
                <w:webHidden/>
              </w:rPr>
              <w:t>126</w:t>
            </w:r>
            <w:r>
              <w:rPr>
                <w:noProof/>
                <w:webHidden/>
              </w:rPr>
              <w:fldChar w:fldCharType="end"/>
            </w:r>
          </w:hyperlink>
        </w:p>
        <w:p w14:paraId="4B49DBB4" w14:textId="34E10611" w:rsidR="00317706" w:rsidRDefault="00317706">
          <w:pPr>
            <w:pStyle w:val="TOC1"/>
            <w:rPr>
              <w:rFonts w:cstheme="minorBidi"/>
              <w:noProof/>
              <w:sz w:val="24"/>
              <w:lang w:val="en-CA" w:bidi="ar-SA"/>
            </w:rPr>
          </w:pPr>
          <w:hyperlink w:anchor="_Toc34385358" w:history="1">
            <w:r w:rsidRPr="00BF2246">
              <w:rPr>
                <w:rStyle w:val="Hyperlink"/>
                <w:noProof/>
              </w:rPr>
              <w:t>9</w:t>
            </w:r>
            <w:r>
              <w:rPr>
                <w:rFonts w:cstheme="minorBidi"/>
                <w:noProof/>
                <w:sz w:val="24"/>
                <w:lang w:val="en-CA" w:bidi="ar-SA"/>
              </w:rPr>
              <w:tab/>
            </w:r>
            <w:r w:rsidRPr="00BF2246">
              <w:rPr>
                <w:rStyle w:val="Hyperlink"/>
                <w:noProof/>
              </w:rPr>
              <w:t>Application</w:t>
            </w:r>
            <w:r>
              <w:rPr>
                <w:noProof/>
                <w:webHidden/>
              </w:rPr>
              <w:tab/>
            </w:r>
            <w:r>
              <w:rPr>
                <w:noProof/>
                <w:webHidden/>
              </w:rPr>
              <w:fldChar w:fldCharType="begin"/>
            </w:r>
            <w:r>
              <w:rPr>
                <w:noProof/>
                <w:webHidden/>
              </w:rPr>
              <w:instrText xml:space="preserve"> PAGEREF _Toc34385358 \h </w:instrText>
            </w:r>
            <w:r>
              <w:rPr>
                <w:noProof/>
                <w:webHidden/>
              </w:rPr>
            </w:r>
            <w:r>
              <w:rPr>
                <w:noProof/>
                <w:webHidden/>
              </w:rPr>
              <w:fldChar w:fldCharType="separate"/>
            </w:r>
            <w:r>
              <w:rPr>
                <w:noProof/>
                <w:webHidden/>
              </w:rPr>
              <w:t>126</w:t>
            </w:r>
            <w:r>
              <w:rPr>
                <w:noProof/>
                <w:webHidden/>
              </w:rPr>
              <w:fldChar w:fldCharType="end"/>
            </w:r>
          </w:hyperlink>
        </w:p>
        <w:p w14:paraId="6B7E6766" w14:textId="712B6301" w:rsidR="00317706" w:rsidRDefault="00317706">
          <w:pPr>
            <w:pStyle w:val="TOC2"/>
            <w:tabs>
              <w:tab w:val="left" w:pos="720"/>
              <w:tab w:val="right" w:leader="dot" w:pos="9350"/>
            </w:tabs>
            <w:rPr>
              <w:rFonts w:cstheme="minorBidi"/>
              <w:noProof/>
              <w:sz w:val="24"/>
              <w:lang w:val="en-CA" w:bidi="ar-SA"/>
            </w:rPr>
          </w:pPr>
          <w:hyperlink w:anchor="_Toc34385359" w:history="1">
            <w:r w:rsidRPr="00BF2246">
              <w:rPr>
                <w:rStyle w:val="Hyperlink"/>
                <w:rFonts w:ascii="Times New Roman" w:hAnsi="Times New Roman"/>
                <w:noProof/>
                <w:snapToGrid w:val="0"/>
                <w:w w:val="0"/>
              </w:rPr>
              <w:t>9.1</w:t>
            </w:r>
            <w:r>
              <w:rPr>
                <w:rFonts w:cstheme="minorBidi"/>
                <w:noProof/>
                <w:sz w:val="24"/>
                <w:lang w:val="en-CA" w:bidi="ar-SA"/>
              </w:rPr>
              <w:tab/>
            </w:r>
            <w:r w:rsidRPr="00BF2246">
              <w:rPr>
                <w:rStyle w:val="Hyperlink"/>
                <w:noProof/>
              </w:rPr>
              <w:t>Exploration of Travel Model Data</w:t>
            </w:r>
            <w:r>
              <w:rPr>
                <w:noProof/>
                <w:webHidden/>
              </w:rPr>
              <w:tab/>
            </w:r>
            <w:r>
              <w:rPr>
                <w:noProof/>
                <w:webHidden/>
              </w:rPr>
              <w:fldChar w:fldCharType="begin"/>
            </w:r>
            <w:r>
              <w:rPr>
                <w:noProof/>
                <w:webHidden/>
              </w:rPr>
              <w:instrText xml:space="preserve"> PAGEREF _Toc34385359 \h </w:instrText>
            </w:r>
            <w:r>
              <w:rPr>
                <w:noProof/>
                <w:webHidden/>
              </w:rPr>
            </w:r>
            <w:r>
              <w:rPr>
                <w:noProof/>
                <w:webHidden/>
              </w:rPr>
              <w:fldChar w:fldCharType="separate"/>
            </w:r>
            <w:r>
              <w:rPr>
                <w:noProof/>
                <w:webHidden/>
              </w:rPr>
              <w:t>127</w:t>
            </w:r>
            <w:r>
              <w:rPr>
                <w:noProof/>
                <w:webHidden/>
              </w:rPr>
              <w:fldChar w:fldCharType="end"/>
            </w:r>
          </w:hyperlink>
        </w:p>
        <w:p w14:paraId="6B519A2E" w14:textId="2963DD06" w:rsidR="00317706" w:rsidRDefault="00317706">
          <w:pPr>
            <w:pStyle w:val="TOC3"/>
            <w:tabs>
              <w:tab w:val="left" w:pos="1200"/>
              <w:tab w:val="right" w:leader="dot" w:pos="9350"/>
            </w:tabs>
            <w:rPr>
              <w:rFonts w:cstheme="minorBidi"/>
              <w:noProof/>
              <w:sz w:val="24"/>
              <w:lang w:val="en-CA" w:bidi="ar-SA"/>
            </w:rPr>
          </w:pPr>
          <w:hyperlink w:anchor="_Toc34385360" w:history="1">
            <w:r w:rsidRPr="00BF2246">
              <w:rPr>
                <w:rStyle w:val="Hyperlink"/>
                <w:noProof/>
              </w:rPr>
              <w:t>9.1.1</w:t>
            </w:r>
            <w:r>
              <w:rPr>
                <w:rFonts w:cstheme="minorBidi"/>
                <w:noProof/>
                <w:sz w:val="24"/>
                <w:lang w:val="en-CA" w:bidi="ar-SA"/>
              </w:rPr>
              <w:tab/>
            </w:r>
            <w:r w:rsidRPr="00BF2246">
              <w:rPr>
                <w:rStyle w:val="Hyperlink"/>
                <w:noProof/>
              </w:rPr>
              <w:t>Summary of Facets</w:t>
            </w:r>
            <w:r>
              <w:rPr>
                <w:noProof/>
                <w:webHidden/>
              </w:rPr>
              <w:tab/>
            </w:r>
            <w:r>
              <w:rPr>
                <w:noProof/>
                <w:webHidden/>
              </w:rPr>
              <w:fldChar w:fldCharType="begin"/>
            </w:r>
            <w:r>
              <w:rPr>
                <w:noProof/>
                <w:webHidden/>
              </w:rPr>
              <w:instrText xml:space="preserve"> PAGEREF _Toc34385360 \h </w:instrText>
            </w:r>
            <w:r>
              <w:rPr>
                <w:noProof/>
                <w:webHidden/>
              </w:rPr>
            </w:r>
            <w:r>
              <w:rPr>
                <w:noProof/>
                <w:webHidden/>
              </w:rPr>
              <w:fldChar w:fldCharType="separate"/>
            </w:r>
            <w:r>
              <w:rPr>
                <w:noProof/>
                <w:webHidden/>
              </w:rPr>
              <w:t>128</w:t>
            </w:r>
            <w:r>
              <w:rPr>
                <w:noProof/>
                <w:webHidden/>
              </w:rPr>
              <w:fldChar w:fldCharType="end"/>
            </w:r>
          </w:hyperlink>
        </w:p>
        <w:p w14:paraId="3494C6BB" w14:textId="002BCF3F" w:rsidR="00317706" w:rsidRDefault="00317706">
          <w:pPr>
            <w:pStyle w:val="TOC3"/>
            <w:tabs>
              <w:tab w:val="left" w:pos="1200"/>
              <w:tab w:val="right" w:leader="dot" w:pos="9350"/>
            </w:tabs>
            <w:rPr>
              <w:rFonts w:cstheme="minorBidi"/>
              <w:noProof/>
              <w:sz w:val="24"/>
              <w:lang w:val="en-CA" w:bidi="ar-SA"/>
            </w:rPr>
          </w:pPr>
          <w:hyperlink w:anchor="_Toc34385361" w:history="1">
            <w:r w:rsidRPr="00BF2246">
              <w:rPr>
                <w:rStyle w:val="Hyperlink"/>
                <w:noProof/>
              </w:rPr>
              <w:t>9.1.2</w:t>
            </w:r>
            <w:r>
              <w:rPr>
                <w:rFonts w:cstheme="minorBidi"/>
                <w:noProof/>
                <w:sz w:val="24"/>
                <w:lang w:val="en-CA" w:bidi="ar-SA"/>
              </w:rPr>
              <w:tab/>
            </w:r>
            <w:r w:rsidRPr="00BF2246">
              <w:rPr>
                <w:rStyle w:val="Hyperlink"/>
                <w:noProof/>
              </w:rPr>
              <w:t>Data Mappings</w:t>
            </w:r>
            <w:r>
              <w:rPr>
                <w:noProof/>
                <w:webHidden/>
              </w:rPr>
              <w:tab/>
            </w:r>
            <w:r>
              <w:rPr>
                <w:noProof/>
                <w:webHidden/>
              </w:rPr>
              <w:fldChar w:fldCharType="begin"/>
            </w:r>
            <w:r>
              <w:rPr>
                <w:noProof/>
                <w:webHidden/>
              </w:rPr>
              <w:instrText xml:space="preserve"> PAGEREF _Toc34385361 \h </w:instrText>
            </w:r>
            <w:r>
              <w:rPr>
                <w:noProof/>
                <w:webHidden/>
              </w:rPr>
            </w:r>
            <w:r>
              <w:rPr>
                <w:noProof/>
                <w:webHidden/>
              </w:rPr>
              <w:fldChar w:fldCharType="separate"/>
            </w:r>
            <w:r>
              <w:rPr>
                <w:noProof/>
                <w:webHidden/>
              </w:rPr>
              <w:t>130</w:t>
            </w:r>
            <w:r>
              <w:rPr>
                <w:noProof/>
                <w:webHidden/>
              </w:rPr>
              <w:fldChar w:fldCharType="end"/>
            </w:r>
          </w:hyperlink>
        </w:p>
        <w:p w14:paraId="4A98BCB0" w14:textId="363A7462" w:rsidR="00317706" w:rsidRDefault="00317706">
          <w:pPr>
            <w:pStyle w:val="TOC3"/>
            <w:tabs>
              <w:tab w:val="left" w:pos="1200"/>
              <w:tab w:val="right" w:leader="dot" w:pos="9350"/>
            </w:tabs>
            <w:rPr>
              <w:rFonts w:cstheme="minorBidi"/>
              <w:noProof/>
              <w:sz w:val="24"/>
              <w:lang w:val="en-CA" w:bidi="ar-SA"/>
            </w:rPr>
          </w:pPr>
          <w:hyperlink w:anchor="_Toc34385362" w:history="1">
            <w:r w:rsidRPr="00BF2246">
              <w:rPr>
                <w:rStyle w:val="Hyperlink"/>
                <w:noProof/>
              </w:rPr>
              <w:t>9.1.3</w:t>
            </w:r>
            <w:r>
              <w:rPr>
                <w:rFonts w:cstheme="minorBidi"/>
                <w:noProof/>
                <w:sz w:val="24"/>
                <w:lang w:val="en-CA" w:bidi="ar-SA"/>
              </w:rPr>
              <w:tab/>
            </w:r>
            <w:r w:rsidRPr="00BF2246">
              <w:rPr>
                <w:rStyle w:val="Hyperlink"/>
                <w:noProof/>
              </w:rPr>
              <w:t>Future Work</w:t>
            </w:r>
            <w:r>
              <w:rPr>
                <w:noProof/>
                <w:webHidden/>
              </w:rPr>
              <w:tab/>
            </w:r>
            <w:r>
              <w:rPr>
                <w:noProof/>
                <w:webHidden/>
              </w:rPr>
              <w:fldChar w:fldCharType="begin"/>
            </w:r>
            <w:r>
              <w:rPr>
                <w:noProof/>
                <w:webHidden/>
              </w:rPr>
              <w:instrText xml:space="preserve"> PAGEREF _Toc34385362 \h </w:instrText>
            </w:r>
            <w:r>
              <w:rPr>
                <w:noProof/>
                <w:webHidden/>
              </w:rPr>
            </w:r>
            <w:r>
              <w:rPr>
                <w:noProof/>
                <w:webHidden/>
              </w:rPr>
              <w:fldChar w:fldCharType="separate"/>
            </w:r>
            <w:r>
              <w:rPr>
                <w:noProof/>
                <w:webHidden/>
              </w:rPr>
              <w:t>131</w:t>
            </w:r>
            <w:r>
              <w:rPr>
                <w:noProof/>
                <w:webHidden/>
              </w:rPr>
              <w:fldChar w:fldCharType="end"/>
            </w:r>
          </w:hyperlink>
        </w:p>
        <w:p w14:paraId="608B9416" w14:textId="0457731A" w:rsidR="00317706" w:rsidRDefault="00317706">
          <w:pPr>
            <w:pStyle w:val="TOC2"/>
            <w:tabs>
              <w:tab w:val="left" w:pos="720"/>
              <w:tab w:val="right" w:leader="dot" w:pos="9350"/>
            </w:tabs>
            <w:rPr>
              <w:rFonts w:cstheme="minorBidi"/>
              <w:noProof/>
              <w:sz w:val="24"/>
              <w:lang w:val="en-CA" w:bidi="ar-SA"/>
            </w:rPr>
          </w:pPr>
          <w:hyperlink w:anchor="_Toc34385363" w:history="1">
            <w:r w:rsidRPr="00BF2246">
              <w:rPr>
                <w:rStyle w:val="Hyperlink"/>
                <w:rFonts w:ascii="Times New Roman" w:hAnsi="Times New Roman"/>
                <w:noProof/>
                <w:snapToGrid w:val="0"/>
                <w:w w:val="0"/>
              </w:rPr>
              <w:t>9.2</w:t>
            </w:r>
            <w:r>
              <w:rPr>
                <w:rFonts w:cstheme="minorBidi"/>
                <w:noProof/>
                <w:sz w:val="24"/>
                <w:lang w:val="en-CA" w:bidi="ar-SA"/>
              </w:rPr>
              <w:tab/>
            </w:r>
            <w:r w:rsidRPr="00BF2246">
              <w:rPr>
                <w:rStyle w:val="Hyperlink"/>
                <w:noProof/>
              </w:rPr>
              <w:t>Analysis of TTC Data for Bus Bridging Study</w:t>
            </w:r>
            <w:r>
              <w:rPr>
                <w:noProof/>
                <w:webHidden/>
              </w:rPr>
              <w:tab/>
            </w:r>
            <w:r>
              <w:rPr>
                <w:noProof/>
                <w:webHidden/>
              </w:rPr>
              <w:fldChar w:fldCharType="begin"/>
            </w:r>
            <w:r>
              <w:rPr>
                <w:noProof/>
                <w:webHidden/>
              </w:rPr>
              <w:instrText xml:space="preserve"> PAGEREF _Toc34385363 \h </w:instrText>
            </w:r>
            <w:r>
              <w:rPr>
                <w:noProof/>
                <w:webHidden/>
              </w:rPr>
            </w:r>
            <w:r>
              <w:rPr>
                <w:noProof/>
                <w:webHidden/>
              </w:rPr>
              <w:fldChar w:fldCharType="separate"/>
            </w:r>
            <w:r>
              <w:rPr>
                <w:noProof/>
                <w:webHidden/>
              </w:rPr>
              <w:t>131</w:t>
            </w:r>
            <w:r>
              <w:rPr>
                <w:noProof/>
                <w:webHidden/>
              </w:rPr>
              <w:fldChar w:fldCharType="end"/>
            </w:r>
          </w:hyperlink>
        </w:p>
        <w:p w14:paraId="65BCFC43" w14:textId="19C4EBDC" w:rsidR="00317706" w:rsidRDefault="00317706">
          <w:pPr>
            <w:pStyle w:val="TOC3"/>
            <w:tabs>
              <w:tab w:val="left" w:pos="1200"/>
              <w:tab w:val="right" w:leader="dot" w:pos="9350"/>
            </w:tabs>
            <w:rPr>
              <w:rFonts w:cstheme="minorBidi"/>
              <w:noProof/>
              <w:sz w:val="24"/>
              <w:lang w:val="en-CA" w:bidi="ar-SA"/>
            </w:rPr>
          </w:pPr>
          <w:hyperlink w:anchor="_Toc34385364" w:history="1">
            <w:r w:rsidRPr="00BF2246">
              <w:rPr>
                <w:rStyle w:val="Hyperlink"/>
                <w:noProof/>
              </w:rPr>
              <w:t>9.2.1</w:t>
            </w:r>
            <w:r>
              <w:rPr>
                <w:rFonts w:cstheme="minorBidi"/>
                <w:noProof/>
                <w:sz w:val="24"/>
                <w:lang w:val="en-CA" w:bidi="ar-SA"/>
              </w:rPr>
              <w:tab/>
            </w:r>
            <w:r w:rsidRPr="00BF2246">
              <w:rPr>
                <w:rStyle w:val="Hyperlink"/>
                <w:noProof/>
              </w:rPr>
              <w:t>Data mapping</w:t>
            </w:r>
            <w:r>
              <w:rPr>
                <w:noProof/>
                <w:webHidden/>
              </w:rPr>
              <w:tab/>
            </w:r>
            <w:r>
              <w:rPr>
                <w:noProof/>
                <w:webHidden/>
              </w:rPr>
              <w:fldChar w:fldCharType="begin"/>
            </w:r>
            <w:r>
              <w:rPr>
                <w:noProof/>
                <w:webHidden/>
              </w:rPr>
              <w:instrText xml:space="preserve"> PAGEREF _Toc34385364 \h </w:instrText>
            </w:r>
            <w:r>
              <w:rPr>
                <w:noProof/>
                <w:webHidden/>
              </w:rPr>
            </w:r>
            <w:r>
              <w:rPr>
                <w:noProof/>
                <w:webHidden/>
              </w:rPr>
              <w:fldChar w:fldCharType="separate"/>
            </w:r>
            <w:r>
              <w:rPr>
                <w:noProof/>
                <w:webHidden/>
              </w:rPr>
              <w:t>131</w:t>
            </w:r>
            <w:r>
              <w:rPr>
                <w:noProof/>
                <w:webHidden/>
              </w:rPr>
              <w:fldChar w:fldCharType="end"/>
            </w:r>
          </w:hyperlink>
        </w:p>
        <w:p w14:paraId="1E26823D" w14:textId="59EFA9D8" w:rsidR="00317706" w:rsidRDefault="00317706">
          <w:pPr>
            <w:pStyle w:val="TOC3"/>
            <w:tabs>
              <w:tab w:val="left" w:pos="1200"/>
              <w:tab w:val="right" w:leader="dot" w:pos="9350"/>
            </w:tabs>
            <w:rPr>
              <w:rFonts w:cstheme="minorBidi"/>
              <w:noProof/>
              <w:sz w:val="24"/>
              <w:lang w:val="en-CA" w:bidi="ar-SA"/>
            </w:rPr>
          </w:pPr>
          <w:hyperlink w:anchor="_Toc34385365" w:history="1">
            <w:r w:rsidRPr="00BF2246">
              <w:rPr>
                <w:rStyle w:val="Hyperlink"/>
                <w:noProof/>
              </w:rPr>
              <w:t>9.2.2</w:t>
            </w:r>
            <w:r>
              <w:rPr>
                <w:rFonts w:cstheme="minorBidi"/>
                <w:noProof/>
                <w:sz w:val="24"/>
                <w:lang w:val="en-CA" w:bidi="ar-SA"/>
              </w:rPr>
              <w:tab/>
            </w:r>
            <w:r w:rsidRPr="00BF2246">
              <w:rPr>
                <w:rStyle w:val="Hyperlink"/>
                <w:noProof/>
              </w:rPr>
              <w:t>Queries</w:t>
            </w:r>
            <w:r>
              <w:rPr>
                <w:noProof/>
                <w:webHidden/>
              </w:rPr>
              <w:tab/>
            </w:r>
            <w:r>
              <w:rPr>
                <w:noProof/>
                <w:webHidden/>
              </w:rPr>
              <w:fldChar w:fldCharType="begin"/>
            </w:r>
            <w:r>
              <w:rPr>
                <w:noProof/>
                <w:webHidden/>
              </w:rPr>
              <w:instrText xml:space="preserve"> PAGEREF _Toc34385365 \h </w:instrText>
            </w:r>
            <w:r>
              <w:rPr>
                <w:noProof/>
                <w:webHidden/>
              </w:rPr>
            </w:r>
            <w:r>
              <w:rPr>
                <w:noProof/>
                <w:webHidden/>
              </w:rPr>
              <w:fldChar w:fldCharType="separate"/>
            </w:r>
            <w:r>
              <w:rPr>
                <w:noProof/>
                <w:webHidden/>
              </w:rPr>
              <w:t>132</w:t>
            </w:r>
            <w:r>
              <w:rPr>
                <w:noProof/>
                <w:webHidden/>
              </w:rPr>
              <w:fldChar w:fldCharType="end"/>
            </w:r>
          </w:hyperlink>
        </w:p>
        <w:p w14:paraId="465F2737" w14:textId="294195E4" w:rsidR="00317706" w:rsidRDefault="00317706">
          <w:pPr>
            <w:pStyle w:val="TOC3"/>
            <w:tabs>
              <w:tab w:val="left" w:pos="1200"/>
              <w:tab w:val="right" w:leader="dot" w:pos="9350"/>
            </w:tabs>
            <w:rPr>
              <w:rFonts w:cstheme="minorBidi"/>
              <w:noProof/>
              <w:sz w:val="24"/>
              <w:lang w:val="en-CA" w:bidi="ar-SA"/>
            </w:rPr>
          </w:pPr>
          <w:hyperlink w:anchor="_Toc34385366" w:history="1">
            <w:r w:rsidRPr="00BF2246">
              <w:rPr>
                <w:rStyle w:val="Hyperlink"/>
                <w:noProof/>
              </w:rPr>
              <w:t>9.2.3</w:t>
            </w:r>
            <w:r>
              <w:rPr>
                <w:rFonts w:cstheme="minorBidi"/>
                <w:noProof/>
                <w:sz w:val="24"/>
                <w:lang w:val="en-CA" w:bidi="ar-SA"/>
              </w:rPr>
              <w:tab/>
            </w:r>
            <w:r w:rsidRPr="00BF2246">
              <w:rPr>
                <w:rStyle w:val="Hyperlink"/>
                <w:noProof/>
              </w:rPr>
              <w:t>Future Work</w:t>
            </w:r>
            <w:r>
              <w:rPr>
                <w:noProof/>
                <w:webHidden/>
              </w:rPr>
              <w:tab/>
            </w:r>
            <w:r>
              <w:rPr>
                <w:noProof/>
                <w:webHidden/>
              </w:rPr>
              <w:fldChar w:fldCharType="begin"/>
            </w:r>
            <w:r>
              <w:rPr>
                <w:noProof/>
                <w:webHidden/>
              </w:rPr>
              <w:instrText xml:space="preserve"> PAGEREF _Toc34385366 \h </w:instrText>
            </w:r>
            <w:r>
              <w:rPr>
                <w:noProof/>
                <w:webHidden/>
              </w:rPr>
            </w:r>
            <w:r>
              <w:rPr>
                <w:noProof/>
                <w:webHidden/>
              </w:rPr>
              <w:fldChar w:fldCharType="separate"/>
            </w:r>
            <w:r>
              <w:rPr>
                <w:noProof/>
                <w:webHidden/>
              </w:rPr>
              <w:t>132</w:t>
            </w:r>
            <w:r>
              <w:rPr>
                <w:noProof/>
                <w:webHidden/>
              </w:rPr>
              <w:fldChar w:fldCharType="end"/>
            </w:r>
          </w:hyperlink>
        </w:p>
        <w:p w14:paraId="4B7046A4" w14:textId="17062DD9" w:rsidR="00317706" w:rsidRDefault="00317706">
          <w:pPr>
            <w:pStyle w:val="TOC2"/>
            <w:tabs>
              <w:tab w:val="left" w:pos="720"/>
              <w:tab w:val="right" w:leader="dot" w:pos="9350"/>
            </w:tabs>
            <w:rPr>
              <w:rFonts w:cstheme="minorBidi"/>
              <w:noProof/>
              <w:sz w:val="24"/>
              <w:lang w:val="en-CA" w:bidi="ar-SA"/>
            </w:rPr>
          </w:pPr>
          <w:hyperlink w:anchor="_Toc34385367" w:history="1">
            <w:r w:rsidRPr="00BF2246">
              <w:rPr>
                <w:rStyle w:val="Hyperlink"/>
                <w:rFonts w:ascii="Times New Roman" w:hAnsi="Times New Roman"/>
                <w:noProof/>
                <w:snapToGrid w:val="0"/>
                <w:w w:val="0"/>
              </w:rPr>
              <w:t>9.3</w:t>
            </w:r>
            <w:r>
              <w:rPr>
                <w:rFonts w:cstheme="minorBidi"/>
                <w:noProof/>
                <w:sz w:val="24"/>
                <w:lang w:val="en-CA" w:bidi="ar-SA"/>
              </w:rPr>
              <w:tab/>
            </w:r>
            <w:r w:rsidRPr="00BF2246">
              <w:rPr>
                <w:rStyle w:val="Hyperlink"/>
                <w:noProof/>
              </w:rPr>
              <w:t>Ontology for ATIS in the IT-SoS Architecture</w:t>
            </w:r>
            <w:r>
              <w:rPr>
                <w:noProof/>
                <w:webHidden/>
              </w:rPr>
              <w:tab/>
            </w:r>
            <w:r>
              <w:rPr>
                <w:noProof/>
                <w:webHidden/>
              </w:rPr>
              <w:fldChar w:fldCharType="begin"/>
            </w:r>
            <w:r>
              <w:rPr>
                <w:noProof/>
                <w:webHidden/>
              </w:rPr>
              <w:instrText xml:space="preserve"> PAGEREF _Toc34385367 \h </w:instrText>
            </w:r>
            <w:r>
              <w:rPr>
                <w:noProof/>
                <w:webHidden/>
              </w:rPr>
            </w:r>
            <w:r>
              <w:rPr>
                <w:noProof/>
                <w:webHidden/>
              </w:rPr>
              <w:fldChar w:fldCharType="separate"/>
            </w:r>
            <w:r>
              <w:rPr>
                <w:noProof/>
                <w:webHidden/>
              </w:rPr>
              <w:t>133</w:t>
            </w:r>
            <w:r>
              <w:rPr>
                <w:noProof/>
                <w:webHidden/>
              </w:rPr>
              <w:fldChar w:fldCharType="end"/>
            </w:r>
          </w:hyperlink>
        </w:p>
        <w:p w14:paraId="2D52DD5E" w14:textId="4EF25B78" w:rsidR="00317706" w:rsidRDefault="00317706">
          <w:pPr>
            <w:pStyle w:val="TOC3"/>
            <w:tabs>
              <w:tab w:val="left" w:pos="1200"/>
              <w:tab w:val="right" w:leader="dot" w:pos="9350"/>
            </w:tabs>
            <w:rPr>
              <w:rFonts w:cstheme="minorBidi"/>
              <w:noProof/>
              <w:sz w:val="24"/>
              <w:lang w:val="en-CA" w:bidi="ar-SA"/>
            </w:rPr>
          </w:pPr>
          <w:hyperlink w:anchor="_Toc34385368" w:history="1">
            <w:r w:rsidRPr="00BF2246">
              <w:rPr>
                <w:rStyle w:val="Hyperlink"/>
                <w:noProof/>
              </w:rPr>
              <w:t>9.3.1</w:t>
            </w:r>
            <w:r>
              <w:rPr>
                <w:rFonts w:cstheme="minorBidi"/>
                <w:noProof/>
                <w:sz w:val="24"/>
                <w:lang w:val="en-CA" w:bidi="ar-SA"/>
              </w:rPr>
              <w:tab/>
            </w:r>
            <w:r w:rsidRPr="00BF2246">
              <w:rPr>
                <w:rStyle w:val="Hyperlink"/>
                <w:noProof/>
              </w:rPr>
              <w:t>Project 1.2: IT-SoS Architecture</w:t>
            </w:r>
            <w:r>
              <w:rPr>
                <w:noProof/>
                <w:webHidden/>
              </w:rPr>
              <w:tab/>
            </w:r>
            <w:r>
              <w:rPr>
                <w:noProof/>
                <w:webHidden/>
              </w:rPr>
              <w:fldChar w:fldCharType="begin"/>
            </w:r>
            <w:r>
              <w:rPr>
                <w:noProof/>
                <w:webHidden/>
              </w:rPr>
              <w:instrText xml:space="preserve"> PAGEREF _Toc34385368 \h </w:instrText>
            </w:r>
            <w:r>
              <w:rPr>
                <w:noProof/>
                <w:webHidden/>
              </w:rPr>
            </w:r>
            <w:r>
              <w:rPr>
                <w:noProof/>
                <w:webHidden/>
              </w:rPr>
              <w:fldChar w:fldCharType="separate"/>
            </w:r>
            <w:r>
              <w:rPr>
                <w:noProof/>
                <w:webHidden/>
              </w:rPr>
              <w:t>133</w:t>
            </w:r>
            <w:r>
              <w:rPr>
                <w:noProof/>
                <w:webHidden/>
              </w:rPr>
              <w:fldChar w:fldCharType="end"/>
            </w:r>
          </w:hyperlink>
        </w:p>
        <w:p w14:paraId="5F03262E" w14:textId="2DFFAC66" w:rsidR="00317706" w:rsidRDefault="00317706">
          <w:pPr>
            <w:pStyle w:val="TOC3"/>
            <w:tabs>
              <w:tab w:val="left" w:pos="1200"/>
              <w:tab w:val="right" w:leader="dot" w:pos="9350"/>
            </w:tabs>
            <w:rPr>
              <w:rFonts w:cstheme="minorBidi"/>
              <w:noProof/>
              <w:sz w:val="24"/>
              <w:lang w:val="en-CA" w:bidi="ar-SA"/>
            </w:rPr>
          </w:pPr>
          <w:hyperlink w:anchor="_Toc34385369" w:history="1">
            <w:r w:rsidRPr="00BF2246">
              <w:rPr>
                <w:rStyle w:val="Hyperlink"/>
                <w:noProof/>
              </w:rPr>
              <w:t>9.3.2</w:t>
            </w:r>
            <w:r>
              <w:rPr>
                <w:rFonts w:cstheme="minorBidi"/>
                <w:noProof/>
                <w:sz w:val="24"/>
                <w:lang w:val="en-CA" w:bidi="ar-SA"/>
              </w:rPr>
              <w:tab/>
            </w:r>
            <w:r w:rsidRPr="00BF2246">
              <w:rPr>
                <w:rStyle w:val="Hyperlink"/>
                <w:noProof/>
              </w:rPr>
              <w:t>ATIS Application</w:t>
            </w:r>
            <w:r>
              <w:rPr>
                <w:noProof/>
                <w:webHidden/>
              </w:rPr>
              <w:tab/>
            </w:r>
            <w:r>
              <w:rPr>
                <w:noProof/>
                <w:webHidden/>
              </w:rPr>
              <w:fldChar w:fldCharType="begin"/>
            </w:r>
            <w:r>
              <w:rPr>
                <w:noProof/>
                <w:webHidden/>
              </w:rPr>
              <w:instrText xml:space="preserve"> PAGEREF _Toc34385369 \h </w:instrText>
            </w:r>
            <w:r>
              <w:rPr>
                <w:noProof/>
                <w:webHidden/>
              </w:rPr>
            </w:r>
            <w:r>
              <w:rPr>
                <w:noProof/>
                <w:webHidden/>
              </w:rPr>
              <w:fldChar w:fldCharType="separate"/>
            </w:r>
            <w:r>
              <w:rPr>
                <w:noProof/>
                <w:webHidden/>
              </w:rPr>
              <w:t>135</w:t>
            </w:r>
            <w:r>
              <w:rPr>
                <w:noProof/>
                <w:webHidden/>
              </w:rPr>
              <w:fldChar w:fldCharType="end"/>
            </w:r>
          </w:hyperlink>
        </w:p>
        <w:p w14:paraId="16DC940C" w14:textId="79735F01" w:rsidR="00317706" w:rsidRDefault="00317706">
          <w:pPr>
            <w:pStyle w:val="TOC3"/>
            <w:tabs>
              <w:tab w:val="left" w:pos="1200"/>
              <w:tab w:val="right" w:leader="dot" w:pos="9350"/>
            </w:tabs>
            <w:rPr>
              <w:rFonts w:cstheme="minorBidi"/>
              <w:noProof/>
              <w:sz w:val="24"/>
              <w:lang w:val="en-CA" w:bidi="ar-SA"/>
            </w:rPr>
          </w:pPr>
          <w:hyperlink w:anchor="_Toc34385370" w:history="1">
            <w:r w:rsidRPr="00BF2246">
              <w:rPr>
                <w:rStyle w:val="Hyperlink"/>
                <w:rFonts w:ascii="Times New Roman" w:hAnsi="Times New Roman"/>
                <w:noProof/>
              </w:rPr>
              <w:t>9.3.3</w:t>
            </w:r>
            <w:r>
              <w:rPr>
                <w:rFonts w:cstheme="minorBidi"/>
                <w:noProof/>
                <w:sz w:val="24"/>
                <w:lang w:val="en-CA" w:bidi="ar-SA"/>
              </w:rPr>
              <w:tab/>
            </w:r>
            <w:r w:rsidRPr="00BF2246">
              <w:rPr>
                <w:rStyle w:val="Hyperlink"/>
                <w:noProof/>
              </w:rPr>
              <w:t>Data Mapping</w:t>
            </w:r>
            <w:r>
              <w:rPr>
                <w:noProof/>
                <w:webHidden/>
              </w:rPr>
              <w:tab/>
            </w:r>
            <w:r>
              <w:rPr>
                <w:noProof/>
                <w:webHidden/>
              </w:rPr>
              <w:fldChar w:fldCharType="begin"/>
            </w:r>
            <w:r>
              <w:rPr>
                <w:noProof/>
                <w:webHidden/>
              </w:rPr>
              <w:instrText xml:space="preserve"> PAGEREF _Toc34385370 \h </w:instrText>
            </w:r>
            <w:r>
              <w:rPr>
                <w:noProof/>
                <w:webHidden/>
              </w:rPr>
            </w:r>
            <w:r>
              <w:rPr>
                <w:noProof/>
                <w:webHidden/>
              </w:rPr>
              <w:fldChar w:fldCharType="separate"/>
            </w:r>
            <w:r>
              <w:rPr>
                <w:noProof/>
                <w:webHidden/>
              </w:rPr>
              <w:t>136</w:t>
            </w:r>
            <w:r>
              <w:rPr>
                <w:noProof/>
                <w:webHidden/>
              </w:rPr>
              <w:fldChar w:fldCharType="end"/>
            </w:r>
          </w:hyperlink>
        </w:p>
        <w:p w14:paraId="272841F7" w14:textId="06B48D2D" w:rsidR="00317706" w:rsidRDefault="00317706">
          <w:pPr>
            <w:pStyle w:val="TOC3"/>
            <w:tabs>
              <w:tab w:val="left" w:pos="1200"/>
              <w:tab w:val="right" w:leader="dot" w:pos="9350"/>
            </w:tabs>
            <w:rPr>
              <w:rFonts w:cstheme="minorBidi"/>
              <w:noProof/>
              <w:sz w:val="24"/>
              <w:lang w:val="en-CA" w:bidi="ar-SA"/>
            </w:rPr>
          </w:pPr>
          <w:hyperlink w:anchor="_Toc34385371" w:history="1">
            <w:r w:rsidRPr="00BF2246">
              <w:rPr>
                <w:rStyle w:val="Hyperlink"/>
                <w:noProof/>
              </w:rPr>
              <w:t>9.3.4</w:t>
            </w:r>
            <w:r>
              <w:rPr>
                <w:rFonts w:cstheme="minorBidi"/>
                <w:noProof/>
                <w:sz w:val="24"/>
                <w:lang w:val="en-CA" w:bidi="ar-SA"/>
              </w:rPr>
              <w:tab/>
            </w:r>
            <w:r w:rsidRPr="00BF2246">
              <w:rPr>
                <w:rStyle w:val="Hyperlink"/>
                <w:noProof/>
              </w:rPr>
              <w:t>Future Work</w:t>
            </w:r>
            <w:r>
              <w:rPr>
                <w:noProof/>
                <w:webHidden/>
              </w:rPr>
              <w:tab/>
            </w:r>
            <w:r>
              <w:rPr>
                <w:noProof/>
                <w:webHidden/>
              </w:rPr>
              <w:fldChar w:fldCharType="begin"/>
            </w:r>
            <w:r>
              <w:rPr>
                <w:noProof/>
                <w:webHidden/>
              </w:rPr>
              <w:instrText xml:space="preserve"> PAGEREF _Toc34385371 \h </w:instrText>
            </w:r>
            <w:r>
              <w:rPr>
                <w:noProof/>
                <w:webHidden/>
              </w:rPr>
            </w:r>
            <w:r>
              <w:rPr>
                <w:noProof/>
                <w:webHidden/>
              </w:rPr>
              <w:fldChar w:fldCharType="separate"/>
            </w:r>
            <w:r>
              <w:rPr>
                <w:noProof/>
                <w:webHidden/>
              </w:rPr>
              <w:t>137</w:t>
            </w:r>
            <w:r>
              <w:rPr>
                <w:noProof/>
                <w:webHidden/>
              </w:rPr>
              <w:fldChar w:fldCharType="end"/>
            </w:r>
          </w:hyperlink>
        </w:p>
        <w:p w14:paraId="4E775DA6" w14:textId="47255BF2" w:rsidR="00317706" w:rsidRDefault="00317706">
          <w:pPr>
            <w:pStyle w:val="TOC2"/>
            <w:tabs>
              <w:tab w:val="left" w:pos="720"/>
              <w:tab w:val="right" w:leader="dot" w:pos="9350"/>
            </w:tabs>
            <w:rPr>
              <w:rFonts w:cstheme="minorBidi"/>
              <w:noProof/>
              <w:sz w:val="24"/>
              <w:lang w:val="en-CA" w:bidi="ar-SA"/>
            </w:rPr>
          </w:pPr>
          <w:hyperlink w:anchor="_Toc34385372" w:history="1">
            <w:r w:rsidRPr="00BF2246">
              <w:rPr>
                <w:rStyle w:val="Hyperlink"/>
                <w:rFonts w:ascii="Times New Roman" w:hAnsi="Times New Roman"/>
                <w:noProof/>
                <w:snapToGrid w:val="0"/>
                <w:w w:val="0"/>
              </w:rPr>
              <w:t>9.4</w:t>
            </w:r>
            <w:r>
              <w:rPr>
                <w:rFonts w:cstheme="minorBidi"/>
                <w:noProof/>
                <w:sz w:val="24"/>
                <w:lang w:val="en-CA" w:bidi="ar-SA"/>
              </w:rPr>
              <w:tab/>
            </w:r>
            <w:r w:rsidRPr="00BF2246">
              <w:rPr>
                <w:rStyle w:val="Hyperlink"/>
                <w:noProof/>
              </w:rPr>
              <w:t>Integration with ArcGIS</w:t>
            </w:r>
            <w:r>
              <w:rPr>
                <w:noProof/>
                <w:webHidden/>
              </w:rPr>
              <w:tab/>
            </w:r>
            <w:r>
              <w:rPr>
                <w:noProof/>
                <w:webHidden/>
              </w:rPr>
              <w:fldChar w:fldCharType="begin"/>
            </w:r>
            <w:r>
              <w:rPr>
                <w:noProof/>
                <w:webHidden/>
              </w:rPr>
              <w:instrText xml:space="preserve"> PAGEREF _Toc34385372 \h </w:instrText>
            </w:r>
            <w:r>
              <w:rPr>
                <w:noProof/>
                <w:webHidden/>
              </w:rPr>
            </w:r>
            <w:r>
              <w:rPr>
                <w:noProof/>
                <w:webHidden/>
              </w:rPr>
              <w:fldChar w:fldCharType="separate"/>
            </w:r>
            <w:r>
              <w:rPr>
                <w:noProof/>
                <w:webHidden/>
              </w:rPr>
              <w:t>137</w:t>
            </w:r>
            <w:r>
              <w:rPr>
                <w:noProof/>
                <w:webHidden/>
              </w:rPr>
              <w:fldChar w:fldCharType="end"/>
            </w:r>
          </w:hyperlink>
        </w:p>
        <w:p w14:paraId="545076A1" w14:textId="1CCFE5D0" w:rsidR="00317706" w:rsidRDefault="00317706">
          <w:pPr>
            <w:pStyle w:val="TOC3"/>
            <w:tabs>
              <w:tab w:val="left" w:pos="1200"/>
              <w:tab w:val="right" w:leader="dot" w:pos="9350"/>
            </w:tabs>
            <w:rPr>
              <w:rFonts w:cstheme="minorBidi"/>
              <w:noProof/>
              <w:sz w:val="24"/>
              <w:lang w:val="en-CA" w:bidi="ar-SA"/>
            </w:rPr>
          </w:pPr>
          <w:hyperlink w:anchor="_Toc34385373" w:history="1">
            <w:r w:rsidRPr="00BF2246">
              <w:rPr>
                <w:rStyle w:val="Hyperlink"/>
                <w:noProof/>
              </w:rPr>
              <w:t>9.4.1</w:t>
            </w:r>
            <w:r>
              <w:rPr>
                <w:rFonts w:cstheme="minorBidi"/>
                <w:noProof/>
                <w:sz w:val="24"/>
                <w:lang w:val="en-CA" w:bidi="ar-SA"/>
              </w:rPr>
              <w:tab/>
            </w:r>
            <w:r w:rsidRPr="00BF2246">
              <w:rPr>
                <w:rStyle w:val="Hyperlink"/>
                <w:noProof/>
              </w:rPr>
              <w:t>Initial Implementation</w:t>
            </w:r>
            <w:r>
              <w:rPr>
                <w:noProof/>
                <w:webHidden/>
              </w:rPr>
              <w:tab/>
            </w:r>
            <w:r>
              <w:rPr>
                <w:noProof/>
                <w:webHidden/>
              </w:rPr>
              <w:fldChar w:fldCharType="begin"/>
            </w:r>
            <w:r>
              <w:rPr>
                <w:noProof/>
                <w:webHidden/>
              </w:rPr>
              <w:instrText xml:space="preserve"> PAGEREF _Toc34385373 \h </w:instrText>
            </w:r>
            <w:r>
              <w:rPr>
                <w:noProof/>
                <w:webHidden/>
              </w:rPr>
            </w:r>
            <w:r>
              <w:rPr>
                <w:noProof/>
                <w:webHidden/>
              </w:rPr>
              <w:fldChar w:fldCharType="separate"/>
            </w:r>
            <w:r>
              <w:rPr>
                <w:noProof/>
                <w:webHidden/>
              </w:rPr>
              <w:t>137</w:t>
            </w:r>
            <w:r>
              <w:rPr>
                <w:noProof/>
                <w:webHidden/>
              </w:rPr>
              <w:fldChar w:fldCharType="end"/>
            </w:r>
          </w:hyperlink>
        </w:p>
        <w:p w14:paraId="2DE3E9B6" w14:textId="75271458" w:rsidR="00317706" w:rsidRDefault="00317706">
          <w:pPr>
            <w:pStyle w:val="TOC3"/>
            <w:tabs>
              <w:tab w:val="left" w:pos="1200"/>
              <w:tab w:val="right" w:leader="dot" w:pos="9350"/>
            </w:tabs>
            <w:rPr>
              <w:rFonts w:cstheme="minorBidi"/>
              <w:noProof/>
              <w:sz w:val="24"/>
              <w:lang w:val="en-CA" w:bidi="ar-SA"/>
            </w:rPr>
          </w:pPr>
          <w:hyperlink w:anchor="_Toc34385374" w:history="1">
            <w:r w:rsidRPr="00BF2246">
              <w:rPr>
                <w:rStyle w:val="Hyperlink"/>
                <w:noProof/>
              </w:rPr>
              <w:t>9.4.2</w:t>
            </w:r>
            <w:r>
              <w:rPr>
                <w:rFonts w:cstheme="minorBidi"/>
                <w:noProof/>
                <w:sz w:val="24"/>
                <w:lang w:val="en-CA" w:bidi="ar-SA"/>
              </w:rPr>
              <w:tab/>
            </w:r>
            <w:r w:rsidRPr="00BF2246">
              <w:rPr>
                <w:rStyle w:val="Hyperlink"/>
                <w:noProof/>
              </w:rPr>
              <w:t>Data Mapping</w:t>
            </w:r>
            <w:r>
              <w:rPr>
                <w:noProof/>
                <w:webHidden/>
              </w:rPr>
              <w:tab/>
            </w:r>
            <w:r>
              <w:rPr>
                <w:noProof/>
                <w:webHidden/>
              </w:rPr>
              <w:fldChar w:fldCharType="begin"/>
            </w:r>
            <w:r>
              <w:rPr>
                <w:noProof/>
                <w:webHidden/>
              </w:rPr>
              <w:instrText xml:space="preserve"> PAGEREF _Toc34385374 \h </w:instrText>
            </w:r>
            <w:r>
              <w:rPr>
                <w:noProof/>
                <w:webHidden/>
              </w:rPr>
            </w:r>
            <w:r>
              <w:rPr>
                <w:noProof/>
                <w:webHidden/>
              </w:rPr>
              <w:fldChar w:fldCharType="separate"/>
            </w:r>
            <w:r>
              <w:rPr>
                <w:noProof/>
                <w:webHidden/>
              </w:rPr>
              <w:t>138</w:t>
            </w:r>
            <w:r>
              <w:rPr>
                <w:noProof/>
                <w:webHidden/>
              </w:rPr>
              <w:fldChar w:fldCharType="end"/>
            </w:r>
          </w:hyperlink>
        </w:p>
        <w:p w14:paraId="1B89C230" w14:textId="4FC7C495" w:rsidR="00317706" w:rsidRDefault="00317706">
          <w:pPr>
            <w:pStyle w:val="TOC3"/>
            <w:tabs>
              <w:tab w:val="left" w:pos="1200"/>
              <w:tab w:val="right" w:leader="dot" w:pos="9350"/>
            </w:tabs>
            <w:rPr>
              <w:rFonts w:cstheme="minorBidi"/>
              <w:noProof/>
              <w:sz w:val="24"/>
              <w:lang w:val="en-CA" w:bidi="ar-SA"/>
            </w:rPr>
          </w:pPr>
          <w:hyperlink w:anchor="_Toc34385375" w:history="1">
            <w:r w:rsidRPr="00BF2246">
              <w:rPr>
                <w:rStyle w:val="Hyperlink"/>
                <w:noProof/>
              </w:rPr>
              <w:t>9.4.3</w:t>
            </w:r>
            <w:r>
              <w:rPr>
                <w:rFonts w:cstheme="minorBidi"/>
                <w:noProof/>
                <w:sz w:val="24"/>
                <w:lang w:val="en-CA" w:bidi="ar-SA"/>
              </w:rPr>
              <w:tab/>
            </w:r>
            <w:r w:rsidRPr="00BF2246">
              <w:rPr>
                <w:rStyle w:val="Hyperlink"/>
                <w:noProof/>
              </w:rPr>
              <w:t>Future Work</w:t>
            </w:r>
            <w:r>
              <w:rPr>
                <w:noProof/>
                <w:webHidden/>
              </w:rPr>
              <w:tab/>
            </w:r>
            <w:r>
              <w:rPr>
                <w:noProof/>
                <w:webHidden/>
              </w:rPr>
              <w:fldChar w:fldCharType="begin"/>
            </w:r>
            <w:r>
              <w:rPr>
                <w:noProof/>
                <w:webHidden/>
              </w:rPr>
              <w:instrText xml:space="preserve"> PAGEREF _Toc34385375 \h </w:instrText>
            </w:r>
            <w:r>
              <w:rPr>
                <w:noProof/>
                <w:webHidden/>
              </w:rPr>
            </w:r>
            <w:r>
              <w:rPr>
                <w:noProof/>
                <w:webHidden/>
              </w:rPr>
              <w:fldChar w:fldCharType="separate"/>
            </w:r>
            <w:r>
              <w:rPr>
                <w:noProof/>
                <w:webHidden/>
              </w:rPr>
              <w:t>139</w:t>
            </w:r>
            <w:r>
              <w:rPr>
                <w:noProof/>
                <w:webHidden/>
              </w:rPr>
              <w:fldChar w:fldCharType="end"/>
            </w:r>
          </w:hyperlink>
        </w:p>
        <w:p w14:paraId="0EEB6177" w14:textId="74B47BDB" w:rsidR="00317706" w:rsidRDefault="00317706">
          <w:pPr>
            <w:pStyle w:val="TOC1"/>
            <w:rPr>
              <w:rFonts w:cstheme="minorBidi"/>
              <w:noProof/>
              <w:sz w:val="24"/>
              <w:lang w:val="en-CA" w:bidi="ar-SA"/>
            </w:rPr>
          </w:pPr>
          <w:hyperlink w:anchor="_Toc34385376" w:history="1">
            <w:r w:rsidRPr="00BF2246">
              <w:rPr>
                <w:rStyle w:val="Hyperlink"/>
                <w:noProof/>
              </w:rPr>
              <w:t>10</w:t>
            </w:r>
            <w:r>
              <w:rPr>
                <w:rFonts w:cstheme="minorBidi"/>
                <w:noProof/>
                <w:sz w:val="24"/>
                <w:lang w:val="en-CA" w:bidi="ar-SA"/>
              </w:rPr>
              <w:tab/>
            </w:r>
            <w:r w:rsidRPr="00BF2246">
              <w:rPr>
                <w:rStyle w:val="Hyperlink"/>
                <w:noProof/>
              </w:rPr>
              <w:t>Workflows</w:t>
            </w:r>
            <w:r>
              <w:rPr>
                <w:noProof/>
                <w:webHidden/>
              </w:rPr>
              <w:tab/>
            </w:r>
            <w:r>
              <w:rPr>
                <w:noProof/>
                <w:webHidden/>
              </w:rPr>
              <w:fldChar w:fldCharType="begin"/>
            </w:r>
            <w:r>
              <w:rPr>
                <w:noProof/>
                <w:webHidden/>
              </w:rPr>
              <w:instrText xml:space="preserve"> PAGEREF _Toc34385376 \h </w:instrText>
            </w:r>
            <w:r>
              <w:rPr>
                <w:noProof/>
                <w:webHidden/>
              </w:rPr>
            </w:r>
            <w:r>
              <w:rPr>
                <w:noProof/>
                <w:webHidden/>
              </w:rPr>
              <w:fldChar w:fldCharType="separate"/>
            </w:r>
            <w:r>
              <w:rPr>
                <w:noProof/>
                <w:webHidden/>
              </w:rPr>
              <w:t>140</w:t>
            </w:r>
            <w:r>
              <w:rPr>
                <w:noProof/>
                <w:webHidden/>
              </w:rPr>
              <w:fldChar w:fldCharType="end"/>
            </w:r>
          </w:hyperlink>
        </w:p>
        <w:p w14:paraId="7706C448" w14:textId="150C8E88" w:rsidR="00317706" w:rsidRDefault="00317706">
          <w:pPr>
            <w:pStyle w:val="TOC2"/>
            <w:tabs>
              <w:tab w:val="left" w:pos="960"/>
              <w:tab w:val="right" w:leader="dot" w:pos="9350"/>
            </w:tabs>
            <w:rPr>
              <w:rFonts w:cstheme="minorBidi"/>
              <w:noProof/>
              <w:sz w:val="24"/>
              <w:lang w:val="en-CA" w:bidi="ar-SA"/>
            </w:rPr>
          </w:pPr>
          <w:hyperlink w:anchor="_Toc34385377" w:history="1">
            <w:r w:rsidRPr="00BF2246">
              <w:rPr>
                <w:rStyle w:val="Hyperlink"/>
                <w:rFonts w:ascii="Times New Roman" w:hAnsi="Times New Roman"/>
                <w:noProof/>
                <w:snapToGrid w:val="0"/>
                <w:w w:val="0"/>
              </w:rPr>
              <w:t>10.1</w:t>
            </w:r>
            <w:r>
              <w:rPr>
                <w:rFonts w:cstheme="minorBidi"/>
                <w:noProof/>
                <w:sz w:val="24"/>
                <w:lang w:val="en-CA" w:bidi="ar-SA"/>
              </w:rPr>
              <w:tab/>
            </w:r>
            <w:r w:rsidRPr="00BF2246">
              <w:rPr>
                <w:rStyle w:val="Hyperlink"/>
                <w:noProof/>
              </w:rPr>
              <w:t>Data Mapping</w:t>
            </w:r>
            <w:r>
              <w:rPr>
                <w:noProof/>
                <w:webHidden/>
              </w:rPr>
              <w:tab/>
            </w:r>
            <w:r>
              <w:rPr>
                <w:noProof/>
                <w:webHidden/>
              </w:rPr>
              <w:fldChar w:fldCharType="begin"/>
            </w:r>
            <w:r>
              <w:rPr>
                <w:noProof/>
                <w:webHidden/>
              </w:rPr>
              <w:instrText xml:space="preserve"> PAGEREF _Toc34385377 \h </w:instrText>
            </w:r>
            <w:r>
              <w:rPr>
                <w:noProof/>
                <w:webHidden/>
              </w:rPr>
            </w:r>
            <w:r>
              <w:rPr>
                <w:noProof/>
                <w:webHidden/>
              </w:rPr>
              <w:fldChar w:fldCharType="separate"/>
            </w:r>
            <w:r>
              <w:rPr>
                <w:noProof/>
                <w:webHidden/>
              </w:rPr>
              <w:t>140</w:t>
            </w:r>
            <w:r>
              <w:rPr>
                <w:noProof/>
                <w:webHidden/>
              </w:rPr>
              <w:fldChar w:fldCharType="end"/>
            </w:r>
          </w:hyperlink>
        </w:p>
        <w:p w14:paraId="59A4E4E2" w14:textId="268C11B4" w:rsidR="00317706" w:rsidRDefault="00317706">
          <w:pPr>
            <w:pStyle w:val="TOC3"/>
            <w:tabs>
              <w:tab w:val="left" w:pos="1200"/>
              <w:tab w:val="right" w:leader="dot" w:pos="9350"/>
            </w:tabs>
            <w:rPr>
              <w:rFonts w:cstheme="minorBidi"/>
              <w:noProof/>
              <w:sz w:val="24"/>
              <w:lang w:val="en-CA" w:bidi="ar-SA"/>
            </w:rPr>
          </w:pPr>
          <w:hyperlink w:anchor="_Toc34385378" w:history="1">
            <w:r w:rsidRPr="00BF2246">
              <w:rPr>
                <w:rStyle w:val="Hyperlink"/>
                <w:noProof/>
              </w:rPr>
              <w:t>10.1.1</w:t>
            </w:r>
            <w:r>
              <w:rPr>
                <w:rFonts w:cstheme="minorBidi"/>
                <w:noProof/>
                <w:sz w:val="24"/>
                <w:lang w:val="en-CA" w:bidi="ar-SA"/>
              </w:rPr>
              <w:tab/>
            </w:r>
            <w:r w:rsidRPr="00BF2246">
              <w:rPr>
                <w:rStyle w:val="Hyperlink"/>
                <w:noProof/>
              </w:rPr>
              <w:t>Alternative approaches</w:t>
            </w:r>
            <w:r>
              <w:rPr>
                <w:noProof/>
                <w:webHidden/>
              </w:rPr>
              <w:tab/>
            </w:r>
            <w:r>
              <w:rPr>
                <w:noProof/>
                <w:webHidden/>
              </w:rPr>
              <w:fldChar w:fldCharType="begin"/>
            </w:r>
            <w:r>
              <w:rPr>
                <w:noProof/>
                <w:webHidden/>
              </w:rPr>
              <w:instrText xml:space="preserve"> PAGEREF _Toc34385378 \h </w:instrText>
            </w:r>
            <w:r>
              <w:rPr>
                <w:noProof/>
                <w:webHidden/>
              </w:rPr>
            </w:r>
            <w:r>
              <w:rPr>
                <w:noProof/>
                <w:webHidden/>
              </w:rPr>
              <w:fldChar w:fldCharType="separate"/>
            </w:r>
            <w:r>
              <w:rPr>
                <w:noProof/>
                <w:webHidden/>
              </w:rPr>
              <w:t>141</w:t>
            </w:r>
            <w:r>
              <w:rPr>
                <w:noProof/>
                <w:webHidden/>
              </w:rPr>
              <w:fldChar w:fldCharType="end"/>
            </w:r>
          </w:hyperlink>
        </w:p>
        <w:p w14:paraId="25ED8D24" w14:textId="278EF5D5" w:rsidR="00317706" w:rsidRDefault="00317706">
          <w:pPr>
            <w:pStyle w:val="TOC3"/>
            <w:tabs>
              <w:tab w:val="left" w:pos="1200"/>
              <w:tab w:val="right" w:leader="dot" w:pos="9350"/>
            </w:tabs>
            <w:rPr>
              <w:rFonts w:cstheme="minorBidi"/>
              <w:noProof/>
              <w:sz w:val="24"/>
              <w:lang w:val="en-CA" w:bidi="ar-SA"/>
            </w:rPr>
          </w:pPr>
          <w:hyperlink w:anchor="_Toc34385379" w:history="1">
            <w:r w:rsidRPr="00BF2246">
              <w:rPr>
                <w:rStyle w:val="Hyperlink"/>
                <w:noProof/>
              </w:rPr>
              <w:t>10.1.2</w:t>
            </w:r>
            <w:r>
              <w:rPr>
                <w:rFonts w:cstheme="minorBidi"/>
                <w:noProof/>
                <w:sz w:val="24"/>
                <w:lang w:val="en-CA" w:bidi="ar-SA"/>
              </w:rPr>
              <w:tab/>
            </w:r>
            <w:r w:rsidRPr="00BF2246">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_Toc34385379 \h </w:instrText>
            </w:r>
            <w:r>
              <w:rPr>
                <w:noProof/>
                <w:webHidden/>
              </w:rPr>
            </w:r>
            <w:r>
              <w:rPr>
                <w:noProof/>
                <w:webHidden/>
              </w:rPr>
              <w:fldChar w:fldCharType="separate"/>
            </w:r>
            <w:r>
              <w:rPr>
                <w:noProof/>
                <w:webHidden/>
              </w:rPr>
              <w:t>141</w:t>
            </w:r>
            <w:r>
              <w:rPr>
                <w:noProof/>
                <w:webHidden/>
              </w:rPr>
              <w:fldChar w:fldCharType="end"/>
            </w:r>
          </w:hyperlink>
        </w:p>
        <w:p w14:paraId="254C6C28" w14:textId="66DBAC7C" w:rsidR="00317706" w:rsidRDefault="00317706">
          <w:pPr>
            <w:pStyle w:val="TOC3"/>
            <w:tabs>
              <w:tab w:val="left" w:pos="1200"/>
              <w:tab w:val="right" w:leader="dot" w:pos="9350"/>
            </w:tabs>
            <w:rPr>
              <w:rFonts w:cstheme="minorBidi"/>
              <w:noProof/>
              <w:sz w:val="24"/>
              <w:lang w:val="en-CA" w:bidi="ar-SA"/>
            </w:rPr>
          </w:pPr>
          <w:hyperlink w:anchor="_Toc34385380" w:history="1">
            <w:r w:rsidRPr="00BF2246">
              <w:rPr>
                <w:rStyle w:val="Hyperlink"/>
                <w:noProof/>
              </w:rPr>
              <w:t>10.1.3</w:t>
            </w:r>
            <w:r>
              <w:rPr>
                <w:rFonts w:cstheme="minorBidi"/>
                <w:noProof/>
                <w:sz w:val="24"/>
                <w:lang w:val="en-CA" w:bidi="ar-SA"/>
              </w:rPr>
              <w:tab/>
            </w:r>
            <w:r w:rsidRPr="00BF2246">
              <w:rPr>
                <w:rStyle w:val="Hyperlink"/>
                <w:noProof/>
              </w:rPr>
              <w:t>Repeated Data Mappings</w:t>
            </w:r>
            <w:r>
              <w:rPr>
                <w:noProof/>
                <w:webHidden/>
              </w:rPr>
              <w:tab/>
            </w:r>
            <w:r>
              <w:rPr>
                <w:noProof/>
                <w:webHidden/>
              </w:rPr>
              <w:fldChar w:fldCharType="begin"/>
            </w:r>
            <w:r>
              <w:rPr>
                <w:noProof/>
                <w:webHidden/>
              </w:rPr>
              <w:instrText xml:space="preserve"> PAGEREF _Toc34385380 \h </w:instrText>
            </w:r>
            <w:r>
              <w:rPr>
                <w:noProof/>
                <w:webHidden/>
              </w:rPr>
            </w:r>
            <w:r>
              <w:rPr>
                <w:noProof/>
                <w:webHidden/>
              </w:rPr>
              <w:fldChar w:fldCharType="separate"/>
            </w:r>
            <w:r>
              <w:rPr>
                <w:noProof/>
                <w:webHidden/>
              </w:rPr>
              <w:t>142</w:t>
            </w:r>
            <w:r>
              <w:rPr>
                <w:noProof/>
                <w:webHidden/>
              </w:rPr>
              <w:fldChar w:fldCharType="end"/>
            </w:r>
          </w:hyperlink>
        </w:p>
        <w:p w14:paraId="7FDDF858" w14:textId="23240B08" w:rsidR="00317706" w:rsidRDefault="00317706">
          <w:pPr>
            <w:pStyle w:val="TOC3"/>
            <w:tabs>
              <w:tab w:val="left" w:pos="1200"/>
              <w:tab w:val="right" w:leader="dot" w:pos="9350"/>
            </w:tabs>
            <w:rPr>
              <w:rFonts w:cstheme="minorBidi"/>
              <w:noProof/>
              <w:sz w:val="24"/>
              <w:lang w:val="en-CA" w:bidi="ar-SA"/>
            </w:rPr>
          </w:pPr>
          <w:hyperlink w:anchor="_Toc34385381" w:history="1">
            <w:r w:rsidRPr="00BF2246">
              <w:rPr>
                <w:rStyle w:val="Hyperlink"/>
                <w:rFonts w:eastAsia="Times New Roman"/>
                <w:noProof/>
                <w:bdr w:val="none" w:sz="0" w:space="0" w:color="auto" w:frame="1"/>
                <w:lang w:eastAsia="en-CA"/>
              </w:rPr>
              <w:t>10.1.4</w:t>
            </w:r>
            <w:r>
              <w:rPr>
                <w:rFonts w:cstheme="minorBidi"/>
                <w:noProof/>
                <w:sz w:val="24"/>
                <w:lang w:val="en-CA" w:bidi="ar-SA"/>
              </w:rPr>
              <w:tab/>
            </w:r>
            <w:r w:rsidRPr="00BF2246">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_Toc34385381 \h </w:instrText>
            </w:r>
            <w:r>
              <w:rPr>
                <w:noProof/>
                <w:webHidden/>
              </w:rPr>
            </w:r>
            <w:r>
              <w:rPr>
                <w:noProof/>
                <w:webHidden/>
              </w:rPr>
              <w:fldChar w:fldCharType="separate"/>
            </w:r>
            <w:r>
              <w:rPr>
                <w:noProof/>
                <w:webHidden/>
              </w:rPr>
              <w:t>143</w:t>
            </w:r>
            <w:r>
              <w:rPr>
                <w:noProof/>
                <w:webHidden/>
              </w:rPr>
              <w:fldChar w:fldCharType="end"/>
            </w:r>
          </w:hyperlink>
        </w:p>
        <w:p w14:paraId="018D428E" w14:textId="3F6B0E2B" w:rsidR="00317706" w:rsidRDefault="00317706">
          <w:pPr>
            <w:pStyle w:val="TOC2"/>
            <w:tabs>
              <w:tab w:val="left" w:pos="960"/>
              <w:tab w:val="right" w:leader="dot" w:pos="9350"/>
            </w:tabs>
            <w:rPr>
              <w:rFonts w:cstheme="minorBidi"/>
              <w:noProof/>
              <w:sz w:val="24"/>
              <w:lang w:val="en-CA" w:bidi="ar-SA"/>
            </w:rPr>
          </w:pPr>
          <w:hyperlink w:anchor="_Toc34385382" w:history="1">
            <w:r w:rsidRPr="00BF2246">
              <w:rPr>
                <w:rStyle w:val="Hyperlink"/>
                <w:rFonts w:ascii="Times New Roman" w:hAnsi="Times New Roman"/>
                <w:noProof/>
                <w:snapToGrid w:val="0"/>
                <w:w w:val="0"/>
              </w:rPr>
              <w:t>10.2</w:t>
            </w:r>
            <w:r>
              <w:rPr>
                <w:rFonts w:cstheme="minorBidi"/>
                <w:noProof/>
                <w:sz w:val="24"/>
                <w:lang w:val="en-CA" w:bidi="ar-SA"/>
              </w:rPr>
              <w:tab/>
            </w:r>
            <w:r w:rsidRPr="00BF2246">
              <w:rPr>
                <w:rStyle w:val="Hyperlink"/>
                <w:noProof/>
              </w:rPr>
              <w:t>Data Storage and Access</w:t>
            </w:r>
            <w:r>
              <w:rPr>
                <w:noProof/>
                <w:webHidden/>
              </w:rPr>
              <w:tab/>
            </w:r>
            <w:r>
              <w:rPr>
                <w:noProof/>
                <w:webHidden/>
              </w:rPr>
              <w:fldChar w:fldCharType="begin"/>
            </w:r>
            <w:r>
              <w:rPr>
                <w:noProof/>
                <w:webHidden/>
              </w:rPr>
              <w:instrText xml:space="preserve"> PAGEREF _Toc34385382 \h </w:instrText>
            </w:r>
            <w:r>
              <w:rPr>
                <w:noProof/>
                <w:webHidden/>
              </w:rPr>
            </w:r>
            <w:r>
              <w:rPr>
                <w:noProof/>
                <w:webHidden/>
              </w:rPr>
              <w:fldChar w:fldCharType="separate"/>
            </w:r>
            <w:r>
              <w:rPr>
                <w:noProof/>
                <w:webHidden/>
              </w:rPr>
              <w:t>144</w:t>
            </w:r>
            <w:r>
              <w:rPr>
                <w:noProof/>
                <w:webHidden/>
              </w:rPr>
              <w:fldChar w:fldCharType="end"/>
            </w:r>
          </w:hyperlink>
        </w:p>
        <w:p w14:paraId="233EFB5C" w14:textId="78DFA254" w:rsidR="00317706" w:rsidRDefault="00317706">
          <w:pPr>
            <w:pStyle w:val="TOC3"/>
            <w:tabs>
              <w:tab w:val="left" w:pos="1200"/>
              <w:tab w:val="right" w:leader="dot" w:pos="9350"/>
            </w:tabs>
            <w:rPr>
              <w:rFonts w:cstheme="minorBidi"/>
              <w:noProof/>
              <w:sz w:val="24"/>
              <w:lang w:val="en-CA" w:bidi="ar-SA"/>
            </w:rPr>
          </w:pPr>
          <w:hyperlink w:anchor="_Toc34385383" w:history="1">
            <w:r w:rsidRPr="00BF2246">
              <w:rPr>
                <w:rStyle w:val="Hyperlink"/>
                <w:noProof/>
              </w:rPr>
              <w:t>10.2.1</w:t>
            </w:r>
            <w:r>
              <w:rPr>
                <w:rFonts w:cstheme="minorBidi"/>
                <w:noProof/>
                <w:sz w:val="24"/>
                <w:lang w:val="en-CA" w:bidi="ar-SA"/>
              </w:rPr>
              <w:tab/>
            </w:r>
            <w:r w:rsidRPr="00BF2246">
              <w:rPr>
                <w:rStyle w:val="Hyperlink"/>
                <w:noProof/>
              </w:rPr>
              <w:t>Upload to triple store</w:t>
            </w:r>
            <w:r>
              <w:rPr>
                <w:noProof/>
                <w:webHidden/>
              </w:rPr>
              <w:tab/>
            </w:r>
            <w:r>
              <w:rPr>
                <w:noProof/>
                <w:webHidden/>
              </w:rPr>
              <w:fldChar w:fldCharType="begin"/>
            </w:r>
            <w:r>
              <w:rPr>
                <w:noProof/>
                <w:webHidden/>
              </w:rPr>
              <w:instrText xml:space="preserve"> PAGEREF _Toc34385383 \h </w:instrText>
            </w:r>
            <w:r>
              <w:rPr>
                <w:noProof/>
                <w:webHidden/>
              </w:rPr>
            </w:r>
            <w:r>
              <w:rPr>
                <w:noProof/>
                <w:webHidden/>
              </w:rPr>
              <w:fldChar w:fldCharType="separate"/>
            </w:r>
            <w:r>
              <w:rPr>
                <w:noProof/>
                <w:webHidden/>
              </w:rPr>
              <w:t>145</w:t>
            </w:r>
            <w:r>
              <w:rPr>
                <w:noProof/>
                <w:webHidden/>
              </w:rPr>
              <w:fldChar w:fldCharType="end"/>
            </w:r>
          </w:hyperlink>
        </w:p>
        <w:p w14:paraId="423DAD9F" w14:textId="31959C2D" w:rsidR="00317706" w:rsidRDefault="00317706">
          <w:pPr>
            <w:pStyle w:val="TOC2"/>
            <w:tabs>
              <w:tab w:val="left" w:pos="960"/>
              <w:tab w:val="right" w:leader="dot" w:pos="9350"/>
            </w:tabs>
            <w:rPr>
              <w:rFonts w:cstheme="minorBidi"/>
              <w:noProof/>
              <w:sz w:val="24"/>
              <w:lang w:val="en-CA" w:bidi="ar-SA"/>
            </w:rPr>
          </w:pPr>
          <w:hyperlink w:anchor="_Toc34385384" w:history="1">
            <w:r w:rsidRPr="00BF2246">
              <w:rPr>
                <w:rStyle w:val="Hyperlink"/>
                <w:rFonts w:ascii="Times New Roman" w:hAnsi="Times New Roman"/>
                <w:noProof/>
                <w:snapToGrid w:val="0"/>
                <w:w w:val="0"/>
              </w:rPr>
              <w:t>10.3</w:t>
            </w:r>
            <w:r>
              <w:rPr>
                <w:rFonts w:cstheme="minorBidi"/>
                <w:noProof/>
                <w:sz w:val="24"/>
                <w:lang w:val="en-CA" w:bidi="ar-SA"/>
              </w:rPr>
              <w:tab/>
            </w:r>
            <w:r w:rsidRPr="00BF2246">
              <w:rPr>
                <w:rStyle w:val="Hyperlink"/>
                <w:noProof/>
              </w:rPr>
              <w:t>Ontology Documentation</w:t>
            </w:r>
            <w:r>
              <w:rPr>
                <w:noProof/>
                <w:webHidden/>
              </w:rPr>
              <w:tab/>
            </w:r>
            <w:r>
              <w:rPr>
                <w:noProof/>
                <w:webHidden/>
              </w:rPr>
              <w:fldChar w:fldCharType="begin"/>
            </w:r>
            <w:r>
              <w:rPr>
                <w:noProof/>
                <w:webHidden/>
              </w:rPr>
              <w:instrText xml:space="preserve"> PAGEREF _Toc34385384 \h </w:instrText>
            </w:r>
            <w:r>
              <w:rPr>
                <w:noProof/>
                <w:webHidden/>
              </w:rPr>
            </w:r>
            <w:r>
              <w:rPr>
                <w:noProof/>
                <w:webHidden/>
              </w:rPr>
              <w:fldChar w:fldCharType="separate"/>
            </w:r>
            <w:r>
              <w:rPr>
                <w:noProof/>
                <w:webHidden/>
              </w:rPr>
              <w:t>145</w:t>
            </w:r>
            <w:r>
              <w:rPr>
                <w:noProof/>
                <w:webHidden/>
              </w:rPr>
              <w:fldChar w:fldCharType="end"/>
            </w:r>
          </w:hyperlink>
        </w:p>
        <w:p w14:paraId="533A90C1" w14:textId="12C1F0A6" w:rsidR="00317706" w:rsidRDefault="00317706">
          <w:pPr>
            <w:pStyle w:val="TOC2"/>
            <w:tabs>
              <w:tab w:val="left" w:pos="960"/>
              <w:tab w:val="right" w:leader="dot" w:pos="9350"/>
            </w:tabs>
            <w:rPr>
              <w:rFonts w:cstheme="minorBidi"/>
              <w:noProof/>
              <w:sz w:val="24"/>
              <w:lang w:val="en-CA" w:bidi="ar-SA"/>
            </w:rPr>
          </w:pPr>
          <w:hyperlink w:anchor="_Toc34385385" w:history="1">
            <w:r w:rsidRPr="00BF2246">
              <w:rPr>
                <w:rStyle w:val="Hyperlink"/>
                <w:rFonts w:ascii="Times New Roman" w:hAnsi="Times New Roman"/>
                <w:noProof/>
                <w:snapToGrid w:val="0"/>
                <w:w w:val="0"/>
              </w:rPr>
              <w:t>10.4</w:t>
            </w:r>
            <w:r>
              <w:rPr>
                <w:rFonts w:cstheme="minorBidi"/>
                <w:noProof/>
                <w:sz w:val="24"/>
                <w:lang w:val="en-CA" w:bidi="ar-SA"/>
              </w:rPr>
              <w:tab/>
            </w:r>
            <w:r w:rsidRPr="00BF2246">
              <w:rPr>
                <w:rStyle w:val="Hyperlink"/>
                <w:noProof/>
              </w:rPr>
              <w:t>Ontology Versioning</w:t>
            </w:r>
            <w:r>
              <w:rPr>
                <w:noProof/>
                <w:webHidden/>
              </w:rPr>
              <w:tab/>
            </w:r>
            <w:r>
              <w:rPr>
                <w:noProof/>
                <w:webHidden/>
              </w:rPr>
              <w:fldChar w:fldCharType="begin"/>
            </w:r>
            <w:r>
              <w:rPr>
                <w:noProof/>
                <w:webHidden/>
              </w:rPr>
              <w:instrText xml:space="preserve"> PAGEREF _Toc34385385 \h </w:instrText>
            </w:r>
            <w:r>
              <w:rPr>
                <w:noProof/>
                <w:webHidden/>
              </w:rPr>
            </w:r>
            <w:r>
              <w:rPr>
                <w:noProof/>
                <w:webHidden/>
              </w:rPr>
              <w:fldChar w:fldCharType="separate"/>
            </w:r>
            <w:r>
              <w:rPr>
                <w:noProof/>
                <w:webHidden/>
              </w:rPr>
              <w:t>146</w:t>
            </w:r>
            <w:r>
              <w:rPr>
                <w:noProof/>
                <w:webHidden/>
              </w:rPr>
              <w:fldChar w:fldCharType="end"/>
            </w:r>
          </w:hyperlink>
        </w:p>
        <w:p w14:paraId="08D01222" w14:textId="7AE51320" w:rsidR="00317706" w:rsidRDefault="00317706">
          <w:pPr>
            <w:pStyle w:val="TOC3"/>
            <w:tabs>
              <w:tab w:val="left" w:pos="1200"/>
              <w:tab w:val="right" w:leader="dot" w:pos="9350"/>
            </w:tabs>
            <w:rPr>
              <w:rFonts w:cstheme="minorBidi"/>
              <w:noProof/>
              <w:sz w:val="24"/>
              <w:lang w:val="en-CA" w:bidi="ar-SA"/>
            </w:rPr>
          </w:pPr>
          <w:hyperlink w:anchor="_Toc34385386" w:history="1">
            <w:r w:rsidRPr="00BF2246">
              <w:rPr>
                <w:rStyle w:val="Hyperlink"/>
                <w:noProof/>
              </w:rPr>
              <w:t>10.4.1</w:t>
            </w:r>
            <w:r>
              <w:rPr>
                <w:rFonts w:cstheme="minorBidi"/>
                <w:noProof/>
                <w:sz w:val="24"/>
                <w:lang w:val="en-CA" w:bidi="ar-SA"/>
              </w:rPr>
              <w:tab/>
            </w:r>
            <w:r w:rsidRPr="00BF2246">
              <w:rPr>
                <w:rStyle w:val="Hyperlink"/>
                <w:noProof/>
              </w:rPr>
              <w:t>Versioning Principles</w:t>
            </w:r>
            <w:r>
              <w:rPr>
                <w:noProof/>
                <w:webHidden/>
              </w:rPr>
              <w:tab/>
            </w:r>
            <w:r>
              <w:rPr>
                <w:noProof/>
                <w:webHidden/>
              </w:rPr>
              <w:fldChar w:fldCharType="begin"/>
            </w:r>
            <w:r>
              <w:rPr>
                <w:noProof/>
                <w:webHidden/>
              </w:rPr>
              <w:instrText xml:space="preserve"> PAGEREF _Toc34385386 \h </w:instrText>
            </w:r>
            <w:r>
              <w:rPr>
                <w:noProof/>
                <w:webHidden/>
              </w:rPr>
            </w:r>
            <w:r>
              <w:rPr>
                <w:noProof/>
                <w:webHidden/>
              </w:rPr>
              <w:fldChar w:fldCharType="separate"/>
            </w:r>
            <w:r>
              <w:rPr>
                <w:noProof/>
                <w:webHidden/>
              </w:rPr>
              <w:t>147</w:t>
            </w:r>
            <w:r>
              <w:rPr>
                <w:noProof/>
                <w:webHidden/>
              </w:rPr>
              <w:fldChar w:fldCharType="end"/>
            </w:r>
          </w:hyperlink>
        </w:p>
        <w:p w14:paraId="315469E9" w14:textId="534A1717" w:rsidR="00317706" w:rsidRDefault="00317706">
          <w:pPr>
            <w:pStyle w:val="TOC3"/>
            <w:tabs>
              <w:tab w:val="left" w:pos="1200"/>
              <w:tab w:val="right" w:leader="dot" w:pos="9350"/>
            </w:tabs>
            <w:rPr>
              <w:rFonts w:cstheme="minorBidi"/>
              <w:noProof/>
              <w:sz w:val="24"/>
              <w:lang w:val="en-CA" w:bidi="ar-SA"/>
            </w:rPr>
          </w:pPr>
          <w:hyperlink w:anchor="_Toc34385387" w:history="1">
            <w:r w:rsidRPr="00BF2246">
              <w:rPr>
                <w:rStyle w:val="Hyperlink"/>
                <w:noProof/>
              </w:rPr>
              <w:t>10.4.2</w:t>
            </w:r>
            <w:r>
              <w:rPr>
                <w:rFonts w:cstheme="minorBidi"/>
                <w:noProof/>
                <w:sz w:val="24"/>
                <w:lang w:val="en-CA" w:bidi="ar-SA"/>
              </w:rPr>
              <w:tab/>
            </w:r>
            <w:r w:rsidRPr="00BF2246">
              <w:rPr>
                <w:rStyle w:val="Hyperlink"/>
                <w:noProof/>
              </w:rPr>
              <w:t>Process to Update Ontology-x.owl</w:t>
            </w:r>
            <w:r>
              <w:rPr>
                <w:noProof/>
                <w:webHidden/>
              </w:rPr>
              <w:tab/>
            </w:r>
            <w:r>
              <w:rPr>
                <w:noProof/>
                <w:webHidden/>
              </w:rPr>
              <w:fldChar w:fldCharType="begin"/>
            </w:r>
            <w:r>
              <w:rPr>
                <w:noProof/>
                <w:webHidden/>
              </w:rPr>
              <w:instrText xml:space="preserve"> PAGEREF _Toc34385387 \h </w:instrText>
            </w:r>
            <w:r>
              <w:rPr>
                <w:noProof/>
                <w:webHidden/>
              </w:rPr>
            </w:r>
            <w:r>
              <w:rPr>
                <w:noProof/>
                <w:webHidden/>
              </w:rPr>
              <w:fldChar w:fldCharType="separate"/>
            </w:r>
            <w:r>
              <w:rPr>
                <w:noProof/>
                <w:webHidden/>
              </w:rPr>
              <w:t>148</w:t>
            </w:r>
            <w:r>
              <w:rPr>
                <w:noProof/>
                <w:webHidden/>
              </w:rPr>
              <w:fldChar w:fldCharType="end"/>
            </w:r>
          </w:hyperlink>
        </w:p>
        <w:p w14:paraId="0E6FD508" w14:textId="5E4E1662" w:rsidR="00317706" w:rsidRDefault="00317706">
          <w:pPr>
            <w:pStyle w:val="TOC3"/>
            <w:tabs>
              <w:tab w:val="left" w:pos="1200"/>
              <w:tab w:val="right" w:leader="dot" w:pos="9350"/>
            </w:tabs>
            <w:rPr>
              <w:rFonts w:cstheme="minorBidi"/>
              <w:noProof/>
              <w:sz w:val="24"/>
              <w:lang w:val="en-CA" w:bidi="ar-SA"/>
            </w:rPr>
          </w:pPr>
          <w:hyperlink w:anchor="_Toc34385388" w:history="1">
            <w:r w:rsidRPr="00BF2246">
              <w:rPr>
                <w:rStyle w:val="Hyperlink"/>
                <w:noProof/>
              </w:rPr>
              <w:t>10.4.3</w:t>
            </w:r>
            <w:r>
              <w:rPr>
                <w:rFonts w:cstheme="minorBidi"/>
                <w:noProof/>
                <w:sz w:val="24"/>
                <w:lang w:val="en-CA" w:bidi="ar-SA"/>
              </w:rPr>
              <w:tab/>
            </w:r>
            <w:r w:rsidRPr="00BF2246">
              <w:rPr>
                <w:rStyle w:val="Hyperlink"/>
                <w:noProof/>
              </w:rPr>
              <w:t>Versioning infrastructure</w:t>
            </w:r>
            <w:r>
              <w:rPr>
                <w:noProof/>
                <w:webHidden/>
              </w:rPr>
              <w:tab/>
            </w:r>
            <w:r>
              <w:rPr>
                <w:noProof/>
                <w:webHidden/>
              </w:rPr>
              <w:fldChar w:fldCharType="begin"/>
            </w:r>
            <w:r>
              <w:rPr>
                <w:noProof/>
                <w:webHidden/>
              </w:rPr>
              <w:instrText xml:space="preserve"> PAGEREF _Toc34385388 \h </w:instrText>
            </w:r>
            <w:r>
              <w:rPr>
                <w:noProof/>
                <w:webHidden/>
              </w:rPr>
            </w:r>
            <w:r>
              <w:rPr>
                <w:noProof/>
                <w:webHidden/>
              </w:rPr>
              <w:fldChar w:fldCharType="separate"/>
            </w:r>
            <w:r>
              <w:rPr>
                <w:noProof/>
                <w:webHidden/>
              </w:rPr>
              <w:t>149</w:t>
            </w:r>
            <w:r>
              <w:rPr>
                <w:noProof/>
                <w:webHidden/>
              </w:rPr>
              <w:fldChar w:fldCharType="end"/>
            </w:r>
          </w:hyperlink>
        </w:p>
        <w:p w14:paraId="734C4F06" w14:textId="47694CBD" w:rsidR="00317706" w:rsidRDefault="00317706">
          <w:pPr>
            <w:pStyle w:val="TOC3"/>
            <w:tabs>
              <w:tab w:val="left" w:pos="1200"/>
              <w:tab w:val="right" w:leader="dot" w:pos="9350"/>
            </w:tabs>
            <w:rPr>
              <w:rFonts w:cstheme="minorBidi"/>
              <w:noProof/>
              <w:sz w:val="24"/>
              <w:lang w:val="en-CA" w:bidi="ar-SA"/>
            </w:rPr>
          </w:pPr>
          <w:hyperlink w:anchor="_Toc34385389" w:history="1">
            <w:r w:rsidRPr="00BF2246">
              <w:rPr>
                <w:rStyle w:val="Hyperlink"/>
                <w:noProof/>
              </w:rPr>
              <w:t>10.4.4</w:t>
            </w:r>
            <w:r>
              <w:rPr>
                <w:rFonts w:cstheme="minorBidi"/>
                <w:noProof/>
                <w:sz w:val="24"/>
                <w:lang w:val="en-CA" w:bidi="ar-SA"/>
              </w:rPr>
              <w:tab/>
            </w:r>
            <w:r w:rsidRPr="00BF2246">
              <w:rPr>
                <w:rStyle w:val="Hyperlink"/>
                <w:noProof/>
              </w:rPr>
              <w:t>Future Work</w:t>
            </w:r>
            <w:r>
              <w:rPr>
                <w:noProof/>
                <w:webHidden/>
              </w:rPr>
              <w:tab/>
            </w:r>
            <w:r>
              <w:rPr>
                <w:noProof/>
                <w:webHidden/>
              </w:rPr>
              <w:fldChar w:fldCharType="begin"/>
            </w:r>
            <w:r>
              <w:rPr>
                <w:noProof/>
                <w:webHidden/>
              </w:rPr>
              <w:instrText xml:space="preserve"> PAGEREF _Toc34385389 \h </w:instrText>
            </w:r>
            <w:r>
              <w:rPr>
                <w:noProof/>
                <w:webHidden/>
              </w:rPr>
            </w:r>
            <w:r>
              <w:rPr>
                <w:noProof/>
                <w:webHidden/>
              </w:rPr>
              <w:fldChar w:fldCharType="separate"/>
            </w:r>
            <w:r>
              <w:rPr>
                <w:noProof/>
                <w:webHidden/>
              </w:rPr>
              <w:t>150</w:t>
            </w:r>
            <w:r>
              <w:rPr>
                <w:noProof/>
                <w:webHidden/>
              </w:rPr>
              <w:fldChar w:fldCharType="end"/>
            </w:r>
          </w:hyperlink>
        </w:p>
        <w:p w14:paraId="51807F15" w14:textId="6F88C412" w:rsidR="00317706" w:rsidRDefault="00317706">
          <w:pPr>
            <w:pStyle w:val="TOC1"/>
            <w:rPr>
              <w:rFonts w:cstheme="minorBidi"/>
              <w:noProof/>
              <w:sz w:val="24"/>
              <w:lang w:val="en-CA" w:bidi="ar-SA"/>
            </w:rPr>
          </w:pPr>
          <w:hyperlink w:anchor="_Toc34385390" w:history="1">
            <w:r w:rsidRPr="00BF2246">
              <w:rPr>
                <w:rStyle w:val="Hyperlink"/>
                <w:noProof/>
              </w:rPr>
              <w:t>11</w:t>
            </w:r>
            <w:r>
              <w:rPr>
                <w:rFonts w:cstheme="minorBidi"/>
                <w:noProof/>
                <w:sz w:val="24"/>
                <w:lang w:val="en-CA" w:bidi="ar-SA"/>
              </w:rPr>
              <w:tab/>
            </w:r>
            <w:r w:rsidRPr="00BF2246">
              <w:rPr>
                <w:rStyle w:val="Hyperlink"/>
                <w:noProof/>
              </w:rPr>
              <w:t>Future Work</w:t>
            </w:r>
            <w:r>
              <w:rPr>
                <w:noProof/>
                <w:webHidden/>
              </w:rPr>
              <w:tab/>
            </w:r>
            <w:r>
              <w:rPr>
                <w:noProof/>
                <w:webHidden/>
              </w:rPr>
              <w:fldChar w:fldCharType="begin"/>
            </w:r>
            <w:r>
              <w:rPr>
                <w:noProof/>
                <w:webHidden/>
              </w:rPr>
              <w:instrText xml:space="preserve"> PAGEREF _Toc34385390 \h </w:instrText>
            </w:r>
            <w:r>
              <w:rPr>
                <w:noProof/>
                <w:webHidden/>
              </w:rPr>
            </w:r>
            <w:r>
              <w:rPr>
                <w:noProof/>
                <w:webHidden/>
              </w:rPr>
              <w:fldChar w:fldCharType="separate"/>
            </w:r>
            <w:r>
              <w:rPr>
                <w:noProof/>
                <w:webHidden/>
              </w:rPr>
              <w:t>150</w:t>
            </w:r>
            <w:r>
              <w:rPr>
                <w:noProof/>
                <w:webHidden/>
              </w:rPr>
              <w:fldChar w:fldCharType="end"/>
            </w:r>
          </w:hyperlink>
        </w:p>
        <w:p w14:paraId="499823AB" w14:textId="591D59CA" w:rsidR="00317706" w:rsidRDefault="00317706">
          <w:pPr>
            <w:pStyle w:val="TOC2"/>
            <w:tabs>
              <w:tab w:val="left" w:pos="960"/>
              <w:tab w:val="right" w:leader="dot" w:pos="9350"/>
            </w:tabs>
            <w:rPr>
              <w:rFonts w:cstheme="minorBidi"/>
              <w:noProof/>
              <w:sz w:val="24"/>
              <w:lang w:val="en-CA" w:bidi="ar-SA"/>
            </w:rPr>
          </w:pPr>
          <w:hyperlink w:anchor="_Toc34385391" w:history="1">
            <w:r w:rsidRPr="00BF2246">
              <w:rPr>
                <w:rStyle w:val="Hyperlink"/>
                <w:rFonts w:ascii="Times New Roman" w:hAnsi="Times New Roman"/>
                <w:noProof/>
                <w:snapToGrid w:val="0"/>
                <w:w w:val="0"/>
              </w:rPr>
              <w:t>11.1</w:t>
            </w:r>
            <w:r>
              <w:rPr>
                <w:rFonts w:cstheme="minorBidi"/>
                <w:noProof/>
                <w:sz w:val="24"/>
                <w:lang w:val="en-CA" w:bidi="ar-SA"/>
              </w:rPr>
              <w:tab/>
            </w:r>
            <w:r w:rsidRPr="00BF2246">
              <w:rPr>
                <w:rStyle w:val="Hyperlink"/>
                <w:noProof/>
              </w:rPr>
              <w:t>Research</w:t>
            </w:r>
            <w:r>
              <w:rPr>
                <w:noProof/>
                <w:webHidden/>
              </w:rPr>
              <w:tab/>
            </w:r>
            <w:r>
              <w:rPr>
                <w:noProof/>
                <w:webHidden/>
              </w:rPr>
              <w:fldChar w:fldCharType="begin"/>
            </w:r>
            <w:r>
              <w:rPr>
                <w:noProof/>
                <w:webHidden/>
              </w:rPr>
              <w:instrText xml:space="preserve"> PAGEREF _Toc34385391 \h </w:instrText>
            </w:r>
            <w:r>
              <w:rPr>
                <w:noProof/>
                <w:webHidden/>
              </w:rPr>
            </w:r>
            <w:r>
              <w:rPr>
                <w:noProof/>
                <w:webHidden/>
              </w:rPr>
              <w:fldChar w:fldCharType="separate"/>
            </w:r>
            <w:r>
              <w:rPr>
                <w:noProof/>
                <w:webHidden/>
              </w:rPr>
              <w:t>151</w:t>
            </w:r>
            <w:r>
              <w:rPr>
                <w:noProof/>
                <w:webHidden/>
              </w:rPr>
              <w:fldChar w:fldCharType="end"/>
            </w:r>
          </w:hyperlink>
        </w:p>
        <w:p w14:paraId="6C9D2532" w14:textId="0140CFB7" w:rsidR="00317706" w:rsidRDefault="00317706">
          <w:pPr>
            <w:pStyle w:val="TOC1"/>
            <w:rPr>
              <w:rFonts w:cstheme="minorBidi"/>
              <w:noProof/>
              <w:sz w:val="24"/>
              <w:lang w:val="en-CA" w:bidi="ar-SA"/>
            </w:rPr>
          </w:pPr>
          <w:hyperlink w:anchor="_Toc34385392" w:history="1">
            <w:r w:rsidRPr="00BF2246">
              <w:rPr>
                <w:rStyle w:val="Hyperlink"/>
                <w:noProof/>
              </w:rPr>
              <w:t>Acknowledgements</w:t>
            </w:r>
            <w:r>
              <w:rPr>
                <w:noProof/>
                <w:webHidden/>
              </w:rPr>
              <w:tab/>
            </w:r>
            <w:r>
              <w:rPr>
                <w:noProof/>
                <w:webHidden/>
              </w:rPr>
              <w:fldChar w:fldCharType="begin"/>
            </w:r>
            <w:r>
              <w:rPr>
                <w:noProof/>
                <w:webHidden/>
              </w:rPr>
              <w:instrText xml:space="preserve"> PAGEREF _Toc34385392 \h </w:instrText>
            </w:r>
            <w:r>
              <w:rPr>
                <w:noProof/>
                <w:webHidden/>
              </w:rPr>
            </w:r>
            <w:r>
              <w:rPr>
                <w:noProof/>
                <w:webHidden/>
              </w:rPr>
              <w:fldChar w:fldCharType="separate"/>
            </w:r>
            <w:r>
              <w:rPr>
                <w:noProof/>
                <w:webHidden/>
              </w:rPr>
              <w:t>152</w:t>
            </w:r>
            <w:r>
              <w:rPr>
                <w:noProof/>
                <w:webHidden/>
              </w:rPr>
              <w:fldChar w:fldCharType="end"/>
            </w:r>
          </w:hyperlink>
        </w:p>
        <w:p w14:paraId="63A8D357" w14:textId="20A3F97E" w:rsidR="00317706" w:rsidRDefault="00317706">
          <w:pPr>
            <w:pStyle w:val="TOC1"/>
            <w:rPr>
              <w:rFonts w:cstheme="minorBidi"/>
              <w:noProof/>
              <w:sz w:val="24"/>
              <w:lang w:val="en-CA" w:bidi="ar-SA"/>
            </w:rPr>
          </w:pPr>
          <w:hyperlink w:anchor="_Toc34385393" w:history="1">
            <w:r w:rsidRPr="00BF2246">
              <w:rPr>
                <w:rStyle w:val="Hyperlink"/>
                <w:noProof/>
              </w:rPr>
              <w:t>References</w:t>
            </w:r>
            <w:r>
              <w:rPr>
                <w:noProof/>
                <w:webHidden/>
              </w:rPr>
              <w:tab/>
            </w:r>
            <w:r>
              <w:rPr>
                <w:noProof/>
                <w:webHidden/>
              </w:rPr>
              <w:fldChar w:fldCharType="begin"/>
            </w:r>
            <w:r>
              <w:rPr>
                <w:noProof/>
                <w:webHidden/>
              </w:rPr>
              <w:instrText xml:space="preserve"> PAGEREF _Toc34385393 \h </w:instrText>
            </w:r>
            <w:r>
              <w:rPr>
                <w:noProof/>
                <w:webHidden/>
              </w:rPr>
            </w:r>
            <w:r>
              <w:rPr>
                <w:noProof/>
                <w:webHidden/>
              </w:rPr>
              <w:fldChar w:fldCharType="separate"/>
            </w:r>
            <w:r>
              <w:rPr>
                <w:noProof/>
                <w:webHidden/>
              </w:rPr>
              <w:t>153</w:t>
            </w:r>
            <w:r>
              <w:rPr>
                <w:noProof/>
                <w:webHidden/>
              </w:rPr>
              <w:fldChar w:fldCharType="end"/>
            </w:r>
          </w:hyperlink>
        </w:p>
        <w:p w14:paraId="5EC0AB43" w14:textId="5A0E20E8" w:rsidR="00317706" w:rsidRDefault="00317706">
          <w:pPr>
            <w:pStyle w:val="TOC1"/>
            <w:tabs>
              <w:tab w:val="left" w:pos="1440"/>
            </w:tabs>
            <w:rPr>
              <w:rFonts w:cstheme="minorBidi"/>
              <w:noProof/>
              <w:sz w:val="24"/>
              <w:lang w:val="en-CA" w:bidi="ar-SA"/>
            </w:rPr>
          </w:pPr>
          <w:hyperlink w:anchor="_Toc34385394" w:history="1">
            <w:r w:rsidRPr="00BF2246">
              <w:rPr>
                <w:rStyle w:val="Hyperlink"/>
                <w:noProof/>
              </w:rPr>
              <w:t>Appendix A.</w:t>
            </w:r>
            <w:r>
              <w:rPr>
                <w:rFonts w:cstheme="minorBidi"/>
                <w:noProof/>
                <w:sz w:val="24"/>
                <w:lang w:val="en-CA" w:bidi="ar-SA"/>
              </w:rPr>
              <w:tab/>
            </w:r>
            <w:r w:rsidRPr="00BF2246">
              <w:rPr>
                <w:rStyle w:val="Hyperlink"/>
                <w:noProof/>
              </w:rPr>
              <w:t>TASHA Data Mapping</w:t>
            </w:r>
            <w:r>
              <w:rPr>
                <w:noProof/>
                <w:webHidden/>
              </w:rPr>
              <w:tab/>
            </w:r>
            <w:r>
              <w:rPr>
                <w:noProof/>
                <w:webHidden/>
              </w:rPr>
              <w:fldChar w:fldCharType="begin"/>
            </w:r>
            <w:r>
              <w:rPr>
                <w:noProof/>
                <w:webHidden/>
              </w:rPr>
              <w:instrText xml:space="preserve"> PAGEREF _Toc34385394 \h </w:instrText>
            </w:r>
            <w:r>
              <w:rPr>
                <w:noProof/>
                <w:webHidden/>
              </w:rPr>
            </w:r>
            <w:r>
              <w:rPr>
                <w:noProof/>
                <w:webHidden/>
              </w:rPr>
              <w:fldChar w:fldCharType="separate"/>
            </w:r>
            <w:r>
              <w:rPr>
                <w:noProof/>
                <w:webHidden/>
              </w:rPr>
              <w:t>155</w:t>
            </w:r>
            <w:r>
              <w:rPr>
                <w:noProof/>
                <w:webHidden/>
              </w:rPr>
              <w:fldChar w:fldCharType="end"/>
            </w:r>
          </w:hyperlink>
        </w:p>
        <w:p w14:paraId="20771072" w14:textId="53A6C57D" w:rsidR="00317706" w:rsidRDefault="00317706">
          <w:pPr>
            <w:pStyle w:val="TOC2"/>
            <w:tabs>
              <w:tab w:val="right" w:leader="dot" w:pos="9350"/>
            </w:tabs>
            <w:rPr>
              <w:rFonts w:cstheme="minorBidi"/>
              <w:noProof/>
              <w:sz w:val="24"/>
              <w:lang w:val="en-CA" w:bidi="ar-SA"/>
            </w:rPr>
          </w:pPr>
          <w:hyperlink w:anchor="_Toc34385395" w:history="1">
            <w:r w:rsidRPr="00BF2246">
              <w:rPr>
                <w:rStyle w:val="Hyperlink"/>
                <w:noProof/>
              </w:rPr>
              <w:t>Mapping</w:t>
            </w:r>
            <w:r>
              <w:rPr>
                <w:noProof/>
                <w:webHidden/>
              </w:rPr>
              <w:tab/>
            </w:r>
            <w:r>
              <w:rPr>
                <w:noProof/>
                <w:webHidden/>
              </w:rPr>
              <w:fldChar w:fldCharType="begin"/>
            </w:r>
            <w:r>
              <w:rPr>
                <w:noProof/>
                <w:webHidden/>
              </w:rPr>
              <w:instrText xml:space="preserve"> PAGEREF _Toc34385395 \h </w:instrText>
            </w:r>
            <w:r>
              <w:rPr>
                <w:noProof/>
                <w:webHidden/>
              </w:rPr>
            </w:r>
            <w:r>
              <w:rPr>
                <w:noProof/>
                <w:webHidden/>
              </w:rPr>
              <w:fldChar w:fldCharType="separate"/>
            </w:r>
            <w:r>
              <w:rPr>
                <w:noProof/>
                <w:webHidden/>
              </w:rPr>
              <w:t>155</w:t>
            </w:r>
            <w:r>
              <w:rPr>
                <w:noProof/>
                <w:webHidden/>
              </w:rPr>
              <w:fldChar w:fldCharType="end"/>
            </w:r>
          </w:hyperlink>
        </w:p>
        <w:p w14:paraId="12BE967F" w14:textId="4116B7AD" w:rsidR="00317706" w:rsidRDefault="00317706">
          <w:pPr>
            <w:pStyle w:val="TOC3"/>
            <w:tabs>
              <w:tab w:val="right" w:leader="dot" w:pos="9350"/>
            </w:tabs>
            <w:rPr>
              <w:rFonts w:cstheme="minorBidi"/>
              <w:noProof/>
              <w:sz w:val="24"/>
              <w:lang w:val="en-CA" w:bidi="ar-SA"/>
            </w:rPr>
          </w:pPr>
          <w:hyperlink w:anchor="_Toc34385396" w:history="1">
            <w:r w:rsidRPr="00BF2246">
              <w:rPr>
                <w:rStyle w:val="Hyperlink"/>
                <w:noProof/>
              </w:rPr>
              <w:t>Simulation Metadata</w:t>
            </w:r>
            <w:r>
              <w:rPr>
                <w:noProof/>
                <w:webHidden/>
              </w:rPr>
              <w:tab/>
            </w:r>
            <w:r>
              <w:rPr>
                <w:noProof/>
                <w:webHidden/>
              </w:rPr>
              <w:fldChar w:fldCharType="begin"/>
            </w:r>
            <w:r>
              <w:rPr>
                <w:noProof/>
                <w:webHidden/>
              </w:rPr>
              <w:instrText xml:space="preserve"> PAGEREF _Toc34385396 \h </w:instrText>
            </w:r>
            <w:r>
              <w:rPr>
                <w:noProof/>
                <w:webHidden/>
              </w:rPr>
            </w:r>
            <w:r>
              <w:rPr>
                <w:noProof/>
                <w:webHidden/>
              </w:rPr>
              <w:fldChar w:fldCharType="separate"/>
            </w:r>
            <w:r>
              <w:rPr>
                <w:noProof/>
                <w:webHidden/>
              </w:rPr>
              <w:t>156</w:t>
            </w:r>
            <w:r>
              <w:rPr>
                <w:noProof/>
                <w:webHidden/>
              </w:rPr>
              <w:fldChar w:fldCharType="end"/>
            </w:r>
          </w:hyperlink>
        </w:p>
        <w:p w14:paraId="34A038A4" w14:textId="6C466D22" w:rsidR="00317706" w:rsidRDefault="00317706">
          <w:pPr>
            <w:pStyle w:val="TOC3"/>
            <w:tabs>
              <w:tab w:val="right" w:leader="dot" w:pos="9350"/>
            </w:tabs>
            <w:rPr>
              <w:rFonts w:cstheme="minorBidi"/>
              <w:noProof/>
              <w:sz w:val="24"/>
              <w:lang w:val="en-CA" w:bidi="ar-SA"/>
            </w:rPr>
          </w:pPr>
          <w:hyperlink w:anchor="_Toc34385397" w:history="1">
            <w:r w:rsidRPr="00BF2246">
              <w:rPr>
                <w:rStyle w:val="Hyperlink"/>
                <w:noProof/>
              </w:rPr>
              <w:t>Mississauga Zones</w:t>
            </w:r>
            <w:r>
              <w:rPr>
                <w:noProof/>
                <w:webHidden/>
              </w:rPr>
              <w:tab/>
            </w:r>
            <w:r>
              <w:rPr>
                <w:noProof/>
                <w:webHidden/>
              </w:rPr>
              <w:fldChar w:fldCharType="begin"/>
            </w:r>
            <w:r>
              <w:rPr>
                <w:noProof/>
                <w:webHidden/>
              </w:rPr>
              <w:instrText xml:space="preserve"> PAGEREF _Toc34385397 \h </w:instrText>
            </w:r>
            <w:r>
              <w:rPr>
                <w:noProof/>
                <w:webHidden/>
              </w:rPr>
            </w:r>
            <w:r>
              <w:rPr>
                <w:noProof/>
                <w:webHidden/>
              </w:rPr>
              <w:fldChar w:fldCharType="separate"/>
            </w:r>
            <w:r>
              <w:rPr>
                <w:noProof/>
                <w:webHidden/>
              </w:rPr>
              <w:t>156</w:t>
            </w:r>
            <w:r>
              <w:rPr>
                <w:noProof/>
                <w:webHidden/>
              </w:rPr>
              <w:fldChar w:fldCharType="end"/>
            </w:r>
          </w:hyperlink>
        </w:p>
        <w:p w14:paraId="01A9AF64" w14:textId="18FBF894" w:rsidR="00317706" w:rsidRDefault="00317706">
          <w:pPr>
            <w:pStyle w:val="TOC3"/>
            <w:tabs>
              <w:tab w:val="right" w:leader="dot" w:pos="9350"/>
            </w:tabs>
            <w:rPr>
              <w:rFonts w:cstheme="minorBidi"/>
              <w:noProof/>
              <w:sz w:val="24"/>
              <w:lang w:val="en-CA" w:bidi="ar-SA"/>
            </w:rPr>
          </w:pPr>
          <w:hyperlink w:anchor="_Toc34385398" w:history="1">
            <w:r w:rsidRPr="00BF2246">
              <w:rPr>
                <w:rStyle w:val="Hyperlink"/>
                <w:noProof/>
              </w:rPr>
              <w:t>persons.csv</w:t>
            </w:r>
            <w:r>
              <w:rPr>
                <w:noProof/>
                <w:webHidden/>
              </w:rPr>
              <w:tab/>
            </w:r>
            <w:r>
              <w:rPr>
                <w:noProof/>
                <w:webHidden/>
              </w:rPr>
              <w:fldChar w:fldCharType="begin"/>
            </w:r>
            <w:r>
              <w:rPr>
                <w:noProof/>
                <w:webHidden/>
              </w:rPr>
              <w:instrText xml:space="preserve"> PAGEREF _Toc34385398 \h </w:instrText>
            </w:r>
            <w:r>
              <w:rPr>
                <w:noProof/>
                <w:webHidden/>
              </w:rPr>
            </w:r>
            <w:r>
              <w:rPr>
                <w:noProof/>
                <w:webHidden/>
              </w:rPr>
              <w:fldChar w:fldCharType="separate"/>
            </w:r>
            <w:r>
              <w:rPr>
                <w:noProof/>
                <w:webHidden/>
              </w:rPr>
              <w:t>157</w:t>
            </w:r>
            <w:r>
              <w:rPr>
                <w:noProof/>
                <w:webHidden/>
              </w:rPr>
              <w:fldChar w:fldCharType="end"/>
            </w:r>
          </w:hyperlink>
        </w:p>
        <w:p w14:paraId="65BA5190" w14:textId="6E20C1C8" w:rsidR="00317706" w:rsidRDefault="00317706">
          <w:pPr>
            <w:pStyle w:val="TOC3"/>
            <w:tabs>
              <w:tab w:val="right" w:leader="dot" w:pos="9350"/>
            </w:tabs>
            <w:rPr>
              <w:rFonts w:cstheme="minorBidi"/>
              <w:noProof/>
              <w:sz w:val="24"/>
              <w:lang w:val="en-CA" w:bidi="ar-SA"/>
            </w:rPr>
          </w:pPr>
          <w:hyperlink w:anchor="_Toc34385399" w:history="1">
            <w:r w:rsidRPr="00BF2246">
              <w:rPr>
                <w:rStyle w:val="Hyperlink"/>
                <w:noProof/>
              </w:rPr>
              <w:t>trips.csv</w:t>
            </w:r>
            <w:r>
              <w:rPr>
                <w:noProof/>
                <w:webHidden/>
              </w:rPr>
              <w:tab/>
            </w:r>
            <w:r>
              <w:rPr>
                <w:noProof/>
                <w:webHidden/>
              </w:rPr>
              <w:fldChar w:fldCharType="begin"/>
            </w:r>
            <w:r>
              <w:rPr>
                <w:noProof/>
                <w:webHidden/>
              </w:rPr>
              <w:instrText xml:space="preserve"> PAGEREF _Toc34385399 \h </w:instrText>
            </w:r>
            <w:r>
              <w:rPr>
                <w:noProof/>
                <w:webHidden/>
              </w:rPr>
            </w:r>
            <w:r>
              <w:rPr>
                <w:noProof/>
                <w:webHidden/>
              </w:rPr>
              <w:fldChar w:fldCharType="separate"/>
            </w:r>
            <w:r>
              <w:rPr>
                <w:noProof/>
                <w:webHidden/>
              </w:rPr>
              <w:t>161</w:t>
            </w:r>
            <w:r>
              <w:rPr>
                <w:noProof/>
                <w:webHidden/>
              </w:rPr>
              <w:fldChar w:fldCharType="end"/>
            </w:r>
          </w:hyperlink>
        </w:p>
        <w:p w14:paraId="37D7F108" w14:textId="749F3095" w:rsidR="00317706" w:rsidRDefault="00317706">
          <w:pPr>
            <w:pStyle w:val="TOC3"/>
            <w:tabs>
              <w:tab w:val="right" w:leader="dot" w:pos="9350"/>
            </w:tabs>
            <w:rPr>
              <w:rFonts w:cstheme="minorBidi"/>
              <w:noProof/>
              <w:sz w:val="24"/>
              <w:lang w:val="en-CA" w:bidi="ar-SA"/>
            </w:rPr>
          </w:pPr>
          <w:hyperlink w:anchor="_Toc34385400" w:history="1">
            <w:r w:rsidRPr="00BF2246">
              <w:rPr>
                <w:rStyle w:val="Hyperlink"/>
                <w:noProof/>
              </w:rPr>
              <w:t>trip_modes.csv</w:t>
            </w:r>
            <w:r>
              <w:rPr>
                <w:noProof/>
                <w:webHidden/>
              </w:rPr>
              <w:tab/>
            </w:r>
            <w:r>
              <w:rPr>
                <w:noProof/>
                <w:webHidden/>
              </w:rPr>
              <w:fldChar w:fldCharType="begin"/>
            </w:r>
            <w:r>
              <w:rPr>
                <w:noProof/>
                <w:webHidden/>
              </w:rPr>
              <w:instrText xml:space="preserve"> PAGEREF _Toc34385400 \h </w:instrText>
            </w:r>
            <w:r>
              <w:rPr>
                <w:noProof/>
                <w:webHidden/>
              </w:rPr>
            </w:r>
            <w:r>
              <w:rPr>
                <w:noProof/>
                <w:webHidden/>
              </w:rPr>
              <w:fldChar w:fldCharType="separate"/>
            </w:r>
            <w:r>
              <w:rPr>
                <w:noProof/>
                <w:webHidden/>
              </w:rPr>
              <w:t>164</w:t>
            </w:r>
            <w:r>
              <w:rPr>
                <w:noProof/>
                <w:webHidden/>
              </w:rPr>
              <w:fldChar w:fldCharType="end"/>
            </w:r>
          </w:hyperlink>
        </w:p>
        <w:p w14:paraId="72469E8A" w14:textId="5A0B2F7C" w:rsidR="00317706" w:rsidRDefault="00317706">
          <w:pPr>
            <w:pStyle w:val="TOC3"/>
            <w:tabs>
              <w:tab w:val="right" w:leader="dot" w:pos="9350"/>
            </w:tabs>
            <w:rPr>
              <w:rFonts w:cstheme="minorBidi"/>
              <w:noProof/>
              <w:sz w:val="24"/>
              <w:lang w:val="en-CA" w:bidi="ar-SA"/>
            </w:rPr>
          </w:pPr>
          <w:hyperlink w:anchor="_Toc34385401" w:history="1">
            <w:r w:rsidRPr="00BF2246">
              <w:rPr>
                <w:rStyle w:val="Hyperlink"/>
                <w:noProof/>
              </w:rPr>
              <w:t>trip_stations.csv</w:t>
            </w:r>
            <w:r>
              <w:rPr>
                <w:noProof/>
                <w:webHidden/>
              </w:rPr>
              <w:tab/>
            </w:r>
            <w:r>
              <w:rPr>
                <w:noProof/>
                <w:webHidden/>
              </w:rPr>
              <w:fldChar w:fldCharType="begin"/>
            </w:r>
            <w:r>
              <w:rPr>
                <w:noProof/>
                <w:webHidden/>
              </w:rPr>
              <w:instrText xml:space="preserve"> PAGEREF _Toc34385401 \h </w:instrText>
            </w:r>
            <w:r>
              <w:rPr>
                <w:noProof/>
                <w:webHidden/>
              </w:rPr>
            </w:r>
            <w:r>
              <w:rPr>
                <w:noProof/>
                <w:webHidden/>
              </w:rPr>
              <w:fldChar w:fldCharType="separate"/>
            </w:r>
            <w:r>
              <w:rPr>
                <w:noProof/>
                <w:webHidden/>
              </w:rPr>
              <w:t>166</w:t>
            </w:r>
            <w:r>
              <w:rPr>
                <w:noProof/>
                <w:webHidden/>
              </w:rPr>
              <w:fldChar w:fldCharType="end"/>
            </w:r>
          </w:hyperlink>
        </w:p>
        <w:p w14:paraId="1A3CFDC9" w14:textId="1E22D48C" w:rsidR="00317706" w:rsidRDefault="00317706">
          <w:pPr>
            <w:pStyle w:val="TOC3"/>
            <w:tabs>
              <w:tab w:val="right" w:leader="dot" w:pos="9350"/>
            </w:tabs>
            <w:rPr>
              <w:rFonts w:cstheme="minorBidi"/>
              <w:noProof/>
              <w:sz w:val="24"/>
              <w:lang w:val="en-CA" w:bidi="ar-SA"/>
            </w:rPr>
          </w:pPr>
          <w:hyperlink w:anchor="_Toc34385402" w:history="1">
            <w:r w:rsidRPr="00BF2246">
              <w:rPr>
                <w:rStyle w:val="Hyperlink"/>
                <w:noProof/>
              </w:rPr>
              <w:t>facilitate_passenger.csv</w:t>
            </w:r>
            <w:r>
              <w:rPr>
                <w:noProof/>
                <w:webHidden/>
              </w:rPr>
              <w:tab/>
            </w:r>
            <w:r>
              <w:rPr>
                <w:noProof/>
                <w:webHidden/>
              </w:rPr>
              <w:fldChar w:fldCharType="begin"/>
            </w:r>
            <w:r>
              <w:rPr>
                <w:noProof/>
                <w:webHidden/>
              </w:rPr>
              <w:instrText xml:space="preserve"> PAGEREF _Toc34385402 \h </w:instrText>
            </w:r>
            <w:r>
              <w:rPr>
                <w:noProof/>
                <w:webHidden/>
              </w:rPr>
            </w:r>
            <w:r>
              <w:rPr>
                <w:noProof/>
                <w:webHidden/>
              </w:rPr>
              <w:fldChar w:fldCharType="separate"/>
            </w:r>
            <w:r>
              <w:rPr>
                <w:noProof/>
                <w:webHidden/>
              </w:rPr>
              <w:t>167</w:t>
            </w:r>
            <w:r>
              <w:rPr>
                <w:noProof/>
                <w:webHidden/>
              </w:rPr>
              <w:fldChar w:fldCharType="end"/>
            </w:r>
          </w:hyperlink>
        </w:p>
        <w:p w14:paraId="30E0BFFE" w14:textId="4476351E" w:rsidR="00317706" w:rsidRDefault="00317706">
          <w:pPr>
            <w:pStyle w:val="TOC2"/>
            <w:tabs>
              <w:tab w:val="left" w:pos="960"/>
              <w:tab w:val="right" w:leader="dot" w:pos="9350"/>
            </w:tabs>
            <w:rPr>
              <w:rFonts w:cstheme="minorBidi"/>
              <w:noProof/>
              <w:sz w:val="24"/>
              <w:lang w:val="en-CA" w:bidi="ar-SA"/>
            </w:rPr>
          </w:pPr>
          <w:hyperlink w:anchor="_Toc34385403" w:history="1">
            <w:r w:rsidRPr="00BF2246">
              <w:rPr>
                <w:rStyle w:val="Hyperlink"/>
                <w:rFonts w:ascii="Times New Roman" w:hAnsi="Times New Roman"/>
                <w:noProof/>
                <w:snapToGrid w:val="0"/>
                <w:w w:val="0"/>
              </w:rPr>
              <w:t>11.2</w:t>
            </w:r>
            <w:r>
              <w:rPr>
                <w:rFonts w:cstheme="minorBidi"/>
                <w:noProof/>
                <w:sz w:val="24"/>
                <w:lang w:val="en-CA" w:bidi="ar-SA"/>
              </w:rPr>
              <w:tab/>
            </w:r>
            <w:r w:rsidRPr="00BF2246">
              <w:rPr>
                <w:rStyle w:val="Hyperlink"/>
                <w:noProof/>
              </w:rPr>
              <w:t>Future Work</w:t>
            </w:r>
            <w:r>
              <w:rPr>
                <w:noProof/>
                <w:webHidden/>
              </w:rPr>
              <w:tab/>
            </w:r>
            <w:r>
              <w:rPr>
                <w:noProof/>
                <w:webHidden/>
              </w:rPr>
              <w:fldChar w:fldCharType="begin"/>
            </w:r>
            <w:r>
              <w:rPr>
                <w:noProof/>
                <w:webHidden/>
              </w:rPr>
              <w:instrText xml:space="preserve"> PAGEREF _Toc34385403 \h </w:instrText>
            </w:r>
            <w:r>
              <w:rPr>
                <w:noProof/>
                <w:webHidden/>
              </w:rPr>
            </w:r>
            <w:r>
              <w:rPr>
                <w:noProof/>
                <w:webHidden/>
              </w:rPr>
              <w:fldChar w:fldCharType="separate"/>
            </w:r>
            <w:r>
              <w:rPr>
                <w:noProof/>
                <w:webHidden/>
              </w:rPr>
              <w:t>168</w:t>
            </w:r>
            <w:r>
              <w:rPr>
                <w:noProof/>
                <w:webHidden/>
              </w:rPr>
              <w:fldChar w:fldCharType="end"/>
            </w:r>
          </w:hyperlink>
        </w:p>
        <w:p w14:paraId="3932410D" w14:textId="2DBDD04B" w:rsidR="00317706" w:rsidRDefault="00317706">
          <w:pPr>
            <w:pStyle w:val="TOC1"/>
            <w:tabs>
              <w:tab w:val="left" w:pos="1440"/>
            </w:tabs>
            <w:rPr>
              <w:rFonts w:cstheme="minorBidi"/>
              <w:noProof/>
              <w:sz w:val="24"/>
              <w:lang w:val="en-CA" w:bidi="ar-SA"/>
            </w:rPr>
          </w:pPr>
          <w:hyperlink w:anchor="_Toc34385404" w:history="1">
            <w:r w:rsidRPr="00BF2246">
              <w:rPr>
                <w:rStyle w:val="Hyperlink"/>
                <w:noProof/>
              </w:rPr>
              <w:t>Appendix B.</w:t>
            </w:r>
            <w:r>
              <w:rPr>
                <w:rFonts w:cstheme="minorBidi"/>
                <w:noProof/>
                <w:sz w:val="24"/>
                <w:lang w:val="en-CA" w:bidi="ar-SA"/>
              </w:rPr>
              <w:tab/>
            </w:r>
            <w:r w:rsidRPr="00BF2246">
              <w:rPr>
                <w:rStyle w:val="Hyperlink"/>
                <w:noProof/>
              </w:rPr>
              <w:t>Transit Data Mapping</w:t>
            </w:r>
            <w:r>
              <w:rPr>
                <w:noProof/>
                <w:webHidden/>
              </w:rPr>
              <w:tab/>
            </w:r>
            <w:r>
              <w:rPr>
                <w:noProof/>
                <w:webHidden/>
              </w:rPr>
              <w:fldChar w:fldCharType="begin"/>
            </w:r>
            <w:r>
              <w:rPr>
                <w:noProof/>
                <w:webHidden/>
              </w:rPr>
              <w:instrText xml:space="preserve"> PAGEREF _Toc34385404 \h </w:instrText>
            </w:r>
            <w:r>
              <w:rPr>
                <w:noProof/>
                <w:webHidden/>
              </w:rPr>
            </w:r>
            <w:r>
              <w:rPr>
                <w:noProof/>
                <w:webHidden/>
              </w:rPr>
              <w:fldChar w:fldCharType="separate"/>
            </w:r>
            <w:r>
              <w:rPr>
                <w:noProof/>
                <w:webHidden/>
              </w:rPr>
              <w:t>170</w:t>
            </w:r>
            <w:r>
              <w:rPr>
                <w:noProof/>
                <w:webHidden/>
              </w:rPr>
              <w:fldChar w:fldCharType="end"/>
            </w:r>
          </w:hyperlink>
        </w:p>
        <w:p w14:paraId="57F65807" w14:textId="689B2F34" w:rsidR="00317706" w:rsidRDefault="00317706">
          <w:pPr>
            <w:pStyle w:val="TOC2"/>
            <w:tabs>
              <w:tab w:val="right" w:leader="dot" w:pos="9350"/>
            </w:tabs>
            <w:rPr>
              <w:rFonts w:cstheme="minorBidi"/>
              <w:noProof/>
              <w:sz w:val="24"/>
              <w:lang w:val="en-CA" w:bidi="ar-SA"/>
            </w:rPr>
          </w:pPr>
          <w:hyperlink w:anchor="_Toc34385405" w:history="1">
            <w:r w:rsidRPr="00BF2246">
              <w:rPr>
                <w:rStyle w:val="Hyperlink"/>
                <w:noProof/>
              </w:rPr>
              <w:t>Subway &amp; SRT Logs (December 2018)</w:t>
            </w:r>
            <w:r>
              <w:rPr>
                <w:noProof/>
                <w:webHidden/>
              </w:rPr>
              <w:tab/>
            </w:r>
            <w:r>
              <w:rPr>
                <w:noProof/>
                <w:webHidden/>
              </w:rPr>
              <w:fldChar w:fldCharType="begin"/>
            </w:r>
            <w:r>
              <w:rPr>
                <w:noProof/>
                <w:webHidden/>
              </w:rPr>
              <w:instrText xml:space="preserve"> PAGEREF _Toc34385405 \h </w:instrText>
            </w:r>
            <w:r>
              <w:rPr>
                <w:noProof/>
                <w:webHidden/>
              </w:rPr>
            </w:r>
            <w:r>
              <w:rPr>
                <w:noProof/>
                <w:webHidden/>
              </w:rPr>
              <w:fldChar w:fldCharType="separate"/>
            </w:r>
            <w:r>
              <w:rPr>
                <w:noProof/>
                <w:webHidden/>
              </w:rPr>
              <w:t>170</w:t>
            </w:r>
            <w:r>
              <w:rPr>
                <w:noProof/>
                <w:webHidden/>
              </w:rPr>
              <w:fldChar w:fldCharType="end"/>
            </w:r>
          </w:hyperlink>
        </w:p>
        <w:p w14:paraId="209BE940" w14:textId="27D6ADBF" w:rsidR="00317706" w:rsidRDefault="00317706">
          <w:pPr>
            <w:pStyle w:val="TOC2"/>
            <w:tabs>
              <w:tab w:val="right" w:leader="dot" w:pos="9350"/>
            </w:tabs>
            <w:rPr>
              <w:rFonts w:cstheme="minorBidi"/>
              <w:noProof/>
              <w:sz w:val="24"/>
              <w:lang w:val="en-CA" w:bidi="ar-SA"/>
            </w:rPr>
          </w:pPr>
          <w:hyperlink w:anchor="_Toc34385406" w:history="1">
            <w:r w:rsidRPr="00BF2246">
              <w:rPr>
                <w:rStyle w:val="Hyperlink"/>
                <w:noProof/>
              </w:rPr>
              <w:t>AVL Data (TTC NVAS XML Feed)</w:t>
            </w:r>
            <w:r>
              <w:rPr>
                <w:noProof/>
                <w:webHidden/>
              </w:rPr>
              <w:tab/>
            </w:r>
            <w:r>
              <w:rPr>
                <w:noProof/>
                <w:webHidden/>
              </w:rPr>
              <w:fldChar w:fldCharType="begin"/>
            </w:r>
            <w:r>
              <w:rPr>
                <w:noProof/>
                <w:webHidden/>
              </w:rPr>
              <w:instrText xml:space="preserve"> PAGEREF _Toc34385406 \h </w:instrText>
            </w:r>
            <w:r>
              <w:rPr>
                <w:noProof/>
                <w:webHidden/>
              </w:rPr>
            </w:r>
            <w:r>
              <w:rPr>
                <w:noProof/>
                <w:webHidden/>
              </w:rPr>
              <w:fldChar w:fldCharType="separate"/>
            </w:r>
            <w:r>
              <w:rPr>
                <w:noProof/>
                <w:webHidden/>
              </w:rPr>
              <w:t>172</w:t>
            </w:r>
            <w:r>
              <w:rPr>
                <w:noProof/>
                <w:webHidden/>
              </w:rPr>
              <w:fldChar w:fldCharType="end"/>
            </w:r>
          </w:hyperlink>
        </w:p>
        <w:p w14:paraId="184FF486" w14:textId="6C3F2811" w:rsidR="00317706" w:rsidRDefault="00317706">
          <w:pPr>
            <w:pStyle w:val="TOC2"/>
            <w:tabs>
              <w:tab w:val="right" w:leader="dot" w:pos="9350"/>
            </w:tabs>
            <w:rPr>
              <w:rFonts w:cstheme="minorBidi"/>
              <w:noProof/>
              <w:sz w:val="24"/>
              <w:lang w:val="en-CA" w:bidi="ar-SA"/>
            </w:rPr>
          </w:pPr>
          <w:hyperlink w:anchor="_Toc34385407" w:history="1">
            <w:r w:rsidRPr="00BF2246">
              <w:rPr>
                <w:rStyle w:val="Hyperlink"/>
                <w:noProof/>
              </w:rPr>
              <w:t>TTC Routes &amp; Schedules (gtfs)</w:t>
            </w:r>
            <w:r>
              <w:rPr>
                <w:noProof/>
                <w:webHidden/>
              </w:rPr>
              <w:tab/>
            </w:r>
            <w:r>
              <w:rPr>
                <w:noProof/>
                <w:webHidden/>
              </w:rPr>
              <w:fldChar w:fldCharType="begin"/>
            </w:r>
            <w:r>
              <w:rPr>
                <w:noProof/>
                <w:webHidden/>
              </w:rPr>
              <w:instrText xml:space="preserve"> PAGEREF _Toc34385407 \h </w:instrText>
            </w:r>
            <w:r>
              <w:rPr>
                <w:noProof/>
                <w:webHidden/>
              </w:rPr>
            </w:r>
            <w:r>
              <w:rPr>
                <w:noProof/>
                <w:webHidden/>
              </w:rPr>
              <w:fldChar w:fldCharType="separate"/>
            </w:r>
            <w:r>
              <w:rPr>
                <w:noProof/>
                <w:webHidden/>
              </w:rPr>
              <w:t>174</w:t>
            </w:r>
            <w:r>
              <w:rPr>
                <w:noProof/>
                <w:webHidden/>
              </w:rPr>
              <w:fldChar w:fldCharType="end"/>
            </w:r>
          </w:hyperlink>
        </w:p>
        <w:p w14:paraId="4E647BF7" w14:textId="61F47F37" w:rsidR="00317706" w:rsidRDefault="00317706">
          <w:pPr>
            <w:pStyle w:val="TOC3"/>
            <w:tabs>
              <w:tab w:val="right" w:leader="dot" w:pos="9350"/>
            </w:tabs>
            <w:rPr>
              <w:rFonts w:cstheme="minorBidi"/>
              <w:noProof/>
              <w:sz w:val="24"/>
              <w:lang w:val="en-CA" w:bidi="ar-SA"/>
            </w:rPr>
          </w:pPr>
          <w:hyperlink w:anchor="_Toc34385408" w:history="1">
            <w:r w:rsidRPr="00BF2246">
              <w:rPr>
                <w:rStyle w:val="Hyperlink"/>
                <w:noProof/>
                <w:lang w:val="en-CA"/>
              </w:rPr>
              <w:t>agency.txt</w:t>
            </w:r>
            <w:r>
              <w:rPr>
                <w:noProof/>
                <w:webHidden/>
              </w:rPr>
              <w:tab/>
            </w:r>
            <w:r>
              <w:rPr>
                <w:noProof/>
                <w:webHidden/>
              </w:rPr>
              <w:fldChar w:fldCharType="begin"/>
            </w:r>
            <w:r>
              <w:rPr>
                <w:noProof/>
                <w:webHidden/>
              </w:rPr>
              <w:instrText xml:space="preserve"> PAGEREF _Toc34385408 \h </w:instrText>
            </w:r>
            <w:r>
              <w:rPr>
                <w:noProof/>
                <w:webHidden/>
              </w:rPr>
            </w:r>
            <w:r>
              <w:rPr>
                <w:noProof/>
                <w:webHidden/>
              </w:rPr>
              <w:fldChar w:fldCharType="separate"/>
            </w:r>
            <w:r>
              <w:rPr>
                <w:noProof/>
                <w:webHidden/>
              </w:rPr>
              <w:t>175</w:t>
            </w:r>
            <w:r>
              <w:rPr>
                <w:noProof/>
                <w:webHidden/>
              </w:rPr>
              <w:fldChar w:fldCharType="end"/>
            </w:r>
          </w:hyperlink>
        </w:p>
        <w:p w14:paraId="7FF490E9" w14:textId="164F8513" w:rsidR="00317706" w:rsidRDefault="00317706">
          <w:pPr>
            <w:pStyle w:val="TOC3"/>
            <w:tabs>
              <w:tab w:val="right" w:leader="dot" w:pos="9350"/>
            </w:tabs>
            <w:rPr>
              <w:rFonts w:cstheme="minorBidi"/>
              <w:noProof/>
              <w:sz w:val="24"/>
              <w:lang w:val="en-CA" w:bidi="ar-SA"/>
            </w:rPr>
          </w:pPr>
          <w:hyperlink w:anchor="_Toc34385409" w:history="1">
            <w:r w:rsidRPr="00BF2246">
              <w:rPr>
                <w:rStyle w:val="Hyperlink"/>
                <w:noProof/>
                <w:lang w:val="en-CA"/>
              </w:rPr>
              <w:t>calendar_dates.txt</w:t>
            </w:r>
            <w:r>
              <w:rPr>
                <w:noProof/>
                <w:webHidden/>
              </w:rPr>
              <w:tab/>
            </w:r>
            <w:r>
              <w:rPr>
                <w:noProof/>
                <w:webHidden/>
              </w:rPr>
              <w:fldChar w:fldCharType="begin"/>
            </w:r>
            <w:r>
              <w:rPr>
                <w:noProof/>
                <w:webHidden/>
              </w:rPr>
              <w:instrText xml:space="preserve"> PAGEREF _Toc34385409 \h </w:instrText>
            </w:r>
            <w:r>
              <w:rPr>
                <w:noProof/>
                <w:webHidden/>
              </w:rPr>
            </w:r>
            <w:r>
              <w:rPr>
                <w:noProof/>
                <w:webHidden/>
              </w:rPr>
              <w:fldChar w:fldCharType="separate"/>
            </w:r>
            <w:r>
              <w:rPr>
                <w:noProof/>
                <w:webHidden/>
              </w:rPr>
              <w:t>176</w:t>
            </w:r>
            <w:r>
              <w:rPr>
                <w:noProof/>
                <w:webHidden/>
              </w:rPr>
              <w:fldChar w:fldCharType="end"/>
            </w:r>
          </w:hyperlink>
        </w:p>
        <w:p w14:paraId="64684735" w14:textId="3FCBD94D" w:rsidR="00317706" w:rsidRDefault="00317706">
          <w:pPr>
            <w:pStyle w:val="TOC3"/>
            <w:tabs>
              <w:tab w:val="right" w:leader="dot" w:pos="9350"/>
            </w:tabs>
            <w:rPr>
              <w:rFonts w:cstheme="minorBidi"/>
              <w:noProof/>
              <w:sz w:val="24"/>
              <w:lang w:val="en-CA" w:bidi="ar-SA"/>
            </w:rPr>
          </w:pPr>
          <w:hyperlink w:anchor="_Toc34385410" w:history="1">
            <w:r w:rsidRPr="00BF2246">
              <w:rPr>
                <w:rStyle w:val="Hyperlink"/>
                <w:noProof/>
                <w:lang w:val="en-CA"/>
              </w:rPr>
              <w:t>calendar.txt</w:t>
            </w:r>
            <w:r>
              <w:rPr>
                <w:noProof/>
                <w:webHidden/>
              </w:rPr>
              <w:tab/>
            </w:r>
            <w:r>
              <w:rPr>
                <w:noProof/>
                <w:webHidden/>
              </w:rPr>
              <w:fldChar w:fldCharType="begin"/>
            </w:r>
            <w:r>
              <w:rPr>
                <w:noProof/>
                <w:webHidden/>
              </w:rPr>
              <w:instrText xml:space="preserve"> PAGEREF _Toc34385410 \h </w:instrText>
            </w:r>
            <w:r>
              <w:rPr>
                <w:noProof/>
                <w:webHidden/>
              </w:rPr>
            </w:r>
            <w:r>
              <w:rPr>
                <w:noProof/>
                <w:webHidden/>
              </w:rPr>
              <w:fldChar w:fldCharType="separate"/>
            </w:r>
            <w:r>
              <w:rPr>
                <w:noProof/>
                <w:webHidden/>
              </w:rPr>
              <w:t>177</w:t>
            </w:r>
            <w:r>
              <w:rPr>
                <w:noProof/>
                <w:webHidden/>
              </w:rPr>
              <w:fldChar w:fldCharType="end"/>
            </w:r>
          </w:hyperlink>
        </w:p>
        <w:p w14:paraId="0F80B32B" w14:textId="6CF385A5" w:rsidR="00317706" w:rsidRDefault="00317706">
          <w:pPr>
            <w:pStyle w:val="TOC3"/>
            <w:tabs>
              <w:tab w:val="right" w:leader="dot" w:pos="9350"/>
            </w:tabs>
            <w:rPr>
              <w:rFonts w:cstheme="minorBidi"/>
              <w:noProof/>
              <w:sz w:val="24"/>
              <w:lang w:val="en-CA" w:bidi="ar-SA"/>
            </w:rPr>
          </w:pPr>
          <w:hyperlink w:anchor="_Toc34385411" w:history="1">
            <w:r w:rsidRPr="00BF2246">
              <w:rPr>
                <w:rStyle w:val="Hyperlink"/>
                <w:noProof/>
                <w:lang w:val="en-CA"/>
              </w:rPr>
              <w:t>routes.txt</w:t>
            </w:r>
            <w:r>
              <w:rPr>
                <w:noProof/>
                <w:webHidden/>
              </w:rPr>
              <w:tab/>
            </w:r>
            <w:r>
              <w:rPr>
                <w:noProof/>
                <w:webHidden/>
              </w:rPr>
              <w:fldChar w:fldCharType="begin"/>
            </w:r>
            <w:r>
              <w:rPr>
                <w:noProof/>
                <w:webHidden/>
              </w:rPr>
              <w:instrText xml:space="preserve"> PAGEREF _Toc34385411 \h </w:instrText>
            </w:r>
            <w:r>
              <w:rPr>
                <w:noProof/>
                <w:webHidden/>
              </w:rPr>
            </w:r>
            <w:r>
              <w:rPr>
                <w:noProof/>
                <w:webHidden/>
              </w:rPr>
              <w:fldChar w:fldCharType="separate"/>
            </w:r>
            <w:r>
              <w:rPr>
                <w:noProof/>
                <w:webHidden/>
              </w:rPr>
              <w:t>177</w:t>
            </w:r>
            <w:r>
              <w:rPr>
                <w:noProof/>
                <w:webHidden/>
              </w:rPr>
              <w:fldChar w:fldCharType="end"/>
            </w:r>
          </w:hyperlink>
        </w:p>
        <w:p w14:paraId="57663636" w14:textId="0E0D371B" w:rsidR="00317706" w:rsidRDefault="00317706">
          <w:pPr>
            <w:pStyle w:val="TOC3"/>
            <w:tabs>
              <w:tab w:val="right" w:leader="dot" w:pos="9350"/>
            </w:tabs>
            <w:rPr>
              <w:rFonts w:cstheme="minorBidi"/>
              <w:noProof/>
              <w:sz w:val="24"/>
              <w:lang w:val="en-CA" w:bidi="ar-SA"/>
            </w:rPr>
          </w:pPr>
          <w:hyperlink w:anchor="_Toc34385412" w:history="1">
            <w:r w:rsidRPr="00BF2246">
              <w:rPr>
                <w:rStyle w:val="Hyperlink"/>
                <w:noProof/>
                <w:lang w:val="en-CA"/>
              </w:rPr>
              <w:t>shapes.txt</w:t>
            </w:r>
            <w:r>
              <w:rPr>
                <w:noProof/>
                <w:webHidden/>
              </w:rPr>
              <w:tab/>
            </w:r>
            <w:r>
              <w:rPr>
                <w:noProof/>
                <w:webHidden/>
              </w:rPr>
              <w:fldChar w:fldCharType="begin"/>
            </w:r>
            <w:r>
              <w:rPr>
                <w:noProof/>
                <w:webHidden/>
              </w:rPr>
              <w:instrText xml:space="preserve"> PAGEREF _Toc34385412 \h </w:instrText>
            </w:r>
            <w:r>
              <w:rPr>
                <w:noProof/>
                <w:webHidden/>
              </w:rPr>
            </w:r>
            <w:r>
              <w:rPr>
                <w:noProof/>
                <w:webHidden/>
              </w:rPr>
              <w:fldChar w:fldCharType="separate"/>
            </w:r>
            <w:r>
              <w:rPr>
                <w:noProof/>
                <w:webHidden/>
              </w:rPr>
              <w:t>178</w:t>
            </w:r>
            <w:r>
              <w:rPr>
                <w:noProof/>
                <w:webHidden/>
              </w:rPr>
              <w:fldChar w:fldCharType="end"/>
            </w:r>
          </w:hyperlink>
        </w:p>
        <w:p w14:paraId="073A9B4C" w14:textId="1D4E31B8" w:rsidR="00317706" w:rsidRDefault="00317706">
          <w:pPr>
            <w:pStyle w:val="TOC3"/>
            <w:tabs>
              <w:tab w:val="right" w:leader="dot" w:pos="9350"/>
            </w:tabs>
            <w:rPr>
              <w:rFonts w:cstheme="minorBidi"/>
              <w:noProof/>
              <w:sz w:val="24"/>
              <w:lang w:val="en-CA" w:bidi="ar-SA"/>
            </w:rPr>
          </w:pPr>
          <w:hyperlink w:anchor="_Toc34385413" w:history="1">
            <w:r w:rsidRPr="00BF2246">
              <w:rPr>
                <w:rStyle w:val="Hyperlink"/>
                <w:noProof/>
                <w:lang w:val="en-CA"/>
              </w:rPr>
              <w:t>stop_times.txt</w:t>
            </w:r>
            <w:r>
              <w:rPr>
                <w:noProof/>
                <w:webHidden/>
              </w:rPr>
              <w:tab/>
            </w:r>
            <w:r>
              <w:rPr>
                <w:noProof/>
                <w:webHidden/>
              </w:rPr>
              <w:fldChar w:fldCharType="begin"/>
            </w:r>
            <w:r>
              <w:rPr>
                <w:noProof/>
                <w:webHidden/>
              </w:rPr>
              <w:instrText xml:space="preserve"> PAGEREF _Toc34385413 \h </w:instrText>
            </w:r>
            <w:r>
              <w:rPr>
                <w:noProof/>
                <w:webHidden/>
              </w:rPr>
            </w:r>
            <w:r>
              <w:rPr>
                <w:noProof/>
                <w:webHidden/>
              </w:rPr>
              <w:fldChar w:fldCharType="separate"/>
            </w:r>
            <w:r>
              <w:rPr>
                <w:noProof/>
                <w:webHidden/>
              </w:rPr>
              <w:t>181</w:t>
            </w:r>
            <w:r>
              <w:rPr>
                <w:noProof/>
                <w:webHidden/>
              </w:rPr>
              <w:fldChar w:fldCharType="end"/>
            </w:r>
          </w:hyperlink>
        </w:p>
        <w:p w14:paraId="6E6478BD" w14:textId="73EE67F7" w:rsidR="00317706" w:rsidRDefault="00317706">
          <w:pPr>
            <w:pStyle w:val="TOC3"/>
            <w:tabs>
              <w:tab w:val="right" w:leader="dot" w:pos="9350"/>
            </w:tabs>
            <w:rPr>
              <w:rFonts w:cstheme="minorBidi"/>
              <w:noProof/>
              <w:sz w:val="24"/>
              <w:lang w:val="en-CA" w:bidi="ar-SA"/>
            </w:rPr>
          </w:pPr>
          <w:hyperlink w:anchor="_Toc34385414" w:history="1">
            <w:r w:rsidRPr="00BF2246">
              <w:rPr>
                <w:rStyle w:val="Hyperlink"/>
                <w:noProof/>
                <w:lang w:val="en-CA"/>
              </w:rPr>
              <w:t>stops.txt</w:t>
            </w:r>
            <w:r>
              <w:rPr>
                <w:noProof/>
                <w:webHidden/>
              </w:rPr>
              <w:tab/>
            </w:r>
            <w:r>
              <w:rPr>
                <w:noProof/>
                <w:webHidden/>
              </w:rPr>
              <w:fldChar w:fldCharType="begin"/>
            </w:r>
            <w:r>
              <w:rPr>
                <w:noProof/>
                <w:webHidden/>
              </w:rPr>
              <w:instrText xml:space="preserve"> PAGEREF _Toc34385414 \h </w:instrText>
            </w:r>
            <w:r>
              <w:rPr>
                <w:noProof/>
                <w:webHidden/>
              </w:rPr>
            </w:r>
            <w:r>
              <w:rPr>
                <w:noProof/>
                <w:webHidden/>
              </w:rPr>
              <w:fldChar w:fldCharType="separate"/>
            </w:r>
            <w:r>
              <w:rPr>
                <w:noProof/>
                <w:webHidden/>
              </w:rPr>
              <w:t>183</w:t>
            </w:r>
            <w:r>
              <w:rPr>
                <w:noProof/>
                <w:webHidden/>
              </w:rPr>
              <w:fldChar w:fldCharType="end"/>
            </w:r>
          </w:hyperlink>
        </w:p>
        <w:p w14:paraId="1F78EB77" w14:textId="131B910C" w:rsidR="00317706" w:rsidRDefault="00317706">
          <w:pPr>
            <w:pStyle w:val="TOC3"/>
            <w:tabs>
              <w:tab w:val="right" w:leader="dot" w:pos="9350"/>
            </w:tabs>
            <w:rPr>
              <w:rFonts w:cstheme="minorBidi"/>
              <w:noProof/>
              <w:sz w:val="24"/>
              <w:lang w:val="en-CA" w:bidi="ar-SA"/>
            </w:rPr>
          </w:pPr>
          <w:hyperlink w:anchor="_Toc34385415" w:history="1">
            <w:r w:rsidRPr="00BF2246">
              <w:rPr>
                <w:rStyle w:val="Hyperlink"/>
                <w:noProof/>
                <w:lang w:val="en-CA"/>
              </w:rPr>
              <w:t>trips.txt</w:t>
            </w:r>
            <w:r>
              <w:rPr>
                <w:noProof/>
                <w:webHidden/>
              </w:rPr>
              <w:tab/>
            </w:r>
            <w:r>
              <w:rPr>
                <w:noProof/>
                <w:webHidden/>
              </w:rPr>
              <w:fldChar w:fldCharType="begin"/>
            </w:r>
            <w:r>
              <w:rPr>
                <w:noProof/>
                <w:webHidden/>
              </w:rPr>
              <w:instrText xml:space="preserve"> PAGEREF _Toc34385415 \h </w:instrText>
            </w:r>
            <w:r>
              <w:rPr>
                <w:noProof/>
                <w:webHidden/>
              </w:rPr>
            </w:r>
            <w:r>
              <w:rPr>
                <w:noProof/>
                <w:webHidden/>
              </w:rPr>
              <w:fldChar w:fldCharType="separate"/>
            </w:r>
            <w:r>
              <w:rPr>
                <w:noProof/>
                <w:webHidden/>
              </w:rPr>
              <w:t>184</w:t>
            </w:r>
            <w:r>
              <w:rPr>
                <w:noProof/>
                <w:webHidden/>
              </w:rPr>
              <w:fldChar w:fldCharType="end"/>
            </w:r>
          </w:hyperlink>
        </w:p>
        <w:p w14:paraId="7CEDF0FE" w14:textId="5375EF37" w:rsidR="00317706" w:rsidRDefault="00317706">
          <w:pPr>
            <w:pStyle w:val="TOC1"/>
            <w:tabs>
              <w:tab w:val="left" w:pos="1440"/>
            </w:tabs>
            <w:rPr>
              <w:rFonts w:cstheme="minorBidi"/>
              <w:noProof/>
              <w:sz w:val="24"/>
              <w:lang w:val="en-CA" w:bidi="ar-SA"/>
            </w:rPr>
          </w:pPr>
          <w:hyperlink w:anchor="_Toc34385416" w:history="1">
            <w:r w:rsidRPr="00BF2246">
              <w:rPr>
                <w:rStyle w:val="Hyperlink"/>
                <w:noProof/>
              </w:rPr>
              <w:t>Appendix C.</w:t>
            </w:r>
            <w:r>
              <w:rPr>
                <w:rFonts w:cstheme="minorBidi"/>
                <w:noProof/>
                <w:sz w:val="24"/>
                <w:lang w:val="en-CA" w:bidi="ar-SA"/>
              </w:rPr>
              <w:tab/>
            </w:r>
            <w:r w:rsidRPr="00BF2246">
              <w:rPr>
                <w:rStyle w:val="Hyperlink"/>
                <w:noProof/>
              </w:rPr>
              <w:t>Loop Detector Data Mapping</w:t>
            </w:r>
            <w:r>
              <w:rPr>
                <w:noProof/>
                <w:webHidden/>
              </w:rPr>
              <w:tab/>
            </w:r>
            <w:r>
              <w:rPr>
                <w:noProof/>
                <w:webHidden/>
              </w:rPr>
              <w:fldChar w:fldCharType="begin"/>
            </w:r>
            <w:r>
              <w:rPr>
                <w:noProof/>
                <w:webHidden/>
              </w:rPr>
              <w:instrText xml:space="preserve"> PAGEREF _Toc34385416 \h </w:instrText>
            </w:r>
            <w:r>
              <w:rPr>
                <w:noProof/>
                <w:webHidden/>
              </w:rPr>
            </w:r>
            <w:r>
              <w:rPr>
                <w:noProof/>
                <w:webHidden/>
              </w:rPr>
              <w:fldChar w:fldCharType="separate"/>
            </w:r>
            <w:r>
              <w:rPr>
                <w:noProof/>
                <w:webHidden/>
              </w:rPr>
              <w:t>187</w:t>
            </w:r>
            <w:r>
              <w:rPr>
                <w:noProof/>
                <w:webHidden/>
              </w:rPr>
              <w:fldChar w:fldCharType="end"/>
            </w:r>
          </w:hyperlink>
        </w:p>
        <w:p w14:paraId="4F434C64" w14:textId="07802225" w:rsidR="00317706" w:rsidRDefault="00317706">
          <w:pPr>
            <w:pStyle w:val="TOC1"/>
            <w:tabs>
              <w:tab w:val="left" w:pos="1440"/>
            </w:tabs>
            <w:rPr>
              <w:rFonts w:cstheme="minorBidi"/>
              <w:noProof/>
              <w:sz w:val="24"/>
              <w:lang w:val="en-CA" w:bidi="ar-SA"/>
            </w:rPr>
          </w:pPr>
          <w:hyperlink w:anchor="_Toc34385417" w:history="1">
            <w:r w:rsidRPr="00BF2246">
              <w:rPr>
                <w:rStyle w:val="Hyperlink"/>
                <w:noProof/>
              </w:rPr>
              <w:t>Appendix D.</w:t>
            </w:r>
            <w:r>
              <w:rPr>
                <w:rFonts w:cstheme="minorBidi"/>
                <w:noProof/>
                <w:sz w:val="24"/>
                <w:lang w:val="en-CA" w:bidi="ar-SA"/>
              </w:rPr>
              <w:tab/>
            </w:r>
            <w:r w:rsidRPr="00BF2246">
              <w:rPr>
                <w:rStyle w:val="Hyperlink"/>
                <w:noProof/>
              </w:rPr>
              <w:t>Esri GFX Data Mapping</w:t>
            </w:r>
            <w:r>
              <w:rPr>
                <w:noProof/>
                <w:webHidden/>
              </w:rPr>
              <w:tab/>
            </w:r>
            <w:r>
              <w:rPr>
                <w:noProof/>
                <w:webHidden/>
              </w:rPr>
              <w:fldChar w:fldCharType="begin"/>
            </w:r>
            <w:r>
              <w:rPr>
                <w:noProof/>
                <w:webHidden/>
              </w:rPr>
              <w:instrText xml:space="preserve"> PAGEREF _Toc34385417 \h </w:instrText>
            </w:r>
            <w:r>
              <w:rPr>
                <w:noProof/>
                <w:webHidden/>
              </w:rPr>
            </w:r>
            <w:r>
              <w:rPr>
                <w:noProof/>
                <w:webHidden/>
              </w:rPr>
              <w:fldChar w:fldCharType="separate"/>
            </w:r>
            <w:r>
              <w:rPr>
                <w:noProof/>
                <w:webHidden/>
              </w:rPr>
              <w:t>190</w:t>
            </w:r>
            <w:r>
              <w:rPr>
                <w:noProof/>
                <w:webHidden/>
              </w:rPr>
              <w:fldChar w:fldCharType="end"/>
            </w:r>
          </w:hyperlink>
        </w:p>
        <w:p w14:paraId="63D66594" w14:textId="49CB9C1D" w:rsidR="00317706" w:rsidRDefault="00317706">
          <w:pPr>
            <w:pStyle w:val="TOC1"/>
            <w:rPr>
              <w:rFonts w:cstheme="minorBidi"/>
              <w:noProof/>
              <w:sz w:val="24"/>
              <w:lang w:val="en-CA" w:bidi="ar-SA"/>
            </w:rPr>
          </w:pPr>
          <w:hyperlink w:anchor="_Toc34385418" w:history="1">
            <w:r w:rsidRPr="00BF2246">
              <w:rPr>
                <w:rStyle w:val="Hyperlink"/>
                <w:noProof/>
                <w:lang w:val="en-CA"/>
              </w:rPr>
              <w:t>GFX tables used:</w:t>
            </w:r>
            <w:r>
              <w:rPr>
                <w:noProof/>
                <w:webHidden/>
              </w:rPr>
              <w:tab/>
            </w:r>
            <w:r>
              <w:rPr>
                <w:noProof/>
                <w:webHidden/>
              </w:rPr>
              <w:fldChar w:fldCharType="begin"/>
            </w:r>
            <w:r>
              <w:rPr>
                <w:noProof/>
                <w:webHidden/>
              </w:rPr>
              <w:instrText xml:space="preserve"> PAGEREF _Toc34385418 \h </w:instrText>
            </w:r>
            <w:r>
              <w:rPr>
                <w:noProof/>
                <w:webHidden/>
              </w:rPr>
            </w:r>
            <w:r>
              <w:rPr>
                <w:noProof/>
                <w:webHidden/>
              </w:rPr>
              <w:fldChar w:fldCharType="separate"/>
            </w:r>
            <w:r>
              <w:rPr>
                <w:noProof/>
                <w:webHidden/>
              </w:rPr>
              <w:t>190</w:t>
            </w:r>
            <w:r>
              <w:rPr>
                <w:noProof/>
                <w:webHidden/>
              </w:rPr>
              <w:fldChar w:fldCharType="end"/>
            </w:r>
          </w:hyperlink>
        </w:p>
        <w:p w14:paraId="3303C305" w14:textId="692367C4" w:rsidR="00317706" w:rsidRDefault="00317706">
          <w:pPr>
            <w:pStyle w:val="TOC1"/>
            <w:rPr>
              <w:rFonts w:cstheme="minorBidi"/>
              <w:noProof/>
              <w:sz w:val="24"/>
              <w:lang w:val="en-CA" w:bidi="ar-SA"/>
            </w:rPr>
          </w:pPr>
          <w:hyperlink w:anchor="_Toc34385419" w:history="1">
            <w:r w:rsidRPr="00BF2246">
              <w:rPr>
                <w:rStyle w:val="Hyperlink"/>
                <w:noProof/>
                <w:lang w:val="en-CA"/>
              </w:rPr>
              <w:t>Esri Extension of TPSO</w:t>
            </w:r>
            <w:r>
              <w:rPr>
                <w:noProof/>
                <w:webHidden/>
              </w:rPr>
              <w:tab/>
            </w:r>
            <w:r>
              <w:rPr>
                <w:noProof/>
                <w:webHidden/>
              </w:rPr>
              <w:fldChar w:fldCharType="begin"/>
            </w:r>
            <w:r>
              <w:rPr>
                <w:noProof/>
                <w:webHidden/>
              </w:rPr>
              <w:instrText xml:space="preserve"> PAGEREF _Toc34385419 \h </w:instrText>
            </w:r>
            <w:r>
              <w:rPr>
                <w:noProof/>
                <w:webHidden/>
              </w:rPr>
            </w:r>
            <w:r>
              <w:rPr>
                <w:noProof/>
                <w:webHidden/>
              </w:rPr>
              <w:fldChar w:fldCharType="separate"/>
            </w:r>
            <w:r>
              <w:rPr>
                <w:noProof/>
                <w:webHidden/>
              </w:rPr>
              <w:t>190</w:t>
            </w:r>
            <w:r>
              <w:rPr>
                <w:noProof/>
                <w:webHidden/>
              </w:rPr>
              <w:fldChar w:fldCharType="end"/>
            </w:r>
          </w:hyperlink>
        </w:p>
        <w:p w14:paraId="325D7201" w14:textId="248BE7B9" w:rsidR="00317706" w:rsidRDefault="00317706">
          <w:pPr>
            <w:pStyle w:val="TOC1"/>
            <w:rPr>
              <w:rFonts w:cstheme="minorBidi"/>
              <w:noProof/>
              <w:sz w:val="24"/>
              <w:lang w:val="en-CA" w:bidi="ar-SA"/>
            </w:rPr>
          </w:pPr>
          <w:hyperlink w:anchor="_Toc34385420" w:history="1">
            <w:r w:rsidRPr="00BF2246">
              <w:rPr>
                <w:rStyle w:val="Hyperlink"/>
                <w:noProof/>
                <w:lang w:val="en-CA"/>
              </w:rPr>
              <w:t>12</w:t>
            </w:r>
            <w:r>
              <w:rPr>
                <w:rFonts w:cstheme="minorBidi"/>
                <w:noProof/>
                <w:sz w:val="24"/>
                <w:lang w:val="en-CA" w:bidi="ar-SA"/>
              </w:rPr>
              <w:tab/>
            </w:r>
            <w:r w:rsidRPr="00BF2246">
              <w:rPr>
                <w:rStyle w:val="Hyperlink"/>
                <w:noProof/>
                <w:lang w:val="en-CA"/>
              </w:rPr>
              <w:t>Mappings from tables to iCity TPSO Esri Extension</w:t>
            </w:r>
            <w:r>
              <w:rPr>
                <w:noProof/>
                <w:webHidden/>
              </w:rPr>
              <w:tab/>
            </w:r>
            <w:r>
              <w:rPr>
                <w:noProof/>
                <w:webHidden/>
              </w:rPr>
              <w:fldChar w:fldCharType="begin"/>
            </w:r>
            <w:r>
              <w:rPr>
                <w:noProof/>
                <w:webHidden/>
              </w:rPr>
              <w:instrText xml:space="preserve"> PAGEREF _Toc34385420 \h </w:instrText>
            </w:r>
            <w:r>
              <w:rPr>
                <w:noProof/>
                <w:webHidden/>
              </w:rPr>
            </w:r>
            <w:r>
              <w:rPr>
                <w:noProof/>
                <w:webHidden/>
              </w:rPr>
              <w:fldChar w:fldCharType="separate"/>
            </w:r>
            <w:r>
              <w:rPr>
                <w:noProof/>
                <w:webHidden/>
              </w:rPr>
              <w:t>193</w:t>
            </w:r>
            <w:r>
              <w:rPr>
                <w:noProof/>
                <w:webHidden/>
              </w:rPr>
              <w:fldChar w:fldCharType="end"/>
            </w:r>
          </w:hyperlink>
        </w:p>
        <w:p w14:paraId="45EB6C60" w14:textId="611A7BEA" w:rsidR="00317706" w:rsidRDefault="00317706">
          <w:pPr>
            <w:pStyle w:val="TOC2"/>
            <w:tabs>
              <w:tab w:val="right" w:leader="dot" w:pos="9350"/>
            </w:tabs>
            <w:rPr>
              <w:rFonts w:cstheme="minorBidi"/>
              <w:noProof/>
              <w:sz w:val="24"/>
              <w:lang w:val="en-CA" w:bidi="ar-SA"/>
            </w:rPr>
          </w:pPr>
          <w:hyperlink w:anchor="_Toc34385421" w:history="1">
            <w:r w:rsidRPr="00BF2246">
              <w:rPr>
                <w:rStyle w:val="Hyperlink"/>
                <w:noProof/>
                <w:lang w:val="en-CA"/>
              </w:rPr>
              <w:t>Neighbourhood (neighbourhood_mun)</w:t>
            </w:r>
            <w:r>
              <w:rPr>
                <w:noProof/>
                <w:webHidden/>
              </w:rPr>
              <w:tab/>
            </w:r>
            <w:r>
              <w:rPr>
                <w:noProof/>
                <w:webHidden/>
              </w:rPr>
              <w:fldChar w:fldCharType="begin"/>
            </w:r>
            <w:r>
              <w:rPr>
                <w:noProof/>
                <w:webHidden/>
              </w:rPr>
              <w:instrText xml:space="preserve"> PAGEREF _Toc34385421 \h </w:instrText>
            </w:r>
            <w:r>
              <w:rPr>
                <w:noProof/>
                <w:webHidden/>
              </w:rPr>
            </w:r>
            <w:r>
              <w:rPr>
                <w:noProof/>
                <w:webHidden/>
              </w:rPr>
              <w:fldChar w:fldCharType="separate"/>
            </w:r>
            <w:r>
              <w:rPr>
                <w:noProof/>
                <w:webHidden/>
              </w:rPr>
              <w:t>193</w:t>
            </w:r>
            <w:r>
              <w:rPr>
                <w:noProof/>
                <w:webHidden/>
              </w:rPr>
              <w:fldChar w:fldCharType="end"/>
            </w:r>
          </w:hyperlink>
        </w:p>
        <w:p w14:paraId="73A97ACF" w14:textId="01465147" w:rsidR="00317706" w:rsidRDefault="00317706">
          <w:pPr>
            <w:pStyle w:val="TOC2"/>
            <w:tabs>
              <w:tab w:val="right" w:leader="dot" w:pos="9350"/>
            </w:tabs>
            <w:rPr>
              <w:rFonts w:cstheme="minorBidi"/>
              <w:noProof/>
              <w:sz w:val="24"/>
              <w:lang w:val="en-CA" w:bidi="ar-SA"/>
            </w:rPr>
          </w:pPr>
          <w:hyperlink w:anchor="_Toc34385422" w:history="1">
            <w:r w:rsidRPr="00BF2246">
              <w:rPr>
                <w:rStyle w:val="Hyperlink"/>
                <w:noProof/>
                <w:lang w:val="en-CA"/>
              </w:rPr>
              <w:t>Land Use (landuse_mun)</w:t>
            </w:r>
            <w:r>
              <w:rPr>
                <w:noProof/>
                <w:webHidden/>
              </w:rPr>
              <w:tab/>
            </w:r>
            <w:r>
              <w:rPr>
                <w:noProof/>
                <w:webHidden/>
              </w:rPr>
              <w:fldChar w:fldCharType="begin"/>
            </w:r>
            <w:r>
              <w:rPr>
                <w:noProof/>
                <w:webHidden/>
              </w:rPr>
              <w:instrText xml:space="preserve"> PAGEREF _Toc34385422 \h </w:instrText>
            </w:r>
            <w:r>
              <w:rPr>
                <w:noProof/>
                <w:webHidden/>
              </w:rPr>
            </w:r>
            <w:r>
              <w:rPr>
                <w:noProof/>
                <w:webHidden/>
              </w:rPr>
              <w:fldChar w:fldCharType="separate"/>
            </w:r>
            <w:r>
              <w:rPr>
                <w:noProof/>
                <w:webHidden/>
              </w:rPr>
              <w:t>193</w:t>
            </w:r>
            <w:r>
              <w:rPr>
                <w:noProof/>
                <w:webHidden/>
              </w:rPr>
              <w:fldChar w:fldCharType="end"/>
            </w:r>
          </w:hyperlink>
        </w:p>
        <w:p w14:paraId="47D95288" w14:textId="08179F00" w:rsidR="00317706" w:rsidRDefault="00317706">
          <w:pPr>
            <w:pStyle w:val="TOC2"/>
            <w:tabs>
              <w:tab w:val="right" w:leader="dot" w:pos="9350"/>
            </w:tabs>
            <w:rPr>
              <w:rFonts w:cstheme="minorBidi"/>
              <w:noProof/>
              <w:sz w:val="24"/>
              <w:lang w:val="en-CA" w:bidi="ar-SA"/>
            </w:rPr>
          </w:pPr>
          <w:hyperlink w:anchor="_Toc34385423" w:history="1">
            <w:r w:rsidRPr="00BF2246">
              <w:rPr>
                <w:rStyle w:val="Hyperlink"/>
                <w:noProof/>
                <w:lang w:val="en-CA"/>
              </w:rPr>
              <w:t>Land Cover (landcover_mun)</w:t>
            </w:r>
            <w:r>
              <w:rPr>
                <w:noProof/>
                <w:webHidden/>
              </w:rPr>
              <w:tab/>
            </w:r>
            <w:r>
              <w:rPr>
                <w:noProof/>
                <w:webHidden/>
              </w:rPr>
              <w:fldChar w:fldCharType="begin"/>
            </w:r>
            <w:r>
              <w:rPr>
                <w:noProof/>
                <w:webHidden/>
              </w:rPr>
              <w:instrText xml:space="preserve"> PAGEREF _Toc34385423 \h </w:instrText>
            </w:r>
            <w:r>
              <w:rPr>
                <w:noProof/>
                <w:webHidden/>
              </w:rPr>
            </w:r>
            <w:r>
              <w:rPr>
                <w:noProof/>
                <w:webHidden/>
              </w:rPr>
              <w:fldChar w:fldCharType="separate"/>
            </w:r>
            <w:r>
              <w:rPr>
                <w:noProof/>
                <w:webHidden/>
              </w:rPr>
              <w:t>193</w:t>
            </w:r>
            <w:r>
              <w:rPr>
                <w:noProof/>
                <w:webHidden/>
              </w:rPr>
              <w:fldChar w:fldCharType="end"/>
            </w:r>
          </w:hyperlink>
        </w:p>
        <w:p w14:paraId="774004A5" w14:textId="3EC8904A" w:rsidR="00317706" w:rsidRDefault="00317706">
          <w:pPr>
            <w:pStyle w:val="TOC2"/>
            <w:tabs>
              <w:tab w:val="right" w:leader="dot" w:pos="9350"/>
            </w:tabs>
            <w:rPr>
              <w:rFonts w:cstheme="minorBidi"/>
              <w:noProof/>
              <w:sz w:val="24"/>
              <w:lang w:val="en-CA" w:bidi="ar-SA"/>
            </w:rPr>
          </w:pPr>
          <w:hyperlink w:anchor="_Toc34385424" w:history="1">
            <w:r w:rsidRPr="00BF2246">
              <w:rPr>
                <w:rStyle w:val="Hyperlink"/>
                <w:noProof/>
                <w:lang w:val="en-CA"/>
              </w:rPr>
              <w:t>Point of Interest (pointofinterest_mun)</w:t>
            </w:r>
            <w:r>
              <w:rPr>
                <w:noProof/>
                <w:webHidden/>
              </w:rPr>
              <w:tab/>
            </w:r>
            <w:r>
              <w:rPr>
                <w:noProof/>
                <w:webHidden/>
              </w:rPr>
              <w:fldChar w:fldCharType="begin"/>
            </w:r>
            <w:r>
              <w:rPr>
                <w:noProof/>
                <w:webHidden/>
              </w:rPr>
              <w:instrText xml:space="preserve"> PAGEREF _Toc34385424 \h </w:instrText>
            </w:r>
            <w:r>
              <w:rPr>
                <w:noProof/>
                <w:webHidden/>
              </w:rPr>
            </w:r>
            <w:r>
              <w:rPr>
                <w:noProof/>
                <w:webHidden/>
              </w:rPr>
              <w:fldChar w:fldCharType="separate"/>
            </w:r>
            <w:r>
              <w:rPr>
                <w:noProof/>
                <w:webHidden/>
              </w:rPr>
              <w:t>194</w:t>
            </w:r>
            <w:r>
              <w:rPr>
                <w:noProof/>
                <w:webHidden/>
              </w:rPr>
              <w:fldChar w:fldCharType="end"/>
            </w:r>
          </w:hyperlink>
        </w:p>
        <w:p w14:paraId="6DFF1497" w14:textId="3EB0D5CB" w:rsidR="00317706" w:rsidRDefault="00317706">
          <w:pPr>
            <w:pStyle w:val="TOC2"/>
            <w:tabs>
              <w:tab w:val="right" w:leader="dot" w:pos="9350"/>
            </w:tabs>
            <w:rPr>
              <w:rFonts w:cstheme="minorBidi"/>
              <w:noProof/>
              <w:sz w:val="24"/>
              <w:lang w:val="en-CA" w:bidi="ar-SA"/>
            </w:rPr>
          </w:pPr>
          <w:hyperlink w:anchor="_Toc34385425" w:history="1">
            <w:r w:rsidRPr="00BF2246">
              <w:rPr>
                <w:rStyle w:val="Hyperlink"/>
                <w:noProof/>
                <w:lang w:val="en-CA"/>
              </w:rPr>
              <w:t>Road Segment (roadsegment_mun)</w:t>
            </w:r>
            <w:r>
              <w:rPr>
                <w:noProof/>
                <w:webHidden/>
              </w:rPr>
              <w:tab/>
            </w:r>
            <w:r>
              <w:rPr>
                <w:noProof/>
                <w:webHidden/>
              </w:rPr>
              <w:fldChar w:fldCharType="begin"/>
            </w:r>
            <w:r>
              <w:rPr>
                <w:noProof/>
                <w:webHidden/>
              </w:rPr>
              <w:instrText xml:space="preserve"> PAGEREF _Toc34385425 \h </w:instrText>
            </w:r>
            <w:r>
              <w:rPr>
                <w:noProof/>
                <w:webHidden/>
              </w:rPr>
            </w:r>
            <w:r>
              <w:rPr>
                <w:noProof/>
                <w:webHidden/>
              </w:rPr>
              <w:fldChar w:fldCharType="separate"/>
            </w:r>
            <w:r>
              <w:rPr>
                <w:noProof/>
                <w:webHidden/>
              </w:rPr>
              <w:t>194</w:t>
            </w:r>
            <w:r>
              <w:rPr>
                <w:noProof/>
                <w:webHidden/>
              </w:rPr>
              <w:fldChar w:fldCharType="end"/>
            </w:r>
          </w:hyperlink>
        </w:p>
        <w:p w14:paraId="6DC5DF5C" w14:textId="5ED49063" w:rsidR="00317706" w:rsidRDefault="00317706">
          <w:pPr>
            <w:pStyle w:val="TOC2"/>
            <w:tabs>
              <w:tab w:val="right" w:leader="dot" w:pos="9350"/>
            </w:tabs>
            <w:rPr>
              <w:rFonts w:cstheme="minorBidi"/>
              <w:noProof/>
              <w:sz w:val="24"/>
              <w:lang w:val="en-CA" w:bidi="ar-SA"/>
            </w:rPr>
          </w:pPr>
          <w:hyperlink w:anchor="_Toc34385426" w:history="1">
            <w:r w:rsidRPr="00BF2246">
              <w:rPr>
                <w:rStyle w:val="Hyperlink"/>
                <w:noProof/>
                <w:lang w:val="en-CA"/>
              </w:rPr>
              <w:t>Intersect Neighbourhood (generated via ArcGIS process)</w:t>
            </w:r>
            <w:r>
              <w:rPr>
                <w:noProof/>
                <w:webHidden/>
              </w:rPr>
              <w:tab/>
            </w:r>
            <w:r>
              <w:rPr>
                <w:noProof/>
                <w:webHidden/>
              </w:rPr>
              <w:fldChar w:fldCharType="begin"/>
            </w:r>
            <w:r>
              <w:rPr>
                <w:noProof/>
                <w:webHidden/>
              </w:rPr>
              <w:instrText xml:space="preserve"> PAGEREF _Toc34385426 \h </w:instrText>
            </w:r>
            <w:r>
              <w:rPr>
                <w:noProof/>
                <w:webHidden/>
              </w:rPr>
            </w:r>
            <w:r>
              <w:rPr>
                <w:noProof/>
                <w:webHidden/>
              </w:rPr>
              <w:fldChar w:fldCharType="separate"/>
            </w:r>
            <w:r>
              <w:rPr>
                <w:noProof/>
                <w:webHidden/>
              </w:rPr>
              <w:t>194</w:t>
            </w:r>
            <w:r>
              <w:rPr>
                <w:noProof/>
                <w:webHidden/>
              </w:rPr>
              <w:fldChar w:fldCharType="end"/>
            </w:r>
          </w:hyperlink>
        </w:p>
        <w:p w14:paraId="5B16CC06" w14:textId="7C890832" w:rsidR="00317706" w:rsidRDefault="00317706">
          <w:pPr>
            <w:pStyle w:val="TOC2"/>
            <w:tabs>
              <w:tab w:val="right" w:leader="dot" w:pos="9350"/>
            </w:tabs>
            <w:rPr>
              <w:rFonts w:cstheme="minorBidi"/>
              <w:noProof/>
              <w:sz w:val="24"/>
              <w:lang w:val="en-CA" w:bidi="ar-SA"/>
            </w:rPr>
          </w:pPr>
          <w:hyperlink w:anchor="_Toc34385427" w:history="1">
            <w:r w:rsidRPr="00BF2246">
              <w:rPr>
                <w:rStyle w:val="Hyperlink"/>
                <w:noProof/>
                <w:lang w:val="en-CA"/>
              </w:rPr>
              <w:t>Near Land Use (generated via ArcGIS process)</w:t>
            </w:r>
            <w:r>
              <w:rPr>
                <w:noProof/>
                <w:webHidden/>
              </w:rPr>
              <w:tab/>
            </w:r>
            <w:r>
              <w:rPr>
                <w:noProof/>
                <w:webHidden/>
              </w:rPr>
              <w:fldChar w:fldCharType="begin"/>
            </w:r>
            <w:r>
              <w:rPr>
                <w:noProof/>
                <w:webHidden/>
              </w:rPr>
              <w:instrText xml:space="preserve"> PAGEREF _Toc34385427 \h </w:instrText>
            </w:r>
            <w:r>
              <w:rPr>
                <w:noProof/>
                <w:webHidden/>
              </w:rPr>
            </w:r>
            <w:r>
              <w:rPr>
                <w:noProof/>
                <w:webHidden/>
              </w:rPr>
              <w:fldChar w:fldCharType="separate"/>
            </w:r>
            <w:r>
              <w:rPr>
                <w:noProof/>
                <w:webHidden/>
              </w:rPr>
              <w:t>194</w:t>
            </w:r>
            <w:r>
              <w:rPr>
                <w:noProof/>
                <w:webHidden/>
              </w:rPr>
              <w:fldChar w:fldCharType="end"/>
            </w:r>
          </w:hyperlink>
        </w:p>
        <w:p w14:paraId="149DE8E9" w14:textId="6D54C186" w:rsidR="00317706" w:rsidRDefault="00317706">
          <w:pPr>
            <w:pStyle w:val="TOC2"/>
            <w:tabs>
              <w:tab w:val="right" w:leader="dot" w:pos="9350"/>
            </w:tabs>
            <w:rPr>
              <w:rFonts w:cstheme="minorBidi"/>
              <w:noProof/>
              <w:sz w:val="24"/>
              <w:lang w:val="en-CA" w:bidi="ar-SA"/>
            </w:rPr>
          </w:pPr>
          <w:hyperlink w:anchor="_Toc34385428" w:history="1">
            <w:r w:rsidRPr="00BF2246">
              <w:rPr>
                <w:rStyle w:val="Hyperlink"/>
                <w:noProof/>
                <w:lang w:val="en-CA"/>
              </w:rPr>
              <w:t>Near Land Cover (generated via ArcGIS process)</w:t>
            </w:r>
            <w:r>
              <w:rPr>
                <w:noProof/>
                <w:webHidden/>
              </w:rPr>
              <w:tab/>
            </w:r>
            <w:r>
              <w:rPr>
                <w:noProof/>
                <w:webHidden/>
              </w:rPr>
              <w:fldChar w:fldCharType="begin"/>
            </w:r>
            <w:r>
              <w:rPr>
                <w:noProof/>
                <w:webHidden/>
              </w:rPr>
              <w:instrText xml:space="preserve"> PAGEREF _Toc34385428 \h </w:instrText>
            </w:r>
            <w:r>
              <w:rPr>
                <w:noProof/>
                <w:webHidden/>
              </w:rPr>
            </w:r>
            <w:r>
              <w:rPr>
                <w:noProof/>
                <w:webHidden/>
              </w:rPr>
              <w:fldChar w:fldCharType="separate"/>
            </w:r>
            <w:r>
              <w:rPr>
                <w:noProof/>
                <w:webHidden/>
              </w:rPr>
              <w:t>194</w:t>
            </w:r>
            <w:r>
              <w:rPr>
                <w:noProof/>
                <w:webHidden/>
              </w:rPr>
              <w:fldChar w:fldCharType="end"/>
            </w:r>
          </w:hyperlink>
        </w:p>
        <w:p w14:paraId="08FCE73F" w14:textId="0CCA0C19" w:rsidR="00317706" w:rsidRDefault="00317706">
          <w:pPr>
            <w:pStyle w:val="TOC2"/>
            <w:tabs>
              <w:tab w:val="right" w:leader="dot" w:pos="9350"/>
            </w:tabs>
            <w:rPr>
              <w:rFonts w:cstheme="minorBidi"/>
              <w:noProof/>
              <w:sz w:val="24"/>
              <w:lang w:val="en-CA" w:bidi="ar-SA"/>
            </w:rPr>
          </w:pPr>
          <w:hyperlink w:anchor="_Toc34385429" w:history="1">
            <w:r w:rsidRPr="00BF2246">
              <w:rPr>
                <w:rStyle w:val="Hyperlink"/>
                <w:noProof/>
                <w:lang w:val="en-CA"/>
              </w:rPr>
              <w:t>Near POI (generated via ArcGIS process)</w:t>
            </w:r>
            <w:r>
              <w:rPr>
                <w:noProof/>
                <w:webHidden/>
              </w:rPr>
              <w:tab/>
            </w:r>
            <w:r>
              <w:rPr>
                <w:noProof/>
                <w:webHidden/>
              </w:rPr>
              <w:fldChar w:fldCharType="begin"/>
            </w:r>
            <w:r>
              <w:rPr>
                <w:noProof/>
                <w:webHidden/>
              </w:rPr>
              <w:instrText xml:space="preserve"> PAGEREF _Toc34385429 \h </w:instrText>
            </w:r>
            <w:r>
              <w:rPr>
                <w:noProof/>
                <w:webHidden/>
              </w:rPr>
            </w:r>
            <w:r>
              <w:rPr>
                <w:noProof/>
                <w:webHidden/>
              </w:rPr>
              <w:fldChar w:fldCharType="separate"/>
            </w:r>
            <w:r>
              <w:rPr>
                <w:noProof/>
                <w:webHidden/>
              </w:rPr>
              <w:t>195</w:t>
            </w:r>
            <w:r>
              <w:rPr>
                <w:noProof/>
                <w:webHidden/>
              </w:rPr>
              <w:fldChar w:fldCharType="end"/>
            </w:r>
          </w:hyperlink>
        </w:p>
        <w:p w14:paraId="6D1DC623" w14:textId="38895511" w:rsidR="00B165C7" w:rsidRDefault="00672FFC">
          <w:r>
            <w:lastRenderedPageBreak/>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7" w:name="_Toc520725368"/>
      <w:bookmarkStart w:id="8" w:name="_Toc520725369"/>
      <w:bookmarkStart w:id="9" w:name="_Toc520725370"/>
      <w:bookmarkStart w:id="10" w:name="_Toc520725371"/>
      <w:bookmarkStart w:id="11" w:name="_Toc520725372"/>
      <w:bookmarkStart w:id="12" w:name="_Toc520725373"/>
      <w:bookmarkStart w:id="13" w:name="_Toc520725374"/>
      <w:bookmarkStart w:id="14" w:name="_Toc520725375"/>
      <w:bookmarkStart w:id="15" w:name="_Toc520725376"/>
      <w:bookmarkStart w:id="16" w:name="_Toc520725377"/>
      <w:bookmarkStart w:id="17" w:name="_Toc520725378"/>
      <w:bookmarkStart w:id="18" w:name="_Toc520725379"/>
      <w:bookmarkStart w:id="19" w:name="_Toc520725380"/>
      <w:bookmarkStart w:id="20" w:name="_Toc520725381"/>
      <w:bookmarkStart w:id="21" w:name="_Toc520725382"/>
      <w:bookmarkStart w:id="22" w:name="_Toc520725383"/>
      <w:bookmarkStart w:id="23" w:name="_Toc520725384"/>
      <w:bookmarkStart w:id="24" w:name="_Toc520725385"/>
      <w:bookmarkStart w:id="25" w:name="_Toc520725386"/>
      <w:bookmarkStart w:id="26" w:name="_Toc520725387"/>
      <w:bookmarkStart w:id="27" w:name="_Toc520725388"/>
      <w:bookmarkStart w:id="28" w:name="_Toc520725389"/>
      <w:bookmarkStart w:id="29" w:name="_Toc520725390"/>
      <w:bookmarkStart w:id="30" w:name="_Toc520725391"/>
      <w:bookmarkStart w:id="31" w:name="_Toc520725392"/>
      <w:bookmarkStart w:id="32" w:name="_Toc520725393"/>
      <w:bookmarkStart w:id="33" w:name="_Ref462673063"/>
      <w:bookmarkStart w:id="34" w:name="_Toc34385314"/>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6549B4">
        <w:t>Purpose</w:t>
      </w:r>
      <w:bookmarkEnd w:id="33"/>
      <w:bookmarkEnd w:id="34"/>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5"/>
      <w:r w:rsidR="00552456">
        <w:t xml:space="preserve"> iCity ontolog</w:t>
      </w:r>
      <w:r w:rsidR="00677C22">
        <w:t>ies</w:t>
      </w:r>
      <w:commentRangeEnd w:id="35"/>
      <w:r w:rsidR="00C94D04">
        <w:rPr>
          <w:rStyle w:val="CommentReference"/>
          <w:rFonts w:asciiTheme="minorHAnsi" w:eastAsiaTheme="minorEastAsia" w:hAnsiTheme="minorHAnsi"/>
          <w:lang w:val="en-US" w:bidi="en-US"/>
        </w:rPr>
        <w:commentReference w:id="35"/>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6" w:name="_Toc34385315"/>
      <w:r w:rsidRPr="004D2842">
        <w:t>Scope</w:t>
      </w:r>
      <w:bookmarkEnd w:id="36"/>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20760CE7"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are axiomatized in OWL 2</w:t>
      </w:r>
      <w:r w:rsidR="00663DAD">
        <w:t xml:space="preserve"> {Grau, 2008, OWL 2: The next step for OWL</w:t>
      </w:r>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7" w:name="_Toc34385316"/>
      <w:r w:rsidRPr="009B6F55">
        <w:t>Role of the Ontology</w:t>
      </w:r>
      <w:bookmarkEnd w:id="37"/>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 xml:space="preserve">not only for integration </w:t>
      </w:r>
      <w:r w:rsidR="00FD590F">
        <w:lastRenderedPageBreak/>
        <w:t>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09102C0D"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5702D6">
        <w:t xml:space="preserve">Figure </w:t>
      </w:r>
      <w:r w:rsidR="005702D6">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lastRenderedPageBreak/>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5C78E5E7" w:rsidR="004A370E" w:rsidRDefault="00F367B8" w:rsidP="00F367B8">
      <w:pPr>
        <w:pStyle w:val="Caption"/>
      </w:pPr>
      <w:bookmarkStart w:id="38"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5702D6">
        <w:rPr>
          <w:noProof/>
        </w:rPr>
        <w:t>1</w:t>
      </w:r>
      <w:r w:rsidR="00FA06BD">
        <w:rPr>
          <w:noProof/>
        </w:rPr>
        <w:fldChar w:fldCharType="end"/>
      </w:r>
      <w:bookmarkEnd w:id="38"/>
      <w:r>
        <w:t xml:space="preserve">: iCity Knowledge Base </w:t>
      </w:r>
      <w:r w:rsidR="002E7622">
        <w:t xml:space="preserve">High-Level </w:t>
      </w:r>
      <w:r>
        <w:t>Architecture</w:t>
      </w:r>
    </w:p>
    <w:p w14:paraId="06791E59" w14:textId="77777777" w:rsidR="00F367B8" w:rsidRDefault="00F367B8" w:rsidP="004A370E">
      <w:pPr>
        <w:keepNext/>
      </w:pPr>
    </w:p>
    <w:p w14:paraId="359A4500" w14:textId="48331DD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5702D6">
        <w:t>9</w:t>
      </w:r>
      <w:r w:rsidR="004816C9">
        <w:fldChar w:fldCharType="end"/>
      </w:r>
      <w:r w:rsidR="00BE6A2E">
        <w:t xml:space="preserve">.  </w:t>
      </w:r>
    </w:p>
    <w:p w14:paraId="52EB3871" w14:textId="405DCC66" w:rsidR="006A044F" w:rsidRDefault="006A044F" w:rsidP="00EA354A">
      <w:pPr>
        <w:pStyle w:val="Heading1"/>
      </w:pPr>
      <w:bookmarkStart w:id="39" w:name="_Ref462673081"/>
      <w:bookmarkStart w:id="40" w:name="_Toc34385317"/>
      <w:r>
        <w:t xml:space="preserve">Development </w:t>
      </w:r>
      <w:r w:rsidR="00A0372F">
        <w:t>Approach</w:t>
      </w:r>
      <w:bookmarkEnd w:id="40"/>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developing a clear understanding of the domain and required scope of the ontology. This activity is facilitated with the identification of motivating scenarios 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lastRenderedPageBreak/>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21E627BB" w14:textId="5D74AAD3" w:rsidR="00370319" w:rsidRDefault="00370319" w:rsidP="007517AF">
      <w:pPr>
        <w:pStyle w:val="ListParagraph"/>
        <w:numPr>
          <w:ilvl w:val="0"/>
          <w:numId w:val="30"/>
        </w:numPr>
      </w:pPr>
      <w:bookmarkStart w:id="41" w:name="_Ref21706188"/>
      <w:bookmarkStart w:id="42" w:name="_Ref21707177"/>
      <w:bookmarkStart w:id="43"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1748F0E2" w:rsidR="00370319" w:rsidRPr="005F7DA5" w:rsidRDefault="00370319" w:rsidP="00E53F9D">
      <w:pPr>
        <w:pStyle w:val="ListParagraph"/>
        <w:numPr>
          <w:ilvl w:val="0"/>
          <w:numId w:val="30"/>
        </w:numPr>
      </w:pPr>
      <w:r w:rsidRPr="00E53F9D">
        <w:t>Application:</w:t>
      </w:r>
      <w:r>
        <w:rPr>
          <w:i/>
        </w:rPr>
        <w:t xml:space="preserve"> </w:t>
      </w:r>
      <w:r>
        <w:t>The ontology shall be applied in a variety of case studies to serve as a concrete demonstration of its viability as a solution for several of the motivating scenarios.</w:t>
      </w:r>
      <w:r w:rsidR="000A327F">
        <w:t xml:space="preserve"> A key aspect in all applications </w:t>
      </w:r>
      <w:r w:rsidR="00A178EE">
        <w:t>will be</w:t>
      </w:r>
      <w:r w:rsidR="000A327F">
        <w:t xml:space="preserve"> the definition of instances</w:t>
      </w:r>
      <w:r w:rsidR="00A178EE">
        <w:t xml:space="preserve"> via the ontology</w:t>
      </w:r>
      <w:r w:rsidR="000A327F">
        <w:t xml:space="preserve">. This </w:t>
      </w:r>
      <w:r w:rsidR="00A178EE">
        <w:t>will be</w:t>
      </w:r>
      <w:r w:rsidR="000A327F">
        <w:t xml:space="preserve"> accomplished with the specification (and materialization) of R2RML mappings from existing data sources to the ontology. These mappings illustrate the adequacy of the ontology to capture data from relevant sources. Th</w:t>
      </w:r>
      <w:r w:rsidR="00610E67">
        <w:t>e</w:t>
      </w:r>
      <w:r w:rsidR="000A327F">
        <w:t xml:space="preserve"> process</w:t>
      </w:r>
      <w:r w:rsidR="00E53F9D">
        <w:t>es involved</w:t>
      </w:r>
      <w:r w:rsidR="000A327F">
        <w:t xml:space="preserve"> </w:t>
      </w:r>
      <w:r w:rsidR="00E53F9D">
        <w:t xml:space="preserve">are </w:t>
      </w:r>
      <w:r w:rsidR="000A327F">
        <w:t>described in greater detail later in the report.</w:t>
      </w:r>
      <w:r>
        <w:t xml:space="preserve"> </w:t>
      </w:r>
    </w:p>
    <w:p w14:paraId="157488CD" w14:textId="77B10EE0" w:rsidR="00EF379A" w:rsidRDefault="00EF379A" w:rsidP="00DE747E">
      <w:pPr>
        <w:pStyle w:val="Heading1"/>
      </w:pPr>
      <w:bookmarkStart w:id="44" w:name="_Toc34385318"/>
      <w:r>
        <w:t>Requirements</w:t>
      </w:r>
      <w:bookmarkEnd w:id="41"/>
      <w:bookmarkEnd w:id="42"/>
      <w:bookmarkEnd w:id="43"/>
      <w:bookmarkEnd w:id="44"/>
    </w:p>
    <w:p w14:paraId="2026B50B" w14:textId="3D2E6C10"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5702D6">
        <w:t xml:space="preserve">Table </w:t>
      </w:r>
      <w:r w:rsidR="005702D6">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76DE1FDB" w:rsidR="00B94D2C" w:rsidRDefault="00B94D2C" w:rsidP="00B94D2C">
      <w:pPr>
        <w:pStyle w:val="Caption"/>
        <w:keepNext/>
      </w:pPr>
      <w:bookmarkStart w:id="45" w:name="_Ref19780482"/>
      <w:r>
        <w:t xml:space="preserve">Table </w:t>
      </w:r>
      <w:fldSimple w:instr=" SEQ Table \* ARABIC ">
        <w:r w:rsidR="005702D6">
          <w:rPr>
            <w:noProof/>
          </w:rPr>
          <w:t>1</w:t>
        </w:r>
      </w:fldSimple>
      <w:bookmarkEnd w:id="45"/>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lastRenderedPageBreak/>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w:t>
      </w:r>
      <w:r w:rsidR="00184455">
        <w:lastRenderedPageBreak/>
        <w:t xml:space="preserve">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39FB4D7B"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6" w:name="_Ref31179355"/>
      <w:bookmarkStart w:id="47" w:name="_Ref31179364"/>
      <w:bookmarkStart w:id="48" w:name="_Toc34385319"/>
      <w:r>
        <w:t>Motivating Scenario</w:t>
      </w:r>
      <w:r w:rsidR="006B41BB">
        <w:t>: Land Use and Transportation Simulation</w:t>
      </w:r>
      <w:bookmarkEnd w:id="46"/>
      <w:bookmarkEnd w:id="47"/>
      <w:bookmarkEnd w:id="48"/>
    </w:p>
    <w:p w14:paraId="50B5241F" w14:textId="6E2CA96F" w:rsidR="0040617A" w:rsidRDefault="00EA4B3F" w:rsidP="00EA4B3F">
      <w:pPr>
        <w:rPr>
          <w:lang w:val="en-US" w:bidi="en-US"/>
        </w:rPr>
      </w:pPr>
      <w:r>
        <w:rPr>
          <w:lang w:val="en-US" w:bidi="en-US"/>
        </w:rPr>
        <w:t>Reviewing the results of large-scale simulations, such as those generated by the ILUTE</w:t>
      </w:r>
      <w:r w:rsidR="00B03A04">
        <w:rPr>
          <w:lang w:val="en-US" w:bidi="en-US"/>
        </w:rPr>
        <w:t xml:space="preserve"> </w:t>
      </w:r>
      <w:r w:rsidR="00B03A04" w:rsidRPr="00B03A04">
        <w:rPr>
          <w:lang w:val="en-US" w:bidi="en-US"/>
        </w:rPr>
        <w:fldChar w:fldCharType="begin"/>
      </w:r>
      <w:r w:rsidR="009E5CF6">
        <w:rPr>
          <w:lang w:val="en-US" w:bidi="en-US"/>
        </w:rPr>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03A04" w:rsidRPr="00B03A04">
        <w:rPr>
          <w:lang w:val="en-US" w:bidi="en-US"/>
        </w:rPr>
        <w:fldChar w:fldCharType="separate"/>
      </w:r>
      <w:r w:rsidR="009E5CF6">
        <w:rPr>
          <w:noProof/>
          <w:lang w:val="en-US" w:bidi="en-US"/>
        </w:rPr>
        <w:t>[1]</w:t>
      </w:r>
      <w:r w:rsidR="00B03A04" w:rsidRPr="00B03A04">
        <w:rPr>
          <w:lang w:val="en-US" w:bidi="en-US"/>
        </w:rPr>
        <w:fldChar w:fldCharType="end"/>
      </w:r>
      <w:r>
        <w:rPr>
          <w:lang w:val="en-US" w:bidi="en-US"/>
        </w:rPr>
        <w:t xml:space="preserve"> and TASHA </w:t>
      </w:r>
      <w:r w:rsidR="009E5CF6">
        <w:rPr>
          <w:lang w:val="en-US" w:bidi="en-US"/>
        </w:rPr>
        <w:fldChar w:fldCharType="begin"/>
      </w:r>
      <w:r w:rsidR="009E5CF6">
        <w:rPr>
          <w:lang w:val="en-US" w:bidi="en-US"/>
        </w:rPr>
        <w:instrText xml:space="preserve"> ADDIN EN.CITE &lt;EndNote&gt;&lt;Cite&gt;&lt;Author&gt;Miller&lt;/Author&gt;&lt;Year&gt;2015&lt;/Year&gt;&lt;IDText&gt;Implementation of a “next generation” activity-based travel demand model: the Toronto case&lt;/IDText&gt;&lt;DisplayText&gt;[4]&lt;/DisplayText&gt;&lt;record&gt;&lt;titles&gt;&lt;title&gt;Implementation of a “next generation” activity-based travel demand model: the Toronto case&lt;/title&gt;&lt;secondary-title&gt;Presentation at the Travel Demand Modelling and Traffic Simulation Session of the 2015 Conference of the Transportation Association of Canada&lt;/secondary-title&gt;&lt;/titles&gt;&lt;contributors&gt;&lt;authors&gt;&lt;author&gt;Miller, Eric J&lt;/author&gt;&lt;author&gt;Vaughan, James&lt;/author&gt;&lt;author&gt;King, David&lt;/author&gt;&lt;author&gt;Austin, Matthew&lt;/author&gt;&lt;/authors&gt;&lt;/contributors&gt;&lt;added-date format="utc"&gt;1581528848&lt;/added-date&gt;&lt;ref-type name="Conference Proceeding"&gt;10&lt;/ref-type&gt;&lt;dates&gt;&lt;year&gt;2015&lt;/year&gt;&lt;/dates&gt;&lt;rec-number&gt;43&lt;/rec-number&gt;&lt;last-updated-date format="utc"&gt;1581528848&lt;/last-updated-date&gt;&lt;/record&gt;&lt;/Cite&gt;&lt;/EndNote&gt;</w:instrText>
      </w:r>
      <w:r w:rsidR="009E5CF6">
        <w:rPr>
          <w:lang w:val="en-US" w:bidi="en-US"/>
        </w:rPr>
        <w:fldChar w:fldCharType="separate"/>
      </w:r>
      <w:r w:rsidR="009E5CF6">
        <w:rPr>
          <w:noProof/>
          <w:lang w:val="en-US" w:bidi="en-US"/>
        </w:rPr>
        <w:t>[4]</w:t>
      </w:r>
      <w:r w:rsidR="009E5CF6">
        <w:rPr>
          <w:lang w:val="en-US" w:bidi="en-US"/>
        </w:rPr>
        <w:fldChar w:fldCharType="end"/>
      </w:r>
      <w:r>
        <w:rPr>
          <w:lang w:val="en-US" w:bidi="en-US"/>
        </w:rPr>
        <w:t xml:space="preserve">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lastRenderedPageBreak/>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9" w:name="_Ref31180594"/>
      <w:bookmarkStart w:id="50" w:name="_Toc34385320"/>
      <w:r>
        <w:t>Motivating Scenario: Transit Research</w:t>
      </w:r>
      <w:bookmarkEnd w:id="49"/>
      <w:bookmarkEnd w:id="50"/>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51" w:name="_Toc34385321"/>
      <w:r>
        <w:t>Motivating Scenario: Smart Parking Applications</w:t>
      </w:r>
      <w:bookmarkEnd w:id="51"/>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w:t>
      </w:r>
      <w:r w:rsidR="008D7FC4">
        <w:rPr>
          <w:lang w:val="en-US" w:bidi="en-US"/>
        </w:rPr>
        <w:lastRenderedPageBreak/>
        <w:t>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4CF45C62" w:rsidR="007F75FD" w:rsidRDefault="007F75FD" w:rsidP="007F75FD">
      <w:pPr>
        <w:ind w:left="720" w:hanging="360"/>
      </w:pPr>
      <w:r>
        <w:t>CQ</w:t>
      </w:r>
      <w:r w:rsidR="001216A3">
        <w:t>3</w:t>
      </w:r>
      <w:r>
        <w:t xml:space="preserve">-3 Is it accessible by disabled people, and if so how many parking </w:t>
      </w:r>
      <w:r w:rsidR="00001DAE">
        <w:t>sp</w:t>
      </w:r>
      <w:r>
        <w:t>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52" w:name="_Ref31185680"/>
      <w:bookmarkStart w:id="53" w:name="_Toc34385322"/>
      <w:r>
        <w:t xml:space="preserve">Motivating Scenario: </w:t>
      </w:r>
      <w:r w:rsidR="002358F6">
        <w:t xml:space="preserve">ATIS via </w:t>
      </w:r>
      <w:r>
        <w:t>IT-SoS</w:t>
      </w:r>
      <w:bookmarkEnd w:id="52"/>
      <w:bookmarkEnd w:id="53"/>
    </w:p>
    <w:p w14:paraId="45779DB1" w14:textId="77777777" w:rsidR="005D20D1" w:rsidRDefault="005D20D1" w:rsidP="005D20D1">
      <w:pPr>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37BD296E" w14:textId="77777777" w:rsidR="005D20D1" w:rsidRDefault="005D20D1" w:rsidP="005D20D1">
      <w:pPr>
        <w:rPr>
          <w:rFonts w:asciiTheme="majorBidi" w:hAnsiTheme="majorBidi" w:cstheme="majorBidi"/>
        </w:rPr>
      </w:pPr>
      <w:r>
        <w:rPr>
          <w:rFonts w:asciiTheme="majorBidi" w:hAnsiTheme="majorBidi" w:cstheme="majorBidi"/>
        </w:rPr>
        <w:t>To address this challenge, an architecture</w:t>
      </w:r>
      <w:r w:rsidRPr="009A7486">
        <w:rPr>
          <w:rFonts w:asciiTheme="majorBidi" w:hAnsiTheme="majorBidi" w:cstheme="majorBidi"/>
        </w:rPr>
        <w:t xml:space="preserve"> </w:t>
      </w:r>
      <w:r>
        <w:rPr>
          <w:rFonts w:asciiTheme="majorBidi" w:hAnsiTheme="majorBidi" w:cstheme="majorBidi"/>
        </w:rPr>
        <w:t xml:space="preserve">has been </w:t>
      </w:r>
      <w:r w:rsidRPr="009A7486">
        <w:rPr>
          <w:rFonts w:asciiTheme="majorBidi" w:hAnsiTheme="majorBidi" w:cstheme="majorBidi"/>
        </w:rPr>
        <w:t xml:space="preserve">designed to </w:t>
      </w:r>
      <w:r>
        <w:rPr>
          <w:rFonts w:asciiTheme="majorBidi" w:hAnsiTheme="majorBidi" w:cstheme="majorBidi"/>
        </w:rPr>
        <w:t>support</w:t>
      </w:r>
      <w:r w:rsidRPr="009A7486">
        <w:rPr>
          <w:rFonts w:asciiTheme="majorBidi" w:hAnsiTheme="majorBidi" w:cstheme="majorBidi"/>
        </w:rPr>
        <w:t xml:space="preserve"> scalable and </w:t>
      </w:r>
      <w:r>
        <w:rPr>
          <w:rFonts w:asciiTheme="majorBidi" w:hAnsiTheme="majorBidi" w:cstheme="majorBidi"/>
        </w:rPr>
        <w:t xml:space="preserve">extensible ITS applications </w:t>
      </w:r>
      <w:r w:rsidRPr="009A7486">
        <w:rPr>
          <w:rFonts w:asciiTheme="majorBidi" w:hAnsiTheme="majorBidi" w:cstheme="majorBidi"/>
        </w:rPr>
        <w:t xml:space="preserve">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w:t>
      </w:r>
      <w:r w:rsidRPr="009A7486">
        <w:rPr>
          <w:rFonts w:asciiTheme="majorBidi" w:hAnsiTheme="majorBidi" w:cstheme="majorBidi"/>
        </w:rPr>
        <w:lastRenderedPageBreak/>
        <w:t xml:space="preserve">representation by using well-known industrial protocols likes GTFS. Nevertheless, </w:t>
      </w:r>
      <w:r>
        <w:rPr>
          <w:rFonts w:asciiTheme="majorBidi" w:hAnsiTheme="majorBidi" w:cstheme="majorBidi"/>
        </w:rPr>
        <w:t xml:space="preserve">these solutions lack a formal semantics; </w:t>
      </w:r>
      <w:r w:rsidRPr="009A7486">
        <w:rPr>
          <w:rFonts w:asciiTheme="majorBidi" w:hAnsiTheme="majorBidi" w:cstheme="majorBidi"/>
        </w:rPr>
        <w:t>there is no common standard across systems to manage and exchange data and information.</w:t>
      </w:r>
    </w:p>
    <w:p w14:paraId="737CD403" w14:textId="0D1A16E7" w:rsidR="006B41BB"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architecture</w:t>
      </w:r>
      <w:r w:rsidR="003E24B8">
        <w:rPr>
          <w:lang w:val="en-US" w:bidi="en-US"/>
        </w:rPr>
        <w:t>, originally</w:t>
      </w:r>
      <w:r w:rsidR="002358F6">
        <w:rPr>
          <w:lang w:val="en-US" w:bidi="en-US"/>
        </w:rPr>
        <w:t xml:space="preserve"> proposed </w:t>
      </w:r>
      <w:r w:rsidR="008C0849">
        <w:rPr>
          <w:lang w:val="en-US" w:bidi="en-US"/>
        </w:rPr>
        <w:t xml:space="preserve">by </w:t>
      </w:r>
      <w:r w:rsidR="009E5CF6">
        <w:rPr>
          <w:lang w:val="en-US" w:bidi="en-US"/>
        </w:rPr>
        <w:fldChar w:fldCharType="begin"/>
      </w:r>
      <w:r w:rsidR="009E5CF6">
        <w:rPr>
          <w:lang w:val="en-US" w:bidi="en-US"/>
        </w:rPr>
        <w:instrText xml:space="preserve"> ADDIN EN.CITE &lt;EndNote&gt;&lt;Cite&gt;&lt;Author&gt;Elshenawy&lt;/Author&gt;&lt;Year&gt;2018&lt;/Year&gt;&lt;IDText&gt;Towards a service-oriented cyber–physical systems of systems for smart city mobility applications&lt;/IDText&gt;&lt;DisplayText&gt;[5]&lt;/DisplayText&gt;&lt;record&gt;&lt;isbn&gt;0167-739X&lt;/isbn&gt;&lt;titles&gt;&lt;title&gt;Towards a service-oriented cyber–physical systems of systems for smart city mobility applications&lt;/title&gt;&lt;secondary-title&gt;Future Generation Computer Systems&lt;/secondary-title&gt;&lt;/titles&gt;&lt;pages&gt;575-587&lt;/pages&gt;&lt;contributors&gt;&lt;authors&gt;&lt;author&gt;Elshenawy, Mohamed&lt;/author&gt;&lt;author&gt;Abdulhai, Baher&lt;/author&gt;&lt;author&gt;El-Darieby, Mohamed&lt;/author&gt;&lt;/authors&gt;&lt;/contributors&gt;&lt;added-date format="utc"&gt;1581528965&lt;/added-date&gt;&lt;ref-type name="Journal Article"&gt;17&lt;/ref-type&gt;&lt;dates&gt;&lt;year&gt;2018&lt;/year&gt;&lt;/dates&gt;&lt;rec-number&gt;44&lt;/rec-number&gt;&lt;last-updated-date format="utc"&gt;1581528965&lt;/last-updated-date&gt;&lt;volume&gt;79&lt;/volume&gt;&lt;/record&gt;&lt;/Cite&gt;&lt;/EndNote&gt;</w:instrText>
      </w:r>
      <w:r w:rsidR="009E5CF6">
        <w:rPr>
          <w:lang w:val="en-US" w:bidi="en-US"/>
        </w:rPr>
        <w:fldChar w:fldCharType="separate"/>
      </w:r>
      <w:r w:rsidR="009E5CF6">
        <w:rPr>
          <w:noProof/>
          <w:lang w:val="en-US" w:bidi="en-US"/>
        </w:rPr>
        <w:t>[5]</w:t>
      </w:r>
      <w:r w:rsidR="009E5CF6">
        <w:rPr>
          <w:lang w:val="en-US" w:bidi="en-US"/>
        </w:rPr>
        <w:fldChar w:fldCharType="end"/>
      </w:r>
      <w:r w:rsidR="003E24B8">
        <w:rPr>
          <w:lang w:val="en-US" w:bidi="en-US"/>
        </w:rPr>
        <w:t>, is intended to</w:t>
      </w:r>
      <w:r w:rsidR="002358F6">
        <w:rPr>
          <w:lang w:val="en-US" w:bidi="en-US"/>
        </w:rPr>
        <w:t xml:space="preserve"> leverage the ontology to support data integration. 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t>
      </w:r>
      <w:r w:rsidR="009D1641">
        <w:rPr>
          <w:lang w:val="en-US" w:bidi="en-US"/>
        </w:rPr>
        <w:t xml:space="preserve">must be capable of </w:t>
      </w:r>
      <w:r w:rsidR="003E24B8">
        <w:rPr>
          <w:lang w:val="en-US" w:bidi="en-US"/>
        </w:rPr>
        <w:t>captur</w:t>
      </w:r>
      <w:r w:rsidR="009D1641">
        <w:rPr>
          <w:lang w:val="en-US" w:bidi="en-US"/>
        </w:rPr>
        <w:t>ing</w:t>
      </w:r>
      <w:r w:rsidR="003E24B8">
        <w:rPr>
          <w:lang w:val="en-US" w:bidi="en-US"/>
        </w:rPr>
        <w:t xml:space="preserve"> data and formulat</w:t>
      </w:r>
      <w:r w:rsidR="009D1641">
        <w:rPr>
          <w:lang w:val="en-US" w:bidi="en-US"/>
        </w:rPr>
        <w:t>ing</w:t>
      </w:r>
      <w:r w:rsidR="002358F6">
        <w:rPr>
          <w:lang w:val="en-US" w:bidi="en-US"/>
        </w:rPr>
        <w:t xml:space="preserve"> competency questions regarding the traffic status</w:t>
      </w:r>
      <w:r w:rsidR="009052F6">
        <w:rPr>
          <w:lang w:val="en-US" w:bidi="en-US"/>
        </w:rPr>
        <w:t xml:space="preserve"> data</w:t>
      </w:r>
      <w:r w:rsidR="002358F6">
        <w:rPr>
          <w:lang w:val="en-US" w:bidi="en-US"/>
        </w:rPr>
        <w:t xml:space="preserve"> on various road segments in the transportation network.</w:t>
      </w:r>
      <w:r w:rsidR="00345187">
        <w:rPr>
          <w:lang w:val="en-US" w:bidi="en-US"/>
        </w:rPr>
        <w:t xml:space="preserve"> </w:t>
      </w:r>
    </w:p>
    <w:p w14:paraId="1D71AA90" w14:textId="0152C28A" w:rsidR="002358F6" w:rsidRPr="001216A3" w:rsidRDefault="002358F6" w:rsidP="001216A3">
      <w:pPr>
        <w:ind w:left="720" w:hanging="360"/>
      </w:pPr>
      <w:r w:rsidRPr="001216A3">
        <w:t>CQ</w:t>
      </w:r>
      <w:r w:rsidR="00893232">
        <w:t>4</w:t>
      </w:r>
      <w:r w:rsidR="00F86A2E" w:rsidRPr="001216A3">
        <w:t>-</w:t>
      </w:r>
      <w:r w:rsidRPr="001216A3">
        <w:t xml:space="preserve">1: What </w:t>
      </w:r>
      <w:r w:rsidR="009052F6">
        <w:t xml:space="preserve">are the averages of the </w:t>
      </w:r>
      <w:r w:rsidRPr="001216A3">
        <w:t>TTI_Max value</w:t>
      </w:r>
      <w:r w:rsidR="009052F6">
        <w:t>s that</w:t>
      </w:r>
      <w:r w:rsidRPr="001216A3">
        <w:t xml:space="preserve"> have been observed </w:t>
      </w:r>
      <w:r w:rsidR="009052F6">
        <w:t>over some period of time</w:t>
      </w:r>
      <w:r w:rsidRPr="001216A3">
        <w:t>?</w:t>
      </w:r>
    </w:p>
    <w:p w14:paraId="7483BF22" w14:textId="13DFAD7A" w:rsidR="002358F6" w:rsidRPr="001216A3" w:rsidRDefault="002358F6" w:rsidP="001216A3">
      <w:pPr>
        <w:ind w:left="720" w:hanging="360"/>
      </w:pPr>
      <w:r w:rsidRPr="001216A3">
        <w:t>CQ</w:t>
      </w:r>
      <w:r w:rsidR="00893232">
        <w:t>4</w:t>
      </w:r>
      <w:r w:rsidRPr="001216A3">
        <w:t xml:space="preserve">-2: What </w:t>
      </w:r>
      <w:r w:rsidR="009052F6">
        <w:t xml:space="preserve">are the averages of the </w:t>
      </w:r>
      <w:r w:rsidRPr="001216A3">
        <w:t>TTI_Max value</w:t>
      </w:r>
      <w:r w:rsidR="009052F6">
        <w:t>s that have been observed</w:t>
      </w:r>
      <w:r w:rsidRPr="001216A3">
        <w:t xml:space="preserve"> at some location?</w:t>
      </w:r>
    </w:p>
    <w:p w14:paraId="137884DE" w14:textId="38F85F39" w:rsidR="002358F6" w:rsidRPr="001216A3" w:rsidRDefault="002358F6" w:rsidP="001216A3">
      <w:pPr>
        <w:ind w:left="720" w:hanging="360"/>
      </w:pPr>
      <w:r w:rsidRPr="001216A3">
        <w:t>CQ</w:t>
      </w:r>
      <w:r w:rsidR="00893232">
        <w:t>4</w:t>
      </w:r>
      <w:r w:rsidRPr="001216A3">
        <w:t xml:space="preserve">-3: </w:t>
      </w:r>
      <w:r w:rsidR="00345187" w:rsidRPr="001216A3">
        <w:t xml:space="preserve">What </w:t>
      </w:r>
      <w:r w:rsidR="009052F6">
        <w:t>are the averages of</w:t>
      </w:r>
      <w:r w:rsidR="00345187" w:rsidRPr="001216A3">
        <w:t xml:space="preserve"> the TTI_Max value</w:t>
      </w:r>
      <w:r w:rsidR="009052F6">
        <w:t>s that have been observed</w:t>
      </w:r>
      <w:r w:rsidR="00345187" w:rsidRPr="001216A3">
        <w:t xml:space="preserve"> at some location, </w:t>
      </w:r>
      <w:r w:rsidR="009052F6">
        <w:t>over</w:t>
      </w:r>
      <w:r w:rsidR="00345187" w:rsidRPr="001216A3">
        <w:t xml:space="preserve"> some </w:t>
      </w:r>
      <w:r w:rsidR="009052F6">
        <w:t>period of time</w:t>
      </w:r>
      <w:r w:rsidR="00345187" w:rsidRPr="001216A3">
        <w:t>?</w:t>
      </w:r>
    </w:p>
    <w:p w14:paraId="7C92A3D9" w14:textId="41CF5B29" w:rsidR="00DC2B92" w:rsidRPr="005D20D1" w:rsidRDefault="003E24B8" w:rsidP="00F86A2E">
      <w:pPr>
        <w:rPr>
          <w:lang w:val="en-US" w:bidi="en-US"/>
        </w:rPr>
      </w:pPr>
      <w:r>
        <w:rPr>
          <w:lang w:val="en-US" w:bidi="en-US"/>
        </w:rPr>
        <w:t>In the questions above</w:t>
      </w:r>
      <w:r w:rsidR="00345187">
        <w:rPr>
          <w:lang w:val="en-US" w:bidi="en-US"/>
        </w:rPr>
        <w:t xml:space="preserve"> TTI_Max refers to the Maximum Transportation Travel Index</w:t>
      </w:r>
      <w:r w:rsidR="0043630C">
        <w:rPr>
          <w:lang w:val="en-US" w:bidi="en-US"/>
        </w:rPr>
        <w:t>; TTI_M</w:t>
      </w:r>
      <w:r w:rsidR="008C0849">
        <w:rPr>
          <w:lang w:val="en-US" w:bidi="en-US"/>
        </w:rPr>
        <w:t>a</w:t>
      </w:r>
      <w:r w:rsidR="0043630C">
        <w:rPr>
          <w:lang w:val="en-US" w:bidi="en-US"/>
        </w:rPr>
        <w:t xml:space="preserve">x is </w:t>
      </w:r>
      <w:r w:rsidR="00345187">
        <w:rPr>
          <w:lang w:val="en-US" w:bidi="en-US"/>
        </w:rPr>
        <w:t xml:space="preserve">a measurement used to indicate traffic conditions by way of a comparison of the observed rate of travel to the maximum throughput speed on a road segment. </w:t>
      </w:r>
      <w:r w:rsidR="003035AB">
        <w:rPr>
          <w:lang w:val="en-US" w:bidi="en-US"/>
        </w:rPr>
        <w:t>The questions were specified with respect to the average value</w:t>
      </w:r>
      <w:r w:rsidR="00974D4E">
        <w:rPr>
          <w:lang w:val="en-US" w:bidi="en-US"/>
        </w:rPr>
        <w:t xml:space="preserve"> because at the time of this work the ATIS application was restricted to work with loop detector readings that had been aggregated over road segments and ten-minute intervals in time.</w:t>
      </w:r>
    </w:p>
    <w:p w14:paraId="4C92A85C" w14:textId="03FBB92E" w:rsidR="00852D36" w:rsidRDefault="00852D36" w:rsidP="00852D36">
      <w:pPr>
        <w:pStyle w:val="Heading2"/>
      </w:pPr>
      <w:bookmarkStart w:id="54" w:name="_Ref31271825"/>
      <w:bookmarkStart w:id="55" w:name="_Toc34385323"/>
      <w:r>
        <w:t>Motivating Scenario: ArcGIS Query Support</w:t>
      </w:r>
      <w:bookmarkEnd w:id="54"/>
      <w:bookmarkEnd w:id="55"/>
    </w:p>
    <w:p w14:paraId="38C131DD" w14:textId="77777777" w:rsidR="00770369" w:rsidRDefault="00852D36" w:rsidP="00BB356A">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The</w:t>
      </w:r>
      <w:r w:rsidR="00770369">
        <w:rPr>
          <w:lang w:val="en-US" w:bidi="en-US"/>
        </w:rPr>
        <w:t>se tools</w:t>
      </w:r>
      <w:r>
        <w:rPr>
          <w:lang w:val="en-US" w:bidi="en-US"/>
        </w:rPr>
        <w:t xml:space="preserve"> provide </w:t>
      </w:r>
      <w:r w:rsidR="0007577F">
        <w:rPr>
          <w:lang w:val="en-US" w:bidi="en-US"/>
        </w:rPr>
        <w:t xml:space="preserve">users with </w:t>
      </w:r>
      <w:r>
        <w:rPr>
          <w:lang w:val="en-US" w:bidi="en-US"/>
        </w:rPr>
        <w:t xml:space="preserve">a wealth of data and powerful tools for visualization and analysis. </w:t>
      </w:r>
      <w:r w:rsidR="00770369">
        <w:rPr>
          <w:lang w:val="en-US" w:bidi="en-US"/>
        </w:rPr>
        <w:t>Despite this,</w:t>
      </w:r>
      <w:r>
        <w:rPr>
          <w:lang w:val="en-US" w:bidi="en-US"/>
        </w:rPr>
        <w:t xml:space="preserve"> query formulation and revision can be challenging, in particular for less experienced users. These difficulties may be addressed with use of an ontology to formalize the terms of interest and provide a single </w:t>
      </w:r>
      <w:r>
        <w:rPr>
          <w:lang w:val="en-US" w:bidi="en-US"/>
        </w:rPr>
        <w:lastRenderedPageBreak/>
        <w:t xml:space="preserve">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p>
    <w:p w14:paraId="12C2A1E2" w14:textId="7A775486" w:rsidR="00BB356A" w:rsidRDefault="00770369" w:rsidP="00BB356A">
      <w:pPr>
        <w:rPr>
          <w:highlight w:val="yellow"/>
          <w:lang w:val="en-US" w:bidi="en-US"/>
        </w:rPr>
      </w:pPr>
      <w:r>
        <w:rPr>
          <w:lang w:val="en-US" w:bidi="en-US"/>
        </w:rPr>
        <w:t xml:space="preserve">The same ontology developed to provide query support might </w:t>
      </w:r>
      <w:r w:rsidR="00852D36">
        <w:rPr>
          <w:lang w:val="en-US" w:bidi="en-US"/>
        </w:rPr>
        <w:t>serve as a specification of recent standardization 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852D36">
        <w:rPr>
          <w:lang w:val="en-US" w:bidi="en-US"/>
        </w:rPr>
        <w:t>.</w:t>
      </w:r>
      <w:r w:rsidR="00BB356A">
        <w:rPr>
          <w:lang w:val="en-US" w:bidi="en-US"/>
        </w:rPr>
        <w:t xml:space="preserve"> The CTII is currently working to develop a Community Map of Canada – a complete and accurate base</w:t>
      </w:r>
      <w:r w:rsidR="005A6FFD">
        <w:rPr>
          <w:lang w:val="en-US" w:bidi="en-US"/>
        </w:rPr>
        <w:t xml:space="preserve"> </w:t>
      </w:r>
      <w:r w:rsidR="00BB356A">
        <w:rPr>
          <w:lang w:val="en-US" w:bidi="en-US"/>
        </w:rPr>
        <w:t>map of Canada that is created by integrating data from various municipalities and other regions. Central to this initiative is the GeoFoundation Exchange (GFX), an effort to collect, unify, and publish base</w:t>
      </w:r>
      <w:r w:rsidR="005A6FFD">
        <w:rPr>
          <w:lang w:val="en-US" w:bidi="en-US"/>
        </w:rPr>
        <w:t xml:space="preserve"> </w:t>
      </w:r>
      <w:r w:rsidR="00BB356A">
        <w:rPr>
          <w:lang w:val="en-US" w:bidi="en-US"/>
        </w:rPr>
        <w:t>map data.</w:t>
      </w:r>
      <w:r>
        <w:rPr>
          <w:lang w:val="en-US" w:bidi="en-US"/>
        </w:rPr>
        <w:t xml:space="preserve"> Beyond this, there may be opportunities to employ the ontology for automated reasoning services such as classification or validation.</w:t>
      </w:r>
    </w:p>
    <w:p w14:paraId="57A6ED4E" w14:textId="643A5E73" w:rsidR="001A169D" w:rsidRDefault="001A169D" w:rsidP="00BB356A">
      <w:pPr>
        <w:rPr>
          <w:lang w:val="en-US" w:bidi="en-US"/>
        </w:rPr>
      </w:pPr>
      <w:r>
        <w:rPr>
          <w:lang w:val="en-US" w:bidi="en-US"/>
        </w:rPr>
        <w:t xml:space="preserve">An initial set of CQs was identified to explore the </w:t>
      </w:r>
      <w:r w:rsidR="00770369">
        <w:rPr>
          <w:lang w:val="en-US" w:bidi="en-US"/>
        </w:rPr>
        <w:t>use of the ontology for query support</w:t>
      </w:r>
      <w:r>
        <w:rPr>
          <w:lang w:val="en-US" w:bidi="en-US"/>
        </w:rPr>
        <w:t xml:space="preserve">.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56" w:name="_Toc34385324"/>
      <w:r>
        <w:t>Urban System Characteristics and Behaviour</w:t>
      </w:r>
      <w:bookmarkEnd w:id="39"/>
      <w:bookmarkEnd w:id="56"/>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2B680382" w:rsidR="00512299" w:rsidRPr="00105569" w:rsidRDefault="00E31A2A" w:rsidP="009E4A69">
      <w:pPr>
        <w:pStyle w:val="ListParagraph"/>
      </w:pPr>
      <w:r>
        <w:lastRenderedPageBreak/>
        <w:t xml:space="preserve">Public </w:t>
      </w:r>
      <w:r w:rsidR="00512299"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14077D07"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t>
      </w:r>
    </w:p>
    <w:p w14:paraId="055E0A49" w14:textId="37833FFD" w:rsidR="00520123" w:rsidRDefault="00520123" w:rsidP="00EA354A">
      <w:pPr>
        <w:pStyle w:val="Heading2"/>
      </w:pPr>
      <w:bookmarkStart w:id="57" w:name="_Toc34385325"/>
      <w:r>
        <w:t>Foundational Ontolog</w:t>
      </w:r>
      <w:r w:rsidR="0073758C">
        <w:t>ies</w:t>
      </w:r>
      <w:bookmarkEnd w:id="57"/>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8" w:name="_Toc34385326"/>
      <w:r>
        <w:t xml:space="preserve">Location </w:t>
      </w:r>
      <w:r w:rsidR="00520123">
        <w:t>Ontology</w:t>
      </w:r>
      <w:bookmarkEnd w:id="58"/>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lastRenderedPageBreak/>
        <w:t>The Ontology</w:t>
      </w:r>
    </w:p>
    <w:p w14:paraId="62594963" w14:textId="0CCF396A" w:rsidR="0081005F" w:rsidRDefault="0081005F" w:rsidP="0081005F">
      <w:pPr>
        <w:spacing w:after="120"/>
      </w:pPr>
      <w:r>
        <w:t xml:space="preserve">The Location ontology reuses and extends the GeoSPARQL </w:t>
      </w:r>
      <w:r>
        <w:fldChar w:fldCharType="begin"/>
      </w:r>
      <w:r w:rsidR="009E5CF6">
        <w:instrText xml:space="preserve"> ADDIN EN.CITE &lt;EndNote&gt;&lt;Cite&gt;&lt;Author&gt;Battle&lt;/Author&gt;&lt;Year&gt;2011&lt;/Year&gt;&lt;IDText&gt;Linking geospatial data with GeoSPARQL&lt;/IDText&gt;&lt;DisplayText&gt;[6]&lt;/DisplayText&gt;&lt;record&gt;&lt;titles&gt;&lt;title&gt;Linking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9E5CF6">
        <w:rPr>
          <w:noProof/>
        </w:rPr>
        <w:t>[6]</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A8DE208" w:rsidR="0081005F" w:rsidRDefault="0081005F" w:rsidP="0081005F">
      <w:pPr>
        <w:spacing w:after="120"/>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5702D6">
        <w:t xml:space="preserve">Table </w:t>
      </w:r>
      <w:r w:rsidR="005702D6">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5702D6">
        <w:t xml:space="preserve">Table </w:t>
      </w:r>
      <w:r w:rsidR="005702D6">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59425463" w:rsidR="0081005F" w:rsidRDefault="0081005F" w:rsidP="0081005F">
      <w:pPr>
        <w:pStyle w:val="Caption"/>
        <w:keepNext/>
        <w:spacing w:after="120"/>
      </w:pPr>
      <w:bookmarkStart w:id="59" w:name="_Ref11759283"/>
      <w:r>
        <w:t xml:space="preserve">Table </w:t>
      </w:r>
      <w:fldSimple w:instr=" SEQ Table \* ARABIC ">
        <w:r w:rsidR="005702D6">
          <w:rPr>
            <w:noProof/>
          </w:rPr>
          <w:t>2</w:t>
        </w:r>
      </w:fldSimple>
      <w:bookmarkEnd w:id="59"/>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pPr>
    </w:p>
    <w:p w14:paraId="4D8DD8BC" w14:textId="148A5A4A" w:rsidR="0081005F" w:rsidRDefault="0081005F" w:rsidP="0081005F">
      <w:pPr>
        <w:pStyle w:val="Caption"/>
        <w:keepNext/>
        <w:spacing w:after="120"/>
      </w:pPr>
      <w:bookmarkStart w:id="60" w:name="_Ref11762225"/>
      <w:r>
        <w:lastRenderedPageBreak/>
        <w:t xml:space="preserve">Table </w:t>
      </w:r>
      <w:fldSimple w:instr=" SEQ Table \* ARABIC ">
        <w:r w:rsidR="005702D6">
          <w:rPr>
            <w:noProof/>
          </w:rPr>
          <w:t>3</w:t>
        </w:r>
      </w:fldSimple>
      <w:bookmarkEnd w:id="60"/>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D26BC3"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rPr>
          <w:lang w:val="en-CA"/>
        </w:rPr>
      </w:pPr>
    </w:p>
    <w:p w14:paraId="45BCB3D0" w14:textId="77777777" w:rsidR="0081005F" w:rsidRDefault="0081005F" w:rsidP="00882108">
      <w:pPr>
        <w:pStyle w:val="Heading4"/>
      </w:pPr>
      <w:r>
        <w:t>An Example</w:t>
      </w:r>
    </w:p>
    <w:p w14:paraId="734B1012" w14:textId="0490B36D" w:rsidR="0081005F" w:rsidRDefault="0081005F" w:rsidP="0081005F">
      <w:pPr>
        <w:spacing w:after="120"/>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5702D6">
        <w:t xml:space="preserve">Figure </w:t>
      </w:r>
      <w:r w:rsidR="005702D6">
        <w:rPr>
          <w:noProof/>
        </w:rPr>
        <w:t>2</w:t>
      </w:r>
      <w:r w:rsidR="006E31E4">
        <w:fldChar w:fldCharType="end"/>
      </w:r>
      <w:r>
        <w:t>.</w:t>
      </w:r>
    </w:p>
    <w:p w14:paraId="21B476C1" w14:textId="77777777" w:rsidR="0081005F" w:rsidRDefault="0081005F" w:rsidP="0081005F">
      <w:pPr>
        <w:spacing w:after="120"/>
      </w:pPr>
    </w:p>
    <w:p w14:paraId="6E1928D8" w14:textId="77777777" w:rsidR="0081005F" w:rsidRDefault="0081005F" w:rsidP="0081005F">
      <w:pPr>
        <w:keepNext/>
        <w:spacing w:after="120"/>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7AF55641" w:rsidR="0081005F" w:rsidRDefault="0081005F" w:rsidP="0081005F">
      <w:pPr>
        <w:pStyle w:val="Caption"/>
      </w:pPr>
      <w:bookmarkStart w:id="61" w:name="_Ref23939652"/>
      <w:r>
        <w:t xml:space="preserve">Figure </w:t>
      </w:r>
      <w:fldSimple w:instr=" SEQ Figure \* ARABIC ">
        <w:r w:rsidR="005702D6">
          <w:rPr>
            <w:noProof/>
          </w:rPr>
          <w:t>2</w:t>
        </w:r>
      </w:fldSimple>
      <w:bookmarkEnd w:id="61"/>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lastRenderedPageBreak/>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62" w:name="_Toc519507734"/>
      <w:bookmarkStart w:id="63" w:name="_Toc520703198"/>
      <w:bookmarkStart w:id="64" w:name="_Toc520725402"/>
      <w:bookmarkStart w:id="65" w:name="_Toc519507735"/>
      <w:bookmarkStart w:id="66" w:name="_Toc520703199"/>
      <w:bookmarkStart w:id="67" w:name="_Toc520725403"/>
      <w:bookmarkStart w:id="68" w:name="_Toc519507736"/>
      <w:bookmarkStart w:id="69" w:name="_Toc520703200"/>
      <w:bookmarkStart w:id="70" w:name="_Toc520725404"/>
      <w:bookmarkStart w:id="71" w:name="_Toc519507737"/>
      <w:bookmarkStart w:id="72" w:name="_Toc520703201"/>
      <w:bookmarkStart w:id="73" w:name="_Toc520725405"/>
      <w:bookmarkStart w:id="74" w:name="_Toc519507738"/>
      <w:bookmarkStart w:id="75" w:name="_Toc520703202"/>
      <w:bookmarkStart w:id="76" w:name="_Toc520725406"/>
      <w:bookmarkStart w:id="77" w:name="_Toc34385327"/>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t>Time Ontology</w:t>
      </w:r>
      <w:bookmarkEnd w:id="77"/>
    </w:p>
    <w:p w14:paraId="2AAB4AC9" w14:textId="0F70FC9B" w:rsidR="007978A3" w:rsidRDefault="00D26BC3"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10310280" w:rsidR="00D22EE2" w:rsidRDefault="00D22EE2" w:rsidP="00D22EE2">
      <w:pPr>
        <w:spacing w:after="120"/>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9E5CF6">
        <w:instrText xml:space="preserve"> ADDIN EN.CITE &lt;EndNote&gt;&lt;Cite&gt;&lt;Author&gt;W3C&lt;/Author&gt;&lt;Year&gt;2017&lt;/Year&gt;&lt;IDText&gt;Time Ontology in OWL&lt;/IDText&gt;&lt;DisplayText&gt;[7]&lt;/DisplayText&gt;&lt;record&gt;&lt;urls&gt;&lt;related-urls&gt;&lt;url&gt;https://www.w3.org/TR/owl-time/&lt;/url&gt;&lt;/related-urls&gt;&lt;/urls&gt;&lt;titles&gt;&lt;title&gt;Time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9E5CF6">
        <w:rPr>
          <w:noProof/>
        </w:rPr>
        <w:t>[7]</w:t>
      </w:r>
      <w:r>
        <w:fldChar w:fldCharType="end"/>
      </w:r>
      <w:r>
        <w:t xml:space="preserve"> and originally presented in work by </w:t>
      </w:r>
      <w:r>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9E5CF6">
        <w:rPr>
          <w:noProof/>
        </w:rPr>
        <w:t>[8]</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w:t>
      </w:r>
      <w:r>
        <w:lastRenderedPageBreak/>
        <w:t xml:space="preserve">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336327FF" w:rsidR="00D22EE2" w:rsidRDefault="00D22EE2" w:rsidP="00D22EE2">
      <w:pPr>
        <w:spacing w:after="120"/>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5702D6">
        <w:t xml:space="preserve">Table </w:t>
      </w:r>
      <w:r w:rsidR="005702D6">
        <w:rPr>
          <w:noProof/>
        </w:rPr>
        <w:t>4</w:t>
      </w:r>
      <w:r>
        <w:fldChar w:fldCharType="end"/>
      </w:r>
      <w:r>
        <w:t>.</w:t>
      </w:r>
    </w:p>
    <w:p w14:paraId="09404273" w14:textId="1B9179A3" w:rsidR="00D22EE2" w:rsidRDefault="00D22EE2" w:rsidP="00D22EE2">
      <w:pPr>
        <w:pStyle w:val="Caption"/>
        <w:keepNext/>
        <w:spacing w:after="120"/>
      </w:pPr>
      <w:bookmarkStart w:id="78" w:name="_Ref11827256"/>
      <w:r>
        <w:t xml:space="preserve">Table </w:t>
      </w:r>
      <w:fldSimple w:instr=" SEQ Table \* ARABIC ">
        <w:r w:rsidR="005702D6">
          <w:rPr>
            <w:noProof/>
          </w:rPr>
          <w:t>4</w:t>
        </w:r>
      </w:fldSimple>
      <w:bookmarkEnd w:id="78"/>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pPr>
    </w:p>
    <w:p w14:paraId="1713154C" w14:textId="77777777" w:rsidR="00D22EE2" w:rsidRPr="007A3EF1" w:rsidRDefault="00D22EE2" w:rsidP="00882108">
      <w:pPr>
        <w:pStyle w:val="Heading4"/>
      </w:pPr>
      <w:r>
        <w:t>An Example</w:t>
      </w:r>
    </w:p>
    <w:p w14:paraId="5224CF9D" w14:textId="1E0CB16E" w:rsidR="00D22EE2" w:rsidRDefault="00D22EE2" w:rsidP="00D22EE2">
      <w:pPr>
        <w:spacing w:after="120"/>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4A834EF" w:rsidR="00D22EE2" w:rsidRDefault="00D22EE2" w:rsidP="00D22EE2">
      <w:pPr>
        <w:spacing w:after="120"/>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w:t>
      </w:r>
      <w:r>
        <w:lastRenderedPageBreak/>
        <w:t xml:space="preserve">interval using the inside property. This example representation is depicted in </w:t>
      </w:r>
      <w:r>
        <w:fldChar w:fldCharType="begin"/>
      </w:r>
      <w:r>
        <w:instrText xml:space="preserve"> REF _Ref11831393 \h </w:instrText>
      </w:r>
      <w:r>
        <w:fldChar w:fldCharType="separate"/>
      </w:r>
      <w:r w:rsidR="005702D6">
        <w:t xml:space="preserve">Figure </w:t>
      </w:r>
      <w:r w:rsidR="005702D6">
        <w:rPr>
          <w:noProof/>
        </w:rPr>
        <w:t>3</w:t>
      </w:r>
      <w:r w:rsidR="005702D6">
        <w:t>: Example use of the Time Ontology</w:t>
      </w:r>
      <w:r>
        <w:fldChar w:fldCharType="end"/>
      </w:r>
      <w:r>
        <w:t>.</w:t>
      </w:r>
    </w:p>
    <w:p w14:paraId="795935D0" w14:textId="77777777" w:rsidR="00D22EE2" w:rsidRDefault="00D22EE2" w:rsidP="00D22EE2">
      <w:pPr>
        <w:spacing w:after="120"/>
      </w:pPr>
    </w:p>
    <w:p w14:paraId="6E7263B2" w14:textId="77777777" w:rsidR="00D22EE2" w:rsidRDefault="00D22EE2" w:rsidP="00D22EE2">
      <w:pPr>
        <w:keepNext/>
        <w:spacing w:after="120"/>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03460F90" w:rsidR="00D22EE2" w:rsidRDefault="00D22EE2" w:rsidP="00D22EE2">
      <w:pPr>
        <w:pStyle w:val="Caption"/>
        <w:spacing w:after="120"/>
        <w:rPr>
          <w:lang w:val="en-CA"/>
        </w:rPr>
      </w:pPr>
      <w:bookmarkStart w:id="79" w:name="_Ref11831393"/>
      <w:r>
        <w:t xml:space="preserve">Figure </w:t>
      </w:r>
      <w:fldSimple w:instr=" SEQ Figure \* ARABIC ">
        <w:r w:rsidR="005702D6">
          <w:rPr>
            <w:noProof/>
          </w:rPr>
          <w:t>3</w:t>
        </w:r>
      </w:fldSimple>
      <w:r>
        <w:t>: Example use of the Time Ontology</w:t>
      </w:r>
      <w:bookmarkEnd w:id="79"/>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6298EAE7"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r w:rsidR="009E5CF6">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rsidR="009E5CF6">
        <w:fldChar w:fldCharType="separate"/>
      </w:r>
      <w:r w:rsidR="009E5CF6">
        <w:rPr>
          <w:noProof/>
        </w:rPr>
        <w:t>[8]</w:t>
      </w:r>
      <w:r w:rsidR="009E5CF6">
        <w:fldChar w:fldCharType="end"/>
      </w:r>
    </w:p>
    <w:p w14:paraId="4E39631C" w14:textId="77777777" w:rsidR="00494297" w:rsidRDefault="00494297" w:rsidP="00494297">
      <w:pPr>
        <w:pStyle w:val="Heading3"/>
      </w:pPr>
      <w:bookmarkStart w:id="80" w:name="_Toc34385328"/>
      <w:r>
        <w:t>Change Ontology</w:t>
      </w:r>
      <w:bookmarkEnd w:id="80"/>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0DBF07FA" w:rsidR="00A62F41" w:rsidRPr="00F61EAA" w:rsidRDefault="00A62F41" w:rsidP="00A62F41">
      <w:pPr>
        <w:spacing w:after="120"/>
      </w:pPr>
      <w:r>
        <w:t xml:space="preserve">Change over time plays a role in many domains, and is by no means a new research topic. In fact, several approaches for capturing change in OWL have been proposed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Despite these solutions, we have found that Semantic Web practitioners currently lack clear and precise methods for how to apply these approaches to capture change at a domain level, whether reusing </w:t>
      </w:r>
      <w:r>
        <w:lastRenderedPageBreak/>
        <w:t>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1DF3699" w:rsidR="00A62F41" w:rsidRDefault="00A62F41" w:rsidP="00A62F41">
      <w:pPr>
        <w:spacing w:after="120"/>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 xml:space="preserve">. We adopt a similar approach, based on the design pattern presented </w:t>
      </w:r>
      <w:r w:rsidR="000C477F">
        <w:t>in</w:t>
      </w:r>
      <w:r>
        <w:t xml:space="preserve"> </w:t>
      </w:r>
      <w:r>
        <w:fldChar w:fldCharType="begin"/>
      </w:r>
      <w:r w:rsidR="009E5CF6">
        <w:instrText xml:space="preserve"> ADDIN EN.CITE &lt;EndNote&gt;&lt;Cite ExcludeYear="1"&gt;&lt;Author&gt;Katsumi&lt;/Author&gt;&lt;IDText&gt;A Logical Design Pattern for Representing Change Over Time in OWL&lt;/IDText&gt;&lt;DisplayText&gt;[11]&lt;/DisplayText&gt;&lt;record&gt;&lt;titles&gt;&lt;title&gt;A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9E5CF6">
        <w:rPr>
          <w:noProof/>
        </w:rPr>
        <w:t>[11]</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4B9DD6C7" w14:textId="77777777" w:rsidR="005702D6" w:rsidRDefault="00A62F41" w:rsidP="001D2538">
      <w:pPr>
        <w:pStyle w:val="Caption"/>
        <w:keepNext/>
        <w:spacing w:after="120"/>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5702D6" w14:paraId="7C8CF6B4" w14:textId="77777777" w:rsidTr="00763A5C">
        <w:tc>
          <w:tcPr>
            <w:tcW w:w="2117" w:type="dxa"/>
            <w:shd w:val="clear" w:color="auto" w:fill="00FFFF"/>
          </w:tcPr>
          <w:p w14:paraId="01456EEE" w14:textId="77777777" w:rsidR="005702D6" w:rsidRDefault="005702D6" w:rsidP="00763A5C">
            <w:pPr>
              <w:tabs>
                <w:tab w:val="left" w:pos="1027"/>
              </w:tabs>
              <w:spacing w:after="120"/>
            </w:pPr>
            <w:r>
              <w:t>Property</w:t>
            </w:r>
            <w:r>
              <w:tab/>
            </w:r>
          </w:p>
        </w:tc>
        <w:tc>
          <w:tcPr>
            <w:tcW w:w="2506" w:type="dxa"/>
            <w:shd w:val="clear" w:color="auto" w:fill="00FFFF"/>
          </w:tcPr>
          <w:p w14:paraId="5FBD63BF" w14:textId="77777777" w:rsidR="005702D6" w:rsidRDefault="005702D6" w:rsidP="00763A5C">
            <w:pPr>
              <w:spacing w:after="120"/>
            </w:pPr>
            <w:r>
              <w:t>Characteristic</w:t>
            </w:r>
          </w:p>
        </w:tc>
        <w:tc>
          <w:tcPr>
            <w:tcW w:w="4727" w:type="dxa"/>
            <w:shd w:val="clear" w:color="auto" w:fill="00FFFF"/>
          </w:tcPr>
          <w:p w14:paraId="7FA87492" w14:textId="77777777" w:rsidR="005702D6" w:rsidRDefault="005702D6" w:rsidP="00763A5C">
            <w:pPr>
              <w:spacing w:after="120"/>
            </w:pPr>
            <w:r>
              <w:t>Value (if applicable)</w:t>
            </w:r>
          </w:p>
        </w:tc>
      </w:tr>
      <w:tr w:rsidR="005702D6" w14:paraId="0F010CD4" w14:textId="77777777" w:rsidTr="00763A5C">
        <w:tc>
          <w:tcPr>
            <w:tcW w:w="2117" w:type="dxa"/>
            <w:vMerge w:val="restart"/>
          </w:tcPr>
          <w:p w14:paraId="46E1465C" w14:textId="77777777" w:rsidR="005702D6" w:rsidRDefault="005702D6" w:rsidP="00763A5C">
            <w:pPr>
              <w:spacing w:after="120"/>
            </w:pPr>
            <w:r>
              <w:t>hasManifestation</w:t>
            </w:r>
          </w:p>
        </w:tc>
        <w:tc>
          <w:tcPr>
            <w:tcW w:w="2506" w:type="dxa"/>
          </w:tcPr>
          <w:p w14:paraId="4B5511B6" w14:textId="77777777" w:rsidR="005702D6" w:rsidRDefault="005702D6" w:rsidP="00763A5C">
            <w:pPr>
              <w:spacing w:after="120"/>
            </w:pPr>
            <w:r>
              <w:t>inverseOf</w:t>
            </w:r>
          </w:p>
        </w:tc>
        <w:tc>
          <w:tcPr>
            <w:tcW w:w="4727" w:type="dxa"/>
          </w:tcPr>
          <w:p w14:paraId="1995483D" w14:textId="77777777" w:rsidR="005702D6" w:rsidRDefault="005702D6" w:rsidP="00763A5C">
            <w:pPr>
              <w:spacing w:after="120"/>
            </w:pPr>
            <w:r>
              <w:t>manifestationOf</w:t>
            </w:r>
          </w:p>
        </w:tc>
      </w:tr>
      <w:tr w:rsidR="005702D6" w14:paraId="6373A8B7" w14:textId="77777777" w:rsidTr="00763A5C">
        <w:tc>
          <w:tcPr>
            <w:tcW w:w="2117" w:type="dxa"/>
            <w:vMerge/>
          </w:tcPr>
          <w:p w14:paraId="3655CB20" w14:textId="77777777" w:rsidR="005702D6" w:rsidRDefault="005702D6" w:rsidP="00763A5C">
            <w:pPr>
              <w:spacing w:after="120"/>
            </w:pPr>
          </w:p>
        </w:tc>
        <w:tc>
          <w:tcPr>
            <w:tcW w:w="2506" w:type="dxa"/>
          </w:tcPr>
          <w:p w14:paraId="145E679D" w14:textId="77777777" w:rsidR="005702D6" w:rsidRDefault="005702D6" w:rsidP="00763A5C">
            <w:pPr>
              <w:spacing w:after="120"/>
            </w:pPr>
            <w:r>
              <w:t>Inverse Functional</w:t>
            </w:r>
          </w:p>
        </w:tc>
        <w:tc>
          <w:tcPr>
            <w:tcW w:w="4727" w:type="dxa"/>
          </w:tcPr>
          <w:p w14:paraId="04B9B579" w14:textId="77777777" w:rsidR="005702D6" w:rsidRDefault="005702D6" w:rsidP="00763A5C">
            <w:pPr>
              <w:spacing w:after="120"/>
            </w:pPr>
            <w:r>
              <w:t>-</w:t>
            </w:r>
          </w:p>
        </w:tc>
      </w:tr>
      <w:tr w:rsidR="005702D6" w14:paraId="11E60E5B" w14:textId="77777777" w:rsidTr="00763A5C">
        <w:tc>
          <w:tcPr>
            <w:tcW w:w="2117" w:type="dxa"/>
          </w:tcPr>
          <w:p w14:paraId="671C5270" w14:textId="77777777" w:rsidR="005702D6" w:rsidRDefault="005702D6" w:rsidP="00763A5C">
            <w:pPr>
              <w:spacing w:after="120"/>
            </w:pPr>
            <w:r>
              <w:t>manifestationOf</w:t>
            </w:r>
          </w:p>
        </w:tc>
        <w:tc>
          <w:tcPr>
            <w:tcW w:w="2506" w:type="dxa"/>
          </w:tcPr>
          <w:p w14:paraId="44938A59" w14:textId="77777777" w:rsidR="005702D6" w:rsidRDefault="005702D6" w:rsidP="00763A5C">
            <w:pPr>
              <w:spacing w:after="120"/>
            </w:pPr>
            <w:r>
              <w:t>Functional</w:t>
            </w:r>
          </w:p>
        </w:tc>
        <w:tc>
          <w:tcPr>
            <w:tcW w:w="4727" w:type="dxa"/>
          </w:tcPr>
          <w:p w14:paraId="6B2F553E" w14:textId="77777777" w:rsidR="005702D6" w:rsidRDefault="005702D6" w:rsidP="00763A5C">
            <w:pPr>
              <w:spacing w:after="120"/>
            </w:pPr>
            <w:r>
              <w:t>-</w:t>
            </w:r>
          </w:p>
        </w:tc>
      </w:tr>
      <w:tr w:rsidR="005702D6" w14:paraId="7A185F1A" w14:textId="77777777" w:rsidTr="00763A5C">
        <w:tc>
          <w:tcPr>
            <w:tcW w:w="2117" w:type="dxa"/>
          </w:tcPr>
          <w:p w14:paraId="41C18303" w14:textId="77777777" w:rsidR="005702D6" w:rsidRDefault="005702D6" w:rsidP="00763A5C">
            <w:pPr>
              <w:spacing w:after="120"/>
            </w:pPr>
            <w:r>
              <w:t>existsAt</w:t>
            </w:r>
          </w:p>
        </w:tc>
        <w:tc>
          <w:tcPr>
            <w:tcW w:w="2506" w:type="dxa"/>
          </w:tcPr>
          <w:p w14:paraId="37CBEEA5" w14:textId="77777777" w:rsidR="005702D6" w:rsidRDefault="005702D6" w:rsidP="00763A5C">
            <w:pPr>
              <w:spacing w:after="120"/>
            </w:pPr>
            <w:r>
              <w:t>Ranges</w:t>
            </w:r>
          </w:p>
        </w:tc>
        <w:tc>
          <w:tcPr>
            <w:tcW w:w="4727" w:type="dxa"/>
          </w:tcPr>
          <w:p w14:paraId="258F00A4" w14:textId="77777777" w:rsidR="005702D6" w:rsidRDefault="005702D6" w:rsidP="00763A5C">
            <w:pPr>
              <w:spacing w:after="120"/>
            </w:pPr>
            <w:r>
              <w:t>time:TemporalEntity</w:t>
            </w:r>
          </w:p>
        </w:tc>
      </w:tr>
    </w:tbl>
    <w:p w14:paraId="14056C3F" w14:textId="77777777" w:rsidR="005702D6" w:rsidRDefault="005702D6" w:rsidP="001D2538">
      <w:pPr>
        <w:spacing w:after="120"/>
      </w:pPr>
    </w:p>
    <w:p w14:paraId="6ABF2A0D" w14:textId="130EDFDC" w:rsidR="001D2538" w:rsidRDefault="00A62F41" w:rsidP="001D2538">
      <w:pPr>
        <w:pStyle w:val="Caption"/>
        <w:keepNext/>
        <w:spacing w:after="120"/>
      </w:pPr>
      <w:r>
        <w:fldChar w:fldCharType="end"/>
      </w:r>
      <w:bookmarkStart w:id="81" w:name="_Ref11834761"/>
      <w:bookmarkStart w:id="82"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lastRenderedPageBreak/>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pPr>
    </w:p>
    <w:bookmarkEnd w:id="81"/>
    <w:bookmarkEnd w:id="82"/>
    <w:p w14:paraId="10ED4255" w14:textId="041F6334" w:rsidR="00A62F41" w:rsidRPr="009878B0" w:rsidRDefault="00A62F41" w:rsidP="00C65CEA">
      <w:pPr>
        <w:pStyle w:val="Heading4"/>
      </w:pPr>
      <w:r>
        <w:t>An Example</w:t>
      </w:r>
    </w:p>
    <w:p w14:paraId="79166901" w14:textId="03CFB422" w:rsidR="00A62F41" w:rsidRDefault="00A62F41" w:rsidP="00A62F41">
      <w:pPr>
        <w:spacing w:after="120"/>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83"/>
      <w:r>
        <w:t>PD</w:t>
      </w:r>
      <w:commentRangeEnd w:id="83"/>
      <w:r w:rsidR="00FF06FB">
        <w:rPr>
          <w:rStyle w:val="CommentReference"/>
          <w:rFonts w:asciiTheme="minorHAnsi" w:eastAsiaTheme="minorEastAsia" w:hAnsiTheme="minorHAnsi"/>
          <w:lang w:val="en-US" w:bidi="en-US"/>
        </w:rPr>
        <w:commentReference w:id="83"/>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5702D6">
        <w:t xml:space="preserve">Figure </w:t>
      </w:r>
      <w:r w:rsidR="005702D6">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3B7E21EB" w:rsidR="00A62F41" w:rsidRDefault="00A62F41" w:rsidP="00A62F41">
      <w:pPr>
        <w:pStyle w:val="Caption"/>
        <w:spacing w:after="120"/>
      </w:pPr>
      <w:bookmarkStart w:id="84" w:name="_Ref11834852"/>
      <w:bookmarkStart w:id="85" w:name="_Ref11834838"/>
      <w:r>
        <w:t xml:space="preserve">Figure </w:t>
      </w:r>
      <w:fldSimple w:instr=" SEQ Figure \* ARABIC ">
        <w:r w:rsidR="005702D6">
          <w:rPr>
            <w:noProof/>
          </w:rPr>
          <w:t>4</w:t>
        </w:r>
      </w:fldSimple>
      <w:bookmarkEnd w:id="84"/>
      <w:r>
        <w:t>: Example use of the Change Ontology</w:t>
      </w:r>
      <w:bookmarkEnd w:id="85"/>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00B4410E" w:rsidR="00FA36DF" w:rsidRPr="00FA36DF" w:rsidRDefault="008A0F14" w:rsidP="008A0F14">
      <w:r>
        <w:t xml:space="preserve">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009E5CF6">
        <w:fldChar w:fldCharType="begin"/>
      </w:r>
      <w:r w:rsidR="009E5CF6">
        <w:instrText xml:space="preserve"> ADDIN EN.CITE &lt;EndNote&gt;&lt;Cite&gt;&lt;Author&gt;Obrst&lt;/Author&gt;&lt;Year&gt;2006&lt;/Year&gt;&lt;IDText&gt;The 2006 Upper Ontology Summit Joint Communiqué&lt;/IDText&gt;&lt;DisplayText&gt;[12]&lt;/DisplayText&gt;&lt;record&gt;&lt;isbn&gt;1570-5838&lt;/isbn&gt;&lt;titles&gt;&lt;title&gt;The 2006 Upper Ontology Summit Joint Communiqué&lt;/title&gt;&lt;secondary-title&gt;Applied Ontology&lt;/secondary-title&gt;&lt;/titles&gt;&lt;pages&gt;203-211&lt;/pages&gt;&lt;number&gt;2&lt;/number&gt;&lt;contributors&gt;&lt;authors&gt;&lt;author&gt;Obrst, Leo&lt;/author&gt;&lt;author&gt;Cassidy, Patrick&lt;/author&gt;&lt;author&gt;Ray, Steve&lt;/author&gt;&lt;author&gt;Smith, Barry&lt;/author&gt;&lt;author&gt;Soergel, Dagobert&lt;/author&gt;&lt;author&gt;West, Matthew&lt;/author&gt;&lt;author&gt;Yim, Peter&lt;/author&gt;&lt;/authors&gt;&lt;/contributors&gt;&lt;added-date format="utc"&gt;1581529114&lt;/added-date&gt;&lt;ref-type name="Journal Article"&gt;17&lt;/ref-type&gt;&lt;dates&gt;&lt;year&gt;2006&lt;/year&gt;&lt;/dates&gt;&lt;rec-number&gt;45&lt;/rec-number&gt;&lt;last-updated-date format="utc"&gt;1581529114&lt;/last-updated-date&gt;&lt;volume&gt;1&lt;/volume&gt;&lt;/record&gt;&lt;/Cite&gt;&lt;/EndNote&gt;</w:instrText>
      </w:r>
      <w:r w:rsidR="009E5CF6">
        <w:fldChar w:fldCharType="separate"/>
      </w:r>
      <w:r w:rsidR="009E5CF6">
        <w:rPr>
          <w:noProof/>
        </w:rPr>
        <w:t>[12]</w:t>
      </w:r>
      <w:r w:rsidR="009E5CF6">
        <w:fldChar w:fldCharType="end"/>
      </w:r>
      <w:r w:rsidR="00255050">
        <w:t xml:space="preserve"> </w:t>
      </w:r>
      <w:r>
        <w:t xml:space="preserve">such as DOLCE </w:t>
      </w:r>
      <w:r w:rsidR="009E5CF6">
        <w:fldChar w:fldCharType="begin"/>
      </w:r>
      <w:r w:rsidR="009E5CF6">
        <w:instrText xml:space="preserve"> ADDIN EN.CITE &lt;EndNote&gt;&lt;Cite&gt;&lt;Author&gt;Gangemi&lt;/Author&gt;&lt;Year&gt;2002&lt;/Year&gt;&lt;IDText&gt;Sweetening ontologies with DOLCE&lt;/IDText&gt;&lt;DisplayText&gt;[13]&lt;/DisplayText&gt;&lt;record&gt;&lt;titles&gt;&lt;title&gt;Sweetening ontologies with DOLCE&lt;/title&gt;&lt;secondary-title&gt;International Conference on Knowledge Engineering and Knowledge Management&lt;/secondary-title&gt;&lt;/titles&gt;&lt;pages&gt;166-181&lt;/pages&gt;&lt;contributors&gt;&lt;authors&gt;&lt;author&gt;Gangemi, Aldo&lt;/author&gt;&lt;author&gt;Guarino, Nicola&lt;/author&gt;&lt;author&gt;Masolo, Claudio&lt;/author&gt;&lt;author&gt;Oltramari, Alessandro&lt;/author&gt;&lt;author&gt;Schneider, Luc&lt;/author&gt;&lt;/authors&gt;&lt;/contributors&gt;&lt;added-date format="utc"&gt;1581529158&lt;/added-date&gt;&lt;ref-type name="Conference Proceeding"&gt;10&lt;/ref-type&gt;&lt;dates&gt;&lt;year&gt;2002&lt;/year&gt;&lt;/dates&gt;&lt;rec-number&gt;46&lt;/rec-number&gt;&lt;publisher&gt;Springer&lt;/publisher&gt;&lt;last-updated-date format="utc"&gt;1581529158&lt;/last-updated-date&gt;&lt;/record&gt;&lt;/Cite&gt;&lt;/EndNote&gt;</w:instrText>
      </w:r>
      <w:r w:rsidR="009E5CF6">
        <w:fldChar w:fldCharType="separate"/>
      </w:r>
      <w:r w:rsidR="009E5CF6">
        <w:rPr>
          <w:noProof/>
        </w:rPr>
        <w:t>[13]</w:t>
      </w:r>
      <w:r w:rsidR="009E5CF6">
        <w:fldChar w:fldCharType="end"/>
      </w:r>
      <w:r w:rsidR="00600FE3">
        <w:t xml:space="preserve"> </w:t>
      </w:r>
      <w:r>
        <w:t xml:space="preserve">or BFO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00600FE3">
        <w:t xml:space="preserve"> </w:t>
      </w:r>
      <w:r>
        <w:t xml:space="preserve">in order to make these commitments explicit. </w:t>
      </w:r>
    </w:p>
    <w:p w14:paraId="4586A384" w14:textId="77777777" w:rsidR="00471164" w:rsidRDefault="00471164" w:rsidP="00471164">
      <w:pPr>
        <w:pStyle w:val="Heading3"/>
      </w:pPr>
      <w:bookmarkStart w:id="86" w:name="_Toc34385329"/>
      <w:r>
        <w:t>Activity Ontology</w:t>
      </w:r>
      <w:bookmarkEnd w:id="86"/>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w:t>
      </w:r>
      <w:r>
        <w:rPr>
          <w:rFonts w:cstheme="minorHAnsi"/>
        </w:rPr>
        <w:lastRenderedPageBreak/>
        <w:t xml:space="preserve">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0E3E63A5" w:rsidR="00882108" w:rsidRPr="00CD7C65" w:rsidRDefault="00882108" w:rsidP="00882108">
      <w:pPr>
        <w:spacing w:after="120"/>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9E5CF6">
        <w:rPr>
          <w:rFonts w:cstheme="minorHAnsi"/>
        </w:rPr>
        <w:instrText xml:space="preserve"> ADDIN EN.CITE &lt;EndNote&gt;&lt;Cite&gt;&lt;Author&gt;Katsumi&lt;/Author&gt;&lt;Year&gt;2017&lt;/Year&gt;&lt;IDText&gt;Defining Activity Specifications in OWL&lt;/IDText&gt;&lt;DisplayText&gt;[15]&lt;/DisplayText&gt;&lt;record&gt;&lt;titles&gt;&lt;title&gt;Defining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9E5CF6">
        <w:rPr>
          <w:rFonts w:cstheme="minorHAnsi"/>
          <w:noProof/>
        </w:rPr>
        <w:t>[15]</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9E5CF6">
        <w:rPr>
          <w:rFonts w:cstheme="minorHAnsi"/>
        </w:rPr>
        <w:instrText xml:space="preserve"> ADDIN EN.CITE &lt;EndNote&gt;&lt;Cite&gt;&lt;Author&gt;Kowalski&lt;/Author&gt;&lt;Year&gt;1986&lt;/Year&gt;&lt;IDText&gt;A logic-based calculus of events. NewGeneration Computing 4&lt;/IDText&gt;&lt;DisplayText&gt;[16]&lt;/DisplayText&gt;&lt;record&gt;&lt;titles&gt;&lt;title&gt;A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9E5CF6">
        <w:rPr>
          <w:rFonts w:cstheme="minorHAnsi"/>
          <w:noProof/>
        </w:rPr>
        <w:t>[16]</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9E5CF6">
        <w:instrText xml:space="preserve"> ADDIN EN.CITE &lt;EndNote&gt;&lt;Cite&gt;&lt;Author&gt;Fox&lt;/Author&gt;&lt;Year&gt;1983&lt;/Year&gt;&lt;IDText&gt;Constraint-Directed Search: A Case Study of Job-Shop Scheduling&lt;/IDText&gt;&lt;DisplayText&gt;[17, 18]&lt;/DisplayText&gt;&lt;record&gt;&lt;titles&gt;&lt;title&gt;Constraint-Directed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9E5CF6">
        <w:rPr>
          <w:noProof/>
        </w:rPr>
        <w:t>[17, 18]</w:t>
      </w:r>
      <w:r>
        <w:fldChar w:fldCharType="end"/>
      </w:r>
      <w:r w:rsidRPr="00CD7C65">
        <w:t>.</w:t>
      </w:r>
    </w:p>
    <w:p w14:paraId="1C47323C" w14:textId="086BA560" w:rsidR="00882108" w:rsidRDefault="00882108" w:rsidP="00882108">
      <w:pPr>
        <w:spacing w:after="120"/>
      </w:pPr>
      <w:r w:rsidRPr="00CD7C65">
        <w:t xml:space="preserve">A precursor to the TOVE </w:t>
      </w:r>
      <w:r>
        <w:fldChar w:fldCharType="begin"/>
      </w:r>
      <w:r w:rsidR="009E5CF6">
        <w:instrText xml:space="preserve"> ADDIN EN.CITE &lt;EndNote&gt;&lt;Cite&gt;&lt;Author&gt;Fox&lt;/Author&gt;&lt;Year&gt;1998&lt;/Year&gt;&lt;IDText&gt;Enterprise modeling&lt;/IDText&gt;&lt;DisplayText&gt;[19]&lt;/DisplayText&gt;&lt;record&gt;&lt;isbn&gt;2371-9621&lt;/isbn&gt;&lt;titles&gt;&lt;title&gt;Enterprise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9E5CF6">
        <w:rPr>
          <w:noProof/>
        </w:rPr>
        <w:t>[19]</w:t>
      </w:r>
      <w:r>
        <w:fldChar w:fldCharType="end"/>
      </w:r>
      <w:r w:rsidRPr="00CD7C65">
        <w:t xml:space="preserve"> and PSL </w:t>
      </w:r>
      <w:r>
        <w:fldChar w:fldCharType="begin"/>
      </w:r>
      <w:r w:rsidR="009E5CF6">
        <w:instrText xml:space="preserve"> ADDIN EN.CITE &lt;EndNote&gt;&lt;Cite&gt;&lt;Author&gt;Grüninger&lt;/Author&gt;&lt;Year&gt;2009&lt;/Year&gt;&lt;IDText&gt;Using the PSL ontology&lt;/IDText&gt;&lt;DisplayText&gt;[20]&lt;/DisplayText&gt;&lt;record&gt;&lt;titles&gt;&lt;title&gt;Using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9E5CF6">
        <w:rPr>
          <w:noProof/>
        </w:rPr>
        <w:t>[20]</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5702D6">
        <w:t xml:space="preserve">Figure </w:t>
      </w:r>
      <w:r w:rsidR="005702D6">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37551D5" w:rsidR="00882108" w:rsidRPr="00CD7C65" w:rsidRDefault="00882108" w:rsidP="00882108">
      <w:pPr>
        <w:pStyle w:val="Caption"/>
        <w:spacing w:after="120"/>
        <w:jc w:val="center"/>
        <w:rPr>
          <w:lang w:val="en-CA"/>
        </w:rPr>
      </w:pPr>
      <w:bookmarkStart w:id="87" w:name="_Ref2239297"/>
      <w:r>
        <w:t xml:space="preserve">Figure </w:t>
      </w:r>
      <w:r>
        <w:rPr>
          <w:noProof/>
        </w:rPr>
        <w:fldChar w:fldCharType="begin"/>
      </w:r>
      <w:r>
        <w:rPr>
          <w:noProof/>
        </w:rPr>
        <w:instrText xml:space="preserve"> SEQ Figure \* ARABIC </w:instrText>
      </w:r>
      <w:r>
        <w:rPr>
          <w:noProof/>
        </w:rPr>
        <w:fldChar w:fldCharType="separate"/>
      </w:r>
      <w:r w:rsidR="005702D6">
        <w:rPr>
          <w:noProof/>
        </w:rPr>
        <w:t>5</w:t>
      </w:r>
      <w:r>
        <w:rPr>
          <w:noProof/>
        </w:rPr>
        <w:fldChar w:fldCharType="end"/>
      </w:r>
      <w:bookmarkEnd w:id="87"/>
      <w:r>
        <w:t>: A generic activity cluster</w:t>
      </w:r>
    </w:p>
    <w:p w14:paraId="53D77780" w14:textId="77777777" w:rsidR="00882108" w:rsidRDefault="00882108" w:rsidP="00882108">
      <w:pPr>
        <w:spacing w:after="120"/>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w:t>
      </w:r>
      <w:r>
        <w:lastRenderedPageBreak/>
        <w:t>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303CF75" w:rsidR="00882108" w:rsidRPr="00F31640" w:rsidRDefault="00882108" w:rsidP="00882108">
      <w:pPr>
        <w:spacing w:after="120"/>
      </w:pPr>
      <w:r>
        <w:t xml:space="preserve">The key classes that formalize these concepts are summarized in </w:t>
      </w:r>
      <w:r>
        <w:fldChar w:fldCharType="begin"/>
      </w:r>
      <w:r>
        <w:instrText xml:space="preserve"> REF _Ref12516765 \h </w:instrText>
      </w:r>
      <w:r>
        <w:fldChar w:fldCharType="separate"/>
      </w:r>
      <w:r w:rsidR="005702D6">
        <w:t xml:space="preserve">Table </w:t>
      </w:r>
      <w:r w:rsidR="005702D6">
        <w:rPr>
          <w:noProof/>
        </w:rPr>
        <w:t>5</w:t>
      </w:r>
      <w:r>
        <w:fldChar w:fldCharType="end"/>
      </w:r>
      <w:r>
        <w:t xml:space="preserve"> and illustrated in </w:t>
      </w:r>
      <w:r>
        <w:fldChar w:fldCharType="begin"/>
      </w:r>
      <w:r>
        <w:instrText xml:space="preserve"> REF _Ref15389805 \h </w:instrText>
      </w:r>
      <w:r>
        <w:fldChar w:fldCharType="separate"/>
      </w:r>
      <w:r w:rsidR="005702D6">
        <w:t xml:space="preserve">Figure </w:t>
      </w:r>
      <w:r w:rsidR="005702D6">
        <w:rPr>
          <w:noProof/>
        </w:rPr>
        <w:t>6</w:t>
      </w:r>
      <w:r>
        <w:fldChar w:fldCharType="end"/>
      </w:r>
      <w:r>
        <w:t>.</w:t>
      </w:r>
    </w:p>
    <w:p w14:paraId="22302AB2" w14:textId="326D0228" w:rsidR="00882108" w:rsidRDefault="00882108" w:rsidP="00882108">
      <w:pPr>
        <w:pStyle w:val="Caption"/>
        <w:keepNext/>
        <w:spacing w:after="120"/>
      </w:pPr>
      <w:bookmarkStart w:id="88" w:name="_Ref12516765"/>
      <w:r>
        <w:t xml:space="preserve">Table </w:t>
      </w:r>
      <w:fldSimple w:instr=" SEQ Table \* ARABIC ">
        <w:r w:rsidR="005702D6">
          <w:rPr>
            <w:noProof/>
          </w:rPr>
          <w:t>5</w:t>
        </w:r>
      </w:fldSimple>
      <w:bookmarkEnd w:id="88"/>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pPr>
    </w:p>
    <w:p w14:paraId="49123AF3" w14:textId="77777777" w:rsidR="00882108" w:rsidRDefault="00882108" w:rsidP="00882108">
      <w:pPr>
        <w:keepNext/>
        <w:spacing w:after="120"/>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39633D3D" w:rsidR="00882108" w:rsidRPr="007F7E71" w:rsidRDefault="00882108" w:rsidP="00882108">
      <w:pPr>
        <w:pStyle w:val="Caption"/>
        <w:spacing w:after="120"/>
        <w:rPr>
          <w:lang w:val="en-CA"/>
        </w:rPr>
      </w:pPr>
      <w:bookmarkStart w:id="89" w:name="_Ref15389805"/>
      <w:r>
        <w:t xml:space="preserve">Figure </w:t>
      </w:r>
      <w:fldSimple w:instr=" SEQ Figure \* ARABIC ">
        <w:r w:rsidR="005702D6">
          <w:rPr>
            <w:noProof/>
          </w:rPr>
          <w:t>6</w:t>
        </w:r>
      </w:fldSimple>
      <w:bookmarkEnd w:id="89"/>
      <w:r>
        <w:t>: Relationship between key classes in the Activity Ontology</w:t>
      </w:r>
    </w:p>
    <w:p w14:paraId="68473683" w14:textId="77777777" w:rsidR="00882108" w:rsidRPr="002C23A9" w:rsidRDefault="00882108" w:rsidP="00FE13B1">
      <w:pPr>
        <w:pStyle w:val="Heading4"/>
      </w:pPr>
      <w:r>
        <w:t>An Example</w:t>
      </w:r>
    </w:p>
    <w:p w14:paraId="0F034018" w14:textId="29645053" w:rsidR="00882108" w:rsidRDefault="00882108" w:rsidP="00882108">
      <w:pPr>
        <w:spacing w:after="120"/>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5702D6">
        <w:t xml:space="preserve">Figure </w:t>
      </w:r>
      <w:r w:rsidR="005702D6">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5702D6">
        <w:t xml:space="preserve">Figure </w:t>
      </w:r>
      <w:r w:rsidR="005702D6">
        <w:rPr>
          <w:noProof/>
        </w:rPr>
        <w:t>8</w:t>
      </w:r>
      <w:r>
        <w:fldChar w:fldCharType="end"/>
      </w:r>
      <w:r>
        <w:t>.</w:t>
      </w:r>
    </w:p>
    <w:p w14:paraId="0ABE9FE7" w14:textId="77777777" w:rsidR="00882108" w:rsidRDefault="00882108" w:rsidP="00882108">
      <w:pPr>
        <w:keepNext/>
        <w:spacing w:after="120"/>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086EC4E5" w:rsidR="00882108" w:rsidRDefault="00882108" w:rsidP="00882108">
      <w:pPr>
        <w:pStyle w:val="Caption"/>
        <w:spacing w:after="120"/>
        <w:rPr>
          <w:lang w:val="en-CA"/>
        </w:rPr>
      </w:pPr>
      <w:bookmarkStart w:id="90" w:name="_Ref15390281"/>
      <w:r>
        <w:t xml:space="preserve">Figure </w:t>
      </w:r>
      <w:fldSimple w:instr=" SEQ Figure \* ARABIC ">
        <w:r w:rsidR="005702D6">
          <w:rPr>
            <w:noProof/>
          </w:rPr>
          <w:t>7</w:t>
        </w:r>
      </w:fldSimple>
      <w:bookmarkEnd w:id="90"/>
      <w:r>
        <w:t>: Example formalization of the DriveToWorkActivity</w:t>
      </w:r>
    </w:p>
    <w:p w14:paraId="50965360" w14:textId="77777777" w:rsidR="00882108" w:rsidRDefault="00882108" w:rsidP="00882108">
      <w:pPr>
        <w:keepNext/>
        <w:spacing w:after="120"/>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7815E1AB" w:rsidR="00882108" w:rsidRPr="00A3354E" w:rsidRDefault="00882108" w:rsidP="00882108">
      <w:pPr>
        <w:pStyle w:val="Caption"/>
        <w:spacing w:after="120"/>
        <w:rPr>
          <w:lang w:val="en-CA"/>
        </w:rPr>
      </w:pPr>
      <w:bookmarkStart w:id="91" w:name="_Ref12516943"/>
      <w:r>
        <w:t xml:space="preserve">Figure </w:t>
      </w:r>
      <w:fldSimple w:instr=" SEQ Figure \* ARABIC ">
        <w:r w:rsidR="005702D6">
          <w:rPr>
            <w:noProof/>
          </w:rPr>
          <w:t>8</w:t>
        </w:r>
      </w:fldSimple>
      <w:bookmarkEnd w:id="91"/>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lastRenderedPageBreak/>
        <w:t>Location Ontology</w:t>
      </w:r>
    </w:p>
    <w:p w14:paraId="3D7B13F8" w14:textId="77777777" w:rsidR="00E8128A" w:rsidRPr="00733EB6" w:rsidRDefault="00E8128A" w:rsidP="00E8128A">
      <w:pPr>
        <w:pStyle w:val="Heading3"/>
      </w:pPr>
      <w:bookmarkStart w:id="92" w:name="_Toc34385330"/>
      <w:r w:rsidRPr="00733EB6">
        <w:t xml:space="preserve">Recurring </w:t>
      </w:r>
      <w:r>
        <w:t>E</w:t>
      </w:r>
      <w:r w:rsidRPr="00733EB6">
        <w:t>vent ontology</w:t>
      </w:r>
      <w:bookmarkEnd w:id="92"/>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pPr>
      <w:r>
        <w:t>A specification of recurring events, in particular those that are defined according to calendar dates (e.g. every Monday, every March), is required to capture information regarding hours of 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1B9D53A6" w:rsidR="00E8128A" w:rsidRDefault="00E8128A" w:rsidP="00E8128A">
      <w:pPr>
        <w:spacing w:after="120"/>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9E5CF6">
        <w:instrText xml:space="preserve"> ADDIN EN.CITE &lt;EndNote&gt;&lt;Cite&gt;&lt;Author&gt;Fox&lt;/Author&gt;&lt;Year&gt;2013&lt;/Year&gt;&lt;IDText&gt;A foundation ontology for global city indicators&lt;/IDText&gt;&lt;DisplayText&gt;[21]&lt;/DisplayText&gt;&lt;record&gt;&lt;titles&gt;&lt;title&gt;A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9E5CF6">
        <w:rPr>
          <w:noProof/>
        </w:rPr>
        <w:t>[21]</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pPr>
      <w:r w:rsidRPr="00E1766E">
        <w:lastRenderedPageBreak/>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associated classes of Activities, while individual recurring events may be associated with one or more instances of an activity.</w:t>
      </w:r>
    </w:p>
    <w:p w14:paraId="120EFC38" w14:textId="77777777" w:rsidR="00E8128A" w:rsidRPr="00E1766E" w:rsidRDefault="00E8128A" w:rsidP="00E8128A">
      <w:pPr>
        <w:spacing w:after="120"/>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rPr>
          <w:lang w:val="en-CA"/>
        </w:rPr>
      </w:pPr>
      <w:r w:rsidRPr="00E1766E">
        <w:rPr>
          <w:lang w:val="en-CA"/>
        </w:rPr>
        <w:t xml:space="preserve">A MonthlyRecurringEvent recurs regularly on the same day of each month, as specified by the dayOfMonth data property. Note that there is often ambiguity regarding the </w:t>
      </w:r>
      <w:r w:rsidRPr="00E1766E">
        <w:rPr>
          <w:lang w:val="en-CA"/>
        </w:rPr>
        <w:lastRenderedPageBreak/>
        <w:t xml:space="preserve">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rPr>
          <w:lang w:val="en-CA"/>
        </w:rPr>
      </w:pPr>
      <w:r w:rsidRPr="00E1766E">
        <w:rPr>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03CA503" w:rsidR="00E8128A" w:rsidRDefault="00E8128A" w:rsidP="00E8128A">
      <w:pPr>
        <w:spacing w:after="120"/>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5702D6">
        <w:t xml:space="preserve">Table </w:t>
      </w:r>
      <w:r w:rsidR="005702D6">
        <w:rPr>
          <w:noProof/>
        </w:rPr>
        <w:t>6</w:t>
      </w:r>
      <w:r>
        <w:fldChar w:fldCharType="end"/>
      </w:r>
      <w:r>
        <w:t xml:space="preserve"> and illustrated in </w:t>
      </w:r>
      <w:r>
        <w:fldChar w:fldCharType="begin"/>
      </w:r>
      <w:r>
        <w:instrText xml:space="preserve"> REF _Ref12533514 \h </w:instrText>
      </w:r>
      <w:r>
        <w:fldChar w:fldCharType="separate"/>
      </w:r>
      <w:r w:rsidR="005702D6">
        <w:t xml:space="preserve">Figure </w:t>
      </w:r>
      <w:r w:rsidR="005702D6">
        <w:rPr>
          <w:noProof/>
        </w:rPr>
        <w:t>9</w:t>
      </w:r>
      <w:r>
        <w:fldChar w:fldCharType="end"/>
      </w:r>
      <w:r>
        <w:t>.</w:t>
      </w:r>
    </w:p>
    <w:p w14:paraId="650C9F54" w14:textId="634EE1FE" w:rsidR="00E8128A" w:rsidRDefault="00E8128A" w:rsidP="00E8128A">
      <w:pPr>
        <w:pStyle w:val="Caption"/>
        <w:keepNext/>
        <w:spacing w:after="120"/>
      </w:pPr>
      <w:bookmarkStart w:id="93" w:name="_Ref12533493"/>
      <w:r>
        <w:t xml:space="preserve">Table </w:t>
      </w:r>
      <w:fldSimple w:instr=" SEQ Table \* ARABIC ">
        <w:r w:rsidR="005702D6">
          <w:rPr>
            <w:noProof/>
          </w:rPr>
          <w:t>6</w:t>
        </w:r>
      </w:fldSimple>
      <w:bookmarkEnd w:id="93"/>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pPr>
    </w:p>
    <w:p w14:paraId="0A0A3DA2" w14:textId="77777777" w:rsidR="00E8128A" w:rsidRDefault="00E8128A" w:rsidP="00E8128A">
      <w:pPr>
        <w:keepNext/>
        <w:spacing w:after="120"/>
        <w:jc w:val="center"/>
      </w:pPr>
      <w:r w:rsidRPr="009600E0">
        <w:rPr>
          <w:noProof/>
        </w:rPr>
        <w:lastRenderedPageBreak/>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506C019B" w:rsidR="00E8128A" w:rsidRPr="00E1766E" w:rsidRDefault="00E8128A" w:rsidP="00E8128A">
      <w:pPr>
        <w:pStyle w:val="Caption"/>
        <w:spacing w:after="120"/>
        <w:jc w:val="center"/>
        <w:rPr>
          <w:lang w:val="en-CA"/>
        </w:rPr>
      </w:pPr>
      <w:bookmarkStart w:id="94" w:name="_Ref12533514"/>
      <w:r>
        <w:t xml:space="preserve">Figure </w:t>
      </w:r>
      <w:fldSimple w:instr=" SEQ Figure \* ARABIC ">
        <w:r w:rsidR="005702D6">
          <w:rPr>
            <w:noProof/>
          </w:rPr>
          <w:t>9</w:t>
        </w:r>
      </w:fldSimple>
      <w:bookmarkEnd w:id="94"/>
      <w:r>
        <w:t>: Basic structure of the Recurring Event Ontology</w:t>
      </w:r>
    </w:p>
    <w:p w14:paraId="69975519" w14:textId="77777777" w:rsidR="00E8128A" w:rsidRPr="00881C48" w:rsidRDefault="00E8128A" w:rsidP="00E8128A">
      <w:pPr>
        <w:pStyle w:val="Heading4"/>
      </w:pPr>
      <w:r>
        <w:t>An Example</w:t>
      </w:r>
    </w:p>
    <w:p w14:paraId="6DA8914C" w14:textId="00A3AB94" w:rsidR="00E8128A" w:rsidRDefault="00E8128A" w:rsidP="00E8128A">
      <w:pPr>
        <w:spacing w:after="120"/>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5702D6">
        <w:t xml:space="preserve">Figure </w:t>
      </w:r>
      <w:r w:rsidR="005702D6">
        <w:rPr>
          <w:noProof/>
        </w:rPr>
        <w:t>10</w:t>
      </w:r>
      <w:r>
        <w:fldChar w:fldCharType="end"/>
      </w:r>
      <w:r>
        <w:t>.</w:t>
      </w:r>
    </w:p>
    <w:p w14:paraId="76DAFC0E" w14:textId="77777777" w:rsidR="00E8128A" w:rsidRDefault="00E8128A" w:rsidP="00E8128A">
      <w:pPr>
        <w:keepNext/>
        <w:spacing w:after="120"/>
      </w:pPr>
      <w:r w:rsidRPr="00EA2CCF">
        <w:rPr>
          <w:noProof/>
        </w:rPr>
        <w:lastRenderedPageBreak/>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1449E92" w:rsidR="00E8128A" w:rsidRPr="00A86E8E" w:rsidRDefault="00E8128A" w:rsidP="00E8128A">
      <w:pPr>
        <w:pStyle w:val="Caption"/>
        <w:spacing w:after="120"/>
        <w:rPr>
          <w:lang w:val="en-CA"/>
        </w:rPr>
      </w:pPr>
      <w:bookmarkStart w:id="95" w:name="_Ref12536225"/>
      <w:r>
        <w:t xml:space="preserve">Figure </w:t>
      </w:r>
      <w:fldSimple w:instr=" SEQ Figure \* ARABIC ">
        <w:r w:rsidR="005702D6">
          <w:rPr>
            <w:noProof/>
          </w:rPr>
          <w:t>10</w:t>
        </w:r>
      </w:fldSimple>
      <w:bookmarkEnd w:id="95"/>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96" w:name="_Toc34385331"/>
      <w:r>
        <w:t>Resource</w:t>
      </w:r>
      <w:r w:rsidR="00BD7FA8">
        <w:t xml:space="preserve"> </w:t>
      </w:r>
      <w:r w:rsidR="00520123">
        <w:t>Ontology</w:t>
      </w:r>
      <w:bookmarkEnd w:id="96"/>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4B0B89C9" w:rsidR="005F0F5A" w:rsidRDefault="005F0F5A" w:rsidP="005F0F5A">
      <w:pPr>
        <w:spacing w:after="120"/>
      </w:pPr>
      <w:r>
        <w:t xml:space="preserve">The Resource Ontology provides a generic representation of resources that contain core properties generic across all transportation uses. We take the view presented in the TOVE model </w:t>
      </w:r>
      <w:r>
        <w:fldChar w:fldCharType="begin"/>
      </w:r>
      <w:r w:rsidR="009E5CF6">
        <w:instrText xml:space="preserve"> ADDIN EN.CITE &lt;EndNote&gt;&lt;Cite&gt;&lt;Author&gt;Fadel&lt;/Author&gt;&lt;Year&gt;1994&lt;/Year&gt;&lt;IDText&gt;A generic enterprise resource ontology&lt;/IDText&gt;&lt;DisplayText&gt;[22]&lt;/DisplayText&gt;&lt;record&gt;&lt;isbn&gt;0818657057&lt;/isbn&gt;&lt;titles&gt;&lt;title&gt;A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9E5CF6">
        <w:rPr>
          <w:noProof/>
        </w:rPr>
        <w:t>[22]</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00150CEB" w:rsidR="005F0F5A" w:rsidRDefault="005F0F5A" w:rsidP="005F0F5A">
      <w:pPr>
        <w:spacing w:after="120"/>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5702D6">
        <w:t xml:space="preserve">Table </w:t>
      </w:r>
      <w:r w:rsidR="005702D6">
        <w:rPr>
          <w:noProof/>
        </w:rPr>
        <w:t>7</w:t>
      </w:r>
      <w:r>
        <w:fldChar w:fldCharType="end"/>
      </w:r>
      <w:r>
        <w:t>.</w:t>
      </w:r>
    </w:p>
    <w:p w14:paraId="43379A37" w14:textId="77777777" w:rsidR="005F0F5A" w:rsidRDefault="005F0F5A" w:rsidP="005F0F5A">
      <w:pPr>
        <w:spacing w:after="120"/>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7399B833" w:rsidR="005F0F5A" w:rsidRDefault="005F0F5A" w:rsidP="005F0F5A">
      <w:pPr>
        <w:pStyle w:val="Caption"/>
        <w:keepNext/>
        <w:spacing w:after="120"/>
      </w:pPr>
      <w:bookmarkStart w:id="97" w:name="_Ref13049166"/>
      <w:r>
        <w:t xml:space="preserve">Table </w:t>
      </w:r>
      <w:fldSimple w:instr=" SEQ Table \* ARABIC ">
        <w:r w:rsidR="005702D6">
          <w:rPr>
            <w:noProof/>
          </w:rPr>
          <w:t>7</w:t>
        </w:r>
      </w:fldSimple>
      <w:bookmarkEnd w:id="97"/>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D2B91C7" w:rsidR="005F0F5A" w:rsidRDefault="005F0F5A" w:rsidP="005F0F5A">
      <w:pPr>
        <w:spacing w:after="120"/>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5702D6">
        <w:t xml:space="preserve">Figure </w:t>
      </w:r>
      <w:r w:rsidR="005702D6">
        <w:rPr>
          <w:noProof/>
        </w:rPr>
        <w:t>11</w:t>
      </w:r>
      <w:r>
        <w:fldChar w:fldCharType="end"/>
      </w:r>
    </w:p>
    <w:p w14:paraId="1F681C97" w14:textId="77777777" w:rsidR="005F0F5A" w:rsidRDefault="005F0F5A" w:rsidP="005F0F5A">
      <w:pPr>
        <w:keepNext/>
        <w:spacing w:after="120"/>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5BE0EB21" w:rsidR="005F0F5A" w:rsidRPr="004B447F" w:rsidRDefault="005F0F5A" w:rsidP="005F0F5A">
      <w:pPr>
        <w:pStyle w:val="Caption"/>
        <w:spacing w:after="120"/>
      </w:pPr>
      <w:bookmarkStart w:id="98" w:name="_Ref13048704"/>
      <w:r>
        <w:t xml:space="preserve">Figure </w:t>
      </w:r>
      <w:fldSimple w:instr=" SEQ Figure \* ARABIC ">
        <w:r w:rsidR="005702D6">
          <w:rPr>
            <w:noProof/>
          </w:rPr>
          <w:t>11</w:t>
        </w:r>
      </w:fldSimple>
      <w:bookmarkEnd w:id="98"/>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4CC09172" w:rsidR="00896202" w:rsidRDefault="008B5CC9" w:rsidP="00896202">
      <w:pPr>
        <w:pStyle w:val="Heading3"/>
      </w:pPr>
      <w:bookmarkStart w:id="99" w:name="_Toc34385332"/>
      <w:r>
        <w:t>Part</w:t>
      </w:r>
      <w:r w:rsidR="00034B8F">
        <w:t>hood</w:t>
      </w:r>
      <w:r w:rsidR="00896202" w:rsidRPr="00BB05EE">
        <w:t xml:space="preserve"> Ontology</w:t>
      </w:r>
      <w:bookmarkEnd w:id="99"/>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2DADE976" w:rsidR="008A7BC9" w:rsidRPr="004B447F" w:rsidRDefault="008A7BC9" w:rsidP="008A7BC9">
      <w:pPr>
        <w:spacing w:after="120"/>
      </w:pPr>
      <w:r>
        <w:t xml:space="preserve">Notions of parthood are ubiquitous in and beyond the transportation domain. While sometimes conflated, there are clear distinctions which can be made between different types of parthood and similar relations. The </w:t>
      </w:r>
      <w:r w:rsidR="00034B8F">
        <w:t>partho</w:t>
      </w:r>
      <w:r w:rsidR="000B2D6B">
        <w:t>o</w:t>
      </w:r>
      <w:r w:rsidR="00034B8F">
        <w:t>d</w:t>
      </w:r>
      <w:r>
        <w:t xml:space="preserve"> ontology goes beyond classical mereology and </w:t>
      </w:r>
      <w:r w:rsidR="00667138">
        <w:t>is intended to 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3A5D793F" w:rsidR="008A7BC9" w:rsidRDefault="008A7BC9" w:rsidP="008A7BC9">
      <w:pPr>
        <w:spacing w:after="120"/>
      </w:pPr>
      <w:r>
        <w:t xml:space="preserve">The </w:t>
      </w:r>
      <w:r w:rsidR="00034B8F">
        <w:t>Parthood</w:t>
      </w:r>
      <w:r>
        <w:t xml:space="preserve">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9E5CF6">
        <w:rPr>
          <w:noProof/>
        </w:rPr>
        <w:t>[23]</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2D2656DF" w:rsidR="008A7BC9" w:rsidRDefault="008A7BC9" w:rsidP="008A7BC9">
      <w:pPr>
        <w:spacing w:after="120"/>
      </w:pPr>
      <w:r>
        <w:t xml:space="preserve">The difficulty with such an approximation is that the resulting theory defines a semantics for something else entirely. Inherently, some semantics are omitted, which may not be required for </w:t>
      </w:r>
      <w:r>
        <w:lastRenderedPageBreak/>
        <w:t xml:space="preserve">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w:t>
      </w:r>
      <w:r w:rsidR="00034B8F">
        <w:t>Parthood</w:t>
      </w:r>
      <w:r>
        <w:t xml:space="preserve">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5702D6">
        <w:t xml:space="preserve">Table </w:t>
      </w:r>
      <w:r w:rsidR="005702D6">
        <w:rPr>
          <w:noProof/>
        </w:rPr>
        <w:t>8</w:t>
      </w:r>
      <w:r>
        <w:fldChar w:fldCharType="end"/>
      </w:r>
      <w:r>
        <w:t>.</w:t>
      </w:r>
    </w:p>
    <w:p w14:paraId="32CB5B09" w14:textId="77777777" w:rsidR="008A7BC9" w:rsidRDefault="008A7BC9" w:rsidP="008A7BC9">
      <w:pPr>
        <w:spacing w:after="120"/>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7BDE4039" w:rsidR="008A7BC9" w:rsidRDefault="008A7BC9" w:rsidP="008A7BC9">
      <w:pPr>
        <w:pStyle w:val="Caption"/>
        <w:keepNext/>
        <w:spacing w:after="120"/>
      </w:pPr>
      <w:bookmarkStart w:id="100" w:name="_Ref13049603"/>
      <w:r>
        <w:t xml:space="preserve">Table </w:t>
      </w:r>
      <w:fldSimple w:instr=" SEQ Table \* ARABIC ">
        <w:r w:rsidR="005702D6">
          <w:rPr>
            <w:noProof/>
          </w:rPr>
          <w:t>8</w:t>
        </w:r>
      </w:fldSimple>
      <w:bookmarkEnd w:id="100"/>
      <w:r>
        <w:t xml:space="preserve">: Key properties in the </w:t>
      </w:r>
      <w:r w:rsidR="00DE6D67">
        <w:t>Parthood</w:t>
      </w:r>
      <w:r>
        <w:t xml:space="preserve">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pPr>
    </w:p>
    <w:p w14:paraId="33DBBB4A" w14:textId="77777777" w:rsidR="008A7BC9" w:rsidRPr="001C4089" w:rsidRDefault="008A7BC9" w:rsidP="008A7BC9">
      <w:pPr>
        <w:pStyle w:val="Heading4"/>
      </w:pPr>
      <w:r>
        <w:t>An Example</w:t>
      </w:r>
    </w:p>
    <w:p w14:paraId="0FACDA2E" w14:textId="211E0F38" w:rsidR="008A7BC9" w:rsidRDefault="008A7BC9" w:rsidP="008A7BC9">
      <w:pPr>
        <w:spacing w:after="120"/>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5702D6">
        <w:t xml:space="preserve">Figure </w:t>
      </w:r>
      <w:r w:rsidR="005702D6">
        <w:rPr>
          <w:noProof/>
        </w:rPr>
        <w:t>12</w:t>
      </w:r>
      <w:r>
        <w:fldChar w:fldCharType="end"/>
      </w:r>
      <w:r>
        <w:t>.</w:t>
      </w:r>
    </w:p>
    <w:p w14:paraId="753AD772" w14:textId="77777777" w:rsidR="008A7BC9" w:rsidRDefault="008A7BC9" w:rsidP="008A7BC9">
      <w:pPr>
        <w:keepNext/>
        <w:spacing w:after="120"/>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D6E79E6" w:rsidR="008A7BC9" w:rsidRPr="00DB1ED8" w:rsidRDefault="008A7BC9" w:rsidP="008A7BC9">
      <w:pPr>
        <w:pStyle w:val="Caption"/>
        <w:spacing w:after="120"/>
        <w:rPr>
          <w:lang w:val="en-CA"/>
        </w:rPr>
      </w:pPr>
      <w:bookmarkStart w:id="101" w:name="_Ref13053357"/>
      <w:r>
        <w:t xml:space="preserve">Figure </w:t>
      </w:r>
      <w:fldSimple w:instr=" SEQ Figure \* ARABIC ">
        <w:r w:rsidR="005702D6">
          <w:rPr>
            <w:noProof/>
          </w:rPr>
          <w:t>12</w:t>
        </w:r>
      </w:fldSimple>
      <w:bookmarkEnd w:id="101"/>
      <w:r>
        <w:t xml:space="preserve">: Example use of the </w:t>
      </w:r>
      <w:r w:rsidR="00034B8F">
        <w:t>Parthood</w:t>
      </w:r>
      <w:r>
        <w:t xml:space="preserve"> Ontology</w:t>
      </w:r>
    </w:p>
    <w:p w14:paraId="4212BFC6" w14:textId="77777777" w:rsidR="000A4E28" w:rsidRDefault="000A4E28" w:rsidP="00A325FA"/>
    <w:p w14:paraId="1D5C87A5" w14:textId="0F91408E" w:rsidR="00C355FA" w:rsidRPr="007736F9" w:rsidRDefault="00C355FA" w:rsidP="008A7BC9">
      <w:pPr>
        <w:pStyle w:val="Heading4"/>
      </w:pPr>
      <w:r w:rsidRPr="007736F9">
        <w:lastRenderedPageBreak/>
        <w:t>Future work</w:t>
      </w:r>
    </w:p>
    <w:p w14:paraId="03E2A04E" w14:textId="1852B52F" w:rsidR="00EA41E0" w:rsidRDefault="00EA41E0" w:rsidP="0051476C">
      <w:r>
        <w:t>In addition to the aforementioned work by</w:t>
      </w:r>
      <w:r w:rsidR="008D089D">
        <w:t xml:space="preserve"> </w:t>
      </w:r>
      <w:r w:rsidR="009E5CF6">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rsidR="009E5CF6">
        <w:fldChar w:fldCharType="separate"/>
      </w:r>
      <w:r w:rsidR="009E5CF6">
        <w:rPr>
          <w:noProof/>
        </w:rPr>
        <w:t>[23]</w:t>
      </w:r>
      <w:r w:rsidR="009E5CF6">
        <w:fldChar w:fldCharType="end"/>
      </w:r>
      <w:r>
        <w:t xml:space="preserve">, various approaches to the partial capture of these mereological relationships </w:t>
      </w:r>
      <w:r w:rsidRPr="00D55DCE">
        <w:t xml:space="preserve">in OWL have been proposed that </w:t>
      </w:r>
      <w:r>
        <w:t>may</w:t>
      </w:r>
      <w:r w:rsidRPr="00D55DCE">
        <w:t xml:space="preserve"> be used to extend the ontology presented here, such as in</w:t>
      </w:r>
      <w:r w:rsidR="007F05D8">
        <w:t xml:space="preserve"> the W3C</w:t>
      </w:r>
      <w:r w:rsidR="005C57A3">
        <w:t xml:space="preserve">’s Best Practices </w:t>
      </w:r>
      <w:r w:rsidR="009E5CF6">
        <w:fldChar w:fldCharType="begin"/>
      </w:r>
      <w:r w:rsidR="009E5CF6">
        <w:instrText xml:space="preserve"> ADDIN EN.CITE &lt;EndNote&gt;&lt;Cite&gt;&lt;Author&gt;Rector&lt;/Author&gt;&lt;Year&gt;2005&lt;/Year&gt;&lt;IDText&gt;Simple Part–Whole Relations in OWL–W3C Editor’s Draft 11 Aug 2005&lt;/IDText&gt;&lt;DisplayText&gt;[24]&lt;/DisplayText&gt;&lt;record&gt;&lt;titles&gt;&lt;title&gt;Simple Part–Whole Relations in OWL–W3C Editor’s Draft 11 Aug 2005&lt;/title&gt;&lt;/titles&gt;&lt;contributors&gt;&lt;authors&gt;&lt;author&gt;Rector, A&lt;/author&gt;&lt;author&gt;Welty, C&lt;/author&gt;&lt;/authors&gt;&lt;/contributors&gt;&lt;added-date format="utc"&gt;1581530561&lt;/added-date&gt;&lt;ref-type name="Generic"&gt;13&lt;/ref-type&gt;&lt;dates&gt;&lt;year&gt;2005&lt;/year&gt;&lt;/dates&gt;&lt;rec-number&gt;49&lt;/rec-number&gt;&lt;publisher&gt;W3C (http://www. w3. org/2001/sw/BestPractices/OEP/SimplePartW-hole/)&lt;/publisher&gt;&lt;last-updated-date format="utc"&gt;1581530561&lt;/last-updated-date&gt;&lt;/record&gt;&lt;/Cite&gt;&lt;/EndNote&gt;</w:instrText>
      </w:r>
      <w:r w:rsidR="009E5CF6">
        <w:fldChar w:fldCharType="separate"/>
      </w:r>
      <w:r w:rsidR="009E5CF6">
        <w:rPr>
          <w:noProof/>
        </w:rPr>
        <w:t>[24]</w:t>
      </w:r>
      <w:r w:rsidR="009E5CF6">
        <w:fldChar w:fldCharType="end"/>
      </w:r>
      <w:r w:rsidR="005C57A3">
        <w:t xml:space="preserve">, </w:t>
      </w:r>
      <w:r w:rsidRPr="00D55DCE">
        <w:t xml:space="preserve">and also in </w:t>
      </w:r>
      <w:r w:rsidR="005C57A3">
        <w:t>upper</w:t>
      </w:r>
      <w:r w:rsidRPr="00D55DCE">
        <w:t xml:space="preserve"> ontologies such as</w:t>
      </w:r>
      <w:r w:rsidR="005C57A3">
        <w:t xml:space="preserve">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Pr="00D55DCE">
        <w:t>.</w:t>
      </w:r>
      <w:r>
        <w:t xml:space="preserve"> Future revisions may benefit from considering the relationship between</w:t>
      </w:r>
      <w:r w:rsidR="00667138">
        <w:t xml:space="preserve"> these ontologies</w:t>
      </w:r>
      <w:r>
        <w:t xml:space="preserve"> and other OWL formalisms.</w:t>
      </w:r>
    </w:p>
    <w:p w14:paraId="3D8A9093" w14:textId="455E40E4" w:rsidR="000B2172" w:rsidRDefault="00DE6D67" w:rsidP="00DE6D67">
      <w:r>
        <w:t xml:space="preserve">This ontology takes a simple approach to supporting a taxonomy of part-whole relations, however recent work presents strong arguments for the adoption of mereological pluralism </w:t>
      </w:r>
      <w:r w:rsidR="009E5CF6">
        <w:fldChar w:fldCharType="begin"/>
      </w:r>
      <w:r w:rsidR="009E5CF6">
        <w:instrText xml:space="preserve"> ADDIN EN.CITE &lt;EndNote&gt;&lt;Cite&gt;&lt;Author&gt;Ru&lt;/Author&gt;&lt;Year&gt;2017&lt;/Year&gt;&lt;IDText&gt;Parts Unknown: Mereologies for Solid Physical Objects&lt;/IDText&gt;&lt;DisplayText&gt;[25]&lt;/DisplayText&gt;&lt;record&gt;&lt;titles&gt;&lt;title&gt;Parts Unknown: Mereologies for Solid Physical Objects&lt;/title&gt;&lt;secondary-title&gt;JOWO&lt;/secondary-title&gt;&lt;/titles&gt;&lt;contributors&gt;&lt;authors&gt;&lt;author&gt;Ru, Yi&lt;/author&gt;&lt;author&gt;Gruninger, Michael&lt;/author&gt;&lt;/authors&gt;&lt;/contributors&gt;&lt;added-date format="utc"&gt;1581530481&lt;/added-date&gt;&lt;ref-type name="Conference Proceeding"&gt;10&lt;/ref-type&gt;&lt;dates&gt;&lt;year&gt;2017&lt;/year&gt;&lt;/dates&gt;&lt;rec-number&gt;48&lt;/rec-number&gt;&lt;last-updated-date format="utc"&gt;1581530481&lt;/last-updated-date&gt;&lt;/record&gt;&lt;/Cite&gt;&lt;/EndNote&gt;</w:instrText>
      </w:r>
      <w:r w:rsidR="009E5CF6">
        <w:fldChar w:fldCharType="separate"/>
      </w:r>
      <w:r w:rsidR="009E5CF6">
        <w:rPr>
          <w:noProof/>
        </w:rPr>
        <w:t>[25]</w:t>
      </w:r>
      <w:r w:rsidR="009E5CF6">
        <w:fldChar w:fldCharType="end"/>
      </w:r>
      <w:r>
        <w:t xml:space="preserve">. </w:t>
      </w:r>
      <w:r w:rsidR="00C77369">
        <w:t xml:space="preserve">This work is currently restricted to physical objects, and so does not address the part-whole relationship between abstract objects (e.g. household membership), nevertheless future work should examine the reuse of these physical part-whole relations as a means to make the iCity ontology more precise. </w:t>
      </w:r>
      <w:r w:rsidR="000A50D8">
        <w:t xml:space="preserve">One limitation on such an effort may be the expressive restrictions of the OWL language. The proposed ontology for mereological pluralism is axiomatized in first-order logic, and we speculate that many of the distinctions made between the types of part-whole relations may not be expressible in OWL. On the other hand, regardless of whether or not the distinctions may be logically formalized, it may be sufficient to distinguish them superficially, in the language of the ontology. </w:t>
      </w:r>
    </w:p>
    <w:p w14:paraId="048B11C3" w14:textId="546E2B9E" w:rsidR="00D55DCE" w:rsidRPr="00461A80" w:rsidRDefault="00461A80" w:rsidP="00461A80">
      <w:r>
        <w:t xml:space="preserve">Finally, there is a close connection between the Parthood Ontology and the Spatial </w:t>
      </w:r>
      <w:r w:rsidR="00787BA6">
        <w:t>O</w:t>
      </w:r>
      <w:r>
        <w:t>ntology that has not yet been explored: the</w:t>
      </w:r>
      <w:r w:rsidR="00787BA6">
        <w:t xml:space="preserve"> relationship between the</w:t>
      </w:r>
      <w:r>
        <w:t xml:space="preserve"> spatial properties </w:t>
      </w:r>
      <w:r w:rsidR="00787BA6">
        <w:t xml:space="preserve">and </w:t>
      </w:r>
      <w:r>
        <w:t xml:space="preserve">the part-whole properties </w:t>
      </w:r>
      <w:r w:rsidR="00787BA6">
        <w:t xml:space="preserve">should be formalized </w:t>
      </w:r>
      <w:r>
        <w:t xml:space="preserve">with some theory of mereotopology. </w:t>
      </w:r>
    </w:p>
    <w:p w14:paraId="213C1208" w14:textId="1395AF06" w:rsidR="004053E0" w:rsidRDefault="004053E0" w:rsidP="004053E0">
      <w:pPr>
        <w:pStyle w:val="Heading3"/>
      </w:pPr>
      <w:bookmarkStart w:id="102" w:name="_Toc34385333"/>
      <w:r w:rsidRPr="00216E9F">
        <w:t>Units of Measure</w:t>
      </w:r>
      <w:r w:rsidR="00253AFA">
        <w:t xml:space="preserve"> Ontology</w:t>
      </w:r>
      <w:bookmarkEnd w:id="102"/>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11A3B626" w:rsidR="0017750F" w:rsidRPr="00253AFA" w:rsidRDefault="0017750F" w:rsidP="0017750F">
      <w:pPr>
        <w:spacing w:after="120"/>
        <w:rPr>
          <w:lang w:val="en-US"/>
        </w:rPr>
      </w:pPr>
      <w:r>
        <w:t xml:space="preserve">The Ontology of Units of Measure provides a structured vocabulary to describe, among other things, the different values (measures) that we associate to given quantities. This allows us to </w:t>
      </w:r>
      <w:r>
        <w:lastRenderedPageBreak/>
        <w:t xml:space="preserve">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48218C5A" w:rsidR="0017750F" w:rsidRPr="00DB5DF1" w:rsidRDefault="0017750F" w:rsidP="0017750F">
      <w:pPr>
        <w:spacing w:after="120"/>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5702D6">
        <w:t xml:space="preserve">Table </w:t>
      </w:r>
      <w:r w:rsidR="005702D6">
        <w:rPr>
          <w:noProof/>
        </w:rPr>
        <w:t>9</w:t>
      </w:r>
      <w:r>
        <w:fldChar w:fldCharType="end"/>
      </w:r>
      <w:r>
        <w:t>.</w:t>
      </w:r>
    </w:p>
    <w:p w14:paraId="7D8AE16B" w14:textId="07202911" w:rsidR="0017750F" w:rsidRDefault="0017750F" w:rsidP="0017750F">
      <w:pPr>
        <w:pStyle w:val="Caption"/>
        <w:keepNext/>
        <w:spacing w:after="120"/>
      </w:pPr>
      <w:bookmarkStart w:id="103" w:name="_Ref13130816"/>
      <w:r>
        <w:t xml:space="preserve">Table </w:t>
      </w:r>
      <w:fldSimple w:instr=" SEQ Table \* ARABIC ">
        <w:r w:rsidR="005702D6">
          <w:rPr>
            <w:noProof/>
          </w:rPr>
          <w:t>9</w:t>
        </w:r>
      </w:fldSimple>
      <w:bookmarkEnd w:id="103"/>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ind w:left="720" w:hanging="720"/>
        <w:rPr>
          <w:lang w:val="en-CA"/>
        </w:rPr>
      </w:pPr>
    </w:p>
    <w:p w14:paraId="08D941C8" w14:textId="77777777" w:rsidR="0017750F" w:rsidRPr="00652A82" w:rsidRDefault="0017750F" w:rsidP="0017750F">
      <w:pPr>
        <w:pStyle w:val="Heading4"/>
      </w:pPr>
      <w:r>
        <w:t>An Example</w:t>
      </w:r>
    </w:p>
    <w:p w14:paraId="11BD465D" w14:textId="530B3ED7" w:rsidR="0017750F" w:rsidRDefault="0017750F" w:rsidP="0017750F">
      <w:pPr>
        <w:spacing w:after="120"/>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5702D6">
        <w:t xml:space="preserve">Figure </w:t>
      </w:r>
      <w:r w:rsidR="005702D6">
        <w:rPr>
          <w:noProof/>
        </w:rPr>
        <w:t>13</w:t>
      </w:r>
      <w:r>
        <w:fldChar w:fldCharType="end"/>
      </w:r>
      <w:r>
        <w:t>.</w:t>
      </w:r>
    </w:p>
    <w:p w14:paraId="254113CF" w14:textId="77777777" w:rsidR="0017750F" w:rsidRDefault="0017750F" w:rsidP="0017750F">
      <w:pPr>
        <w:keepNext/>
        <w:spacing w:after="120"/>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0087EC47" w:rsidR="0017750F" w:rsidRDefault="0017750F" w:rsidP="0017750F">
      <w:pPr>
        <w:pStyle w:val="Caption"/>
        <w:spacing w:after="120"/>
        <w:rPr>
          <w:lang w:val="en-CA"/>
        </w:rPr>
      </w:pPr>
      <w:bookmarkStart w:id="104" w:name="_Ref13130894"/>
      <w:r>
        <w:t xml:space="preserve">Figure </w:t>
      </w:r>
      <w:fldSimple w:instr=" SEQ Figure \* ARABIC ">
        <w:r w:rsidR="005702D6">
          <w:rPr>
            <w:noProof/>
          </w:rPr>
          <w:t>13</w:t>
        </w:r>
      </w:fldSimple>
      <w:bookmarkEnd w:id="104"/>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4E050DC9"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5702D6">
        <w:t xml:space="preserve">Figure </w:t>
      </w:r>
      <w:r w:rsidR="005702D6">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5702D6">
        <w:t xml:space="preserve">Figure </w:t>
      </w:r>
      <w:r w:rsidR="005702D6">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74064AE" w:rsidR="00C87610" w:rsidRDefault="00AA1FBD" w:rsidP="00E80D3C">
      <w:pPr>
        <w:pStyle w:val="Caption"/>
      </w:pPr>
      <w:bookmarkStart w:id="105"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5702D6">
        <w:rPr>
          <w:noProof/>
        </w:rPr>
        <w:t>14</w:t>
      </w:r>
      <w:r w:rsidR="00FA06BD">
        <w:rPr>
          <w:noProof/>
        </w:rPr>
        <w:fldChar w:fldCharType="end"/>
      </w:r>
      <w:bookmarkEnd w:id="105"/>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lastRenderedPageBreak/>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lastRenderedPageBreak/>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106" w:name="_Toc34385334"/>
      <w:r>
        <w:t>Observations</w:t>
      </w:r>
      <w:r w:rsidR="00E72AD2" w:rsidRPr="00E72AD2">
        <w:t xml:space="preserve"> </w:t>
      </w:r>
      <w:r w:rsidR="004F1D87" w:rsidRPr="00E72AD2">
        <w:t>Ontology</w:t>
      </w:r>
      <w:bookmarkEnd w:id="106"/>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pPr>
      <w:r>
        <w:lastRenderedPageBreak/>
        <w:t>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4DDE0217" w:rsidR="008A4F0D" w:rsidRDefault="008A4F0D" w:rsidP="008A4F0D">
      <w:pPr>
        <w:spacing w:after="120"/>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5702D6">
        <w:t xml:space="preserve">Table </w:t>
      </w:r>
      <w:r w:rsidR="005702D6">
        <w:rPr>
          <w:noProof/>
        </w:rPr>
        <w:t>10</w:t>
      </w:r>
      <w:r>
        <w:fldChar w:fldCharType="end"/>
      </w:r>
      <w:r>
        <w:t>.</w:t>
      </w:r>
    </w:p>
    <w:p w14:paraId="66850180" w14:textId="77777777" w:rsidR="008A4F0D" w:rsidRDefault="008A4F0D" w:rsidP="008A4F0D">
      <w:pPr>
        <w:spacing w:after="120"/>
      </w:pPr>
      <w:r>
        <w:t xml:space="preserve">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w:t>
      </w:r>
      <w:r>
        <w:lastRenderedPageBreak/>
        <w:t>exact feature of interest, they may be in close enough proximity to be related and so a property indicating their similarity is desirable.</w:t>
      </w:r>
    </w:p>
    <w:p w14:paraId="17977141" w14:textId="2F568930" w:rsidR="008A4F0D" w:rsidRDefault="008A4F0D" w:rsidP="008A4F0D">
      <w:pPr>
        <w:pStyle w:val="Caption"/>
        <w:keepNext/>
        <w:spacing w:after="120"/>
      </w:pPr>
      <w:bookmarkStart w:id="107" w:name="_Ref13136457"/>
      <w:r>
        <w:t xml:space="preserve">Table </w:t>
      </w:r>
      <w:fldSimple w:instr=" SEQ Table \* ARABIC ">
        <w:r w:rsidR="005702D6">
          <w:rPr>
            <w:noProof/>
          </w:rPr>
          <w:t>10</w:t>
        </w:r>
      </w:fldSimple>
      <w:bookmarkEnd w:id="107"/>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pPr>
    </w:p>
    <w:p w14:paraId="0987BDE2" w14:textId="77777777" w:rsidR="008A4F0D" w:rsidRDefault="008A4F0D" w:rsidP="008A4F0D">
      <w:pPr>
        <w:pStyle w:val="Heading4"/>
      </w:pPr>
      <w:r>
        <w:t>An Example</w:t>
      </w:r>
    </w:p>
    <w:p w14:paraId="1B6ABD86" w14:textId="1A02D601" w:rsidR="008A4F0D" w:rsidRPr="008A4F0D" w:rsidRDefault="008A4F0D" w:rsidP="008A4F0D">
      <w:pPr>
        <w:spacing w:after="120"/>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5702D6">
        <w:t xml:space="preserve">Figure </w:t>
      </w:r>
      <w:r w:rsidR="005702D6">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2D1358" w:rsidR="008A4F0D" w:rsidRPr="004B447F" w:rsidRDefault="008A4F0D" w:rsidP="008A4F0D">
      <w:pPr>
        <w:pStyle w:val="Caption"/>
        <w:spacing w:after="120"/>
        <w:rPr>
          <w:b w:val="0"/>
        </w:rPr>
      </w:pPr>
      <w:bookmarkStart w:id="108" w:name="_Ref14174696"/>
      <w:r>
        <w:t xml:space="preserve">Figure </w:t>
      </w:r>
      <w:r>
        <w:rPr>
          <w:noProof/>
        </w:rPr>
        <w:fldChar w:fldCharType="begin"/>
      </w:r>
      <w:r>
        <w:rPr>
          <w:noProof/>
        </w:rPr>
        <w:instrText xml:space="preserve"> SEQ Figure \* ARABIC </w:instrText>
      </w:r>
      <w:r>
        <w:rPr>
          <w:noProof/>
        </w:rPr>
        <w:fldChar w:fldCharType="separate"/>
      </w:r>
      <w:r w:rsidR="005702D6">
        <w:rPr>
          <w:noProof/>
        </w:rPr>
        <w:t>15</w:t>
      </w:r>
      <w:r>
        <w:rPr>
          <w:noProof/>
        </w:rPr>
        <w:fldChar w:fldCharType="end"/>
      </w:r>
      <w:bookmarkEnd w:id="108"/>
      <w:r>
        <w:t>: Example use of the Observations Ontology.</w:t>
      </w:r>
    </w:p>
    <w:p w14:paraId="1B48AD7C" w14:textId="413060C4" w:rsidR="008A4F0D" w:rsidRDefault="008A4F0D" w:rsidP="008A4F0D">
      <w:pPr>
        <w:pStyle w:val="Heading4"/>
      </w:pPr>
      <w:r>
        <w:lastRenderedPageBreak/>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9" w:name="_Toc34385335"/>
      <w:r>
        <w:t>Contact Ontology</w:t>
      </w:r>
      <w:bookmarkEnd w:id="109"/>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lastRenderedPageBreak/>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44A27D0" w:rsid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2BE612A8" w14:textId="2A66B10F" w:rsidR="00AF57A4" w:rsidRPr="00376508" w:rsidRDefault="00AF57A4" w:rsidP="00E80D3C">
      <w:pPr>
        <w:rPr>
          <w:lang w:val="en-US" w:bidi="en-US"/>
        </w:rPr>
      </w:pPr>
      <w:r>
        <w:rPr>
          <w:lang w:val="en-US" w:bidi="en-US"/>
        </w:rPr>
        <w:t>The iContact ontology also introduces an object property: has Geo Coordinates. Future work should consider how the relationship between the coordinates of an address and the location it occupies can be formalized. Are the address coordinates always contained within the location in space, or are there some exceptions?</w:t>
      </w:r>
    </w:p>
    <w:p w14:paraId="0F7FD118" w14:textId="167AB78B" w:rsidR="00D01F8A" w:rsidRDefault="00D01F8A" w:rsidP="002A6246">
      <w:pPr>
        <w:pStyle w:val="Heading2"/>
      </w:pPr>
      <w:bookmarkStart w:id="110" w:name="_Toc34385336"/>
      <w:r w:rsidRPr="00EC4B04">
        <w:t>Person</w:t>
      </w:r>
      <w:r w:rsidRPr="00956273">
        <w:t xml:space="preserve"> Ontology</w:t>
      </w:r>
      <w:bookmarkEnd w:id="110"/>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lastRenderedPageBreak/>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lastRenderedPageBreak/>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11" w:name="_Toc34385337"/>
      <w:r>
        <w:t>Household Ontology</w:t>
      </w:r>
      <w:bookmarkEnd w:id="111"/>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lastRenderedPageBreak/>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lastRenderedPageBreak/>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lastRenderedPageBreak/>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12" w:name="_Toc34385338"/>
      <w:r>
        <w:t>Organization Ontology</w:t>
      </w:r>
      <w:bookmarkEnd w:id="112"/>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lastRenderedPageBreak/>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lastRenderedPageBreak/>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lastRenderedPageBreak/>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5B0DFDD2"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as originally presented by</w:t>
      </w:r>
      <w:r w:rsidR="006049CC">
        <w:t xml:space="preserve"> </w:t>
      </w:r>
      <w:r w:rsidR="009E5CF6">
        <w:fldChar w:fldCharType="begin"/>
      </w:r>
      <w:r w:rsidR="009E5CF6">
        <w:instrText xml:space="preserve"> ADDIN EN.CITE &lt;EndNote&gt;&lt;Cite&gt;&lt;Author&gt;Fox&lt;/Author&gt;&lt;Year&gt;1995&lt;/Year&gt;&lt;IDText&gt;An organisation ontology for enterprise modelling: preliminary concepts for linking structure and behaviour&lt;/IDText&gt;&lt;DisplayText&gt;[27]&lt;/DisplayText&gt;&lt;record&gt;&lt;isbn&gt;0818670193&lt;/isbn&gt;&lt;titles&gt;&lt;title&gt;An organisation ontology for enterprise modelling: preliminary concepts for linking structure and behaviour&lt;/title&gt;&lt;secondary-title&gt;Proceedings 4th IEEE Workshop on Enabling Technologies: Infrastructure for Collaborative Enterprises (WET ICE&amp;apos;95)&lt;/secondary-title&gt;&lt;/titles&gt;&lt;pages&gt;71-81&lt;/pages&gt;&lt;contributors&gt;&lt;authors&gt;&lt;author&gt;Fox, Mark S&lt;/author&gt;&lt;author&gt;Barbuceanu, Mihai&lt;/author&gt;&lt;author&gt;Gruninger, Michael&lt;/author&gt;&lt;/authors&gt;&lt;/contributors&gt;&lt;added-date format="utc"&gt;1581533379&lt;/added-date&gt;&lt;ref-type name="Conference Proceeding"&gt;10&lt;/ref-type&gt;&lt;dates&gt;&lt;year&gt;1995&lt;/year&gt;&lt;/dates&gt;&lt;rec-number&gt;54&lt;/rec-number&gt;&lt;publisher&gt;IEEE&lt;/publisher&gt;&lt;last-updated-date format="utc"&gt;1581533379&lt;/last-updated-date&gt;&lt;/record&gt;&lt;/Cite&gt;&lt;/EndNote&gt;</w:instrText>
      </w:r>
      <w:r w:rsidR="009E5CF6">
        <w:fldChar w:fldCharType="separate"/>
      </w:r>
      <w:r w:rsidR="009E5CF6">
        <w:rPr>
          <w:noProof/>
        </w:rPr>
        <w:t>[27]</w:t>
      </w:r>
      <w:r w:rsidR="009E5CF6">
        <w:fldChar w:fldCharType="end"/>
      </w:r>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13" w:name="_Toc34385339"/>
      <w:r>
        <w:t>Building Ontology</w:t>
      </w:r>
      <w:bookmarkEnd w:id="113"/>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r>
      <w:r w:rsidR="00F46BD1">
        <w:lastRenderedPageBreak/>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lastRenderedPageBreak/>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lastRenderedPageBreak/>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14" w:name="_Toc34385340"/>
      <w:r>
        <w:t>Vehicle Ontology</w:t>
      </w:r>
      <w:bookmarkEnd w:id="114"/>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w:t>
            </w:r>
            <w:r>
              <w:lastRenderedPageBreak/>
              <w:t>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15" w:name="_Toc34385341"/>
      <w:r>
        <w:t>Transportation System Ontology</w:t>
      </w:r>
      <w:bookmarkEnd w:id="115"/>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32910F8"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as presented by</w:t>
      </w:r>
      <w:r w:rsidR="00A853CE">
        <w:t xml:space="preserve"> </w:t>
      </w:r>
      <w:r w:rsidR="009E5CF6">
        <w:fldChar w:fldCharType="begin"/>
      </w:r>
      <w:r w:rsidR="009E5CF6">
        <w:instrText xml:space="preserve"> ADDIN EN.CITE &lt;EndNote&gt;&lt;Cite&gt;&lt;Author&gt;Lorenz&lt;/Author&gt;&lt;Year&gt;2005&lt;/Year&gt;&lt;IDText&gt;Ontology of transportation networks&lt;/IDText&gt;&lt;DisplayText&gt;[28]&lt;/DisplayText&gt;&lt;record&gt;&lt;titles&gt;&lt;title&gt;Ontology of transportation networks&lt;/title&gt;&lt;/titles&gt;&lt;contributors&gt;&lt;authors&gt;&lt;author&gt;Lorenz, Bernhard&lt;/author&gt;&lt;author&gt;Ohlbach, Hans Jürgen&lt;/author&gt;&lt;author&gt;Yang, Laibing&lt;/author&gt;&lt;/authors&gt;&lt;/contributors&gt;&lt;added-date format="utc"&gt;1581533562&lt;/added-date&gt;&lt;ref-type name="Journal Article"&gt;17&lt;/ref-type&gt;&lt;dates&gt;&lt;year&gt;2005&lt;/year&gt;&lt;/dates&gt;&lt;rec-number&gt;55&lt;/rec-number&gt;&lt;last-updated-date format="utc"&gt;1581533562&lt;/last-updated-date&gt;&lt;/record&gt;&lt;/Cite&gt;&lt;/EndNote&gt;</w:instrText>
      </w:r>
      <w:r w:rsidR="009E5CF6">
        <w:fldChar w:fldCharType="separate"/>
      </w:r>
      <w:r w:rsidR="009E5CF6">
        <w:rPr>
          <w:noProof/>
        </w:rPr>
        <w:t>[28]</w:t>
      </w:r>
      <w:r w:rsidR="009E5CF6">
        <w:fldChar w:fldCharType="end"/>
      </w:r>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lastRenderedPageBreak/>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r>
      <w:r w:rsidRPr="00503161">
        <w:lastRenderedPageBreak/>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 xml:space="preserve">has an invariant location, which is co-located with (contains </w:t>
      </w:r>
      <w:r w:rsidRPr="00F8610D">
        <w:lastRenderedPageBreak/>
        <w:t>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4B672EBB"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5702D6">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lastRenderedPageBreak/>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16" w:author="Megan Katsumi [2]" w:date="2018-11-14T08:39:00Z">
              <w:r>
                <w:t>LoopDetector</w:t>
              </w:r>
            </w:ins>
          </w:p>
        </w:tc>
        <w:tc>
          <w:tcPr>
            <w:tcW w:w="2310" w:type="dxa"/>
          </w:tcPr>
          <w:p w14:paraId="39B665CE" w14:textId="768C97D5" w:rsidR="00F92DE6" w:rsidRDefault="00F92DE6" w:rsidP="00F92DE6">
            <w:ins w:id="117" w:author="Megan Katsumi [2]" w:date="2018-11-14T09:12:00Z">
              <w:r>
                <w:t>sosa:</w:t>
              </w:r>
            </w:ins>
            <w:ins w:id="118" w:author="Megan Katsumi [2]" w:date="2018-11-14T10:30:00Z">
              <w:r>
                <w:t>detects</w:t>
              </w:r>
            </w:ins>
          </w:p>
        </w:tc>
        <w:tc>
          <w:tcPr>
            <w:tcW w:w="4293" w:type="dxa"/>
          </w:tcPr>
          <w:p w14:paraId="256C6CC0" w14:textId="2E4DF2A3" w:rsidR="00F92DE6" w:rsidRDefault="00F92DE6" w:rsidP="00F92DE6">
            <w:pPr>
              <w:tabs>
                <w:tab w:val="center" w:pos="2335"/>
              </w:tabs>
            </w:pPr>
            <w:ins w:id="119"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20" w:author="Megan Katsumi [2]" w:date="2018-11-14T10:30:00Z">
              <w:r>
                <w:t>sosa:observes</w:t>
              </w:r>
            </w:ins>
          </w:p>
        </w:tc>
        <w:tc>
          <w:tcPr>
            <w:tcW w:w="4293" w:type="dxa"/>
          </w:tcPr>
          <w:p w14:paraId="34D9286A" w14:textId="443F730D" w:rsidR="00F92DE6" w:rsidRDefault="00F92DE6" w:rsidP="00F92DE6">
            <w:pPr>
              <w:tabs>
                <w:tab w:val="center" w:pos="2335"/>
              </w:tabs>
            </w:pPr>
            <w:ins w:id="121"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22" w:author="Megan Katsumi [2]" w:date="2018-11-14T10:32:00Z">
              <w:r>
                <w:t>sosa:observes</w:t>
              </w:r>
            </w:ins>
          </w:p>
        </w:tc>
        <w:tc>
          <w:tcPr>
            <w:tcW w:w="4293" w:type="dxa"/>
          </w:tcPr>
          <w:p w14:paraId="45D6BFE2" w14:textId="6B215E2F" w:rsidR="00F92DE6" w:rsidRDefault="00F92DE6" w:rsidP="00F92DE6">
            <w:pPr>
              <w:tabs>
                <w:tab w:val="center" w:pos="2335"/>
              </w:tabs>
            </w:pPr>
            <w:ins w:id="123"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24" w:author="Megan Katsumi [2]" w:date="2018-11-14T10:32:00Z">
              <w:r>
                <w:t>sosa:observes</w:t>
              </w:r>
            </w:ins>
          </w:p>
        </w:tc>
        <w:tc>
          <w:tcPr>
            <w:tcW w:w="4293" w:type="dxa"/>
          </w:tcPr>
          <w:p w14:paraId="6B904044" w14:textId="4B4711CD" w:rsidR="00F92DE6" w:rsidRDefault="00F92DE6" w:rsidP="00F92DE6">
            <w:pPr>
              <w:tabs>
                <w:tab w:val="center" w:pos="2335"/>
              </w:tabs>
            </w:pPr>
            <w:ins w:id="125" w:author="Megan Katsumi [2]" w:date="2018-11-14T10:32:00Z">
              <w:r>
                <w:t>{</w:t>
              </w:r>
            </w:ins>
            <w:ins w:id="126" w:author="Megan Katsumi [2]" w:date="2018-11-14T10:33:00Z">
              <w:r>
                <w:t>mean_</w:t>
              </w:r>
            </w:ins>
            <w:ins w:id="127" w:author="Megan Katsumi [2]" w:date="2018-11-14T11:14:00Z">
              <w:r>
                <w:t>travel_</w:t>
              </w:r>
            </w:ins>
            <w:ins w:id="128"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9" w:author="Megan Katsumi [2]" w:date="2018-11-14T09:25:00Z">
              <w:r>
                <w:t>sosa:madeObservation</w:t>
              </w:r>
            </w:ins>
          </w:p>
        </w:tc>
        <w:tc>
          <w:tcPr>
            <w:tcW w:w="4293" w:type="dxa"/>
          </w:tcPr>
          <w:p w14:paraId="0EBFD551" w14:textId="3211FBD3" w:rsidR="00F92DE6" w:rsidRDefault="00F92DE6" w:rsidP="00F92DE6">
            <w:pPr>
              <w:tabs>
                <w:tab w:val="center" w:pos="2335"/>
              </w:tabs>
            </w:pPr>
            <w:ins w:id="130" w:author="Megan Katsumi [2]" w:date="2018-11-14T09:25:00Z">
              <w:r>
                <w:t>only (sosa:Observation and sosa:hasFeatureOfInterest</w:t>
              </w:r>
            </w:ins>
            <w:ins w:id="131" w:author="Megan Katsumi [2]" w:date="2018-11-14T09:26:00Z">
              <w:r>
                <w:t xml:space="preserve"> only transport:</w:t>
              </w:r>
            </w:ins>
            <w:ins w:id="132" w:author="Megan Katsumi [2]" w:date="2018-11-14T10:27:00Z">
              <w:r>
                <w:t>Arc</w:t>
              </w:r>
            </w:ins>
            <w:ins w:id="133" w:author="Megan Katsumi [2]" w:date="2018-11-14T10:35:00Z">
              <w:r>
                <w:t xml:space="preserve"> and sosa:</w:t>
              </w:r>
            </w:ins>
            <w:ins w:id="134" w:author="Megan Katsumi [2]" w:date="2018-11-14T12:23:00Z">
              <w:r>
                <w:t>wasO</w:t>
              </w:r>
            </w:ins>
            <w:ins w:id="135" w:author="Megan Katsumi [2]" w:date="2018-11-14T10:35:00Z">
              <w:r>
                <w:t>riginatedBy {vehicle</w:t>
              </w:r>
            </w:ins>
            <w:ins w:id="136" w:author="Megan Katsumi [2]" w:date="2018-11-14T10:36:00Z">
              <w:r>
                <w:t>_presence}</w:t>
              </w:r>
            </w:ins>
            <w:r>
              <w:t xml:space="preserve"> and </w:t>
            </w:r>
            <w:r w:rsidRPr="009C34EF">
              <w:rPr>
                <w:highlight w:val="yellow"/>
              </w:rPr>
              <w:t>sosa:hasResult RoadOccupancy or VehicleVolume or MeanTravelSpeed</w:t>
            </w:r>
            <w:ins w:id="137"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8"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9"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40"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41" w:author="Megan Katsumi [2]" w:date="2018-11-14T10:32:00Z">
              <w:r w:rsidRPr="009C34EF">
                <w:t>{</w:t>
              </w:r>
            </w:ins>
            <w:ins w:id="142" w:author="Megan Katsumi [2]" w:date="2018-11-14T10:33:00Z">
              <w:r w:rsidRPr="009C34EF">
                <w:t>mean_</w:t>
              </w:r>
            </w:ins>
            <w:ins w:id="143" w:author="Megan Katsumi [2]" w:date="2018-11-14T11:14:00Z">
              <w:r w:rsidRPr="009C34EF">
                <w:t>travel_</w:t>
              </w:r>
            </w:ins>
            <w:ins w:id="144"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lastRenderedPageBreak/>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45" w:name="_Toc34385342"/>
      <w:r>
        <w:t xml:space="preserve">Travel </w:t>
      </w:r>
      <w:r w:rsidR="00E91E39">
        <w:t>Costs</w:t>
      </w:r>
      <w:bookmarkEnd w:id="145"/>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lastRenderedPageBreak/>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46" w:name="_Toc34385343"/>
      <w:r>
        <w:t>Parking Ontology</w:t>
      </w:r>
      <w:bookmarkEnd w:id="146"/>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 xml:space="preserve">A Rate may have some minimum charge, specified as either a monetary value or duration (e.g. regardless of the time parked, the customer will be charged at least $5, or the rate </w:t>
      </w:r>
      <w:r w:rsidR="0040449F">
        <w:lastRenderedPageBreak/>
        <w:t>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22DA010"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9E5CF6">
              <w:instrText xml:space="preserve"> ADDIN EN.CITE &lt;EndNote&gt;&lt;Cite ExcludeYear="1"&gt;&lt;Author&gt;Cox&lt;/Author&gt;&lt;Year&gt;2001&lt;/Year&gt;&lt;IDText&gt;Geography markup language (GML) 2.0&lt;/IDText&gt;&lt;DisplayText&gt;[29]&lt;/DisplayText&gt;&lt;record&gt;&lt;titles&gt;&lt;title&gt;Geography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9E5CF6">
              <w:rPr>
                <w:noProof/>
              </w:rPr>
              <w:t>[29]</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7" w:name="_Toc34385344"/>
      <w:r>
        <w:t>Public</w:t>
      </w:r>
      <w:r w:rsidR="00BD7C89">
        <w:t xml:space="preserve"> Transit Ontology</w:t>
      </w:r>
      <w:bookmarkEnd w:id="147"/>
    </w:p>
    <w:p w14:paraId="6A7EE14B" w14:textId="07F0684A" w:rsidR="00D479C9" w:rsidRDefault="00D26BC3"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lastRenderedPageBreak/>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w:t>
      </w:r>
      <w:r w:rsidR="00E575F2">
        <w:lastRenderedPageBreak/>
        <w:t xml:space="preserve">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 xml:space="preserve">change:hasManifestation some Route and  </w:t>
            </w:r>
            <w:r>
              <w:lastRenderedPageBreak/>
              <w:t>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lastRenderedPageBreak/>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lastRenderedPageBreak/>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8" w:name="_Toc34385345"/>
      <w:r>
        <w:t>Land Use</w:t>
      </w:r>
      <w:r w:rsidR="00BA1ACD">
        <w:t xml:space="preserve"> Ontology</w:t>
      </w:r>
      <w:bookmarkEnd w:id="148"/>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lastRenderedPageBreak/>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lastRenderedPageBreak/>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lastRenderedPageBreak/>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55929013"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w:t>
      </w:r>
      <w:r w:rsidR="0062227B">
        <w:t xml:space="preserve"> </w:t>
      </w:r>
      <w:r w:rsidR="009E5CF6">
        <w:fldChar w:fldCharType="begin"/>
      </w:r>
      <w:r w:rsidR="009E5CF6">
        <w:instrText xml:space="preserve"> ADDIN EN.CITE &lt;EndNote&gt;&lt;Cite&gt;&lt;Author&gt;Montenegro&lt;/Author&gt;&lt;Year&gt;2012&lt;/Year&gt;&lt;IDText&gt;A land use planning ontology: LBCS&lt;/IDText&gt;&lt;DisplayText&gt;[30]&lt;/DisplayText&gt;&lt;record&gt;&lt;titles&gt;&lt;title&gt;A land use planning ontology: LBCS&lt;/title&gt;&lt;secondary-title&gt;Future Internet&lt;/secondary-title&gt;&lt;/titles&gt;&lt;pages&gt;65-82&lt;/pages&gt;&lt;number&gt;1&lt;/number&gt;&lt;contributors&gt;&lt;authors&gt;&lt;author&gt;Montenegro, Nuno&lt;/author&gt;&lt;author&gt;Gomes, Jorge C&lt;/author&gt;&lt;author&gt;Urbano, Paulo&lt;/author&gt;&lt;author&gt;Duarte, José P&lt;/author&gt;&lt;/authors&gt;&lt;/contributors&gt;&lt;added-date format="utc"&gt;1581533674&lt;/added-date&gt;&lt;ref-type name="Journal Article"&gt;17&lt;/ref-type&gt;&lt;dates&gt;&lt;year&gt;2012&lt;/year&gt;&lt;/dates&gt;&lt;rec-number&gt;56&lt;/rec-number&gt;&lt;last-updated-date format="utc"&gt;1581533674&lt;/last-updated-date&gt;&lt;volume&gt;4&lt;/volume&gt;&lt;/record&gt;&lt;/Cite&gt;&lt;/EndNote&gt;</w:instrText>
      </w:r>
      <w:r w:rsidR="009E5CF6">
        <w:fldChar w:fldCharType="separate"/>
      </w:r>
      <w:r w:rsidR="009E5CF6">
        <w:rPr>
          <w:noProof/>
        </w:rPr>
        <w:t>[30]</w:t>
      </w:r>
      <w:r w:rsidR="009E5CF6">
        <w:fldChar w:fldCharType="end"/>
      </w:r>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9" w:name="_Toc34385346"/>
      <w:r>
        <w:t>Trip</w:t>
      </w:r>
      <w:r w:rsidR="00BA1ACD">
        <w:t xml:space="preserve"> Ontology</w:t>
      </w:r>
      <w:bookmarkEnd w:id="149"/>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lastRenderedPageBreak/>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50" w:name="_Toc34385347"/>
      <w:r>
        <w:t>Trip Costs</w:t>
      </w:r>
      <w:bookmarkEnd w:id="150"/>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51" w:name="_Toc34385348"/>
      <w:r>
        <w:t>Urban System Ontology</w:t>
      </w:r>
      <w:bookmarkEnd w:id="151"/>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52"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lastRenderedPageBreak/>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53"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54" w:name="_Toc34385349"/>
      <w:r>
        <w:t>Extra-logical Design Practices</w:t>
      </w:r>
      <w:bookmarkEnd w:id="154"/>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lastRenderedPageBreak/>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55" w:name="_Toc34385350"/>
      <w:r>
        <w:t>Evaluation</w:t>
      </w:r>
      <w:bookmarkEnd w:id="155"/>
      <w:r>
        <w:t xml:space="preserve"> </w:t>
      </w:r>
    </w:p>
    <w:p w14:paraId="22F7ADC0" w14:textId="3FC59FB1"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5702D6">
        <w:t>4</w:t>
      </w:r>
      <w:r w:rsidR="0003795F">
        <w:fldChar w:fldCharType="end"/>
      </w:r>
      <w:r w:rsidR="0003795F">
        <w:t xml:space="preserve">. In this section, we review the results of the ontology evaluation </w:t>
      </w:r>
      <w:r w:rsidR="000D2843">
        <w:t>with respect to</w:t>
      </w:r>
      <w:r w:rsidR="0003795F">
        <w:t xml:space="preserve"> consi</w:t>
      </w:r>
      <w:r w:rsidR="006009F8">
        <w:t xml:space="preserve">stency </w:t>
      </w:r>
      <w:r w:rsidR="001731A0">
        <w:t xml:space="preserve">and </w:t>
      </w:r>
      <w:r w:rsidR="006009F8">
        <w:t>competency.</w:t>
      </w:r>
    </w:p>
    <w:p w14:paraId="27993A6D" w14:textId="77777777" w:rsidR="00FC5026" w:rsidRDefault="00FC5026" w:rsidP="00FC5026">
      <w:pPr>
        <w:pStyle w:val="Heading2"/>
      </w:pPr>
      <w:bookmarkStart w:id="156" w:name="_Toc34385351"/>
      <w:r>
        <w:t>Consistency</w:t>
      </w:r>
      <w:bookmarkEnd w:id="156"/>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7" w:name="_Toc34385352"/>
      <w:r>
        <w:lastRenderedPageBreak/>
        <w:t>Competency</w:t>
      </w:r>
      <w:bookmarkEnd w:id="157"/>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8"/>
      <w:r w:rsidR="00315993">
        <w:rPr>
          <w:lang w:val="en-US" w:bidi="en-US"/>
        </w:rPr>
        <w:t>section</w:t>
      </w:r>
      <w:commentRangeEnd w:id="158"/>
      <w:r w:rsidR="00535EDF">
        <w:rPr>
          <w:rStyle w:val="CommentReference"/>
          <w:rFonts w:asciiTheme="minorHAnsi" w:eastAsiaTheme="minorEastAsia" w:hAnsiTheme="minorHAnsi"/>
          <w:lang w:val="en-US" w:bidi="en-US"/>
        </w:rPr>
        <w:commentReference w:id="158"/>
      </w:r>
      <w:r w:rsidR="00315993">
        <w:rPr>
          <w:lang w:val="en-US" w:bidi="en-US"/>
        </w:rPr>
        <w:t>:</w:t>
      </w:r>
    </w:p>
    <w:p w14:paraId="30508B0F" w14:textId="48B9BA4C" w:rsidR="00315993" w:rsidRDefault="00315993" w:rsidP="008C7F3C">
      <w:pPr>
        <w:pStyle w:val="ListParagraph"/>
        <w:numPr>
          <w:ilvl w:val="0"/>
          <w:numId w:val="34"/>
        </w:numPr>
      </w:pPr>
      <w:r>
        <w:t>rdf:</w:t>
      </w:r>
    </w:p>
    <w:p w14:paraId="2A470F5B" w14:textId="62B80725" w:rsidR="00315993" w:rsidRDefault="00315993" w:rsidP="008C7F3C">
      <w:pPr>
        <w:pStyle w:val="ListParagraph"/>
        <w:numPr>
          <w:ilvl w:val="0"/>
          <w:numId w:val="34"/>
        </w:numPr>
      </w:pPr>
      <w:r>
        <w:t>rdfs:</w:t>
      </w:r>
    </w:p>
    <w:p w14:paraId="3E41BAED" w14:textId="074C01C2" w:rsidR="00315993" w:rsidRDefault="00315993" w:rsidP="008C7F3C">
      <w:pPr>
        <w:pStyle w:val="ListParagraph"/>
        <w:numPr>
          <w:ilvl w:val="0"/>
          <w:numId w:val="34"/>
        </w:numPr>
      </w:pPr>
      <w:r>
        <w:t>owl:</w:t>
      </w:r>
    </w:p>
    <w:p w14:paraId="7324B17C"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8C7F3C">
      <w:pPr>
        <w:pStyle w:val="ListParagraph"/>
        <w:numPr>
          <w:ilvl w:val="0"/>
          <w:numId w:val="34"/>
        </w:numPr>
      </w:pPr>
    </w:p>
    <w:p w14:paraId="00510207" w14:textId="56CF0F1A" w:rsidR="00315993" w:rsidRDefault="00315993" w:rsidP="00286604">
      <w:pPr>
        <w:rPr>
          <w:lang w:val="en-US" w:bidi="en-US"/>
        </w:rPr>
      </w:pPr>
      <w:r>
        <w:rPr>
          <w:lang w:val="en-US" w:bidi="en-US"/>
        </w:rPr>
        <w:lastRenderedPageBreak/>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9" w:name="_Toc34385353"/>
      <w:r>
        <w:t>CQs for Land Use and Transportation Simulation</w:t>
      </w:r>
      <w:bookmarkEnd w:id="159"/>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lastRenderedPageBreak/>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lastRenderedPageBreak/>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lastRenderedPageBreak/>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60" w:name="_Toc34385354"/>
      <w:r>
        <w:t xml:space="preserve">CQs for </w:t>
      </w:r>
      <w:r w:rsidR="00FE1FC4">
        <w:t>Transit Research</w:t>
      </w:r>
      <w:bookmarkEnd w:id="160"/>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lastRenderedPageBreak/>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r w:rsidRPr="00C70D21">
        <w:rPr>
          <w:rFonts w:ascii="Courier" w:hAnsi="Courier"/>
        </w:rPr>
        <w:t xml:space="preserve">SELECT ?x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lastRenderedPageBreak/>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204F3DB8" w:rsidR="006C7A40" w:rsidRDefault="006C7A40" w:rsidP="006C7A40">
      <w:pPr>
        <w:pStyle w:val="Heading3"/>
      </w:pPr>
      <w:bookmarkStart w:id="161" w:name="_Toc34385355"/>
      <w:r>
        <w:t xml:space="preserve">CQs for </w:t>
      </w:r>
      <w:r w:rsidR="00FE1FC4">
        <w:t>Smart Parking Applications</w:t>
      </w:r>
      <w:bookmarkEnd w:id="161"/>
    </w:p>
    <w:p w14:paraId="1AFF8C52" w14:textId="37F50C2A" w:rsidR="00DB1351" w:rsidRPr="00DB1351" w:rsidRDefault="00DB1351" w:rsidP="00DB1351">
      <w:pPr>
        <w:rPr>
          <w:lang w:val="en-US" w:bidi="en-US"/>
        </w:rPr>
      </w:pPr>
      <w:r>
        <w:rPr>
          <w:lang w:val="en-US" w:bidi="en-US"/>
        </w:rPr>
        <w:t xml:space="preserve">Note that parking information is one example of a scenario where </w:t>
      </w:r>
      <w:r w:rsidR="00794A0A">
        <w:rPr>
          <w:lang w:val="en-US" w:bidi="en-US"/>
        </w:rPr>
        <w:t xml:space="preserve">the majority of the </w:t>
      </w:r>
      <w:r w:rsidR="00043D02">
        <w:rPr>
          <w:lang w:val="en-US" w:bidi="en-US"/>
        </w:rPr>
        <w:t>data</w:t>
      </w:r>
      <w:r>
        <w:rPr>
          <w:lang w:val="en-US" w:bidi="en-US"/>
        </w:rPr>
        <w:t xml:space="preserve"> </w:t>
      </w:r>
      <w:r w:rsidR="00794A0A">
        <w:rPr>
          <w:lang w:val="en-US" w:bidi="en-US"/>
        </w:rPr>
        <w:t xml:space="preserve">of interest </w:t>
      </w:r>
      <w:r>
        <w:rPr>
          <w:lang w:val="en-US" w:bidi="en-US"/>
        </w:rPr>
        <w:t>is</w:t>
      </w:r>
      <w:r w:rsidR="001B7F62">
        <w:rPr>
          <w:lang w:val="en-US" w:bidi="en-US"/>
        </w:rPr>
        <w:t xml:space="preserve"> </w:t>
      </w:r>
      <w:r>
        <w:rPr>
          <w:lang w:val="en-US" w:bidi="en-US"/>
        </w:rPr>
        <w:t>subject to change</w:t>
      </w:r>
      <w:r w:rsidR="002C06BA">
        <w:rPr>
          <w:lang w:val="en-US" w:bidi="en-US"/>
        </w:rPr>
        <w:t xml:space="preserve">, (currently) </w:t>
      </w:r>
      <w:r w:rsidR="00043D02">
        <w:rPr>
          <w:lang w:val="en-US" w:bidi="en-US"/>
        </w:rPr>
        <w:t xml:space="preserve">at a low frequency. In such cases, rather than formulate queries for specific points in time, it is sufficient to organize the results </w:t>
      </w:r>
      <w:r w:rsidR="002C06BA">
        <w:rPr>
          <w:lang w:val="en-US" w:bidi="en-US"/>
        </w:rPr>
        <w:t xml:space="preserve">for time-variant properties </w:t>
      </w:r>
      <w:r w:rsidR="00043D02">
        <w:rPr>
          <w:lang w:val="en-US" w:bidi="en-US"/>
        </w:rPr>
        <w:t>by their associated timepoint or interval. In the future as more real-time data becomes available, the nature of this may change and there will be more queries oriented toward data associated with specific timepoints (i.e. “now”).</w:t>
      </w:r>
    </w:p>
    <w:p w14:paraId="0A4CCD4C" w14:textId="5CA11EB2" w:rsidR="00FE1FC4" w:rsidRDefault="00FE1FC4" w:rsidP="00FE1FC4">
      <w:pPr>
        <w:ind w:left="720" w:hanging="360"/>
      </w:pPr>
      <w:r>
        <w:rPr>
          <w:lang w:val="en-US" w:bidi="en-US"/>
        </w:rPr>
        <w:t xml:space="preserve">CQ3-1 </w:t>
      </w:r>
      <w:r>
        <w:t>What is the address of the parking lot P?</w:t>
      </w:r>
    </w:p>
    <w:p w14:paraId="2C236B15" w14:textId="0312C2EC" w:rsidR="002278F3" w:rsidRDefault="002278F3" w:rsidP="00FE1FC4">
      <w:pPr>
        <w:ind w:left="720" w:hanging="360"/>
      </w:pPr>
      <w:r>
        <w:t>The following query returns the street number and name for a particular parking lot. Other attributes of address exist and may be referenced as required.</w:t>
      </w:r>
      <w:r w:rsidR="00011CCB">
        <w:t xml:space="preserve"> As it is possible for the address to change over time, the query returns </w:t>
      </w:r>
      <w:r w:rsidR="00432001">
        <w:t>all distinct values for the lot’s address.</w:t>
      </w:r>
    </w:p>
    <w:p w14:paraId="7454B6A2" w14:textId="488EA074" w:rsidR="002E01DF" w:rsidRDefault="002E01DF" w:rsidP="002E01DF">
      <w:pPr>
        <w:ind w:left="1080" w:hanging="360"/>
        <w:rPr>
          <w:rFonts w:ascii="Courier" w:hAnsi="Courier"/>
        </w:rPr>
      </w:pPr>
      <w:r>
        <w:rPr>
          <w:rFonts w:ascii="Courier" w:hAnsi="Courier"/>
        </w:rPr>
        <w:t xml:space="preserve">SELECT </w:t>
      </w:r>
      <w:r w:rsidR="00011CCB">
        <w:rPr>
          <w:rFonts w:ascii="Courier" w:hAnsi="Courier"/>
        </w:rPr>
        <w:t xml:space="preserve">DISTINCT </w:t>
      </w:r>
      <w:r>
        <w:rPr>
          <w:rFonts w:ascii="Courier" w:hAnsi="Courier"/>
        </w:rPr>
        <w:t>?</w:t>
      </w:r>
      <w:r w:rsidR="002278F3">
        <w:rPr>
          <w:rFonts w:ascii="Courier" w:hAnsi="Courier"/>
        </w:rPr>
        <w:t>num ?street</w:t>
      </w:r>
      <w:r w:rsidR="00011CCB">
        <w:rPr>
          <w:rFonts w:ascii="Courier" w:hAnsi="Courier"/>
        </w:rPr>
        <w:t xml:space="preserve"> </w:t>
      </w:r>
      <w:r w:rsidR="00DB1351">
        <w:rPr>
          <w:rFonts w:ascii="Courier" w:hAnsi="Courier"/>
        </w:rPr>
        <w:t>MAX</w:t>
      </w:r>
      <w:r w:rsidR="00011CCB">
        <w:rPr>
          <w:rFonts w:ascii="Courier" w:hAnsi="Courier"/>
        </w:rPr>
        <w:t>(?t)</w:t>
      </w:r>
      <w:r>
        <w:rPr>
          <w:rFonts w:ascii="Courier" w:hAnsi="Courier"/>
        </w:rPr>
        <w:t xml:space="preserve"> WHERE {</w:t>
      </w:r>
    </w:p>
    <w:p w14:paraId="5BDB4685" w14:textId="7AAACEC5" w:rsidR="00804CF9" w:rsidRDefault="002E01DF" w:rsidP="002278F3">
      <w:pPr>
        <w:ind w:left="1080" w:hanging="360"/>
        <w:rPr>
          <w:rFonts w:ascii="Courier" w:hAnsi="Courier"/>
        </w:rPr>
      </w:pPr>
      <w:r w:rsidRPr="005E5F3C">
        <w:rPr>
          <w:rFonts w:ascii="Courier" w:hAnsi="Courier"/>
          <w:highlight w:val="lightGray"/>
        </w:rPr>
        <w:t>{</w:t>
      </w:r>
      <w:r w:rsidR="002278F3">
        <w:rPr>
          <w:rFonts w:ascii="Courier" w:hAnsi="Courier"/>
          <w:highlight w:val="lightGray"/>
        </w:rPr>
        <w:t>lot</w:t>
      </w:r>
      <w:r w:rsidR="00804CF9">
        <w:rPr>
          <w:rFonts w:ascii="Courier" w:hAnsi="Courier"/>
          <w:highlight w:val="lightGray"/>
        </w:rPr>
        <w:t>pd</w:t>
      </w:r>
      <w:r w:rsidRPr="005E5F3C">
        <w:rPr>
          <w:rFonts w:ascii="Courier" w:hAnsi="Courier"/>
          <w:highlight w:val="lightGray"/>
        </w:rPr>
        <w:t>}</w:t>
      </w:r>
      <w:r>
        <w:rPr>
          <w:rFonts w:ascii="Courier" w:hAnsi="Courier"/>
        </w:rPr>
        <w:t xml:space="preserve"> </w:t>
      </w:r>
      <w:r w:rsidR="002278F3">
        <w:rPr>
          <w:rFonts w:ascii="Courier" w:hAnsi="Courier"/>
        </w:rPr>
        <w:t xml:space="preserve">rdf:type </w:t>
      </w:r>
      <w:r w:rsidR="00804CF9">
        <w:rPr>
          <w:rFonts w:ascii="Courier" w:hAnsi="Courier"/>
        </w:rPr>
        <w:t>parking:ParkingAreaPD;</w:t>
      </w:r>
    </w:p>
    <w:p w14:paraId="346F7BBA" w14:textId="67C0CB10" w:rsidR="00804CF9" w:rsidRDefault="00804CF9" w:rsidP="002278F3">
      <w:pPr>
        <w:ind w:left="1080" w:hanging="360"/>
        <w:rPr>
          <w:rFonts w:ascii="Courier" w:hAnsi="Courier"/>
        </w:rPr>
      </w:pPr>
      <w:r>
        <w:rPr>
          <w:rFonts w:ascii="Courier" w:hAnsi="Courier"/>
        </w:rPr>
        <w:t>change:hasManifestation ?lot.</w:t>
      </w:r>
    </w:p>
    <w:p w14:paraId="42FE9762" w14:textId="5CA01E21" w:rsidR="002278F3" w:rsidRDefault="00804CF9" w:rsidP="002278F3">
      <w:pPr>
        <w:ind w:left="1080" w:hanging="360"/>
        <w:rPr>
          <w:rFonts w:ascii="Courier" w:hAnsi="Courier"/>
        </w:rPr>
      </w:pPr>
      <w:r>
        <w:rPr>
          <w:rFonts w:ascii="Courier" w:hAnsi="Courier"/>
        </w:rPr>
        <w:t xml:space="preserve">?lot rdf:type </w:t>
      </w:r>
      <w:r w:rsidR="002278F3">
        <w:rPr>
          <w:rFonts w:ascii="Courier" w:hAnsi="Courier"/>
        </w:rPr>
        <w:t>parking:ParkingFacility;</w:t>
      </w:r>
    </w:p>
    <w:p w14:paraId="16B4FFDC" w14:textId="0B7807D6" w:rsidR="00011CCB" w:rsidRDefault="00011CCB" w:rsidP="002278F3">
      <w:pPr>
        <w:ind w:left="1080" w:hanging="360"/>
        <w:rPr>
          <w:rFonts w:ascii="Courier" w:hAnsi="Courier"/>
        </w:rPr>
      </w:pPr>
      <w:r>
        <w:rPr>
          <w:rFonts w:ascii="Courier" w:hAnsi="Courier"/>
        </w:rPr>
        <w:t>change:existsAt ?t</w:t>
      </w:r>
    </w:p>
    <w:p w14:paraId="70EF6A85" w14:textId="4706FF3D" w:rsidR="002278F3" w:rsidRDefault="002278F3" w:rsidP="002278F3">
      <w:pPr>
        <w:ind w:left="1080" w:hanging="360"/>
        <w:rPr>
          <w:rFonts w:ascii="Courier" w:hAnsi="Courier"/>
        </w:rPr>
      </w:pPr>
      <w:r>
        <w:rPr>
          <w:rFonts w:ascii="Courier" w:hAnsi="Courier"/>
        </w:rPr>
        <w:t>icontact:hasAddress ?a.</w:t>
      </w:r>
    </w:p>
    <w:p w14:paraId="5CEC6CF5" w14:textId="4F3149EA" w:rsidR="002E01DF" w:rsidRDefault="002278F3" w:rsidP="002E01DF">
      <w:pPr>
        <w:ind w:left="1080" w:hanging="360"/>
        <w:rPr>
          <w:rFonts w:ascii="Courier" w:hAnsi="Courier"/>
        </w:rPr>
      </w:pPr>
      <w:r>
        <w:rPr>
          <w:rFonts w:ascii="Courier" w:hAnsi="Courier"/>
        </w:rPr>
        <w:t>?a icontact:hasStreetNumber ?num</w:t>
      </w:r>
      <w:r w:rsidR="002E01DF">
        <w:rPr>
          <w:rFonts w:ascii="Courier" w:hAnsi="Courier"/>
        </w:rPr>
        <w:t>.</w:t>
      </w:r>
    </w:p>
    <w:p w14:paraId="30ED62E3" w14:textId="2490A89C" w:rsidR="002278F3" w:rsidRDefault="002278F3" w:rsidP="002E01DF">
      <w:pPr>
        <w:ind w:left="1080" w:hanging="360"/>
        <w:rPr>
          <w:rFonts w:ascii="Courier" w:hAnsi="Courier"/>
        </w:rPr>
      </w:pPr>
      <w:r>
        <w:rPr>
          <w:rFonts w:ascii="Courier" w:hAnsi="Courier"/>
        </w:rPr>
        <w:lastRenderedPageBreak/>
        <w:t>?a icontact:hasStreet ?street.</w:t>
      </w:r>
    </w:p>
    <w:p w14:paraId="751CE38B" w14:textId="77777777" w:rsidR="002E01DF" w:rsidRDefault="002E01DF" w:rsidP="002E01DF">
      <w:pPr>
        <w:ind w:left="1080" w:hanging="360"/>
        <w:rPr>
          <w:rFonts w:ascii="Courier" w:hAnsi="Courier"/>
        </w:rPr>
      </w:pPr>
      <w:r>
        <w:rPr>
          <w:rFonts w:ascii="Courier" w:hAnsi="Courier"/>
        </w:rPr>
        <w:t>}</w:t>
      </w:r>
    </w:p>
    <w:p w14:paraId="2E7FB522" w14:textId="77777777" w:rsidR="002E01DF" w:rsidRDefault="002E01DF" w:rsidP="00FE1FC4">
      <w:pPr>
        <w:ind w:left="720" w:hanging="360"/>
      </w:pPr>
    </w:p>
    <w:p w14:paraId="3F6C87D8" w14:textId="49DD423B" w:rsidR="00FE1FC4" w:rsidRDefault="00FE1FC4" w:rsidP="00FE1FC4">
      <w:pPr>
        <w:ind w:left="720" w:hanging="360"/>
      </w:pPr>
      <w:r>
        <w:t>CQ3-2 What is the capacity of parking lot P</w:t>
      </w:r>
      <w:r w:rsidR="006F3DA6">
        <w:t>?</w:t>
      </w:r>
    </w:p>
    <w:p w14:paraId="4842BB3B" w14:textId="16D6BD71" w:rsidR="006F3DA6" w:rsidRDefault="006F3DA6" w:rsidP="00FE1FC4">
      <w:pPr>
        <w:ind w:left="720" w:hanging="360"/>
      </w:pPr>
      <w:r>
        <w:t xml:space="preserve">The capacity of a parking lot may change over time (e.g. as a result of layout changes), thus this query returns all </w:t>
      </w:r>
      <w:r w:rsidR="00432001">
        <w:t xml:space="preserve">distinct </w:t>
      </w:r>
      <w:r>
        <w:t>capacities of the parking lot.</w:t>
      </w:r>
    </w:p>
    <w:p w14:paraId="7F9C5568" w14:textId="6E439FB8" w:rsidR="009E2E00" w:rsidRDefault="009E2E00" w:rsidP="009E2E00">
      <w:pPr>
        <w:ind w:left="1080" w:hanging="360"/>
        <w:rPr>
          <w:rFonts w:ascii="Courier" w:hAnsi="Courier"/>
        </w:rPr>
      </w:pPr>
      <w:r>
        <w:rPr>
          <w:rFonts w:ascii="Courier" w:hAnsi="Courier"/>
        </w:rPr>
        <w:t xml:space="preserve">SELECT </w:t>
      </w:r>
      <w:r w:rsidR="006F3DA6">
        <w:rPr>
          <w:rFonts w:ascii="Courier" w:hAnsi="Courier"/>
        </w:rPr>
        <w:t xml:space="preserve">DISTINCT </w:t>
      </w:r>
      <w:r>
        <w:rPr>
          <w:rFonts w:ascii="Courier" w:hAnsi="Courier"/>
        </w:rPr>
        <w:t xml:space="preserve">?capacity </w:t>
      </w:r>
      <w:r w:rsidR="00DB1351">
        <w:rPr>
          <w:rFonts w:ascii="Courier" w:hAnsi="Courier"/>
        </w:rPr>
        <w:t>MAX</w:t>
      </w:r>
      <w:r w:rsidR="00432001">
        <w:rPr>
          <w:rFonts w:ascii="Courier" w:hAnsi="Courier"/>
        </w:rPr>
        <w:t>(</w:t>
      </w:r>
      <w:r w:rsidR="006F3DA6">
        <w:rPr>
          <w:rFonts w:ascii="Courier" w:hAnsi="Courier"/>
        </w:rPr>
        <w:t>?t</w:t>
      </w:r>
      <w:r w:rsidR="00432001">
        <w:rPr>
          <w:rFonts w:ascii="Courier" w:hAnsi="Courier"/>
        </w:rPr>
        <w:t>)</w:t>
      </w:r>
      <w:r w:rsidR="006F3DA6">
        <w:rPr>
          <w:rFonts w:ascii="Courier" w:hAnsi="Courier"/>
        </w:rPr>
        <w:t xml:space="preserve"> </w:t>
      </w:r>
      <w:r>
        <w:rPr>
          <w:rFonts w:ascii="Courier" w:hAnsi="Courier"/>
        </w:rPr>
        <w:t>WHERE {</w:t>
      </w:r>
    </w:p>
    <w:p w14:paraId="5E1E48A7"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4AD604AF" w14:textId="77777777" w:rsidR="00804CF9" w:rsidRDefault="00804CF9" w:rsidP="00804CF9">
      <w:pPr>
        <w:ind w:left="1080" w:hanging="360"/>
        <w:rPr>
          <w:rFonts w:ascii="Courier" w:hAnsi="Courier"/>
        </w:rPr>
      </w:pPr>
      <w:r>
        <w:rPr>
          <w:rFonts w:ascii="Courier" w:hAnsi="Courier"/>
        </w:rPr>
        <w:t>change:hasManifestation ?lot.</w:t>
      </w:r>
    </w:p>
    <w:p w14:paraId="2B856561" w14:textId="0F7E9B7F" w:rsidR="009E2E00" w:rsidRDefault="00804CF9" w:rsidP="00804CF9">
      <w:pPr>
        <w:ind w:left="1080" w:hanging="360"/>
        <w:rPr>
          <w:rFonts w:ascii="Courier" w:hAnsi="Courier"/>
        </w:rPr>
      </w:pPr>
      <w:r>
        <w:rPr>
          <w:rFonts w:ascii="Courier" w:hAnsi="Courier"/>
        </w:rPr>
        <w:t xml:space="preserve">?lot </w:t>
      </w:r>
      <w:r w:rsidR="009E2E00">
        <w:rPr>
          <w:rFonts w:ascii="Courier" w:hAnsi="Courier"/>
        </w:rPr>
        <w:t>rdf:type parking:ParkingArea;</w:t>
      </w:r>
    </w:p>
    <w:p w14:paraId="287BD936" w14:textId="1E37484C" w:rsidR="006F3DA6" w:rsidRDefault="006F3DA6" w:rsidP="009E2E00">
      <w:pPr>
        <w:ind w:left="1080" w:hanging="360"/>
        <w:rPr>
          <w:rFonts w:ascii="Courier" w:hAnsi="Courier"/>
        </w:rPr>
      </w:pPr>
      <w:r>
        <w:rPr>
          <w:rFonts w:ascii="Courier" w:hAnsi="Courier"/>
        </w:rPr>
        <w:t>change:existsAt ?t</w:t>
      </w:r>
    </w:p>
    <w:p w14:paraId="378EF19C" w14:textId="27D5AB60" w:rsidR="009E2E00" w:rsidRDefault="009E2E00" w:rsidP="009E2E00">
      <w:pPr>
        <w:ind w:left="1080" w:hanging="360"/>
        <w:rPr>
          <w:rFonts w:ascii="Courier" w:hAnsi="Courier"/>
        </w:rPr>
      </w:pPr>
      <w:r>
        <w:rPr>
          <w:rFonts w:ascii="Courier" w:hAnsi="Courier"/>
        </w:rPr>
        <w:t>parking:hasVehicleCapacity ?c.</w:t>
      </w:r>
    </w:p>
    <w:p w14:paraId="01D7D06E" w14:textId="1458FA30" w:rsidR="009E2E00" w:rsidRDefault="009E2E00" w:rsidP="009E2E00">
      <w:pPr>
        <w:ind w:left="1080" w:hanging="360"/>
        <w:rPr>
          <w:rFonts w:ascii="Courier" w:hAnsi="Courier"/>
        </w:rPr>
      </w:pPr>
      <w:r>
        <w:rPr>
          <w:rFonts w:ascii="Courier" w:hAnsi="Courier"/>
        </w:rPr>
        <w:t>?</w:t>
      </w:r>
      <w:r w:rsidR="006F3DA6">
        <w:rPr>
          <w:rFonts w:ascii="Courier" w:hAnsi="Courier"/>
        </w:rPr>
        <w:t>c</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has_value</w:t>
      </w:r>
      <w:r>
        <w:rPr>
          <w:rFonts w:ascii="Courier" w:hAnsi="Courier"/>
        </w:rPr>
        <w:t xml:space="preserve"> ?</w:t>
      </w:r>
      <w:r w:rsidR="006F3DA6">
        <w:rPr>
          <w:rFonts w:ascii="Courier" w:hAnsi="Courier"/>
        </w:rPr>
        <w:t>c_measure</w:t>
      </w:r>
      <w:r>
        <w:rPr>
          <w:rFonts w:ascii="Courier" w:hAnsi="Courier"/>
        </w:rPr>
        <w:t>.</w:t>
      </w:r>
    </w:p>
    <w:p w14:paraId="4F63CEDF" w14:textId="21D40DD7" w:rsidR="009E2E00" w:rsidRDefault="009E2E00" w:rsidP="009E2E00">
      <w:pPr>
        <w:ind w:left="1080" w:hanging="360"/>
        <w:rPr>
          <w:rFonts w:ascii="Courier" w:hAnsi="Courier"/>
        </w:rPr>
      </w:pPr>
      <w:r>
        <w:rPr>
          <w:rFonts w:ascii="Courier" w:hAnsi="Courier"/>
        </w:rPr>
        <w:t>?</w:t>
      </w:r>
      <w:r w:rsidR="006F3DA6">
        <w:rPr>
          <w:rFonts w:ascii="Courier" w:hAnsi="Courier"/>
        </w:rPr>
        <w:t>c_measure</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has_numerical_value</w:t>
      </w:r>
      <w:r>
        <w:rPr>
          <w:rFonts w:ascii="Courier" w:hAnsi="Courier"/>
        </w:rPr>
        <w:t xml:space="preserve"> ?</w:t>
      </w:r>
      <w:r w:rsidR="006F3DA6">
        <w:rPr>
          <w:rFonts w:ascii="Courier" w:hAnsi="Courier"/>
        </w:rPr>
        <w:t>capacity</w:t>
      </w:r>
      <w:r>
        <w:rPr>
          <w:rFonts w:ascii="Courier" w:hAnsi="Courier"/>
        </w:rPr>
        <w:t>.</w:t>
      </w:r>
    </w:p>
    <w:p w14:paraId="430422B8" w14:textId="77777777" w:rsidR="009E2E00" w:rsidRDefault="009E2E00" w:rsidP="009E2E00">
      <w:pPr>
        <w:ind w:left="1080" w:hanging="360"/>
        <w:rPr>
          <w:rFonts w:ascii="Courier" w:hAnsi="Courier"/>
        </w:rPr>
      </w:pPr>
      <w:r>
        <w:rPr>
          <w:rFonts w:ascii="Courier" w:hAnsi="Courier"/>
        </w:rPr>
        <w:t>}</w:t>
      </w:r>
    </w:p>
    <w:p w14:paraId="56E98623" w14:textId="77777777" w:rsidR="009E2E00" w:rsidRDefault="009E2E00" w:rsidP="00FE1FC4">
      <w:pPr>
        <w:ind w:left="720" w:hanging="360"/>
      </w:pPr>
    </w:p>
    <w:p w14:paraId="41A43BE4" w14:textId="1110AF8A" w:rsidR="00FE1FC4" w:rsidRDefault="00FE1FC4" w:rsidP="00FE1FC4">
      <w:pPr>
        <w:ind w:left="720" w:hanging="360"/>
      </w:pPr>
      <w:r>
        <w:t xml:space="preserve">CQ3-3 Is it accessible by disabled people, and if so how many parking </w:t>
      </w:r>
      <w:r w:rsidR="00CE5C46">
        <w:t>spots</w:t>
      </w:r>
      <w:r>
        <w:t xml:space="preserve"> are for disabled vehicles?</w:t>
      </w:r>
    </w:p>
    <w:p w14:paraId="482AFEF3" w14:textId="61E4C465" w:rsidR="00DB1351" w:rsidRDefault="00DB1351" w:rsidP="00FE1FC4">
      <w:pPr>
        <w:ind w:left="720" w:hanging="360"/>
      </w:pPr>
      <w:r>
        <w:t>The allocation of accessible parking spaces may change over time thus a temporal dimension is also included in the query. The result will return the number of accessible parking spaces (if any) on record for a parking lot, including changes made to this figure over time.</w:t>
      </w:r>
    </w:p>
    <w:p w14:paraId="6D5E1077" w14:textId="793E672A" w:rsidR="00CE5C46" w:rsidRDefault="00CE5C46" w:rsidP="00CE5C46">
      <w:pPr>
        <w:ind w:left="1080" w:hanging="360"/>
        <w:rPr>
          <w:rFonts w:ascii="Courier" w:hAnsi="Courier"/>
        </w:rPr>
      </w:pPr>
      <w:r>
        <w:rPr>
          <w:rFonts w:ascii="Courier" w:hAnsi="Courier"/>
        </w:rPr>
        <w:t xml:space="preserve">SELECT </w:t>
      </w:r>
      <w:r w:rsidR="00370824">
        <w:rPr>
          <w:rFonts w:ascii="Courier" w:hAnsi="Courier"/>
        </w:rPr>
        <w:t xml:space="preserve">?t </w:t>
      </w:r>
      <w:r w:rsidR="00DB1351">
        <w:rPr>
          <w:rFonts w:ascii="Courier" w:hAnsi="Courier"/>
        </w:rPr>
        <w:t>(</w:t>
      </w:r>
      <w:r>
        <w:rPr>
          <w:rFonts w:ascii="Courier" w:hAnsi="Courier"/>
        </w:rPr>
        <w:t>COUNT(?p AS ?accessible_spot)</w:t>
      </w:r>
      <w:r w:rsidR="00DB1351">
        <w:rPr>
          <w:rFonts w:ascii="Courier" w:hAnsi="Courier"/>
        </w:rPr>
        <w:t>)</w:t>
      </w:r>
      <w:r>
        <w:rPr>
          <w:rFonts w:ascii="Courier" w:hAnsi="Courier"/>
        </w:rPr>
        <w:t xml:space="preserve"> WHERE {</w:t>
      </w:r>
    </w:p>
    <w:p w14:paraId="05B2A704"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1BDF921" w14:textId="77777777" w:rsidR="00804CF9" w:rsidRDefault="00804CF9" w:rsidP="00804CF9">
      <w:pPr>
        <w:ind w:left="1080" w:hanging="360"/>
        <w:rPr>
          <w:rFonts w:ascii="Courier" w:hAnsi="Courier"/>
        </w:rPr>
      </w:pPr>
      <w:r>
        <w:rPr>
          <w:rFonts w:ascii="Courier" w:hAnsi="Courier"/>
        </w:rPr>
        <w:t>change:hasManifestation ?lot.</w:t>
      </w:r>
    </w:p>
    <w:p w14:paraId="4CAA86C9" w14:textId="600B3510" w:rsidR="00CE5C46" w:rsidRDefault="00804CF9" w:rsidP="00804CF9">
      <w:pPr>
        <w:ind w:left="1080" w:hanging="360"/>
        <w:rPr>
          <w:rFonts w:ascii="Courier" w:hAnsi="Courier"/>
        </w:rPr>
      </w:pPr>
      <w:r>
        <w:rPr>
          <w:rFonts w:ascii="Courier" w:hAnsi="Courier"/>
        </w:rPr>
        <w:t xml:space="preserve">?lot </w:t>
      </w:r>
      <w:r w:rsidR="00CE5C46">
        <w:rPr>
          <w:rFonts w:ascii="Courier" w:hAnsi="Courier"/>
        </w:rPr>
        <w:t>rdf:type parking:ParkingArea;</w:t>
      </w:r>
    </w:p>
    <w:p w14:paraId="4501BA0A" w14:textId="77777777" w:rsidR="00CE5C46" w:rsidRDefault="00CE5C46" w:rsidP="00CE5C46">
      <w:pPr>
        <w:ind w:left="1080" w:hanging="360"/>
        <w:rPr>
          <w:rFonts w:ascii="Courier" w:hAnsi="Courier"/>
        </w:rPr>
      </w:pPr>
      <w:r>
        <w:rPr>
          <w:rFonts w:ascii="Courier" w:hAnsi="Courier"/>
        </w:rPr>
        <w:t>change:existsAt ?t</w:t>
      </w:r>
    </w:p>
    <w:p w14:paraId="6E4AF67C" w14:textId="3684C8B7" w:rsidR="00CE5C46" w:rsidRDefault="00CE5C46" w:rsidP="00CE5C46">
      <w:pPr>
        <w:ind w:left="1080" w:hanging="360"/>
        <w:rPr>
          <w:rFonts w:ascii="Courier" w:hAnsi="Courier"/>
        </w:rPr>
      </w:pPr>
      <w:r>
        <w:rPr>
          <w:rFonts w:ascii="Courier" w:hAnsi="Courier"/>
        </w:rPr>
        <w:t>parking:</w:t>
      </w:r>
      <w:r w:rsidR="00176592">
        <w:rPr>
          <w:rFonts w:ascii="Courier" w:hAnsi="Courier"/>
        </w:rPr>
        <w:t>hasSubParkingArea</w:t>
      </w:r>
      <w:r>
        <w:rPr>
          <w:rFonts w:ascii="Courier" w:hAnsi="Courier"/>
        </w:rPr>
        <w:t xml:space="preserve"> ?</w:t>
      </w:r>
      <w:r w:rsidR="00176592">
        <w:rPr>
          <w:rFonts w:ascii="Courier" w:hAnsi="Courier"/>
        </w:rPr>
        <w:t>p</w:t>
      </w:r>
      <w:r>
        <w:rPr>
          <w:rFonts w:ascii="Courier" w:hAnsi="Courier"/>
        </w:rPr>
        <w:t>.</w:t>
      </w:r>
    </w:p>
    <w:p w14:paraId="1D3591E2" w14:textId="32ABD44A" w:rsidR="00CE5C46" w:rsidRDefault="00CE5C46" w:rsidP="00176592">
      <w:pPr>
        <w:ind w:left="1080" w:hanging="360"/>
        <w:rPr>
          <w:rFonts w:ascii="Courier" w:hAnsi="Courier"/>
        </w:rPr>
      </w:pPr>
      <w:r>
        <w:rPr>
          <w:rFonts w:ascii="Courier" w:hAnsi="Courier"/>
        </w:rPr>
        <w:t>?</w:t>
      </w:r>
      <w:r w:rsidR="00176592">
        <w:rPr>
          <w:rFonts w:ascii="Courier" w:hAnsi="Courier"/>
        </w:rPr>
        <w:t>p rdf:type parking:AccessibilityParkingSpace.</w:t>
      </w:r>
    </w:p>
    <w:p w14:paraId="2B2A4AA4" w14:textId="360FA3EE" w:rsidR="00CE5C46" w:rsidRDefault="00CE5C46" w:rsidP="00CE5C46">
      <w:pPr>
        <w:ind w:left="1080" w:hanging="360"/>
        <w:rPr>
          <w:rFonts w:ascii="Courier" w:hAnsi="Courier"/>
        </w:rPr>
      </w:pPr>
      <w:r>
        <w:rPr>
          <w:rFonts w:ascii="Courier" w:hAnsi="Courier"/>
        </w:rPr>
        <w:t>}</w:t>
      </w:r>
      <w:r w:rsidR="00DB1351">
        <w:rPr>
          <w:rFonts w:ascii="Courier" w:hAnsi="Courier"/>
        </w:rPr>
        <w:t xml:space="preserve"> GROUP BY ?t</w:t>
      </w:r>
    </w:p>
    <w:p w14:paraId="01D54D67" w14:textId="77777777" w:rsidR="00CE5C46" w:rsidRDefault="00CE5C46" w:rsidP="00FE1FC4">
      <w:pPr>
        <w:ind w:left="720" w:hanging="360"/>
      </w:pPr>
    </w:p>
    <w:p w14:paraId="549A6C2C" w14:textId="6E84067E" w:rsidR="00FE1FC4" w:rsidRDefault="00FE1FC4" w:rsidP="00FE1FC4">
      <w:pPr>
        <w:ind w:left="720" w:hanging="360"/>
      </w:pPr>
      <w:r>
        <w:t>CQ3-4 Is there a height limit for vehicles for a parking lot P?</w:t>
      </w:r>
    </w:p>
    <w:p w14:paraId="1B1B2986" w14:textId="1E961734" w:rsidR="00804CF9" w:rsidRDefault="00804CF9" w:rsidP="00804CF9">
      <w:pPr>
        <w:ind w:left="1080" w:hanging="360"/>
        <w:rPr>
          <w:rFonts w:ascii="Courier" w:hAnsi="Courier"/>
        </w:rPr>
      </w:pPr>
      <w:r>
        <w:rPr>
          <w:rFonts w:ascii="Courier" w:hAnsi="Courier"/>
        </w:rPr>
        <w:lastRenderedPageBreak/>
        <w:t>SELECT ?hlimit WHERE {</w:t>
      </w:r>
    </w:p>
    <w:p w14:paraId="7C14B6D1" w14:textId="7F04E9FF"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A91E01B" w14:textId="45505C7E" w:rsidR="00804CF9" w:rsidRDefault="00804CF9" w:rsidP="00804CF9">
      <w:pPr>
        <w:ind w:left="1080" w:hanging="360"/>
        <w:rPr>
          <w:rFonts w:ascii="Courier" w:hAnsi="Courier"/>
        </w:rPr>
      </w:pPr>
      <w:r>
        <w:rPr>
          <w:rFonts w:ascii="Courier" w:hAnsi="Courier"/>
        </w:rPr>
        <w:t>parking:maxAdmittableHeight ?hquantity.</w:t>
      </w:r>
    </w:p>
    <w:p w14:paraId="36F91807" w14:textId="51485978" w:rsidR="00804CF9" w:rsidRDefault="00804CF9" w:rsidP="00804CF9">
      <w:pPr>
        <w:ind w:left="1080" w:hanging="360"/>
        <w:rPr>
          <w:rFonts w:ascii="Courier" w:hAnsi="Courier"/>
        </w:rPr>
      </w:pPr>
      <w:r>
        <w:rPr>
          <w:rFonts w:ascii="Courier" w:hAnsi="Courier"/>
        </w:rPr>
        <w:t>?hquantity om:has_value ?hmeasure.</w:t>
      </w:r>
    </w:p>
    <w:p w14:paraId="5F9D2795" w14:textId="0F1029FC" w:rsidR="00804CF9" w:rsidRDefault="00804CF9" w:rsidP="00804CF9">
      <w:pPr>
        <w:ind w:left="1080" w:hanging="360"/>
        <w:rPr>
          <w:rFonts w:ascii="Courier" w:hAnsi="Courier"/>
        </w:rPr>
      </w:pPr>
      <w:r>
        <w:rPr>
          <w:rFonts w:ascii="Courier" w:hAnsi="Courier"/>
        </w:rPr>
        <w:t>?hmeasure om:has_numerical_value ?hlimit.</w:t>
      </w:r>
    </w:p>
    <w:p w14:paraId="59F9EFE8" w14:textId="3B66F186" w:rsidR="00804CF9" w:rsidRDefault="00804CF9" w:rsidP="00804CF9">
      <w:pPr>
        <w:ind w:left="1080" w:hanging="360"/>
        <w:rPr>
          <w:rFonts w:ascii="Courier" w:hAnsi="Courier"/>
        </w:rPr>
      </w:pPr>
      <w:r>
        <w:rPr>
          <w:rFonts w:ascii="Courier" w:hAnsi="Courier"/>
        </w:rPr>
        <w:t>}</w:t>
      </w:r>
    </w:p>
    <w:p w14:paraId="774C7C91" w14:textId="77777777" w:rsidR="00804CF9" w:rsidRDefault="00804CF9" w:rsidP="00804CF9">
      <w:pPr>
        <w:ind w:left="1080" w:hanging="360"/>
      </w:pPr>
    </w:p>
    <w:p w14:paraId="4334C5BA" w14:textId="27F37757" w:rsidR="00FE1FC4" w:rsidRDefault="00FE1FC4" w:rsidP="00FE1FC4">
      <w:pPr>
        <w:ind w:left="720" w:hanging="360"/>
      </w:pPr>
      <w:r>
        <w:t>CQ3-5 What are the geographic coordinates for parking lot P?</w:t>
      </w:r>
    </w:p>
    <w:p w14:paraId="42361EF8" w14:textId="2B0C942C" w:rsidR="00D74B2C" w:rsidRDefault="00CD1521" w:rsidP="00FE1FC4">
      <w:pPr>
        <w:ind w:left="720" w:hanging="360"/>
      </w:pPr>
      <w:r>
        <w:t>In this query we return the geocoordinates associated with the parking lot’s address. An alternative approach might query for the associated spatial feature (i.e. the region occupied in space) instead.</w:t>
      </w:r>
    </w:p>
    <w:p w14:paraId="4AC83C35" w14:textId="5DA88084" w:rsidR="00CD1521" w:rsidRDefault="00CD1521" w:rsidP="00CD1521">
      <w:pPr>
        <w:ind w:left="1080" w:hanging="360"/>
        <w:rPr>
          <w:rFonts w:ascii="Courier" w:hAnsi="Courier"/>
        </w:rPr>
      </w:pPr>
      <w:r>
        <w:rPr>
          <w:rFonts w:ascii="Courier" w:hAnsi="Courier"/>
        </w:rPr>
        <w:t>SELECT DISTINCT ?coord MAX(?t) WHERE {</w:t>
      </w:r>
    </w:p>
    <w:p w14:paraId="7EBA8E9F" w14:textId="77777777" w:rsidR="00CD1521" w:rsidRDefault="00CD1521" w:rsidP="00CD1521">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5FE7401" w14:textId="77777777" w:rsidR="00CD1521" w:rsidRDefault="00CD1521" w:rsidP="00CD1521">
      <w:pPr>
        <w:ind w:left="1080" w:hanging="360"/>
        <w:rPr>
          <w:rFonts w:ascii="Courier" w:hAnsi="Courier"/>
        </w:rPr>
      </w:pPr>
      <w:r>
        <w:rPr>
          <w:rFonts w:ascii="Courier" w:hAnsi="Courier"/>
        </w:rPr>
        <w:t>change:hasManifestation ?lot.</w:t>
      </w:r>
    </w:p>
    <w:p w14:paraId="1DB52926" w14:textId="77777777" w:rsidR="00CD1521" w:rsidRDefault="00CD1521" w:rsidP="00CD1521">
      <w:pPr>
        <w:ind w:left="1080" w:hanging="360"/>
        <w:rPr>
          <w:rFonts w:ascii="Courier" w:hAnsi="Courier"/>
        </w:rPr>
      </w:pPr>
      <w:r>
        <w:rPr>
          <w:rFonts w:ascii="Courier" w:hAnsi="Courier"/>
        </w:rPr>
        <w:t>?lot rdf:type parking:ParkingFacility;</w:t>
      </w:r>
    </w:p>
    <w:p w14:paraId="49F86807" w14:textId="77777777" w:rsidR="00CD1521" w:rsidRDefault="00CD1521" w:rsidP="00CD1521">
      <w:pPr>
        <w:ind w:left="1080" w:hanging="360"/>
        <w:rPr>
          <w:rFonts w:ascii="Courier" w:hAnsi="Courier"/>
        </w:rPr>
      </w:pPr>
      <w:r>
        <w:rPr>
          <w:rFonts w:ascii="Courier" w:hAnsi="Courier"/>
        </w:rPr>
        <w:t>change:existsAt ?t</w:t>
      </w:r>
    </w:p>
    <w:p w14:paraId="59BBAA7C" w14:textId="77777777" w:rsidR="00CD1521" w:rsidRDefault="00CD1521" w:rsidP="00CD1521">
      <w:pPr>
        <w:ind w:left="1080" w:hanging="360"/>
        <w:rPr>
          <w:rFonts w:ascii="Courier" w:hAnsi="Courier"/>
        </w:rPr>
      </w:pPr>
      <w:r>
        <w:rPr>
          <w:rFonts w:ascii="Courier" w:hAnsi="Courier"/>
        </w:rPr>
        <w:t>icontact:hasAddress ?a.</w:t>
      </w:r>
    </w:p>
    <w:p w14:paraId="78BF4F80" w14:textId="5EA7CC47" w:rsidR="00CD1521" w:rsidRDefault="00CD1521" w:rsidP="00CD1521">
      <w:pPr>
        <w:ind w:left="1080" w:hanging="360"/>
        <w:rPr>
          <w:rFonts w:ascii="Courier" w:hAnsi="Courier"/>
        </w:rPr>
      </w:pPr>
      <w:r>
        <w:rPr>
          <w:rFonts w:ascii="Courier" w:hAnsi="Courier"/>
        </w:rPr>
        <w:t>?a icontact:hasGeoCoordinates ?coord.</w:t>
      </w:r>
    </w:p>
    <w:p w14:paraId="5E59E8F8" w14:textId="77777777" w:rsidR="00CD1521" w:rsidRDefault="00CD1521" w:rsidP="00CD1521">
      <w:pPr>
        <w:ind w:left="1080" w:hanging="360"/>
        <w:rPr>
          <w:rFonts w:ascii="Courier" w:hAnsi="Courier"/>
        </w:rPr>
      </w:pPr>
      <w:r>
        <w:rPr>
          <w:rFonts w:ascii="Courier" w:hAnsi="Courier"/>
        </w:rPr>
        <w:t>}</w:t>
      </w:r>
    </w:p>
    <w:p w14:paraId="1C9D2411" w14:textId="77777777" w:rsidR="00CD1521" w:rsidRDefault="00CD1521" w:rsidP="00FE1FC4">
      <w:pPr>
        <w:ind w:left="720" w:hanging="360"/>
      </w:pPr>
    </w:p>
    <w:p w14:paraId="5A924011" w14:textId="7149D807" w:rsidR="00FE1FC4" w:rsidRDefault="00FE1FC4" w:rsidP="00FE1FC4">
      <w:pPr>
        <w:ind w:left="720" w:hanging="360"/>
      </w:pPr>
      <w:r>
        <w:t>CQ3-6 What building is a particular parking lot located in?</w:t>
      </w:r>
    </w:p>
    <w:p w14:paraId="40C8A6B0" w14:textId="6C4637E3" w:rsidR="009E3163" w:rsidRDefault="009E3163" w:rsidP="009E3163">
      <w:pPr>
        <w:ind w:left="1080" w:hanging="360"/>
        <w:rPr>
          <w:rFonts w:ascii="Courier" w:hAnsi="Courier"/>
        </w:rPr>
      </w:pPr>
      <w:r>
        <w:rPr>
          <w:rFonts w:ascii="Courier" w:hAnsi="Courier"/>
        </w:rPr>
        <w:t>SELECT ?building WHERE {</w:t>
      </w:r>
    </w:p>
    <w:p w14:paraId="6CAF775D" w14:textId="77777777" w:rsidR="009E3163" w:rsidRDefault="009E3163" w:rsidP="009E3163">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026D9DF5" w14:textId="0B8F569A" w:rsidR="009E3163" w:rsidRDefault="009E3163" w:rsidP="009E3163">
      <w:pPr>
        <w:ind w:left="1080" w:hanging="360"/>
        <w:rPr>
          <w:rFonts w:ascii="Courier" w:hAnsi="Courier"/>
        </w:rPr>
      </w:pPr>
      <w:r>
        <w:rPr>
          <w:rFonts w:ascii="Courier" w:hAnsi="Courier"/>
        </w:rPr>
        <w:t>parking:parkingPartOfBuilding ?building.</w:t>
      </w:r>
    </w:p>
    <w:p w14:paraId="4251653E" w14:textId="77777777" w:rsidR="009E3163" w:rsidRDefault="009E3163" w:rsidP="009E3163">
      <w:pPr>
        <w:ind w:left="1080" w:hanging="360"/>
        <w:rPr>
          <w:rFonts w:ascii="Courier" w:hAnsi="Courier"/>
        </w:rPr>
      </w:pPr>
      <w:r>
        <w:rPr>
          <w:rFonts w:ascii="Courier" w:hAnsi="Courier"/>
        </w:rPr>
        <w:t>}</w:t>
      </w:r>
    </w:p>
    <w:p w14:paraId="38F177C9" w14:textId="77777777" w:rsidR="009E3163" w:rsidRDefault="009E3163" w:rsidP="00FE1FC4">
      <w:pPr>
        <w:ind w:left="720" w:hanging="360"/>
      </w:pPr>
    </w:p>
    <w:p w14:paraId="37B0C1AA" w14:textId="2D308678" w:rsidR="00FE1FC4" w:rsidRDefault="00FE1FC4" w:rsidP="00FE1FC4">
      <w:pPr>
        <w:ind w:left="720" w:hanging="360"/>
      </w:pPr>
      <w:r>
        <w:t>CQ3-7 Is a particular parking lot open to the public at a given time?</w:t>
      </w:r>
    </w:p>
    <w:p w14:paraId="4F495BEE" w14:textId="2B9B8B58" w:rsidR="00FB0DA5" w:rsidRDefault="00FB0DA5" w:rsidP="00FB0DA5">
      <w:pPr>
        <w:ind w:left="1080" w:hanging="360"/>
        <w:rPr>
          <w:rFonts w:ascii="Courier" w:hAnsi="Courier"/>
        </w:rPr>
      </w:pPr>
      <w:r>
        <w:rPr>
          <w:rFonts w:ascii="Courier" w:hAnsi="Courier"/>
        </w:rPr>
        <w:t>ASK {</w:t>
      </w:r>
    </w:p>
    <w:p w14:paraId="3F6C8996" w14:textId="77777777" w:rsidR="00FB0DA5" w:rsidRDefault="00FB0DA5" w:rsidP="00FB0DA5">
      <w:pPr>
        <w:ind w:left="1080" w:hanging="360"/>
        <w:rPr>
          <w:rFonts w:ascii="Courier" w:hAnsi="Courier"/>
        </w:rPr>
      </w:pPr>
      <w:r>
        <w:rPr>
          <w:rFonts w:ascii="Courier" w:hAnsi="Courier"/>
        </w:rPr>
        <w:t>SELECT DISTINCT ?coord MAX(?t) WHERE {</w:t>
      </w:r>
    </w:p>
    <w:p w14:paraId="41E72672" w14:textId="77777777" w:rsidR="00FB0DA5" w:rsidRDefault="00FB0DA5" w:rsidP="00FB0DA5">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BBAACEB" w14:textId="77777777" w:rsidR="00FB0DA5" w:rsidRDefault="00FB0DA5" w:rsidP="00FB0DA5">
      <w:pPr>
        <w:ind w:left="1080" w:hanging="360"/>
        <w:rPr>
          <w:rFonts w:ascii="Courier" w:hAnsi="Courier"/>
        </w:rPr>
      </w:pPr>
      <w:r>
        <w:rPr>
          <w:rFonts w:ascii="Courier" w:hAnsi="Courier"/>
        </w:rPr>
        <w:t>change:hasManifestation ?lot.</w:t>
      </w:r>
    </w:p>
    <w:p w14:paraId="2388947B" w14:textId="77777777" w:rsidR="00FB0DA5" w:rsidRDefault="00FB0DA5" w:rsidP="00FB0DA5">
      <w:pPr>
        <w:ind w:left="1080" w:hanging="360"/>
        <w:rPr>
          <w:rFonts w:ascii="Courier" w:hAnsi="Courier"/>
        </w:rPr>
      </w:pPr>
      <w:r>
        <w:rPr>
          <w:rFonts w:ascii="Courier" w:hAnsi="Courier"/>
        </w:rPr>
        <w:t>?lot rdf:type parking:ParkingFacility;</w:t>
      </w:r>
    </w:p>
    <w:p w14:paraId="13698A77" w14:textId="77777777" w:rsidR="00FB0DA5" w:rsidRDefault="00FB0DA5" w:rsidP="00FB0DA5">
      <w:pPr>
        <w:ind w:left="1080" w:hanging="360"/>
        <w:rPr>
          <w:rFonts w:ascii="Courier" w:hAnsi="Courier"/>
        </w:rPr>
      </w:pPr>
      <w:r>
        <w:rPr>
          <w:rFonts w:ascii="Courier" w:hAnsi="Courier"/>
        </w:rPr>
        <w:lastRenderedPageBreak/>
        <w:t>icontact:hasOperatingHours ?hours.</w:t>
      </w:r>
    </w:p>
    <w:p w14:paraId="1BDE512D" w14:textId="77777777" w:rsidR="00FB0DA5" w:rsidRDefault="00FB0DA5" w:rsidP="00FB0DA5">
      <w:pPr>
        <w:ind w:left="1080" w:hanging="360"/>
        <w:rPr>
          <w:rFonts w:ascii="Courier" w:hAnsi="Courier"/>
        </w:rPr>
      </w:pPr>
      <w:r>
        <w:rPr>
          <w:rFonts w:ascii="Courier" w:hAnsi="Courier"/>
        </w:rPr>
        <w:t>?hours recurring:startTime ?open;</w:t>
      </w:r>
    </w:p>
    <w:p w14:paraId="4AC3DFDB" w14:textId="576FBC42" w:rsidR="00FB0DA5" w:rsidRDefault="00FB0DA5" w:rsidP="00FB0DA5">
      <w:pPr>
        <w:ind w:left="1080" w:hanging="360"/>
        <w:rPr>
          <w:rFonts w:ascii="Courier" w:hAnsi="Courier"/>
        </w:rPr>
      </w:pPr>
      <w:r>
        <w:rPr>
          <w:rFonts w:ascii="Courier" w:hAnsi="Courier"/>
        </w:rPr>
        <w:t>recurring:endTime ?close.</w:t>
      </w:r>
    </w:p>
    <w:p w14:paraId="749618CC" w14:textId="0C8CE2AA" w:rsidR="00FB0DA5" w:rsidRDefault="00FB0DA5" w:rsidP="00FB0DA5">
      <w:pPr>
        <w:ind w:left="1080" w:hanging="360"/>
        <w:rPr>
          <w:rFonts w:ascii="Courier" w:hAnsi="Courier"/>
        </w:rPr>
      </w:pPr>
      <w:r>
        <w:rPr>
          <w:rFonts w:ascii="Courier" w:hAnsi="Courier"/>
        </w:rPr>
        <w:t>FILTER(</w:t>
      </w:r>
      <w:r w:rsidRPr="00FB0DA5">
        <w:rPr>
          <w:rFonts w:ascii="Courier" w:hAnsi="Courier"/>
          <w:highlight w:val="lightGray"/>
        </w:rPr>
        <w:t>{time}</w:t>
      </w:r>
      <w:r>
        <w:rPr>
          <w:rFonts w:ascii="Courier" w:hAnsi="Courier"/>
        </w:rPr>
        <w:t xml:space="preserve"> &gt;= ?open &amp;&amp; {time} &lt;= ?close)</w:t>
      </w:r>
    </w:p>
    <w:p w14:paraId="366AA804" w14:textId="2208E848" w:rsidR="00FB0DA5" w:rsidRDefault="00FB0DA5" w:rsidP="00FB0DA5">
      <w:pPr>
        <w:ind w:left="1080" w:hanging="360"/>
        <w:rPr>
          <w:rFonts w:ascii="Courier" w:hAnsi="Courier"/>
        </w:rPr>
      </w:pPr>
      <w:r>
        <w:rPr>
          <w:rFonts w:ascii="Courier" w:hAnsi="Courier"/>
        </w:rPr>
        <w:t>}</w:t>
      </w:r>
    </w:p>
    <w:p w14:paraId="39A37AF7" w14:textId="77777777" w:rsidR="00560804" w:rsidRDefault="00560804" w:rsidP="00FE1FC4">
      <w:pPr>
        <w:ind w:left="720" w:hanging="360"/>
      </w:pPr>
    </w:p>
    <w:p w14:paraId="13026968" w14:textId="21B121C3" w:rsidR="00FE1FC4" w:rsidRDefault="00FE1FC4" w:rsidP="00FE1FC4">
      <w:pPr>
        <w:ind w:left="720" w:hanging="360"/>
      </w:pPr>
      <w:r>
        <w:t>CQ3-8 How much does it cost to park in a particular parking lot?</w:t>
      </w:r>
    </w:p>
    <w:p w14:paraId="2368EF16" w14:textId="6319C230" w:rsidR="009E6B11" w:rsidRPr="009E6B11" w:rsidRDefault="009E6B11" w:rsidP="00FE1FC4">
      <w:pPr>
        <w:ind w:left="720" w:hanging="360"/>
      </w:pPr>
      <w:r>
        <w:t xml:space="preserve">In this query we return the cost and the duration at which it is applied; for example, </w:t>
      </w:r>
      <w:r>
        <w:rPr>
          <w:b/>
        </w:rPr>
        <w:t>5</w:t>
      </w:r>
      <w:r>
        <w:t xml:space="preserve"> dollars per </w:t>
      </w:r>
      <w:r>
        <w:rPr>
          <w:b/>
        </w:rPr>
        <w:t>1</w:t>
      </w:r>
      <w:r>
        <w:t xml:space="preserve"> hour. It is also possible to retrieve more detail on the cost such as the currency.</w:t>
      </w:r>
    </w:p>
    <w:p w14:paraId="7253938E" w14:textId="797DAF4E" w:rsidR="002C06BA" w:rsidRDefault="002C06BA" w:rsidP="002C06BA">
      <w:pPr>
        <w:ind w:left="1080" w:hanging="360"/>
        <w:rPr>
          <w:rFonts w:ascii="Courier" w:hAnsi="Courier"/>
        </w:rPr>
      </w:pPr>
      <w:r>
        <w:rPr>
          <w:rFonts w:ascii="Courier" w:hAnsi="Courier"/>
        </w:rPr>
        <w:t>SELECT DISTINCT ?</w:t>
      </w:r>
      <w:r w:rsidR="009E6B11">
        <w:rPr>
          <w:rFonts w:ascii="Courier" w:hAnsi="Courier"/>
        </w:rPr>
        <w:t>cost ?perhour</w:t>
      </w:r>
      <w:r>
        <w:rPr>
          <w:rFonts w:ascii="Courier" w:hAnsi="Courier"/>
        </w:rPr>
        <w:t xml:space="preserve"> MAX(?t) WHERE {</w:t>
      </w:r>
    </w:p>
    <w:p w14:paraId="0B50A9B2" w14:textId="77777777" w:rsidR="002C06BA" w:rsidRDefault="002C06BA" w:rsidP="002C06BA">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08AD5ED" w14:textId="2F6F5A1D" w:rsidR="002C06BA" w:rsidRDefault="002C06BA" w:rsidP="002C06BA">
      <w:pPr>
        <w:ind w:left="1080" w:hanging="360"/>
        <w:rPr>
          <w:rFonts w:ascii="Courier" w:hAnsi="Courier"/>
        </w:rPr>
      </w:pPr>
      <w:r>
        <w:rPr>
          <w:rFonts w:ascii="Courier" w:hAnsi="Courier"/>
        </w:rPr>
        <w:t>change:hasManifestation ?lot.</w:t>
      </w:r>
    </w:p>
    <w:p w14:paraId="5DE0DB15" w14:textId="03CF5192" w:rsidR="009E6B11" w:rsidRDefault="009E6B11" w:rsidP="002C06BA">
      <w:pPr>
        <w:ind w:left="1080" w:hanging="360"/>
        <w:rPr>
          <w:rFonts w:ascii="Courier" w:hAnsi="Courier"/>
        </w:rPr>
      </w:pPr>
      <w:r>
        <w:rPr>
          <w:rFonts w:ascii="Courier" w:hAnsi="Courier"/>
        </w:rPr>
        <w:t>?lot change:existsAt ?t;</w:t>
      </w:r>
    </w:p>
    <w:p w14:paraId="43790E54" w14:textId="55C42383" w:rsidR="009E6B11" w:rsidRDefault="009E6B11" w:rsidP="002C06BA">
      <w:pPr>
        <w:ind w:left="1080" w:hanging="360"/>
        <w:rPr>
          <w:rFonts w:ascii="Courier" w:hAnsi="Courier"/>
        </w:rPr>
      </w:pPr>
      <w:r>
        <w:rPr>
          <w:rFonts w:ascii="Courier" w:hAnsi="Courier"/>
        </w:rPr>
        <w:t>parking:hasParkingPolicy ?policy.</w:t>
      </w:r>
    </w:p>
    <w:p w14:paraId="609336D9" w14:textId="499120D5" w:rsidR="009E6B11" w:rsidRDefault="009E6B11" w:rsidP="002C06BA">
      <w:pPr>
        <w:ind w:left="1080" w:hanging="360"/>
        <w:rPr>
          <w:rFonts w:ascii="Courier" w:hAnsi="Courier"/>
        </w:rPr>
      </w:pPr>
      <w:r>
        <w:rPr>
          <w:rFonts w:ascii="Courier" w:hAnsi="Courier"/>
        </w:rPr>
        <w:t>?policy parking:hasParkingRate ?rate.</w:t>
      </w:r>
    </w:p>
    <w:p w14:paraId="5FA57015" w14:textId="5B993319" w:rsidR="009E6B11" w:rsidRDefault="009E6B11" w:rsidP="002C06BA">
      <w:pPr>
        <w:ind w:left="1080" w:hanging="360"/>
        <w:rPr>
          <w:rFonts w:ascii="Courier" w:hAnsi="Courier"/>
        </w:rPr>
      </w:pPr>
      <w:r>
        <w:rPr>
          <w:rFonts w:ascii="Courier" w:hAnsi="Courier"/>
        </w:rPr>
        <w:t>?rate parking:hasMonetaryCost ?mval.</w:t>
      </w:r>
    </w:p>
    <w:p w14:paraId="1F4A3A73" w14:textId="34FFE2C4" w:rsidR="009E6B11" w:rsidRDefault="009E6B11" w:rsidP="002C06BA">
      <w:pPr>
        <w:ind w:left="1080" w:hanging="360"/>
        <w:rPr>
          <w:rFonts w:ascii="Courier" w:hAnsi="Courier"/>
        </w:rPr>
      </w:pPr>
      <w:r>
        <w:rPr>
          <w:rFonts w:ascii="Courier" w:hAnsi="Courier"/>
        </w:rPr>
        <w:t>?mval om:has_value ?mmeasure.</w:t>
      </w:r>
    </w:p>
    <w:p w14:paraId="57AB3C30" w14:textId="21DCBF80" w:rsidR="009E6B11" w:rsidRDefault="009E6B11" w:rsidP="002C06BA">
      <w:pPr>
        <w:ind w:left="1080" w:hanging="360"/>
        <w:rPr>
          <w:rFonts w:ascii="Courier" w:hAnsi="Courier"/>
        </w:rPr>
      </w:pPr>
      <w:r>
        <w:rPr>
          <w:rFonts w:ascii="Courier" w:hAnsi="Courier"/>
        </w:rPr>
        <w:t>?mmeasure om:has_numerical_value ?cost.</w:t>
      </w:r>
    </w:p>
    <w:p w14:paraId="2CAB44E7" w14:textId="307E05F3" w:rsidR="009E6B11" w:rsidRDefault="009E6B11" w:rsidP="002C06BA">
      <w:pPr>
        <w:ind w:left="1080" w:hanging="360"/>
        <w:rPr>
          <w:rFonts w:ascii="Courier" w:hAnsi="Courier"/>
        </w:rPr>
      </w:pPr>
      <w:r>
        <w:rPr>
          <w:rFonts w:ascii="Courier" w:hAnsi="Courier"/>
        </w:rPr>
        <w:t>?rate parking:forDuration ?d.</w:t>
      </w:r>
    </w:p>
    <w:p w14:paraId="3884268C" w14:textId="7C430B69" w:rsidR="009E6B11" w:rsidRDefault="009E6B11" w:rsidP="002C06BA">
      <w:pPr>
        <w:ind w:left="1080" w:hanging="360"/>
        <w:rPr>
          <w:rFonts w:ascii="Courier" w:hAnsi="Courier"/>
        </w:rPr>
      </w:pPr>
      <w:r>
        <w:rPr>
          <w:rFonts w:ascii="Courier" w:hAnsi="Courier"/>
        </w:rPr>
        <w:t>?d time:hours ?perhour</w:t>
      </w:r>
    </w:p>
    <w:p w14:paraId="5259013B" w14:textId="3B911DA2" w:rsidR="009E6B11" w:rsidRDefault="009E6B11" w:rsidP="002C06BA">
      <w:pPr>
        <w:ind w:left="1080" w:hanging="360"/>
        <w:rPr>
          <w:rFonts w:ascii="Courier" w:hAnsi="Courier"/>
        </w:rPr>
      </w:pPr>
      <w:r>
        <w:rPr>
          <w:rFonts w:ascii="Courier" w:hAnsi="Courier"/>
        </w:rPr>
        <w:t>}</w:t>
      </w:r>
    </w:p>
    <w:p w14:paraId="160BD452" w14:textId="77777777" w:rsidR="00304AAE" w:rsidRDefault="00304AAE" w:rsidP="00FE1FC4">
      <w:pPr>
        <w:ind w:left="720" w:hanging="360"/>
      </w:pPr>
    </w:p>
    <w:p w14:paraId="5E927BAB" w14:textId="5C89ED4C" w:rsidR="00FE1FC4" w:rsidRDefault="00FE1FC4" w:rsidP="00FE1FC4">
      <w:pPr>
        <w:ind w:left="720" w:hanging="360"/>
      </w:pPr>
      <w:r>
        <w:t>CQ3-9 What types of payment are accepted at a particular parking lot?</w:t>
      </w:r>
    </w:p>
    <w:p w14:paraId="29DA6645" w14:textId="205D525D" w:rsidR="00BE7ACD" w:rsidRDefault="00BE7ACD" w:rsidP="00BE7ACD">
      <w:pPr>
        <w:ind w:left="1080" w:hanging="360"/>
        <w:rPr>
          <w:rFonts w:ascii="Courier" w:hAnsi="Courier"/>
        </w:rPr>
      </w:pPr>
      <w:r>
        <w:rPr>
          <w:rFonts w:ascii="Courier" w:hAnsi="Courier"/>
        </w:rPr>
        <w:t>SELECT DISTINCT ?paymethod MAX(?t) WHERE {</w:t>
      </w:r>
    </w:p>
    <w:p w14:paraId="3A9239A9" w14:textId="77777777" w:rsidR="00BE7ACD" w:rsidRDefault="00BE7ACD" w:rsidP="00BE7AC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16BAE502" w14:textId="77777777" w:rsidR="00BE7ACD" w:rsidRDefault="00BE7ACD" w:rsidP="00BE7ACD">
      <w:pPr>
        <w:ind w:left="1080" w:hanging="360"/>
        <w:rPr>
          <w:rFonts w:ascii="Courier" w:hAnsi="Courier"/>
        </w:rPr>
      </w:pPr>
      <w:r>
        <w:rPr>
          <w:rFonts w:ascii="Courier" w:hAnsi="Courier"/>
        </w:rPr>
        <w:t>change:hasManifestation ?lot.</w:t>
      </w:r>
    </w:p>
    <w:p w14:paraId="1AF044B0" w14:textId="77777777" w:rsidR="00BE7ACD" w:rsidRDefault="00BE7ACD" w:rsidP="00BE7ACD">
      <w:pPr>
        <w:ind w:left="1080" w:hanging="360"/>
        <w:rPr>
          <w:rFonts w:ascii="Courier" w:hAnsi="Courier"/>
        </w:rPr>
      </w:pPr>
      <w:r>
        <w:rPr>
          <w:rFonts w:ascii="Courier" w:hAnsi="Courier"/>
        </w:rPr>
        <w:t>?lot change:existsAt ?t;</w:t>
      </w:r>
    </w:p>
    <w:p w14:paraId="0E87C7F1" w14:textId="77777777" w:rsidR="00BE7ACD" w:rsidRDefault="00BE7ACD" w:rsidP="00BE7ACD">
      <w:pPr>
        <w:ind w:left="1080" w:hanging="360"/>
        <w:rPr>
          <w:rFonts w:ascii="Courier" w:hAnsi="Courier"/>
        </w:rPr>
      </w:pPr>
      <w:r>
        <w:rPr>
          <w:rFonts w:ascii="Courier" w:hAnsi="Courier"/>
        </w:rPr>
        <w:t>parking:hasParkingPolicy ?policy.</w:t>
      </w:r>
    </w:p>
    <w:p w14:paraId="58BEE2AD" w14:textId="0F8C9C85" w:rsidR="00BE7ACD" w:rsidRDefault="00BE7ACD" w:rsidP="00BE7ACD">
      <w:pPr>
        <w:ind w:left="1080" w:hanging="360"/>
        <w:rPr>
          <w:rFonts w:ascii="Courier" w:hAnsi="Courier"/>
        </w:rPr>
      </w:pPr>
      <w:r>
        <w:rPr>
          <w:rFonts w:ascii="Courier" w:hAnsi="Courier"/>
        </w:rPr>
        <w:t>?policy parking:hasPaymentMethod ?paymenthod.</w:t>
      </w:r>
    </w:p>
    <w:p w14:paraId="2E0AF990" w14:textId="77777777" w:rsidR="00BE7ACD" w:rsidRDefault="00BE7ACD" w:rsidP="00BE7ACD">
      <w:pPr>
        <w:ind w:left="1080" w:hanging="360"/>
        <w:rPr>
          <w:rFonts w:ascii="Courier" w:hAnsi="Courier"/>
        </w:rPr>
      </w:pPr>
      <w:r>
        <w:rPr>
          <w:rFonts w:ascii="Courier" w:hAnsi="Courier"/>
        </w:rPr>
        <w:t>}</w:t>
      </w:r>
    </w:p>
    <w:p w14:paraId="32617253" w14:textId="77777777" w:rsidR="00BE7ACD" w:rsidRDefault="00BE7ACD" w:rsidP="00FE1FC4">
      <w:pPr>
        <w:ind w:left="720" w:hanging="360"/>
      </w:pPr>
    </w:p>
    <w:p w14:paraId="349F3480" w14:textId="4D62F78E" w:rsidR="00FE1FC4" w:rsidRDefault="00FE1FC4" w:rsidP="00FE1FC4">
      <w:pPr>
        <w:ind w:left="720" w:hanging="360"/>
      </w:pPr>
      <w:r>
        <w:lastRenderedPageBreak/>
        <w:t>CQ3-10 How many parking spots are designated for electric vehicles in a particular parking lot?</w:t>
      </w:r>
    </w:p>
    <w:p w14:paraId="0C71549E" w14:textId="4D30467D" w:rsidR="008C57FD" w:rsidRDefault="008C57FD" w:rsidP="008C57FD">
      <w:pPr>
        <w:ind w:left="1080" w:hanging="360"/>
        <w:rPr>
          <w:rFonts w:ascii="Courier" w:hAnsi="Courier"/>
        </w:rPr>
      </w:pPr>
      <w:r>
        <w:rPr>
          <w:rFonts w:ascii="Courier" w:hAnsi="Courier"/>
        </w:rPr>
        <w:t>SELECT ?t (COUNT(?p AS ?ev_spot)) WHERE {</w:t>
      </w:r>
    </w:p>
    <w:p w14:paraId="72C7E70B" w14:textId="77777777" w:rsidR="008C57FD" w:rsidRDefault="008C57FD" w:rsidP="008C57F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9F7934B" w14:textId="77777777" w:rsidR="008C57FD" w:rsidRDefault="008C57FD" w:rsidP="008C57FD">
      <w:pPr>
        <w:ind w:left="1080" w:hanging="360"/>
        <w:rPr>
          <w:rFonts w:ascii="Courier" w:hAnsi="Courier"/>
        </w:rPr>
      </w:pPr>
      <w:r>
        <w:rPr>
          <w:rFonts w:ascii="Courier" w:hAnsi="Courier"/>
        </w:rPr>
        <w:t>change:hasManifestation ?lot.</w:t>
      </w:r>
    </w:p>
    <w:p w14:paraId="29DA9FA8" w14:textId="77777777" w:rsidR="008C57FD" w:rsidRDefault="008C57FD" w:rsidP="008C57FD">
      <w:pPr>
        <w:ind w:left="1080" w:hanging="360"/>
        <w:rPr>
          <w:rFonts w:ascii="Courier" w:hAnsi="Courier"/>
        </w:rPr>
      </w:pPr>
      <w:r>
        <w:rPr>
          <w:rFonts w:ascii="Courier" w:hAnsi="Courier"/>
        </w:rPr>
        <w:t>?lot rdf:type parking:ParkingArea;</w:t>
      </w:r>
    </w:p>
    <w:p w14:paraId="432BA9CD" w14:textId="77777777" w:rsidR="008C57FD" w:rsidRDefault="008C57FD" w:rsidP="008C57FD">
      <w:pPr>
        <w:ind w:left="1080" w:hanging="360"/>
        <w:rPr>
          <w:rFonts w:ascii="Courier" w:hAnsi="Courier"/>
        </w:rPr>
      </w:pPr>
      <w:r>
        <w:rPr>
          <w:rFonts w:ascii="Courier" w:hAnsi="Courier"/>
        </w:rPr>
        <w:t>change:existsAt ?t</w:t>
      </w:r>
    </w:p>
    <w:p w14:paraId="7D1DF908" w14:textId="77777777" w:rsidR="008C57FD" w:rsidRDefault="008C57FD" w:rsidP="008C57FD">
      <w:pPr>
        <w:ind w:left="1080" w:hanging="360"/>
        <w:rPr>
          <w:rFonts w:ascii="Courier" w:hAnsi="Courier"/>
        </w:rPr>
      </w:pPr>
      <w:r>
        <w:rPr>
          <w:rFonts w:ascii="Courier" w:hAnsi="Courier"/>
        </w:rPr>
        <w:t>parking:hasSubParkingArea ?p.</w:t>
      </w:r>
    </w:p>
    <w:p w14:paraId="01E7A6C4" w14:textId="7993EEFF" w:rsidR="008C57FD" w:rsidRDefault="008C57FD" w:rsidP="008C57FD">
      <w:pPr>
        <w:ind w:left="1080" w:hanging="360"/>
        <w:rPr>
          <w:rFonts w:ascii="Courier" w:hAnsi="Courier"/>
        </w:rPr>
      </w:pPr>
      <w:r>
        <w:rPr>
          <w:rFonts w:ascii="Courier" w:hAnsi="Courier"/>
        </w:rPr>
        <w:t>?p rdf:type parking:</w:t>
      </w:r>
      <w:r w:rsidR="00E240C5">
        <w:rPr>
          <w:rFonts w:ascii="Courier" w:hAnsi="Courier"/>
        </w:rPr>
        <w:t>EVParkingSpace</w:t>
      </w:r>
      <w:r>
        <w:rPr>
          <w:rFonts w:ascii="Courier" w:hAnsi="Courier"/>
        </w:rPr>
        <w:t>.</w:t>
      </w:r>
    </w:p>
    <w:p w14:paraId="2EF54E3F" w14:textId="77777777" w:rsidR="008C57FD" w:rsidRDefault="008C57FD" w:rsidP="008C57FD">
      <w:pPr>
        <w:ind w:left="1080" w:hanging="360"/>
        <w:rPr>
          <w:rFonts w:ascii="Courier" w:hAnsi="Courier"/>
        </w:rPr>
      </w:pPr>
      <w:r>
        <w:rPr>
          <w:rFonts w:ascii="Courier" w:hAnsi="Courier"/>
        </w:rPr>
        <w:t>} GROUP BY ?t</w:t>
      </w:r>
    </w:p>
    <w:p w14:paraId="68BFD202" w14:textId="77777777" w:rsidR="008C57FD" w:rsidRDefault="008C57FD" w:rsidP="00FE1FC4">
      <w:pPr>
        <w:ind w:left="720" w:hanging="360"/>
      </w:pPr>
    </w:p>
    <w:p w14:paraId="494866DA" w14:textId="5BEF072F" w:rsidR="00FE1FC4" w:rsidRPr="00FE1FC4" w:rsidRDefault="00FE1FC4" w:rsidP="00FE1FC4">
      <w:pPr>
        <w:ind w:left="720" w:hanging="360"/>
      </w:pPr>
      <w:r>
        <w:t>CQ3-11 What types of electric vehicle chargers are available in a particular parking lot?</w:t>
      </w:r>
    </w:p>
    <w:p w14:paraId="726899F8" w14:textId="597E1095" w:rsidR="00F020F9" w:rsidRDefault="00F020F9" w:rsidP="00F020F9">
      <w:pPr>
        <w:ind w:left="1080" w:hanging="360"/>
        <w:rPr>
          <w:rFonts w:ascii="Courier" w:hAnsi="Courier"/>
        </w:rPr>
      </w:pPr>
      <w:r>
        <w:rPr>
          <w:rFonts w:ascii="Courier" w:hAnsi="Courier"/>
        </w:rPr>
        <w:t>SELECT DISTINCT ?chargetype MAX(?t) WHERE {</w:t>
      </w:r>
    </w:p>
    <w:p w14:paraId="31E7B5EF" w14:textId="77777777" w:rsidR="00F020F9" w:rsidRDefault="00F020F9" w:rsidP="00F020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213B53FD" w14:textId="77777777" w:rsidR="00F020F9" w:rsidRDefault="00F020F9" w:rsidP="00F020F9">
      <w:pPr>
        <w:ind w:left="1080" w:hanging="360"/>
        <w:rPr>
          <w:rFonts w:ascii="Courier" w:hAnsi="Courier"/>
        </w:rPr>
      </w:pPr>
      <w:r>
        <w:rPr>
          <w:rFonts w:ascii="Courier" w:hAnsi="Courier"/>
        </w:rPr>
        <w:t>change:hasManifestation ?lot.</w:t>
      </w:r>
    </w:p>
    <w:p w14:paraId="52E3E1E6" w14:textId="54F02801" w:rsidR="00F020F9" w:rsidRDefault="00F020F9" w:rsidP="00F020F9">
      <w:pPr>
        <w:ind w:left="1080" w:hanging="360"/>
        <w:rPr>
          <w:rFonts w:ascii="Courier" w:hAnsi="Courier"/>
        </w:rPr>
      </w:pPr>
      <w:r>
        <w:rPr>
          <w:rFonts w:ascii="Courier" w:hAnsi="Courier"/>
        </w:rPr>
        <w:t>?lot change:existsAt ?t;</w:t>
      </w:r>
    </w:p>
    <w:p w14:paraId="1C3B7F23" w14:textId="2FF203DE" w:rsidR="00F020F9" w:rsidRDefault="00F020F9" w:rsidP="00F020F9">
      <w:pPr>
        <w:ind w:left="1080" w:hanging="360"/>
        <w:rPr>
          <w:rFonts w:ascii="Courier" w:hAnsi="Courier"/>
        </w:rPr>
      </w:pPr>
      <w:r>
        <w:rPr>
          <w:rFonts w:ascii="Courier" w:hAnsi="Courier"/>
        </w:rPr>
        <w:t>parking:hasEvCharger ?charge.</w:t>
      </w:r>
    </w:p>
    <w:p w14:paraId="379CC6B0" w14:textId="77777777" w:rsidR="001223BA" w:rsidRDefault="00F020F9" w:rsidP="001223BA">
      <w:pPr>
        <w:ind w:left="1080" w:hanging="360"/>
        <w:rPr>
          <w:rFonts w:ascii="Courier" w:hAnsi="Courier"/>
        </w:rPr>
      </w:pPr>
      <w:r>
        <w:rPr>
          <w:rFonts w:ascii="Courier" w:hAnsi="Courier"/>
        </w:rPr>
        <w:t>?charge rdf:type ?chargetype.</w:t>
      </w:r>
    </w:p>
    <w:p w14:paraId="439E5A6B" w14:textId="3CEBA81A" w:rsidR="006C7A40" w:rsidRPr="001223BA" w:rsidRDefault="00F020F9" w:rsidP="001223BA">
      <w:pPr>
        <w:ind w:left="1080" w:hanging="360"/>
        <w:rPr>
          <w:rFonts w:ascii="Courier" w:hAnsi="Courier"/>
        </w:rPr>
      </w:pPr>
      <w:r>
        <w:rPr>
          <w:rFonts w:ascii="Courier" w:hAnsi="Courier"/>
        </w:rPr>
        <w:t>}</w:t>
      </w:r>
    </w:p>
    <w:p w14:paraId="226E8935" w14:textId="003CFF12" w:rsidR="006C7A40" w:rsidRDefault="006C7A40" w:rsidP="006C7A40">
      <w:pPr>
        <w:pStyle w:val="Heading3"/>
      </w:pPr>
      <w:bookmarkStart w:id="162" w:name="_Toc34385356"/>
      <w:r>
        <w:t xml:space="preserve">CQs for </w:t>
      </w:r>
      <w:r w:rsidR="00FE1FC4">
        <w:t>ATIS via IT-SoS</w:t>
      </w:r>
      <w:bookmarkEnd w:id="162"/>
    </w:p>
    <w:p w14:paraId="6ECBDBBE" w14:textId="77777777" w:rsidR="001D51E2" w:rsidRPr="001216A3" w:rsidRDefault="001D51E2" w:rsidP="001D51E2">
      <w:pPr>
        <w:ind w:left="720" w:hanging="360"/>
      </w:pPr>
      <w:r w:rsidRPr="001216A3">
        <w:t>CQ</w:t>
      </w:r>
      <w:r>
        <w:t>4</w:t>
      </w:r>
      <w:r w:rsidRPr="001216A3">
        <w:t xml:space="preserve">-1: What </w:t>
      </w:r>
      <w:r>
        <w:t xml:space="preserve">are the averages of the </w:t>
      </w:r>
      <w:r w:rsidRPr="001216A3">
        <w:t>TTI_Max value</w:t>
      </w:r>
      <w:r>
        <w:t>s that</w:t>
      </w:r>
      <w:r w:rsidRPr="001216A3">
        <w:t xml:space="preserve"> have been observed </w:t>
      </w:r>
      <w:r>
        <w:t>over some period of time</w:t>
      </w:r>
      <w:r w:rsidRPr="001216A3">
        <w:t>?</w:t>
      </w:r>
    </w:p>
    <w:p w14:paraId="052A5039" w14:textId="7E17BD15" w:rsidR="00451828" w:rsidRPr="002102D5" w:rsidRDefault="00451828" w:rsidP="002102D5">
      <w:pPr>
        <w:ind w:left="1080" w:hanging="360"/>
        <w:rPr>
          <w:rFonts w:ascii="Courier" w:hAnsi="Courier"/>
        </w:rPr>
      </w:pPr>
      <w:r w:rsidRPr="002102D5">
        <w:rPr>
          <w:rFonts w:ascii="Courier" w:hAnsi="Courier"/>
        </w:rPr>
        <w:t>SELECT  ?x</w:t>
      </w:r>
      <w:r w:rsidR="002102D5" w:rsidRPr="002102D5">
        <w:rPr>
          <w:rFonts w:ascii="Courier" w:hAnsi="Courier"/>
        </w:rPr>
        <w:t xml:space="preserve"> </w:t>
      </w:r>
      <w:r w:rsidRPr="002102D5">
        <w:rPr>
          <w:rFonts w:ascii="Courier" w:hAnsi="Courier"/>
        </w:rPr>
        <w:t>?wayID</w:t>
      </w:r>
    </w:p>
    <w:p w14:paraId="43545EF8" w14:textId="77777777" w:rsidR="00451828" w:rsidRPr="002102D5" w:rsidRDefault="00451828" w:rsidP="002102D5">
      <w:pPr>
        <w:ind w:left="1080" w:hanging="360"/>
        <w:rPr>
          <w:rFonts w:ascii="Courier" w:hAnsi="Courier"/>
        </w:rPr>
      </w:pPr>
      <w:r w:rsidRPr="002102D5">
        <w:rPr>
          <w:rFonts w:ascii="Courier" w:hAnsi="Courier"/>
        </w:rPr>
        <w:t>WHERE {</w:t>
      </w:r>
    </w:p>
    <w:p w14:paraId="16CC15C8" w14:textId="10672DFF" w:rsidR="00451828" w:rsidRPr="002102D5" w:rsidRDefault="00451828" w:rsidP="002102D5">
      <w:pPr>
        <w:ind w:left="1080" w:hanging="360"/>
        <w:rPr>
          <w:rFonts w:ascii="Courier" w:hAnsi="Courier"/>
        </w:rPr>
      </w:pPr>
      <w:r w:rsidRPr="002102D5">
        <w:rPr>
          <w:rFonts w:ascii="Courier" w:hAnsi="Courier"/>
        </w:rPr>
        <w:t xml:space="preserve">?y a </w:t>
      </w:r>
      <w:r w:rsidR="002102D5">
        <w:rPr>
          <w:rFonts w:ascii="Courier" w:hAnsi="Courier"/>
        </w:rPr>
        <w:t>transport:</w:t>
      </w:r>
      <w:r w:rsidRPr="002102D5">
        <w:rPr>
          <w:rFonts w:ascii="Courier" w:hAnsi="Courier"/>
        </w:rPr>
        <w:t>MeanTTI_Max.</w:t>
      </w:r>
    </w:p>
    <w:p w14:paraId="2E6C4A49" w14:textId="271377C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hasValue ?measure.</w:t>
      </w:r>
    </w:p>
    <w:p w14:paraId="0B6AA7F1" w14:textId="7B2AFF70" w:rsidR="00451828" w:rsidRPr="002102D5" w:rsidRDefault="00451828" w:rsidP="002102D5">
      <w:pPr>
        <w:ind w:left="1080" w:hanging="360"/>
        <w:rPr>
          <w:rFonts w:ascii="Courier" w:hAnsi="Courier"/>
        </w:rPr>
      </w:pPr>
      <w:r w:rsidRPr="002102D5">
        <w:rPr>
          <w:rFonts w:ascii="Courier" w:hAnsi="Courier"/>
        </w:rPr>
        <w:t xml:space="preserve">?measure </w:t>
      </w:r>
      <w:r w:rsidR="002102D5">
        <w:rPr>
          <w:rFonts w:ascii="Courier" w:hAnsi="Courier"/>
        </w:rPr>
        <w:t>om:</w:t>
      </w:r>
      <w:r w:rsidRPr="002102D5">
        <w:rPr>
          <w:rFonts w:ascii="Courier" w:hAnsi="Courier"/>
        </w:rPr>
        <w:t>numerical_value ?x.</w:t>
      </w:r>
    </w:p>
    <w:p w14:paraId="15B97EBA" w14:textId="59356B67" w:rsidR="00451828" w:rsidRPr="002102D5" w:rsidRDefault="00451828" w:rsidP="002102D5">
      <w:pPr>
        <w:ind w:left="1080" w:hanging="360"/>
        <w:rPr>
          <w:rFonts w:ascii="Courier" w:hAnsi="Courier"/>
        </w:rPr>
      </w:pPr>
      <w:r w:rsidRPr="002102D5">
        <w:rPr>
          <w:rFonts w:ascii="Courier" w:hAnsi="Courier"/>
        </w:rPr>
        <w:t>?</w:t>
      </w:r>
      <w:r w:rsidR="002102D5">
        <w:rPr>
          <w:rFonts w:ascii="Courier" w:hAnsi="Courier"/>
        </w:rPr>
        <w:t>y om:</w:t>
      </w:r>
      <w:r w:rsidRPr="002102D5">
        <w:rPr>
          <w:rFonts w:ascii="Courier" w:hAnsi="Courier"/>
        </w:rPr>
        <w:t>aggregateOver ?t_interval.</w:t>
      </w:r>
    </w:p>
    <w:p w14:paraId="083F6590" w14:textId="01F100A9"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hasBeginning ?t1.</w:t>
      </w:r>
    </w:p>
    <w:p w14:paraId="0327FD70" w14:textId="77777777" w:rsidR="00451828" w:rsidRPr="002102D5" w:rsidRDefault="00451828" w:rsidP="002102D5">
      <w:pPr>
        <w:ind w:left="1080" w:hanging="360"/>
        <w:rPr>
          <w:rFonts w:ascii="Courier" w:hAnsi="Courier"/>
        </w:rPr>
      </w:pPr>
      <w:r w:rsidRPr="002102D5">
        <w:rPr>
          <w:rFonts w:ascii="Courier" w:hAnsi="Courier"/>
        </w:rPr>
        <w:t>?t1 time:inXSDDateTime ?dt1.</w:t>
      </w:r>
    </w:p>
    <w:p w14:paraId="3032670A" w14:textId="6E52F861"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hasEnd ?t2.</w:t>
      </w:r>
    </w:p>
    <w:p w14:paraId="18A7AAB4" w14:textId="77777777" w:rsidR="00451828" w:rsidRPr="002102D5" w:rsidRDefault="00451828" w:rsidP="002102D5">
      <w:pPr>
        <w:ind w:left="1080" w:hanging="360"/>
        <w:rPr>
          <w:rFonts w:ascii="Courier" w:hAnsi="Courier"/>
        </w:rPr>
      </w:pPr>
      <w:r w:rsidRPr="002102D5">
        <w:rPr>
          <w:rFonts w:ascii="Courier" w:hAnsi="Courier"/>
        </w:rPr>
        <w:t>?t2 time:inXSDDateTime ?dt2.</w:t>
      </w:r>
    </w:p>
    <w:p w14:paraId="734C6B1E" w14:textId="67E3E709" w:rsidR="00451828" w:rsidRPr="002102D5" w:rsidRDefault="00451828" w:rsidP="002102D5">
      <w:pPr>
        <w:ind w:left="1080" w:hanging="360"/>
        <w:rPr>
          <w:rFonts w:ascii="Courier" w:hAnsi="Courier"/>
        </w:rPr>
      </w:pPr>
      <w:r w:rsidRPr="002102D5">
        <w:rPr>
          <w:rFonts w:ascii="Courier" w:hAnsi="Courier"/>
        </w:rPr>
        <w:lastRenderedPageBreak/>
        <w:t xml:space="preserve">?y </w:t>
      </w:r>
      <w:r w:rsidR="002102D5">
        <w:rPr>
          <w:rFonts w:ascii="Courier" w:hAnsi="Courier"/>
        </w:rPr>
        <w:t>om:</w:t>
      </w:r>
      <w:r w:rsidRPr="002102D5">
        <w:rPr>
          <w:rFonts w:ascii="Courier" w:hAnsi="Courier"/>
        </w:rPr>
        <w:t>aggregateOf ?y_2.</w:t>
      </w:r>
    </w:p>
    <w:p w14:paraId="4E92D0A5" w14:textId="6F32B64E" w:rsidR="00451828" w:rsidRPr="002102D5" w:rsidRDefault="00451828" w:rsidP="002102D5">
      <w:pPr>
        <w:ind w:left="1080" w:hanging="360"/>
        <w:rPr>
          <w:rFonts w:ascii="Courier" w:hAnsi="Courier"/>
        </w:rPr>
      </w:pPr>
      <w:r w:rsidRPr="002102D5">
        <w:rPr>
          <w:rFonts w:ascii="Courier" w:hAnsi="Courier"/>
        </w:rPr>
        <w:t xml:space="preserve">?y_2 </w:t>
      </w:r>
      <w:r w:rsidR="002102D5">
        <w:rPr>
          <w:rFonts w:ascii="Courier" w:hAnsi="Courier"/>
        </w:rPr>
        <w:t>om:</w:t>
      </w:r>
      <w:r w:rsidRPr="002102D5">
        <w:rPr>
          <w:rFonts w:ascii="Courier" w:hAnsi="Courier"/>
        </w:rPr>
        <w:t>aggregateOver ?wayID.</w:t>
      </w:r>
    </w:p>
    <w:p w14:paraId="715B2BCC" w14:textId="6C50C970" w:rsidR="00451828" w:rsidRPr="002102D5" w:rsidRDefault="00451828" w:rsidP="002102D5">
      <w:pPr>
        <w:ind w:left="1080" w:hanging="360"/>
        <w:rPr>
          <w:rFonts w:ascii="Courier" w:hAnsi="Courier"/>
        </w:rPr>
      </w:pPr>
      <w:r w:rsidRPr="002102D5">
        <w:rPr>
          <w:rFonts w:ascii="Courier" w:hAnsi="Courier"/>
        </w:rPr>
        <w:t xml:space="preserve">FILTER(?dt </w:t>
      </w:r>
      <w:r w:rsidR="002102D5" w:rsidRPr="002102D5">
        <w:rPr>
          <w:rFonts w:ascii="Courier" w:hAnsi="Courier"/>
        </w:rPr>
        <w:t xml:space="preserve">&lt;=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00F2323D" w:rsidRPr="002102D5">
        <w:rPr>
          <w:rFonts w:ascii="Courier" w:hAnsi="Courier"/>
        </w:rPr>
        <w:t xml:space="preserve"> </w:t>
      </w:r>
      <w:r w:rsidRPr="002102D5">
        <w:rPr>
          <w:rFonts w:ascii="Courier" w:hAnsi="Courier"/>
        </w:rPr>
        <w:t xml:space="preserve">&amp;&amp; ?dt2 &gt;=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Pr="002102D5">
        <w:rPr>
          <w:rFonts w:ascii="Courier" w:hAnsi="Courier"/>
        </w:rPr>
        <w:t>)</w:t>
      </w:r>
    </w:p>
    <w:p w14:paraId="6EC49D46" w14:textId="51AC137D" w:rsidR="00451828" w:rsidRPr="002102D5" w:rsidRDefault="00451828" w:rsidP="002102D5">
      <w:pPr>
        <w:ind w:left="1080" w:hanging="360"/>
        <w:rPr>
          <w:rFonts w:ascii="Courier" w:hAnsi="Courier"/>
        </w:rPr>
      </w:pPr>
      <w:r w:rsidRPr="002102D5">
        <w:rPr>
          <w:rFonts w:ascii="Courier" w:hAnsi="Courier"/>
        </w:rPr>
        <w:t>}</w:t>
      </w:r>
    </w:p>
    <w:p w14:paraId="3CCE7ADC" w14:textId="71F1E083" w:rsidR="001D51E2" w:rsidRDefault="001D51E2" w:rsidP="001D51E2">
      <w:pPr>
        <w:ind w:left="720" w:hanging="360"/>
      </w:pPr>
      <w:r w:rsidRPr="001216A3">
        <w:t>CQ</w:t>
      </w:r>
      <w:r>
        <w:t>4</w:t>
      </w:r>
      <w:r w:rsidRPr="001216A3">
        <w:t xml:space="preserve">-2: What </w:t>
      </w:r>
      <w:r>
        <w:t xml:space="preserve">are the averages of the </w:t>
      </w:r>
      <w:r w:rsidRPr="001216A3">
        <w:t>TTI_Max value</w:t>
      </w:r>
      <w:r>
        <w:t>s that have been observed</w:t>
      </w:r>
      <w:r w:rsidRPr="001216A3">
        <w:t xml:space="preserve"> at some location?</w:t>
      </w:r>
    </w:p>
    <w:p w14:paraId="4F374D40" w14:textId="77777777" w:rsidR="00762E0A" w:rsidRPr="00762E0A" w:rsidRDefault="00762E0A" w:rsidP="00762E0A">
      <w:pPr>
        <w:ind w:left="720" w:hanging="360"/>
        <w:rPr>
          <w:rFonts w:ascii="Courier" w:hAnsi="Courier"/>
        </w:rPr>
      </w:pPr>
      <w:r w:rsidRPr="00762E0A">
        <w:rPr>
          <w:rFonts w:ascii="Courier" w:hAnsi="Courier"/>
        </w:rPr>
        <w:t>SELECT DISTINCT ?x ?t_interval ?dt1 ?dt2</w:t>
      </w:r>
    </w:p>
    <w:p w14:paraId="179B6B84" w14:textId="77777777" w:rsidR="00762E0A" w:rsidRPr="00762E0A" w:rsidRDefault="00762E0A" w:rsidP="00762E0A">
      <w:pPr>
        <w:ind w:left="720" w:hanging="360"/>
        <w:rPr>
          <w:rFonts w:ascii="Courier" w:hAnsi="Courier"/>
        </w:rPr>
      </w:pPr>
      <w:r w:rsidRPr="00762E0A">
        <w:rPr>
          <w:rFonts w:ascii="Courier" w:hAnsi="Courier"/>
        </w:rPr>
        <w:t>WHERE {</w:t>
      </w:r>
    </w:p>
    <w:p w14:paraId="40786392" w14:textId="45545164" w:rsidR="00762E0A" w:rsidRPr="00762E0A" w:rsidRDefault="00762E0A" w:rsidP="00762E0A">
      <w:pPr>
        <w:ind w:left="720" w:hanging="360"/>
        <w:rPr>
          <w:rFonts w:ascii="Courier" w:hAnsi="Courier"/>
        </w:rPr>
      </w:pPr>
      <w:r w:rsidRPr="00762E0A">
        <w:rPr>
          <w:rFonts w:ascii="Courier" w:hAnsi="Courier"/>
        </w:rPr>
        <w:t xml:space="preserve">?y a </w:t>
      </w:r>
      <w:r w:rsidR="00E64A18">
        <w:rPr>
          <w:rFonts w:ascii="Courier" w:hAnsi="Courier"/>
        </w:rPr>
        <w:t>transport:</w:t>
      </w:r>
      <w:r w:rsidRPr="00762E0A">
        <w:rPr>
          <w:rFonts w:ascii="Courier" w:hAnsi="Courier"/>
        </w:rPr>
        <w:t>MeanTTI_Max.</w:t>
      </w:r>
    </w:p>
    <w:p w14:paraId="6590AFDA" w14:textId="2C898600"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hasValue ?measure.</w:t>
      </w:r>
    </w:p>
    <w:p w14:paraId="7AB739E6" w14:textId="6417D0EA" w:rsidR="00762E0A" w:rsidRPr="00762E0A" w:rsidRDefault="00762E0A" w:rsidP="00762E0A">
      <w:pPr>
        <w:ind w:left="720" w:hanging="360"/>
        <w:rPr>
          <w:rFonts w:ascii="Courier" w:hAnsi="Courier"/>
        </w:rPr>
      </w:pPr>
      <w:r w:rsidRPr="00762E0A">
        <w:rPr>
          <w:rFonts w:ascii="Courier" w:hAnsi="Courier"/>
        </w:rPr>
        <w:t xml:space="preserve">?measure </w:t>
      </w:r>
      <w:r w:rsidR="00E64A18">
        <w:rPr>
          <w:rFonts w:ascii="Courier" w:hAnsi="Courier"/>
        </w:rPr>
        <w:t>om:</w:t>
      </w:r>
      <w:r w:rsidRPr="00762E0A">
        <w:rPr>
          <w:rFonts w:ascii="Courier" w:hAnsi="Courier"/>
        </w:rPr>
        <w:t>numerical_value ?x.</w:t>
      </w:r>
    </w:p>
    <w:p w14:paraId="6235287C" w14:textId="40E827C2"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aggregateOver ?t_interval.</w:t>
      </w:r>
    </w:p>
    <w:p w14:paraId="2C5F07AC" w14:textId="3EE6FE69" w:rsidR="00762E0A" w:rsidRPr="00762E0A" w:rsidRDefault="00762E0A" w:rsidP="00762E0A">
      <w:pPr>
        <w:ind w:left="720" w:hanging="360"/>
        <w:rPr>
          <w:rFonts w:ascii="Courier" w:hAnsi="Courier"/>
        </w:rPr>
      </w:pPr>
      <w:r w:rsidRPr="00762E0A">
        <w:rPr>
          <w:rFonts w:ascii="Courier" w:hAnsi="Courier"/>
        </w:rPr>
        <w:t xml:space="preserve">?t_interval </w:t>
      </w:r>
      <w:r w:rsidR="00E64A18">
        <w:rPr>
          <w:rFonts w:ascii="Courier" w:hAnsi="Courier"/>
        </w:rPr>
        <w:t>time:</w:t>
      </w:r>
      <w:r w:rsidRPr="00762E0A">
        <w:rPr>
          <w:rFonts w:ascii="Courier" w:hAnsi="Courier"/>
        </w:rPr>
        <w:t>hasBeginning ?t1.</w:t>
      </w:r>
    </w:p>
    <w:p w14:paraId="54B6172B" w14:textId="77777777" w:rsidR="00762E0A" w:rsidRPr="00762E0A" w:rsidRDefault="00762E0A" w:rsidP="00762E0A">
      <w:pPr>
        <w:ind w:left="720" w:hanging="360"/>
        <w:rPr>
          <w:rFonts w:ascii="Courier" w:hAnsi="Courier"/>
        </w:rPr>
      </w:pPr>
      <w:r w:rsidRPr="00762E0A">
        <w:rPr>
          <w:rFonts w:ascii="Courier" w:hAnsi="Courier"/>
        </w:rPr>
        <w:t>?t1 time:inXSDDateTime ?dt1.</w:t>
      </w:r>
    </w:p>
    <w:p w14:paraId="68A3A39C" w14:textId="3F456B77" w:rsidR="00762E0A" w:rsidRPr="00762E0A" w:rsidRDefault="00762E0A" w:rsidP="00762E0A">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8C89374" w14:textId="77777777" w:rsidR="00762E0A" w:rsidRPr="00762E0A" w:rsidRDefault="00762E0A" w:rsidP="00762E0A">
      <w:pPr>
        <w:ind w:left="720" w:hanging="360"/>
        <w:rPr>
          <w:rFonts w:ascii="Courier" w:hAnsi="Courier"/>
        </w:rPr>
      </w:pPr>
      <w:r w:rsidRPr="00762E0A">
        <w:rPr>
          <w:rFonts w:ascii="Courier" w:hAnsi="Courier"/>
        </w:rPr>
        <w:t>?t2 time:inXSDDateTime ?dt2.</w:t>
      </w:r>
    </w:p>
    <w:p w14:paraId="71CDA5AD" w14:textId="56147931" w:rsidR="00762E0A" w:rsidRPr="00762E0A" w:rsidRDefault="00762E0A" w:rsidP="00762E0A">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03C8B72A" w14:textId="1E680BEE" w:rsidR="00762E0A" w:rsidRPr="00762E0A" w:rsidRDefault="00762E0A" w:rsidP="00762E0A">
      <w:pPr>
        <w:ind w:left="720" w:hanging="360"/>
        <w:rPr>
          <w:rFonts w:ascii="Courier" w:hAnsi="Courier"/>
        </w:rPr>
      </w:pPr>
      <w:r w:rsidRPr="00762E0A">
        <w:rPr>
          <w:rFonts w:ascii="Courier" w:hAnsi="Courier"/>
        </w:rPr>
        <w:t xml:space="preserve">?y_2 </w:t>
      </w:r>
      <w:r w:rsidR="00F2323D">
        <w:rPr>
          <w:rFonts w:ascii="Courier" w:hAnsi="Courier"/>
        </w:rPr>
        <w:t>om:</w:t>
      </w:r>
      <w:r w:rsidRPr="00762E0A">
        <w:rPr>
          <w:rFonts w:ascii="Courier" w:hAnsi="Courier"/>
        </w:rPr>
        <w:t xml:space="preserve">aggregateOver </w:t>
      </w:r>
      <w:r w:rsidR="00285CFF" w:rsidRPr="00285CFF">
        <w:rPr>
          <w:rFonts w:ascii="Courier" w:hAnsi="Courier"/>
          <w:highlight w:val="lightGray"/>
        </w:rPr>
        <w:t>{location id}</w:t>
      </w:r>
      <w:r w:rsidR="00285CFF">
        <w:rPr>
          <w:rFonts w:ascii="Courier" w:hAnsi="Courier"/>
        </w:rPr>
        <w:t>.</w:t>
      </w:r>
    </w:p>
    <w:p w14:paraId="673EE521" w14:textId="4627899E" w:rsidR="00762E0A" w:rsidRPr="00762E0A" w:rsidRDefault="00762E0A" w:rsidP="00762E0A">
      <w:pPr>
        <w:ind w:left="720" w:hanging="360"/>
        <w:rPr>
          <w:rFonts w:ascii="Courier" w:hAnsi="Courier"/>
        </w:rPr>
      </w:pPr>
      <w:r w:rsidRPr="00762E0A">
        <w:rPr>
          <w:rFonts w:ascii="Courier" w:hAnsi="Courier"/>
        </w:rPr>
        <w:t>}</w:t>
      </w:r>
    </w:p>
    <w:p w14:paraId="73E3ECE3" w14:textId="77777777" w:rsidR="00762E0A" w:rsidRDefault="00762E0A" w:rsidP="001D51E2">
      <w:pPr>
        <w:ind w:left="720" w:hanging="360"/>
      </w:pPr>
    </w:p>
    <w:p w14:paraId="584C1ED1" w14:textId="77777777" w:rsidR="001D51E2" w:rsidRPr="001216A3" w:rsidRDefault="001D51E2" w:rsidP="001D51E2">
      <w:pPr>
        <w:ind w:left="720" w:hanging="360"/>
      </w:pPr>
      <w:r w:rsidRPr="001216A3">
        <w:t>CQ</w:t>
      </w:r>
      <w:r>
        <w:t>4</w:t>
      </w:r>
      <w:r w:rsidRPr="001216A3">
        <w:t xml:space="preserve">-3: What </w:t>
      </w:r>
      <w:r>
        <w:t>are the averages of</w:t>
      </w:r>
      <w:r w:rsidRPr="001216A3">
        <w:t xml:space="preserve"> the TTI_Max value</w:t>
      </w:r>
      <w:r>
        <w:t>s that have been observed</w:t>
      </w:r>
      <w:r w:rsidRPr="001216A3">
        <w:t xml:space="preserve"> at some location, </w:t>
      </w:r>
      <w:r>
        <w:t>over</w:t>
      </w:r>
      <w:r w:rsidRPr="001216A3">
        <w:t xml:space="preserve"> some </w:t>
      </w:r>
      <w:r>
        <w:t>period of time</w:t>
      </w:r>
      <w:r w:rsidRPr="001216A3">
        <w:t>?</w:t>
      </w:r>
    </w:p>
    <w:p w14:paraId="4E3A67C3" w14:textId="77777777" w:rsidR="00AA76F2" w:rsidRPr="00762E0A" w:rsidRDefault="00AA76F2" w:rsidP="00AA76F2">
      <w:pPr>
        <w:ind w:left="720" w:hanging="360"/>
        <w:rPr>
          <w:rFonts w:ascii="Courier" w:hAnsi="Courier"/>
        </w:rPr>
      </w:pPr>
      <w:r w:rsidRPr="00762E0A">
        <w:rPr>
          <w:rFonts w:ascii="Courier" w:hAnsi="Courier"/>
        </w:rPr>
        <w:t>SELECT DISTINCT ?x ?dt1 ?dt2</w:t>
      </w:r>
    </w:p>
    <w:p w14:paraId="31AB852C" w14:textId="77777777" w:rsidR="00AA76F2" w:rsidRPr="00762E0A" w:rsidRDefault="00AA76F2" w:rsidP="00AA76F2">
      <w:pPr>
        <w:ind w:left="720" w:hanging="360"/>
        <w:rPr>
          <w:rFonts w:ascii="Courier" w:hAnsi="Courier"/>
        </w:rPr>
      </w:pPr>
      <w:r w:rsidRPr="00762E0A">
        <w:rPr>
          <w:rFonts w:ascii="Courier" w:hAnsi="Courier"/>
        </w:rPr>
        <w:t>WHERE {</w:t>
      </w:r>
    </w:p>
    <w:p w14:paraId="1C20C0F4" w14:textId="2B6C298B" w:rsidR="00AA76F2" w:rsidRPr="00762E0A" w:rsidRDefault="00AA76F2" w:rsidP="00AA76F2">
      <w:pPr>
        <w:ind w:left="720" w:hanging="360"/>
        <w:rPr>
          <w:rFonts w:ascii="Courier" w:hAnsi="Courier"/>
        </w:rPr>
      </w:pPr>
      <w:r w:rsidRPr="00762E0A">
        <w:rPr>
          <w:rFonts w:ascii="Courier" w:hAnsi="Courier"/>
        </w:rPr>
        <w:t xml:space="preserve">?y a </w:t>
      </w:r>
      <w:r w:rsidR="00F2323D">
        <w:rPr>
          <w:rFonts w:ascii="Courier" w:hAnsi="Courier"/>
        </w:rPr>
        <w:t>transport:</w:t>
      </w:r>
      <w:r w:rsidRPr="00762E0A">
        <w:rPr>
          <w:rFonts w:ascii="Courier" w:hAnsi="Courier"/>
        </w:rPr>
        <w:t>MeanTTI_Max.</w:t>
      </w:r>
    </w:p>
    <w:p w14:paraId="2F970D8F" w14:textId="4B3B8EB4"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207B0CA8" w14:textId="3DB98239" w:rsidR="00AA76F2" w:rsidRPr="00762E0A" w:rsidRDefault="00AA76F2" w:rsidP="00AA76F2">
      <w:pPr>
        <w:ind w:left="720" w:hanging="360"/>
        <w:rPr>
          <w:rFonts w:ascii="Courier" w:hAnsi="Courier"/>
        </w:rPr>
      </w:pPr>
      <w:r w:rsidRPr="00762E0A">
        <w:rPr>
          <w:rFonts w:ascii="Courier" w:hAnsi="Courier"/>
        </w:rPr>
        <w:t xml:space="preserve">?y_2 </w:t>
      </w:r>
      <w:r w:rsidR="00F2323D">
        <w:rPr>
          <w:rFonts w:ascii="Courier" w:hAnsi="Courier"/>
        </w:rPr>
        <w:t>om:a</w:t>
      </w:r>
      <w:r w:rsidRPr="00762E0A">
        <w:rPr>
          <w:rFonts w:ascii="Courier" w:hAnsi="Courier"/>
        </w:rPr>
        <w:t xml:space="preserve">ggregateOver </w:t>
      </w:r>
      <w:r w:rsidR="00F2323D" w:rsidRPr="00285CFF">
        <w:rPr>
          <w:rFonts w:ascii="Courier" w:hAnsi="Courier"/>
          <w:highlight w:val="lightGray"/>
        </w:rPr>
        <w:t>{location id}</w:t>
      </w:r>
      <w:r w:rsidR="00F2323D">
        <w:rPr>
          <w:rFonts w:ascii="Courier" w:hAnsi="Courier"/>
        </w:rPr>
        <w:t>.</w:t>
      </w:r>
      <w:r w:rsidRPr="00762E0A">
        <w:rPr>
          <w:rFonts w:ascii="Courier" w:hAnsi="Courier"/>
        </w:rPr>
        <w:t xml:space="preserve">  </w:t>
      </w:r>
    </w:p>
    <w:p w14:paraId="2BA139BC" w14:textId="17D0E982"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hasValue ?measure.</w:t>
      </w:r>
    </w:p>
    <w:p w14:paraId="6330BDAE" w14:textId="477FFF13" w:rsidR="00AA76F2" w:rsidRPr="00762E0A" w:rsidRDefault="00AA76F2" w:rsidP="00AA76F2">
      <w:pPr>
        <w:ind w:left="720" w:hanging="360"/>
        <w:rPr>
          <w:rFonts w:ascii="Courier" w:hAnsi="Courier"/>
        </w:rPr>
      </w:pPr>
      <w:r w:rsidRPr="00762E0A">
        <w:rPr>
          <w:rFonts w:ascii="Courier" w:hAnsi="Courier"/>
        </w:rPr>
        <w:t xml:space="preserve">?measure </w:t>
      </w:r>
      <w:r w:rsidR="00F2323D">
        <w:rPr>
          <w:rFonts w:ascii="Courier" w:hAnsi="Courier"/>
        </w:rPr>
        <w:t>om:</w:t>
      </w:r>
      <w:r w:rsidRPr="00762E0A">
        <w:rPr>
          <w:rFonts w:ascii="Courier" w:hAnsi="Courier"/>
        </w:rPr>
        <w:t>numerical_value ?x.</w:t>
      </w:r>
    </w:p>
    <w:p w14:paraId="5FE9BAFD" w14:textId="38949F93"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aggregateOver ?t_interval.</w:t>
      </w:r>
    </w:p>
    <w:p w14:paraId="24B762A4" w14:textId="1B568D6C"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hasBeginning ?t1.</w:t>
      </w:r>
    </w:p>
    <w:p w14:paraId="2A4FE22E" w14:textId="77777777" w:rsidR="00AA76F2" w:rsidRPr="00762E0A" w:rsidRDefault="00AA76F2" w:rsidP="00AA76F2">
      <w:pPr>
        <w:ind w:left="720" w:hanging="360"/>
        <w:rPr>
          <w:rFonts w:ascii="Courier" w:hAnsi="Courier"/>
        </w:rPr>
      </w:pPr>
      <w:r w:rsidRPr="00762E0A">
        <w:rPr>
          <w:rFonts w:ascii="Courier" w:hAnsi="Courier"/>
        </w:rPr>
        <w:lastRenderedPageBreak/>
        <w:t>?t1 time:inXSDDateTime ?dt1.</w:t>
      </w:r>
    </w:p>
    <w:p w14:paraId="55A4C5D1" w14:textId="761075E2"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99243EA" w14:textId="390C60A1" w:rsidR="00AA76F2" w:rsidRPr="00762E0A" w:rsidRDefault="00AA76F2" w:rsidP="004E359B">
      <w:pPr>
        <w:ind w:left="720" w:hanging="360"/>
        <w:rPr>
          <w:rFonts w:ascii="Courier" w:hAnsi="Courier"/>
        </w:rPr>
      </w:pPr>
      <w:r w:rsidRPr="00762E0A">
        <w:rPr>
          <w:rFonts w:ascii="Courier" w:hAnsi="Courier"/>
        </w:rPr>
        <w:t>?t2 time:inXSDDateTime ?dt2.</w:t>
      </w:r>
    </w:p>
    <w:p w14:paraId="2B444BAA" w14:textId="7E7F840F" w:rsidR="00AA76F2" w:rsidRPr="00762E0A" w:rsidRDefault="00AA76F2" w:rsidP="00AA76F2">
      <w:pPr>
        <w:ind w:left="720" w:hanging="360"/>
        <w:rPr>
          <w:rFonts w:ascii="Courier" w:hAnsi="Courier"/>
        </w:rPr>
      </w:pPr>
      <w:r w:rsidRPr="00762E0A">
        <w:rPr>
          <w:rFonts w:ascii="Courier" w:hAnsi="Courier"/>
        </w:rPr>
        <w:t xml:space="preserve">FILTER(?dt1 &lt;= </w:t>
      </w:r>
      <w:r w:rsidR="00F2323D" w:rsidRPr="001D51E2">
        <w:rPr>
          <w:rFonts w:ascii="Courier" w:hAnsi="Courier"/>
          <w:highlight w:val="lightGray"/>
        </w:rPr>
        <w:t>{time}</w:t>
      </w:r>
      <w:r w:rsidRPr="00762E0A">
        <w:rPr>
          <w:rFonts w:ascii="Courier" w:hAnsi="Courier"/>
        </w:rPr>
        <w:t xml:space="preserve">^^xsd:dateTime &amp;&amp; ?dt2 &gt;= </w:t>
      </w:r>
      <w:r w:rsidR="00F2323D" w:rsidRPr="001D51E2">
        <w:rPr>
          <w:rFonts w:ascii="Courier" w:hAnsi="Courier"/>
          <w:highlight w:val="lightGray"/>
        </w:rPr>
        <w:t>{time}</w:t>
      </w:r>
      <w:r w:rsidRPr="00762E0A">
        <w:rPr>
          <w:rFonts w:ascii="Courier" w:hAnsi="Courier"/>
        </w:rPr>
        <w:t>^</w:t>
      </w:r>
      <w:r w:rsidR="00F2323D">
        <w:rPr>
          <w:rFonts w:ascii="Courier" w:hAnsi="Courier"/>
        </w:rPr>
        <w:t>^</w:t>
      </w:r>
      <w:r w:rsidRPr="00762E0A">
        <w:rPr>
          <w:rFonts w:ascii="Courier" w:hAnsi="Courier"/>
        </w:rPr>
        <w:t>xsd:dateTime)</w:t>
      </w:r>
    </w:p>
    <w:p w14:paraId="7617828F" w14:textId="77777777" w:rsidR="00AA76F2" w:rsidRPr="00762E0A" w:rsidRDefault="00AA76F2" w:rsidP="00AA76F2">
      <w:pPr>
        <w:ind w:left="720" w:hanging="360"/>
        <w:rPr>
          <w:rFonts w:ascii="Courier" w:hAnsi="Courier"/>
        </w:rPr>
      </w:pPr>
      <w:r w:rsidRPr="00762E0A">
        <w:rPr>
          <w:rFonts w:ascii="Courier" w:hAnsi="Courier"/>
        </w:rPr>
        <w:t>}</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63" w:name="_Toc34385357"/>
      <w:r>
        <w:t xml:space="preserve">CQs for </w:t>
      </w:r>
      <w:r w:rsidR="00FE1FC4">
        <w:t>ArcGIS Query Support</w:t>
      </w:r>
      <w:bookmarkEnd w:id="163"/>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12499C85" w14:textId="77777777" w:rsidR="0003795F" w:rsidRDefault="0003795F" w:rsidP="00EF74D8"/>
    <w:p w14:paraId="585F1AD1" w14:textId="343E76D6" w:rsidR="00044769" w:rsidRDefault="00044769" w:rsidP="006009F8">
      <w:pPr>
        <w:pStyle w:val="Heading1"/>
        <w:spacing w:line="276" w:lineRule="auto"/>
      </w:pPr>
      <w:bookmarkStart w:id="164" w:name="_Ref20730202"/>
      <w:bookmarkStart w:id="165" w:name="_Toc34385358"/>
      <w:r>
        <w:t>Application</w:t>
      </w:r>
      <w:bookmarkEnd w:id="153"/>
      <w:bookmarkEnd w:id="164"/>
      <w:bookmarkEnd w:id="165"/>
    </w:p>
    <w:p w14:paraId="5568279E" w14:textId="4FC04C6E" w:rsidR="001731A0" w:rsidRDefault="001731A0" w:rsidP="001731A0">
      <w:pPr>
        <w:rPr>
          <w:highlight w:val="yellow"/>
        </w:rPr>
      </w:pPr>
      <w:r>
        <w:t>Application of the ontolog</w:t>
      </w:r>
      <w:r w:rsidR="00613F6A">
        <w:t>y</w:t>
      </w:r>
      <w:r>
        <w:t xml:space="preserve"> serves to ground </w:t>
      </w:r>
      <w:r w:rsidR="00613F6A">
        <w:t>its</w:t>
      </w:r>
      <w:r>
        <w:t xml:space="preserve"> evaluation</w:t>
      </w:r>
      <w:r w:rsidR="0035479B">
        <w:t xml:space="preserve"> by</w:t>
      </w:r>
      <w:r>
        <w:t xml:space="preserve"> demonstrat</w:t>
      </w:r>
      <w:r w:rsidR="0035479B">
        <w:t>ing</w:t>
      </w:r>
      <w:r>
        <w:t xml:space="preserve"> how </w:t>
      </w:r>
      <w:r w:rsidR="00613F6A">
        <w:t>it</w:t>
      </w:r>
      <w:r w:rsidR="0035479B">
        <w:t xml:space="preserve"> </w:t>
      </w:r>
      <w:r>
        <w:t xml:space="preserve">may be used </w:t>
      </w:r>
      <w:r w:rsidR="00613F6A">
        <w:t xml:space="preserve">in practice -- in particular, how its capacity to represent the domain may be used </w:t>
      </w:r>
      <w:r>
        <w:t>to address some motivating scenario</w:t>
      </w:r>
      <w:r w:rsidR="0035479B">
        <w:t>s</w:t>
      </w:r>
      <w:r>
        <w:t xml:space="preserve">. </w:t>
      </w:r>
      <w:r w:rsidR="0035479B">
        <w:t xml:space="preserve">Applying the ontology for a </w:t>
      </w:r>
      <w:r>
        <w:t>demonstrate</w:t>
      </w:r>
      <w:r w:rsidR="0035479B">
        <w:t>s</w:t>
      </w:r>
      <w:r>
        <w:t xml:space="preserve"> how the ontology can be used to represent the data of interest and produce </w:t>
      </w:r>
      <w:r w:rsidR="00613F6A">
        <w:t>answers</w:t>
      </w:r>
      <w:r>
        <w:t xml:space="preserve"> for the competency questions. </w:t>
      </w:r>
      <w:r w:rsidR="0035479B">
        <w:t>It</w:t>
      </w:r>
      <w:r w:rsidRPr="0035479B">
        <w:t xml:space="preserve"> also provides insight into the required architectures </w:t>
      </w:r>
      <w:r w:rsidR="00613F6A">
        <w:t>for</w:t>
      </w:r>
      <w:r w:rsidRPr="0035479B">
        <w:t xml:space="preserve"> ontology-based solutions </w:t>
      </w:r>
      <w:r w:rsidR="00613F6A">
        <w:t>to</w:t>
      </w:r>
      <w:r w:rsidRPr="0035479B">
        <w:t xml:space="preserve"> the motivating scenarios.</w:t>
      </w:r>
    </w:p>
    <w:p w14:paraId="68806C06" w14:textId="1F4106B5" w:rsidR="00311313" w:rsidRDefault="00796315" w:rsidP="0035479B">
      <w:pPr>
        <w:rPr>
          <w:lang w:val="en-US" w:bidi="en-US"/>
        </w:rPr>
      </w:pPr>
      <w:r>
        <w:rPr>
          <w:lang w:val="en-US" w:bidi="en-US"/>
        </w:rPr>
        <w:t>Application</w:t>
      </w:r>
      <w:r w:rsidR="0035479B">
        <w:rPr>
          <w:lang w:val="en-US" w:bidi="en-US"/>
        </w:rPr>
        <w:t>s</w:t>
      </w:r>
      <w:r>
        <w:rPr>
          <w:lang w:val="en-US" w:bidi="en-US"/>
        </w:rPr>
        <w:t xml:space="preserve"> of the iCity ontology </w:t>
      </w:r>
      <w:r w:rsidR="0035479B">
        <w:rPr>
          <w:lang w:val="en-US" w:bidi="en-US"/>
        </w:rPr>
        <w:t xml:space="preserve">were </w:t>
      </w:r>
      <w:r>
        <w:rPr>
          <w:lang w:val="en-US" w:bidi="en-US"/>
        </w:rPr>
        <w:t xml:space="preserve">explored </w:t>
      </w:r>
      <w:r w:rsidR="00A32A45">
        <w:rPr>
          <w:lang w:val="en-US" w:bidi="en-US"/>
        </w:rPr>
        <w:t>as case studies</w:t>
      </w:r>
      <w:r w:rsidR="00A178EE">
        <w:rPr>
          <w:lang w:val="en-US" w:bidi="en-US"/>
        </w:rPr>
        <w:t xml:space="preserve"> derived from </w:t>
      </w:r>
      <w:r w:rsidR="00CB3CB7">
        <w:rPr>
          <w:lang w:val="en-US" w:bidi="en-US"/>
        </w:rPr>
        <w:t>the motivating scenarios identified</w:t>
      </w:r>
      <w:r>
        <w:rPr>
          <w:lang w:val="en-US" w:bidi="en-US"/>
        </w:rPr>
        <w:t xml:space="preserve"> during the iCity-ORF project</w:t>
      </w:r>
      <w:r w:rsidR="00CB3CB7">
        <w:rPr>
          <w:lang w:val="en-US" w:bidi="en-US"/>
        </w:rPr>
        <w:t xml:space="preserve">. </w:t>
      </w:r>
      <w:r w:rsidR="00311313">
        <w:rPr>
          <w:lang w:val="en-US" w:bidi="en-US"/>
        </w:rPr>
        <w:t xml:space="preserve">These </w:t>
      </w:r>
      <w:r w:rsidR="00A32A45">
        <w:rPr>
          <w:lang w:val="en-US" w:bidi="en-US"/>
        </w:rPr>
        <w:t xml:space="preserve">case studies </w:t>
      </w:r>
      <w:r w:rsidR="00311313">
        <w:rPr>
          <w:lang w:val="en-US" w:bidi="en-US"/>
        </w:rPr>
        <w:t>represent a small subset of possible applications of ontologies for urban informatics. Beyond serving as concrete examples for how the ontology may be used, these projects serve to demonstrate the sufficiency of the ontology to integrate, capture, and retrieve</w:t>
      </w:r>
      <w:r w:rsidR="00CB3CB7">
        <w:rPr>
          <w:lang w:val="en-US" w:bidi="en-US"/>
        </w:rPr>
        <w:t xml:space="preserve"> the</w:t>
      </w:r>
      <w:r w:rsidR="00311313">
        <w:rPr>
          <w:lang w:val="en-US" w:bidi="en-US"/>
        </w:rPr>
        <w:t xml:space="preserve"> data of interest.</w:t>
      </w:r>
    </w:p>
    <w:p w14:paraId="0E30B342" w14:textId="3E9177AA" w:rsidR="00311313" w:rsidRPr="002E4715" w:rsidRDefault="00311313" w:rsidP="000D4063">
      <w:pPr>
        <w:rPr>
          <w:lang w:val="en-US" w:bidi="en-US"/>
        </w:rPr>
      </w:pPr>
      <w:r>
        <w:rPr>
          <w:lang w:val="en-US" w:bidi="en-US"/>
        </w:rPr>
        <w:t xml:space="preserve">In the sections below, we provide an overview of each of the </w:t>
      </w:r>
      <w:r w:rsidR="00A32A45">
        <w:rPr>
          <w:lang w:val="en-US" w:bidi="en-US"/>
        </w:rPr>
        <w:t>case study applications of</w:t>
      </w:r>
      <w:r>
        <w:rPr>
          <w:lang w:val="en-US" w:bidi="en-US"/>
        </w:rPr>
        <w:t xml:space="preserve"> the iCity Ontology.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67A8022C" w:rsidR="00270A44" w:rsidRDefault="00270A44" w:rsidP="00270A44">
      <w:pPr>
        <w:pStyle w:val="Heading2"/>
      </w:pPr>
      <w:bookmarkStart w:id="166" w:name="_Toc34385359"/>
      <w:r>
        <w:t>Exploration of Travel Model Data</w:t>
      </w:r>
      <w:bookmarkEnd w:id="166"/>
    </w:p>
    <w:p w14:paraId="35432770" w14:textId="6BFBB8ED" w:rsidR="00613F6A" w:rsidRPr="00613F6A" w:rsidRDefault="00345CD2" w:rsidP="00613F6A">
      <w:pPr>
        <w:rPr>
          <w:lang w:val="en-US" w:bidi="en-US"/>
        </w:rPr>
      </w:pPr>
      <w:r>
        <w:rPr>
          <w:lang w:val="en-US" w:bidi="en-US"/>
        </w:rPr>
        <w:t xml:space="preserve">Based on the motivating scenario described in Section </w:t>
      </w:r>
      <w:r>
        <w:rPr>
          <w:lang w:val="en-US" w:bidi="en-US"/>
        </w:rPr>
        <w:fldChar w:fldCharType="begin"/>
      </w:r>
      <w:r>
        <w:rPr>
          <w:lang w:val="en-US" w:bidi="en-US"/>
        </w:rPr>
        <w:instrText xml:space="preserve"> REF _Ref31179364 \r \h </w:instrText>
      </w:r>
      <w:r>
        <w:rPr>
          <w:lang w:val="en-US" w:bidi="en-US"/>
        </w:rPr>
      </w:r>
      <w:r>
        <w:rPr>
          <w:lang w:val="en-US" w:bidi="en-US"/>
        </w:rPr>
        <w:fldChar w:fldCharType="separate"/>
      </w:r>
      <w:r w:rsidR="005702D6">
        <w:rPr>
          <w:lang w:val="en-US" w:bidi="en-US"/>
        </w:rPr>
        <w:t>5.1</w:t>
      </w:r>
      <w:r>
        <w:rPr>
          <w:lang w:val="en-US" w:bidi="en-US"/>
        </w:rPr>
        <w:fldChar w:fldCharType="end"/>
      </w:r>
      <w:r>
        <w:rPr>
          <w:lang w:val="en-US" w:bidi="en-US"/>
        </w:rPr>
        <w:t xml:space="preserve">, one possible application for the ontology would be to support the exploration of simulation results. In this case study, we focus on data generated by the TASHA travel model. We leverage the ontology as a means of understanding and exploring its output. </w:t>
      </w:r>
    </w:p>
    <w:p w14:paraId="655A41E0" w14:textId="3C1B604D"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5702D6">
        <w:t xml:space="preserve">Figure </w:t>
      </w:r>
      <w:r w:rsidR="005702D6">
        <w:rPr>
          <w:noProof/>
        </w:rPr>
        <w:t>18</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5702D6">
        <w:t xml:space="preserve">Figure </w:t>
      </w:r>
      <w:r w:rsidR="005702D6">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5"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4035"/>
                    </a:xfrm>
                    <a:prstGeom prst="rect">
                      <a:avLst/>
                    </a:prstGeom>
                  </pic:spPr>
                </pic:pic>
              </a:graphicData>
            </a:graphic>
          </wp:inline>
        </w:drawing>
      </w:r>
    </w:p>
    <w:p w14:paraId="5B889506" w14:textId="7F65B3D5" w:rsidR="00E640E5" w:rsidRDefault="00E640E5" w:rsidP="00E640E5">
      <w:pPr>
        <w:pStyle w:val="Caption"/>
      </w:pPr>
      <w:bookmarkStart w:id="167" w:name="_Ref23932608"/>
      <w:r>
        <w:t xml:space="preserve">Figure </w:t>
      </w:r>
      <w:fldSimple w:instr=" SEQ Figure \* ARABIC ">
        <w:r w:rsidR="005702D6">
          <w:rPr>
            <w:noProof/>
          </w:rPr>
          <w:t>17</w:t>
        </w:r>
      </w:fldSimple>
      <w:bookmarkEnd w:id="167"/>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8910"/>
                    </a:xfrm>
                    <a:prstGeom prst="rect">
                      <a:avLst/>
                    </a:prstGeom>
                  </pic:spPr>
                </pic:pic>
              </a:graphicData>
            </a:graphic>
          </wp:inline>
        </w:drawing>
      </w:r>
    </w:p>
    <w:p w14:paraId="746E453B" w14:textId="333BD50D" w:rsidR="00270A44" w:rsidRDefault="00CD0594" w:rsidP="00992672">
      <w:pPr>
        <w:pStyle w:val="Caption"/>
      </w:pPr>
      <w:bookmarkStart w:id="168" w:name="_Ref23927063"/>
      <w:r>
        <w:t xml:space="preserve">Figure </w:t>
      </w:r>
      <w:fldSimple w:instr=" SEQ Figure \* ARABIC ">
        <w:r w:rsidR="005702D6">
          <w:rPr>
            <w:noProof/>
          </w:rPr>
          <w:t>18</w:t>
        </w:r>
      </w:fldSimple>
      <w:bookmarkEnd w:id="168"/>
      <w:r>
        <w:t>: Architecture with LD-R supported data access.</w:t>
      </w:r>
    </w:p>
    <w:p w14:paraId="7B289DFD" w14:textId="77777777" w:rsidR="007B4B5D" w:rsidRDefault="007B4B5D" w:rsidP="007B4B5D">
      <w:pPr>
        <w:pStyle w:val="Heading3"/>
      </w:pPr>
      <w:bookmarkStart w:id="169" w:name="_Toc34385360"/>
      <w:r>
        <w:t>Summary of Facets</w:t>
      </w:r>
      <w:bookmarkEnd w:id="169"/>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w:t>
      </w:r>
      <w:r>
        <w:lastRenderedPageBreak/>
        <w:t xml:space="preserve">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8C7F3C">
      <w:pPr>
        <w:pStyle w:val="ListParagraph"/>
        <w:numPr>
          <w:ilvl w:val="0"/>
          <w:numId w:val="48"/>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8C7F3C">
      <w:pPr>
        <w:pStyle w:val="ListParagraph"/>
        <w:numPr>
          <w:ilvl w:val="0"/>
          <w:numId w:val="48"/>
        </w:numPr>
      </w:pPr>
      <w:r>
        <w:t>Start zone ID, End zone ID: display the zone IDs of the trips’ origins and destinations.</w:t>
      </w:r>
    </w:p>
    <w:p w14:paraId="4337B6DD" w14:textId="77777777" w:rsidR="007B4B5D" w:rsidRDefault="007B4B5D" w:rsidP="008C7F3C">
      <w:pPr>
        <w:pStyle w:val="ListParagraph"/>
        <w:numPr>
          <w:ilvl w:val="0"/>
          <w:numId w:val="48"/>
        </w:numPr>
      </w:pPr>
      <w:r>
        <w:t>Start time, End time: displays the start and end times of a trip, encoded in xsd:dateTimeStamp format. The times are assigned a default date of 01-01-2019.</w:t>
      </w:r>
    </w:p>
    <w:p w14:paraId="4B6F0903" w14:textId="77777777" w:rsidR="007B4B5D" w:rsidRDefault="007B4B5D" w:rsidP="008C7F3C">
      <w:pPr>
        <w:pStyle w:val="ListParagraph"/>
        <w:numPr>
          <w:ilvl w:val="0"/>
          <w:numId w:val="48"/>
        </w:numPr>
      </w:pPr>
      <w:r>
        <w:t>Trip Mode: displays the mode type used for the trip.</w:t>
      </w:r>
    </w:p>
    <w:p w14:paraId="7DB991ED" w14:textId="77777777" w:rsidR="007B4B5D" w:rsidRDefault="007B4B5D" w:rsidP="008C7F3C">
      <w:pPr>
        <w:pStyle w:val="ListParagraph"/>
        <w:numPr>
          <w:ilvl w:val="0"/>
          <w:numId w:val="48"/>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8C7F3C">
      <w:pPr>
        <w:pStyle w:val="ListParagraph"/>
        <w:numPr>
          <w:ilvl w:val="0"/>
          <w:numId w:val="48"/>
        </w:numPr>
      </w:pPr>
      <w:r>
        <w:t>Traveler Type: displays the type (class) of person who performed the trip.</w:t>
      </w:r>
    </w:p>
    <w:p w14:paraId="13D6D6E5" w14:textId="77777777" w:rsidR="007B4B5D" w:rsidRDefault="007B4B5D" w:rsidP="008C7F3C">
      <w:pPr>
        <w:pStyle w:val="ListParagraph"/>
        <w:numPr>
          <w:ilvl w:val="0"/>
          <w:numId w:val="48"/>
        </w:numPr>
      </w:pPr>
      <w:r>
        <w:t>Traveler Age: displays the age of the person who performed the trip.</w:t>
      </w:r>
    </w:p>
    <w:p w14:paraId="33FEC4FE" w14:textId="77777777" w:rsidR="007B4B5D" w:rsidRDefault="007B4B5D" w:rsidP="008C7F3C">
      <w:pPr>
        <w:pStyle w:val="ListParagraph"/>
        <w:numPr>
          <w:ilvl w:val="0"/>
          <w:numId w:val="48"/>
        </w:numPr>
      </w:pPr>
      <w:r>
        <w:t>Traveler has transit pass: a boolean value indicating whether the person who performed the trip has a transit pass.</w:t>
      </w:r>
    </w:p>
    <w:p w14:paraId="4FD807C8" w14:textId="77777777" w:rsidR="007B4B5D" w:rsidRDefault="007B4B5D" w:rsidP="008C7F3C">
      <w:pPr>
        <w:pStyle w:val="ListParagraph"/>
        <w:numPr>
          <w:ilvl w:val="0"/>
          <w:numId w:val="48"/>
        </w:numPr>
      </w:pPr>
      <w:r>
        <w:t>Traveler’s school zone: displays the zone id of the school where the person performing the trip is enrolled (if applicable).</w:t>
      </w:r>
    </w:p>
    <w:p w14:paraId="2DAF76BF" w14:textId="77777777" w:rsidR="007B4B5D" w:rsidRDefault="007B4B5D" w:rsidP="008C7F3C">
      <w:pPr>
        <w:pStyle w:val="ListParagraph"/>
        <w:numPr>
          <w:ilvl w:val="0"/>
          <w:numId w:val="48"/>
        </w:numPr>
      </w:pPr>
      <w:r>
        <w:t>Traveler’s work zone: displays the zone id of the location where the person performing the trip is employed (if applicable).</w:t>
      </w:r>
    </w:p>
    <w:p w14:paraId="3F6B573A" w14:textId="77777777" w:rsidR="007B4B5D" w:rsidRPr="002C4107" w:rsidRDefault="007B4B5D" w:rsidP="008C7F3C">
      <w:pPr>
        <w:pStyle w:val="ListParagraph"/>
        <w:numPr>
          <w:ilvl w:val="0"/>
          <w:numId w:val="48"/>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8C7F3C">
      <w:pPr>
        <w:pStyle w:val="ListParagraph"/>
        <w:numPr>
          <w:ilvl w:val="0"/>
          <w:numId w:val="49"/>
        </w:numPr>
      </w:pPr>
      <w:r>
        <w:t>Age: displays the age range of persons in the TASHA output.</w:t>
      </w:r>
    </w:p>
    <w:p w14:paraId="0B4EDB0E" w14:textId="77777777" w:rsidR="007B4B5D" w:rsidRDefault="007B4B5D" w:rsidP="008C7F3C">
      <w:pPr>
        <w:pStyle w:val="ListParagraph"/>
        <w:numPr>
          <w:ilvl w:val="0"/>
          <w:numId w:val="49"/>
        </w:numPr>
      </w:pPr>
      <w:r>
        <w:lastRenderedPageBreak/>
        <w:t>Transit pass: displays a Boolean value indicating the number of persons with (true) and without (false) transit passes.</w:t>
      </w:r>
    </w:p>
    <w:p w14:paraId="6B364DB3" w14:textId="77777777" w:rsidR="007B4B5D" w:rsidRDefault="007B4B5D" w:rsidP="008C7F3C">
      <w:pPr>
        <w:pStyle w:val="ListParagraph"/>
        <w:numPr>
          <w:ilvl w:val="0"/>
          <w:numId w:val="49"/>
        </w:numPr>
      </w:pPr>
      <w:r>
        <w:t>School zone ID: displays the distribution of the zone ids of the schools where people are enrolled.</w:t>
      </w:r>
    </w:p>
    <w:p w14:paraId="1D4FACE9" w14:textId="77777777" w:rsidR="007B4B5D" w:rsidRDefault="007B4B5D" w:rsidP="008C7F3C">
      <w:pPr>
        <w:pStyle w:val="ListParagraph"/>
        <w:numPr>
          <w:ilvl w:val="0"/>
          <w:numId w:val="49"/>
        </w:numPr>
      </w:pPr>
      <w:r>
        <w:t>Work zone ID: displays the distribution of zone id of the locations where people are employed.</w:t>
      </w:r>
    </w:p>
    <w:p w14:paraId="14A93B3E" w14:textId="77777777" w:rsidR="007B4B5D" w:rsidRDefault="007B4B5D" w:rsidP="008C7F3C">
      <w:pPr>
        <w:pStyle w:val="ListParagraph"/>
        <w:numPr>
          <w:ilvl w:val="0"/>
          <w:numId w:val="49"/>
        </w:numPr>
      </w:pPr>
      <w:r>
        <w:t>Occupation: displays the distribution of occupation types for people in the simulation.</w:t>
      </w:r>
    </w:p>
    <w:p w14:paraId="3B526FC6" w14:textId="77777777" w:rsidR="007B4B5D" w:rsidRDefault="007B4B5D" w:rsidP="008C7F3C">
      <w:pPr>
        <w:pStyle w:val="ListParagraph"/>
        <w:numPr>
          <w:ilvl w:val="0"/>
          <w:numId w:val="49"/>
        </w:numPr>
      </w:pPr>
      <w:r>
        <w:t>Travels from zone, Travels to zone (map view): displays a map view of the zones where the selected persons travel from and to.</w:t>
      </w:r>
    </w:p>
    <w:p w14:paraId="6496C5E3" w14:textId="77777777" w:rsidR="007B4B5D" w:rsidRDefault="007B4B5D" w:rsidP="008C7F3C">
      <w:pPr>
        <w:pStyle w:val="ListParagraph"/>
        <w:numPr>
          <w:ilvl w:val="0"/>
          <w:numId w:val="49"/>
        </w:numPr>
      </w:pPr>
      <w:r>
        <w:t>Travels from zone ID, Travels to zone ID: displays the distribution of zone IDs of the locations where the selected persons travel to and from.</w:t>
      </w:r>
    </w:p>
    <w:p w14:paraId="07326FD5" w14:textId="77777777" w:rsidR="007B4B5D" w:rsidRDefault="007B4B5D" w:rsidP="008C7F3C">
      <w:pPr>
        <w:pStyle w:val="ListParagraph"/>
        <w:numPr>
          <w:ilvl w:val="0"/>
          <w:numId w:val="49"/>
        </w:numPr>
      </w:pPr>
      <w:r>
        <w:t>Trip start times, Trip end times: displays the distribution of trip start times and end times for trips performed by the selected persons.</w:t>
      </w:r>
    </w:p>
    <w:p w14:paraId="34F8F41A" w14:textId="570DEA03" w:rsidR="007B4B5D" w:rsidRDefault="007B4B5D" w:rsidP="008C7F3C">
      <w:pPr>
        <w:pStyle w:val="ListParagraph"/>
        <w:numPr>
          <w:ilvl w:val="0"/>
          <w:numId w:val="49"/>
        </w:numPr>
      </w:pPr>
      <w:r>
        <w:t>Travels via mode: displays the mode of travel for trips performed by the selected persons</w:t>
      </w:r>
    </w:p>
    <w:p w14:paraId="4BD746B0" w14:textId="64C7947B" w:rsidR="00613F6A" w:rsidRDefault="00613F6A" w:rsidP="00613F6A"/>
    <w:p w14:paraId="2826D4C4" w14:textId="498A9BA5" w:rsidR="00345CD2" w:rsidRDefault="00345CD2" w:rsidP="00345CD2">
      <w:pPr>
        <w:pStyle w:val="Heading3"/>
      </w:pPr>
      <w:bookmarkStart w:id="170" w:name="_Toc34385361"/>
      <w:r>
        <w:t>Data Mappings</w:t>
      </w:r>
      <w:bookmarkEnd w:id="170"/>
    </w:p>
    <w:p w14:paraId="38F7F41A" w14:textId="4074B529" w:rsidR="0052055B" w:rsidRDefault="0052055B" w:rsidP="00613F6A">
      <w:pPr>
        <w:rPr>
          <w:lang w:val="en-US" w:bidi="en-US"/>
        </w:rPr>
      </w:pPr>
      <w:r>
        <w:rPr>
          <w:lang w:val="en-US" w:bidi="en-US"/>
        </w:rPr>
        <w:t>In addition to providing a mechanism to query the simulation output, defining mappings to the ontology serves to formalize the data such that its semantics is clear. This provides a level of documentation not previously available for TASHA output.</w:t>
      </w:r>
    </w:p>
    <w:p w14:paraId="08B6CB75" w14:textId="1926B397" w:rsidR="00613F6A" w:rsidRDefault="00613F6A" w:rsidP="00613F6A">
      <w:pPr>
        <w:rPr>
          <w:lang w:val="en-US" w:bidi="en-US"/>
        </w:rPr>
      </w:pPr>
      <w:r>
        <w:rPr>
          <w:lang w:val="en-US" w:bidi="en-US"/>
        </w:rPr>
        <w:t xml:space="preserve">The mappings that were designed to define the </w:t>
      </w:r>
      <w:r w:rsidR="0052055B">
        <w:rPr>
          <w:lang w:val="en-US" w:bidi="en-US"/>
        </w:rPr>
        <w:t>simulation</w:t>
      </w:r>
      <w:r>
        <w:rPr>
          <w:lang w:val="en-US" w:bidi="en-US"/>
        </w:rPr>
        <w:t xml:space="preserve"> output </w:t>
      </w:r>
      <w:r w:rsidR="0052055B">
        <w:rPr>
          <w:lang w:val="en-US" w:bidi="en-US"/>
        </w:rPr>
        <w:t xml:space="preserve">data </w:t>
      </w:r>
      <w:r>
        <w:rPr>
          <w:lang w:val="en-US" w:bidi="en-US"/>
        </w:rPr>
        <w:t xml:space="preserve">in terms of the iCity Ontology are described in detail in </w:t>
      </w:r>
      <w:r w:rsidR="005C57A3">
        <w:rPr>
          <w:lang w:val="en-US" w:bidi="en-US"/>
        </w:rPr>
        <w:fldChar w:fldCharType="begin"/>
      </w:r>
      <w:r w:rsidR="005C57A3">
        <w:rPr>
          <w:lang w:val="en-US" w:bidi="en-US"/>
        </w:rPr>
        <w:instrText xml:space="preserve"> REF _Ref32405146 \r \h </w:instrText>
      </w:r>
      <w:r w:rsidR="005C57A3">
        <w:rPr>
          <w:lang w:val="en-US" w:bidi="en-US"/>
        </w:rPr>
      </w:r>
      <w:r w:rsidR="005C57A3">
        <w:rPr>
          <w:lang w:val="en-US" w:bidi="en-US"/>
        </w:rPr>
        <w:fldChar w:fldCharType="separate"/>
      </w:r>
      <w:r w:rsidR="005702D6">
        <w:rPr>
          <w:lang w:val="en-US" w:bidi="en-US"/>
        </w:rPr>
        <w:t>Appendix A</w:t>
      </w:r>
      <w:r w:rsidR="005C57A3">
        <w:rPr>
          <w:lang w:val="en-US" w:bidi="en-US"/>
        </w:rPr>
        <w:fldChar w:fldCharType="end"/>
      </w:r>
      <w:r w:rsidR="005C57A3">
        <w:rPr>
          <w:lang w:val="en-US" w:bidi="en-US"/>
        </w:rPr>
        <w:t>.</w:t>
      </w:r>
      <w:r>
        <w:rPr>
          <w:lang w:val="en-US" w:bidi="en-US"/>
        </w:rPr>
        <w:t xml:space="preserve">The Karma mapping files are available online in the GitHub project repository at: </w:t>
      </w:r>
      <w:hyperlink r:id="rId38" w:history="1">
        <w:r w:rsidR="0052055B">
          <w:rPr>
            <w:rStyle w:val="Hyperlink"/>
            <w:lang w:val="en-US" w:bidi="en-US"/>
          </w:rPr>
          <w:t>https://github.com/EnterpriseIntegrationLab/icity/tree/master/mappings/TASHA</w:t>
        </w:r>
      </w:hyperlink>
      <w:r>
        <w:rPr>
          <w:lang w:val="en-US" w:bidi="en-US"/>
        </w:rPr>
        <w:t>. The mappings were formalized in the W3C standard R2RML</w:t>
      </w:r>
      <w:r w:rsidR="005C57A3">
        <w:rPr>
          <w:lang w:val="en-US" w:bidi="en-US"/>
        </w:rPr>
        <w:t xml:space="preserve"> </w:t>
      </w:r>
      <w:r w:rsidR="009E5CF6">
        <w:rPr>
          <w:lang w:val="en-US" w:bidi="en-US"/>
        </w:rPr>
        <w:fldChar w:fldCharType="begin"/>
      </w:r>
      <w:r w:rsidR="009E5CF6">
        <w:rPr>
          <w:lang w:val="en-US" w:bidi="en-US"/>
        </w:rPr>
        <w:instrText xml:space="preserve"> ADDIN EN.CITE &lt;EndNote&gt;&lt;Cite&gt;&lt;Author&gt;Das&lt;/Author&gt;&lt;Year&gt;2016&lt;/Year&gt;&lt;IDText&gt;R2RML: RDB to RDF Mapping Language. W3C Recommendation (2012)&lt;/IDText&gt;&lt;DisplayText&gt;[31]&lt;/DisplayText&gt;&lt;record&gt;&lt;titles&gt;&lt;title&gt;R2RML: RDB to RDF Mapping Language. W3C Recommendation (2012)&lt;/title&gt;&lt;/titles&gt;&lt;contributors&gt;&lt;authors&gt;&lt;author&gt;Das, Souripriya&lt;/author&gt;&lt;author&gt;Sundara, Seema&lt;/author&gt;&lt;author&gt;Cyganiak, Richard&lt;/author&gt;&lt;/authors&gt;&lt;/contributors&gt;&lt;added-date format="utc"&gt;1581530815&lt;/added-date&gt;&lt;ref-type name="Generic"&gt;13&lt;/ref-type&gt;&lt;dates&gt;&lt;year&gt;2016&lt;/year&gt;&lt;/dates&gt;&lt;rec-number&gt;50&lt;/rec-number&gt;&lt;last-updated-date format="utc"&gt;1581530815&lt;/last-updated-date&gt;&lt;/record&gt;&lt;/Cite&gt;&lt;/EndNote&gt;</w:instrText>
      </w:r>
      <w:r w:rsidR="009E5CF6">
        <w:rPr>
          <w:lang w:val="en-US" w:bidi="en-US"/>
        </w:rPr>
        <w:fldChar w:fldCharType="separate"/>
      </w:r>
      <w:r w:rsidR="009E5CF6">
        <w:rPr>
          <w:noProof/>
          <w:lang w:val="en-US" w:bidi="en-US"/>
        </w:rPr>
        <w:t>[31]</w:t>
      </w:r>
      <w:r w:rsidR="009E5CF6">
        <w:rPr>
          <w:lang w:val="en-US" w:bidi="en-US"/>
        </w:rPr>
        <w:fldChar w:fldCharType="end"/>
      </w:r>
      <w:r>
        <w:rPr>
          <w:lang w:val="en-US" w:bidi="en-US"/>
        </w:rPr>
        <w:t xml:space="preserve"> and designed and implemented using the Karma </w:t>
      </w:r>
      <w:r w:rsidR="009E5CF6">
        <w:rPr>
          <w:lang w:val="en-US" w:bidi="en-US"/>
        </w:rPr>
        <w:fldChar w:fldCharType="begin"/>
      </w:r>
      <w:r w:rsidR="009E5CF6">
        <w:rPr>
          <w:lang w:val="en-US" w:bidi="en-US"/>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009E5CF6">
        <w:rPr>
          <w:lang w:val="en-US" w:bidi="en-US"/>
        </w:rPr>
        <w:fldChar w:fldCharType="separate"/>
      </w:r>
      <w:r w:rsidR="009E5CF6">
        <w:rPr>
          <w:noProof/>
          <w:lang w:val="en-US" w:bidi="en-US"/>
        </w:rPr>
        <w:t>[32]</w:t>
      </w:r>
      <w:r w:rsidR="009E5CF6">
        <w:rPr>
          <w:lang w:val="en-US" w:bidi="en-US"/>
        </w:rPr>
        <w:fldChar w:fldCharType="end"/>
      </w:r>
      <w:r w:rsidR="00BC5B02">
        <w:rPr>
          <w:lang w:val="en-US" w:bidi="en-US"/>
        </w:rPr>
        <w:t xml:space="preserve"> </w:t>
      </w:r>
      <w:r>
        <w:rPr>
          <w:lang w:val="en-US" w:bidi="en-US"/>
        </w:rPr>
        <w:t xml:space="preserve">data transformation tool. The data was transformed into RDF (i.e., through OBDA </w:t>
      </w:r>
      <w:r>
        <w:rPr>
          <w:i/>
          <w:lang w:val="en-US" w:bidi="en-US"/>
        </w:rPr>
        <w:t>materialization</w:t>
      </w:r>
      <w:r>
        <w:rPr>
          <w:lang w:val="en-US" w:bidi="en-US"/>
        </w:rPr>
        <w:t xml:space="preserve">) and then uploaded to a Virtuoso triple store. </w:t>
      </w:r>
    </w:p>
    <w:p w14:paraId="579812E4" w14:textId="77777777" w:rsidR="00613F6A" w:rsidRDefault="00613F6A" w:rsidP="00613F6A"/>
    <w:p w14:paraId="5D7E898B" w14:textId="3C56FB8F" w:rsidR="007B4B5D" w:rsidRDefault="007B4B5D" w:rsidP="007B4B5D">
      <w:pPr>
        <w:pStyle w:val="Heading3"/>
      </w:pPr>
      <w:bookmarkStart w:id="171" w:name="_Toc34385362"/>
      <w:r>
        <w:lastRenderedPageBreak/>
        <w:t>Future Work</w:t>
      </w:r>
      <w:bookmarkEnd w:id="171"/>
    </w:p>
    <w:p w14:paraId="009A1C91" w14:textId="6342B915" w:rsidR="007B4B5D" w:rsidRDefault="007B4B5D" w:rsidP="007B4B5D">
      <w:r>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5480615B" w14:textId="11C356F0" w:rsidR="00270A44" w:rsidRDefault="007B4B5D" w:rsidP="005E14FD">
      <w:r>
        <w:t>LD-R documentation also notes a timeline view as a desired future enhancement. In the meantime, it might be useful to consider manipulating the data in order to view the associated timestamps at a higher level of granularity (e.g. hourly).</w:t>
      </w:r>
    </w:p>
    <w:p w14:paraId="6B512B55" w14:textId="751F54B2" w:rsidR="00345CD2" w:rsidRDefault="00345CD2" w:rsidP="005E14FD">
      <w:r>
        <w:t>Finally, as a follow-up to this work it would be interesting to consider the capture and integration of results from other travel model simulations and tools. This would provide useful insights into the potential value of semantic integration in the context of simulation results.</w:t>
      </w:r>
    </w:p>
    <w:p w14:paraId="21CA4FA2" w14:textId="168178A4" w:rsidR="008E4D96" w:rsidRDefault="008E4D96" w:rsidP="008E4D96">
      <w:pPr>
        <w:pStyle w:val="Heading2"/>
      </w:pPr>
      <w:bookmarkStart w:id="172" w:name="_Toc34385363"/>
      <w:r>
        <w:t>Analysis of TTC Data for Bus Bridging Study</w:t>
      </w:r>
      <w:bookmarkEnd w:id="172"/>
    </w:p>
    <w:p w14:paraId="413250D1" w14:textId="1688AB2E" w:rsidR="008E4D96" w:rsidRDefault="00687B20" w:rsidP="008E4D96">
      <w:pPr>
        <w:rPr>
          <w:lang w:val="en-US" w:bidi="en-US"/>
        </w:rPr>
      </w:pPr>
      <w:r>
        <w:rPr>
          <w:lang w:val="en-US" w:bidi="en-US"/>
        </w:rPr>
        <w:t xml:space="preserve">This case study was derived from the motivating scenario described in Section </w:t>
      </w:r>
      <w:r>
        <w:rPr>
          <w:lang w:val="en-US" w:bidi="en-US"/>
        </w:rPr>
        <w:fldChar w:fldCharType="begin"/>
      </w:r>
      <w:r>
        <w:rPr>
          <w:lang w:val="en-US" w:bidi="en-US"/>
        </w:rPr>
        <w:instrText xml:space="preserve"> REF _Ref31180594 \r \h </w:instrText>
      </w:r>
      <w:r>
        <w:rPr>
          <w:lang w:val="en-US" w:bidi="en-US"/>
        </w:rPr>
      </w:r>
      <w:r>
        <w:rPr>
          <w:lang w:val="en-US" w:bidi="en-US"/>
        </w:rPr>
        <w:fldChar w:fldCharType="separate"/>
      </w:r>
      <w:r w:rsidR="005702D6">
        <w:rPr>
          <w:lang w:val="en-US" w:bidi="en-US"/>
        </w:rPr>
        <w:t>5.2</w:t>
      </w:r>
      <w:r>
        <w:rPr>
          <w:lang w:val="en-US" w:bidi="en-US"/>
        </w:rPr>
        <w:fldChar w:fldCharType="end"/>
      </w:r>
      <w:r>
        <w:rPr>
          <w:lang w:val="en-US" w:bidi="en-US"/>
        </w:rPr>
        <w:t xml:space="preserve">. </w:t>
      </w:r>
      <w:r w:rsidR="00AC522F">
        <w:rPr>
          <w:lang w:val="en-US" w:bidi="en-US"/>
        </w:rPr>
        <w:t>Similar to the previous</w:t>
      </w:r>
      <w:r w:rsidR="008E4D96">
        <w:rPr>
          <w:lang w:val="en-US" w:bidi="en-US"/>
        </w:rPr>
        <w:t xml:space="preserve"> </w:t>
      </w:r>
      <w:r w:rsidR="00AC522F">
        <w:rPr>
          <w:lang w:val="en-US" w:bidi="en-US"/>
        </w:rPr>
        <w:t xml:space="preserve">case, the main goal of this application is to support researchers in navigating and exploring data of interest. In this case, the relevant datasets are those provided by the local transit authority. No specialized architecture was designed; rather, standard Semantic Web tools of an RDF triple store and a data mapper were implemented in order to formalize, integrate, and provide a mechanism to access this data. </w:t>
      </w:r>
    </w:p>
    <w:p w14:paraId="4815E530" w14:textId="74CB15CA" w:rsidR="00AC522F" w:rsidRPr="008E4D96" w:rsidRDefault="00AC522F" w:rsidP="00AC522F">
      <w:pPr>
        <w:pStyle w:val="Heading3"/>
      </w:pPr>
      <w:bookmarkStart w:id="173" w:name="_Toc34385364"/>
      <w:r>
        <w:t>Data mapping</w:t>
      </w:r>
      <w:bookmarkEnd w:id="173"/>
    </w:p>
    <w:p w14:paraId="695DC2E8" w14:textId="09859920" w:rsidR="008E4D96" w:rsidRDefault="008E4D96" w:rsidP="008E4D96">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The mappings that were designed to define this data, in terms of the iCity Ontology are described in detail in </w:t>
      </w:r>
      <w:r w:rsidR="00D379A5">
        <w:rPr>
          <w:lang w:val="en-US" w:bidi="en-US"/>
        </w:rPr>
        <w:fldChar w:fldCharType="begin"/>
      </w:r>
      <w:r w:rsidR="00D379A5">
        <w:rPr>
          <w:lang w:val="en-US" w:bidi="en-US"/>
        </w:rPr>
        <w:instrText xml:space="preserve"> REF _Ref31182931 \r \h </w:instrText>
      </w:r>
      <w:r w:rsidR="00D379A5">
        <w:rPr>
          <w:lang w:val="en-US" w:bidi="en-US"/>
        </w:rPr>
      </w:r>
      <w:r w:rsidR="00D379A5">
        <w:rPr>
          <w:lang w:val="en-US" w:bidi="en-US"/>
        </w:rPr>
        <w:fldChar w:fldCharType="separate"/>
      </w:r>
      <w:r w:rsidR="005702D6">
        <w:rPr>
          <w:lang w:val="en-US" w:bidi="en-US"/>
        </w:rPr>
        <w:t>Appendix B</w:t>
      </w:r>
      <w:r w:rsidR="00D379A5">
        <w:rPr>
          <w:lang w:val="en-US" w:bidi="en-US"/>
        </w:rPr>
        <w:fldChar w:fldCharType="end"/>
      </w:r>
      <w:r>
        <w:rPr>
          <w:lang w:val="en-US" w:bidi="en-US"/>
        </w:rPr>
        <w:t xml:space="preserve">. The Karma mapping files are available online in the GitHub project repository at: </w:t>
      </w:r>
      <w:hyperlink r:id="rId39" w:history="1">
        <w:r w:rsidRPr="00D47DDD">
          <w:rPr>
            <w:rStyle w:val="Hyperlink"/>
            <w:lang w:val="en-US" w:bidi="en-US"/>
          </w:rPr>
          <w:t>https://github.com/EnterpriseIntegrationLab/icity/upload/master/mappings/TTC</w:t>
        </w:r>
      </w:hyperlink>
      <w:r>
        <w:rPr>
          <w:lang w:val="en-US" w:bidi="en-US"/>
        </w:rPr>
        <w:t xml:space="preserve">. The mappings were formalized in the W3C standard R2RML and designed and implemented using the Karma data transformation tool. The data was transformed into RDF (i.e., through OBDA </w:t>
      </w:r>
      <w:r>
        <w:rPr>
          <w:i/>
          <w:lang w:val="en-US" w:bidi="en-US"/>
        </w:rPr>
        <w:t>materialization</w:t>
      </w:r>
      <w:r>
        <w:rPr>
          <w:lang w:val="en-US" w:bidi="en-US"/>
        </w:rPr>
        <w:t xml:space="preserve">) and then uploaded to </w:t>
      </w:r>
      <w:r w:rsidR="00D379A5">
        <w:rPr>
          <w:lang w:val="en-US" w:bidi="en-US"/>
        </w:rPr>
        <w:t>the</w:t>
      </w:r>
      <w:r>
        <w:rPr>
          <w:lang w:val="en-US" w:bidi="en-US"/>
        </w:rPr>
        <w:t xml:space="preserve"> Virtuoso</w:t>
      </w:r>
      <w:r w:rsidR="00D379A5">
        <w:rPr>
          <w:rStyle w:val="FootnoteReference"/>
          <w:lang w:val="en-US" w:bidi="en-US"/>
        </w:rPr>
        <w:footnoteReference w:id="22"/>
      </w:r>
      <w:r>
        <w:rPr>
          <w:lang w:val="en-US" w:bidi="en-US"/>
        </w:rPr>
        <w:t xml:space="preserve"> triple store. </w:t>
      </w:r>
    </w:p>
    <w:p w14:paraId="4D0B1BF1" w14:textId="5EB8A843" w:rsidR="008E4D96" w:rsidRDefault="00240635" w:rsidP="00240635">
      <w:pPr>
        <w:pStyle w:val="Heading3"/>
      </w:pPr>
      <w:bookmarkStart w:id="174" w:name="_Toc34385365"/>
      <w:r>
        <w:t>Queries</w:t>
      </w:r>
      <w:bookmarkEnd w:id="174"/>
    </w:p>
    <w:p w14:paraId="6D1BEF2C" w14:textId="591340BD" w:rsidR="00F27CF4" w:rsidRPr="00F27CF4" w:rsidRDefault="00F27CF4" w:rsidP="00F27CF4">
      <w:pPr>
        <w:rPr>
          <w:lang w:val="en-US" w:bidi="en-US"/>
        </w:rPr>
      </w:pPr>
      <w:r>
        <w:rPr>
          <w:lang w:val="en-US" w:bidi="en-US"/>
        </w:rPr>
        <w:t xml:space="preserve">The result of the data mapping process was an RDF triple store, containing all of the data of interest, formalized in the language of the iCity Ontology. This triple store provides a point of access (SPARQL endpoint) for the queries – including, but not limited to, those identified by the motivating scenario – to be </w:t>
      </w:r>
      <w:r w:rsidR="00E4104A">
        <w:rPr>
          <w:lang w:val="en-US" w:bidi="en-US"/>
        </w:rPr>
        <w:t>put forward and answered.</w:t>
      </w:r>
    </w:p>
    <w:p w14:paraId="6F8545A2" w14:textId="4BC96104" w:rsidR="00240635" w:rsidRPr="00240635" w:rsidRDefault="00240635" w:rsidP="00240635">
      <w:r w:rsidRPr="00E4104A">
        <w:rPr>
          <w:i/>
        </w:rPr>
        <w:t>A note on the use of GeoSPARQL functions:</w:t>
      </w:r>
      <w:r>
        <w:rPr>
          <w:b/>
        </w:rPr>
        <w:t xml:space="preserve"> </w:t>
      </w:r>
      <w:r>
        <w:t xml:space="preserve">The CQs identified for this application involve spatial relationships, defined by GeoSPARQL, between various spatial regions. Two approaches are possible to obtain the desired result: (1) the spatial relationships might be pre-computed by 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w:t>
      </w:r>
      <w:r w:rsidR="00E4104A">
        <w:t>used for this application,</w:t>
      </w:r>
      <w:r>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 The application and CQs described in this report are specific to the Virtuoso triple store, and would require revision for implementation with other triple stores.</w:t>
      </w:r>
    </w:p>
    <w:p w14:paraId="0E0DFA33" w14:textId="319CD32B" w:rsidR="00240635" w:rsidRDefault="00240635" w:rsidP="00240635">
      <w:pPr>
        <w:pStyle w:val="Heading3"/>
      </w:pPr>
      <w:bookmarkStart w:id="175" w:name="_Toc34385366"/>
      <w:r>
        <w:t>Future Work</w:t>
      </w:r>
      <w:bookmarkEnd w:id="175"/>
    </w:p>
    <w:p w14:paraId="4E011BF6" w14:textId="248B5E35" w:rsidR="008E4D96" w:rsidRPr="00E80D3C" w:rsidRDefault="00E740E4" w:rsidP="005E14FD">
      <w:r>
        <w:rPr>
          <w:lang w:val="en-US" w:bidi="en-US"/>
        </w:rPr>
        <w:t xml:space="preserve">This use case </w:t>
      </w:r>
      <w:r w:rsidR="0042767C">
        <w:rPr>
          <w:lang w:val="en-US" w:bidi="en-US"/>
        </w:rPr>
        <w:t>demonstrated</w:t>
      </w:r>
      <w:r>
        <w:rPr>
          <w:lang w:val="en-US" w:bidi="en-US"/>
        </w:rPr>
        <w:t xml:space="preserve"> a very basic application of the ontology. There are many opportunities for future work to improve its functionality to support the motivating scenario. In particular, the architecture could be developed to streamline the data mapping process, for example to automate the addition of data to the triple store when new/updated data becomes available. Further, </w:t>
      </w:r>
      <w:r w:rsidR="000E65F7">
        <w:rPr>
          <w:lang w:val="en-US" w:bidi="en-US"/>
        </w:rPr>
        <w:t>usability should be considered. A</w:t>
      </w:r>
      <w:r>
        <w:rPr>
          <w:lang w:val="en-US" w:bidi="en-US"/>
        </w:rPr>
        <w:t xml:space="preserve">s was explored in the previous application, </w:t>
      </w:r>
      <w:r w:rsidR="000E65F7">
        <w:rPr>
          <w:lang w:val="en-US" w:bidi="en-US"/>
        </w:rPr>
        <w:t xml:space="preserve">an interface to support both access to and presentation of the data should be considered in the </w:t>
      </w:r>
      <w:r w:rsidR="000E65F7">
        <w:rPr>
          <w:lang w:val="en-US" w:bidi="en-US"/>
        </w:rPr>
        <w:lastRenderedPageBreak/>
        <w:t xml:space="preserve">future. A simple next step might be the </w:t>
      </w:r>
      <w:r w:rsidR="00240635">
        <w:rPr>
          <w:lang w:val="en-US" w:bidi="en-US"/>
        </w:rPr>
        <w:t>creat</w:t>
      </w:r>
      <w:r w:rsidR="000E65F7">
        <w:rPr>
          <w:lang w:val="en-US" w:bidi="en-US"/>
        </w:rPr>
        <w:t>ion</w:t>
      </w:r>
      <w:r w:rsidR="00240635">
        <w:rPr>
          <w:lang w:val="en-US" w:bidi="en-US"/>
        </w:rPr>
        <w:t xml:space="preserve"> </w:t>
      </w:r>
      <w:r w:rsidR="000E65F7">
        <w:rPr>
          <w:lang w:val="en-US" w:bidi="en-US"/>
        </w:rPr>
        <w:t xml:space="preserve">of query </w:t>
      </w:r>
      <w:r w:rsidR="00240635">
        <w:rPr>
          <w:lang w:val="en-US" w:bidi="en-US"/>
        </w:rPr>
        <w:t>template</w:t>
      </w:r>
      <w:r w:rsidR="000E65F7">
        <w:rPr>
          <w:lang w:val="en-US" w:bidi="en-US"/>
        </w:rPr>
        <w:t>s to avoid the need for transportation researchers to interact directly with the SPARQL endpoint.</w:t>
      </w:r>
    </w:p>
    <w:p w14:paraId="724D1017" w14:textId="2EAA93CC" w:rsidR="00B65D5F" w:rsidRPr="007D25F0" w:rsidRDefault="00B65D5F" w:rsidP="007D25F0">
      <w:pPr>
        <w:pStyle w:val="Heading2"/>
      </w:pPr>
      <w:bookmarkStart w:id="176" w:name="_Toc34385367"/>
      <w:r w:rsidRPr="007D25F0">
        <w:t>Ontology for</w:t>
      </w:r>
      <w:r w:rsidR="00763A5C" w:rsidRPr="007D25F0">
        <w:t xml:space="preserve"> ATIS in</w:t>
      </w:r>
      <w:r w:rsidRPr="007D25F0">
        <w:t xml:space="preserve"> the IT-SoS </w:t>
      </w:r>
      <w:r w:rsidR="00220D83">
        <w:t>Architecture</w:t>
      </w:r>
      <w:bookmarkEnd w:id="176"/>
    </w:p>
    <w:p w14:paraId="54FC8185" w14:textId="6BC3BE7A" w:rsidR="003D7E0F" w:rsidRDefault="00506070" w:rsidP="009961A8">
      <w:pPr>
        <w:rPr>
          <w:rFonts w:asciiTheme="majorBidi" w:hAnsiTheme="majorBidi" w:cstheme="majorBidi"/>
        </w:rPr>
      </w:pPr>
      <w:r>
        <w:rPr>
          <w:rFonts w:asciiTheme="majorBidi" w:hAnsiTheme="majorBidi" w:cstheme="majorBidi"/>
        </w:rPr>
        <w:t>The purpose of the architecture is to 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Pr>
          <w:rFonts w:asciiTheme="majorBidi" w:hAnsiTheme="majorBidi" w:cstheme="majorBidi"/>
        </w:rPr>
        <w:t xml:space="preserve">data sources </w:t>
      </w:r>
      <w:r w:rsidRPr="009A7486">
        <w:rPr>
          <w:rFonts w:asciiTheme="majorBidi" w:hAnsiTheme="majorBidi" w:cstheme="majorBidi"/>
        </w:rPr>
        <w:t>and services</w:t>
      </w:r>
      <w:r>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sidR="008617A6">
        <w:rPr>
          <w:rFonts w:asciiTheme="majorBidi" w:hAnsiTheme="majorBidi" w:cstheme="majorBidi"/>
        </w:rPr>
        <w:t xml:space="preserve">As described in Section </w:t>
      </w:r>
      <w:r w:rsidR="008617A6">
        <w:rPr>
          <w:rFonts w:asciiTheme="majorBidi" w:hAnsiTheme="majorBidi" w:cstheme="majorBidi"/>
        </w:rPr>
        <w:fldChar w:fldCharType="begin"/>
      </w:r>
      <w:r w:rsidR="008617A6">
        <w:rPr>
          <w:rFonts w:asciiTheme="majorBidi" w:hAnsiTheme="majorBidi" w:cstheme="majorBidi"/>
        </w:rPr>
        <w:instrText xml:space="preserve"> REF _Ref31185680 \r \h </w:instrText>
      </w:r>
      <w:r w:rsidR="008617A6">
        <w:rPr>
          <w:rFonts w:asciiTheme="majorBidi" w:hAnsiTheme="majorBidi" w:cstheme="majorBidi"/>
        </w:rPr>
      </w:r>
      <w:r w:rsidR="008617A6">
        <w:rPr>
          <w:rFonts w:asciiTheme="majorBidi" w:hAnsiTheme="majorBidi" w:cstheme="majorBidi"/>
        </w:rPr>
        <w:fldChar w:fldCharType="separate"/>
      </w:r>
      <w:r w:rsidR="005702D6">
        <w:rPr>
          <w:rFonts w:asciiTheme="majorBidi" w:hAnsiTheme="majorBidi" w:cstheme="majorBidi"/>
        </w:rPr>
        <w:t>5.4</w:t>
      </w:r>
      <w:r w:rsidR="008617A6">
        <w:rPr>
          <w:rFonts w:asciiTheme="majorBidi" w:hAnsiTheme="majorBidi" w:cstheme="majorBidi"/>
        </w:rPr>
        <w:fldChar w:fldCharType="end"/>
      </w:r>
      <w:r w:rsidR="005D20D1">
        <w:rPr>
          <w:rFonts w:asciiTheme="majorBidi" w:hAnsiTheme="majorBidi" w:cstheme="majorBidi"/>
        </w:rPr>
        <w:t>, t</w:t>
      </w:r>
      <w:r w:rsidR="005C054E">
        <w:rPr>
          <w:rFonts w:asciiTheme="majorBidi" w:hAnsiTheme="majorBidi" w:cstheme="majorBidi"/>
        </w:rPr>
        <w:t xml:space="preserve">he iCity Ontology plays a key role in the </w:t>
      </w:r>
      <w:r w:rsidR="005D20D1">
        <w:rPr>
          <w:rFonts w:asciiTheme="majorBidi" w:hAnsiTheme="majorBidi" w:cstheme="majorBidi"/>
        </w:rPr>
        <w:t>IT-SoS</w:t>
      </w:r>
      <w:r w:rsidR="005C054E">
        <w:rPr>
          <w:rFonts w:asciiTheme="majorBidi" w:hAnsiTheme="majorBidi" w:cstheme="majorBidi"/>
        </w:rPr>
        <w:t xml:space="preserve"> architecture, enabling an integrated representation of </w:t>
      </w:r>
      <w:r w:rsidR="005C054E" w:rsidRPr="009A7486">
        <w:rPr>
          <w:rFonts w:asciiTheme="majorBidi" w:hAnsiTheme="majorBidi" w:cstheme="majorBidi"/>
        </w:rPr>
        <w:t xml:space="preserve">domain knowledge </w:t>
      </w:r>
      <w:r w:rsidR="005C054E">
        <w:rPr>
          <w:rFonts w:asciiTheme="majorBidi" w:hAnsiTheme="majorBidi" w:cstheme="majorBidi"/>
        </w:rPr>
        <w:t>and supporting semantic interoperability</w:t>
      </w:r>
      <w:r w:rsidR="005C054E" w:rsidRPr="009A7486">
        <w:rPr>
          <w:rFonts w:asciiTheme="majorBidi" w:hAnsiTheme="majorBidi" w:cstheme="majorBidi"/>
        </w:rPr>
        <w:t xml:space="preserve"> through different tools and across systems.</w:t>
      </w:r>
      <w:r w:rsidR="005C054E">
        <w:rPr>
          <w:rFonts w:asciiTheme="majorBidi" w:hAnsiTheme="majorBidi" w:cstheme="majorBidi"/>
        </w:rPr>
        <w:t xml:space="preserve"> In the iCity project, this architecture was demonstrated with </w:t>
      </w:r>
      <w:r w:rsidR="005C054E" w:rsidRPr="00892E93">
        <w:rPr>
          <w:rFonts w:asciiTheme="majorBidi" w:hAnsiTheme="majorBidi" w:cstheme="majorBidi"/>
        </w:rPr>
        <w:t>an example implementation of an Advanced Traveler Information System (ATIS) application that incorporates data from loop detectors.</w:t>
      </w:r>
      <w:r w:rsidR="005C054E">
        <w:rPr>
          <w:rFonts w:asciiTheme="majorBidi" w:hAnsiTheme="majorBidi" w:cstheme="majorBidi"/>
        </w:rPr>
        <w:t xml:space="preserve"> </w:t>
      </w:r>
      <w:r w:rsidR="00763A5C" w:rsidRPr="009A7486">
        <w:rPr>
          <w:rFonts w:asciiTheme="majorBidi" w:hAnsiTheme="majorBidi" w:cstheme="majorBidi"/>
        </w:rPr>
        <w:t xml:space="preserve">The objective </w:t>
      </w:r>
      <w:r w:rsidR="00763A5C">
        <w:rPr>
          <w:rFonts w:asciiTheme="majorBidi" w:hAnsiTheme="majorBidi" w:cstheme="majorBidi"/>
        </w:rPr>
        <w:t xml:space="preserve">of this </w:t>
      </w:r>
      <w:r w:rsidR="007D25F0">
        <w:rPr>
          <w:rFonts w:asciiTheme="majorBidi" w:hAnsiTheme="majorBidi" w:cstheme="majorBidi"/>
        </w:rPr>
        <w:t>application</w:t>
      </w:r>
      <w:r w:rsidR="00763A5C">
        <w:rPr>
          <w:rFonts w:asciiTheme="majorBidi" w:hAnsiTheme="majorBidi" w:cstheme="majorBidi"/>
        </w:rPr>
        <w:t xml:space="preserve"> </w:t>
      </w:r>
      <w:r w:rsidR="00763A5C" w:rsidRPr="009A7486">
        <w:rPr>
          <w:rFonts w:asciiTheme="majorBidi" w:hAnsiTheme="majorBidi" w:cstheme="majorBidi"/>
        </w:rPr>
        <w:t xml:space="preserve">is to </w:t>
      </w:r>
      <w:r>
        <w:rPr>
          <w:rFonts w:asciiTheme="majorBidi" w:hAnsiTheme="majorBidi" w:cstheme="majorBidi"/>
        </w:rPr>
        <w:t>integrate</w:t>
      </w:r>
      <w:r w:rsidR="003D7E0F">
        <w:rPr>
          <w:rFonts w:asciiTheme="majorBidi" w:hAnsiTheme="majorBidi" w:cstheme="majorBidi"/>
        </w:rPr>
        <w:t xml:space="preserve"> real-time data </w:t>
      </w:r>
      <w:r>
        <w:rPr>
          <w:rFonts w:asciiTheme="majorBidi" w:hAnsiTheme="majorBidi" w:cstheme="majorBidi"/>
        </w:rPr>
        <w:t xml:space="preserve">with the Online Trip Planner (OTP) tool. Researchers from the project completed two case study implementations of the ATIS application. The first utilized a database to capture processed loop detector data sets, while the second designed the application according to the IT-SoS architecture and thus leveraged the ontology to process the data. The purpose of this work was to showcase the differences between a “status quo” application and one developed according to the IT-SoS architecture. </w:t>
      </w:r>
      <w:r w:rsidR="00C83FAE">
        <w:rPr>
          <w:rFonts w:asciiTheme="majorBidi" w:hAnsiTheme="majorBidi" w:cstheme="majorBidi"/>
        </w:rPr>
        <w:t xml:space="preserve">This work is presented in </w:t>
      </w:r>
      <w:r w:rsidR="00C83FAE" w:rsidRPr="00C83FAE">
        <w:rPr>
          <w:rFonts w:asciiTheme="majorBidi" w:hAnsiTheme="majorBidi" w:cstheme="majorBidi"/>
          <w:highlight w:val="yellow"/>
        </w:rPr>
        <w:t>[ref CTRF paper]</w:t>
      </w:r>
      <w:r w:rsidR="00C83FAE">
        <w:rPr>
          <w:rFonts w:asciiTheme="majorBidi" w:hAnsiTheme="majorBidi" w:cstheme="majorBidi"/>
        </w:rPr>
        <w:t xml:space="preserve"> and relevant code is available on a Github repository here: </w:t>
      </w:r>
      <w:r w:rsidR="00C83FAE" w:rsidRPr="00C83FAE">
        <w:rPr>
          <w:rFonts w:asciiTheme="majorBidi" w:hAnsiTheme="majorBidi" w:cstheme="majorBidi"/>
          <w:highlight w:val="yellow"/>
        </w:rPr>
        <w:t>&lt;url&gt;</w:t>
      </w:r>
      <w:r w:rsidR="00C83FAE">
        <w:rPr>
          <w:rFonts w:asciiTheme="majorBidi" w:hAnsiTheme="majorBidi" w:cstheme="majorBidi"/>
        </w:rPr>
        <w:t xml:space="preserve">. </w:t>
      </w:r>
      <w:r>
        <w:rPr>
          <w:rFonts w:asciiTheme="majorBidi" w:hAnsiTheme="majorBidi" w:cstheme="majorBidi"/>
        </w:rPr>
        <w:t xml:space="preserve">Here, we focus on the use of the iCity ontology in the context of the IT-SoS Architecture. </w:t>
      </w:r>
    </w:p>
    <w:p w14:paraId="6C5654F7" w14:textId="45656993" w:rsidR="001A6211" w:rsidRDefault="001A6211" w:rsidP="006009F8">
      <w:pPr>
        <w:pStyle w:val="Heading3"/>
        <w:spacing w:line="276" w:lineRule="auto"/>
      </w:pPr>
      <w:bookmarkStart w:id="177" w:name="_Toc34385368"/>
      <w:r>
        <w:t>Project 1.2: IT-SoS Architecture</w:t>
      </w:r>
      <w:bookmarkEnd w:id="177"/>
    </w:p>
    <w:p w14:paraId="0F39DEC6" w14:textId="2E59A64D" w:rsidR="001A6211" w:rsidRPr="00094B9E" w:rsidRDefault="001A6211" w:rsidP="009961A8">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rsidR="005702D6">
        <w:t xml:space="preserve">Figure </w:t>
      </w:r>
      <w:r w:rsidR="005702D6">
        <w:rPr>
          <w:noProof/>
        </w:rPr>
        <w:t>19</w:t>
      </w:r>
      <w:r>
        <w:fldChar w:fldCharType="end"/>
      </w:r>
      <w:r>
        <w:t>.</w:t>
      </w:r>
    </w:p>
    <w:p w14:paraId="3A23FD3D" w14:textId="45293A2F" w:rsidR="001A6211" w:rsidRPr="00094B9E" w:rsidRDefault="001A6211" w:rsidP="009961A8">
      <w:pPr>
        <w:pStyle w:val="ListParagraph"/>
        <w:numPr>
          <w:ilvl w:val="0"/>
          <w:numId w:val="28"/>
        </w:numPr>
      </w:pPr>
      <w:r w:rsidRPr="000637C9">
        <w:rPr>
          <w:b/>
          <w:bCs/>
        </w:rPr>
        <w:t>Infrastructure</w:t>
      </w:r>
      <w:r>
        <w:t xml:space="preserve">: </w:t>
      </w:r>
      <w:r w:rsidR="00DE7031">
        <w:t xml:space="preserve">a </w:t>
      </w:r>
      <w:r>
        <w:t xml:space="preserve">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67FC65FB" w:rsidR="001A6211" w:rsidRPr="00094B9E" w:rsidRDefault="001A6211" w:rsidP="009961A8">
      <w:pPr>
        <w:pStyle w:val="ListParagraph"/>
        <w:numPr>
          <w:ilvl w:val="0"/>
          <w:numId w:val="28"/>
        </w:numPr>
      </w:pPr>
      <w:r w:rsidRPr="000637C9">
        <w:rPr>
          <w:b/>
          <w:bCs/>
        </w:rPr>
        <w:t>Data Lake</w:t>
      </w:r>
      <w:r>
        <w:t>: provide</w:t>
      </w:r>
      <w:r w:rsidR="00DE7031">
        <w:t>s</w:t>
      </w:r>
      <w:r>
        <w:t xml:space="preserv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1518567D" w:rsidR="001A6211" w:rsidRPr="000637C9" w:rsidRDefault="001A6211" w:rsidP="009961A8">
      <w:pPr>
        <w:pStyle w:val="ListParagraph"/>
        <w:numPr>
          <w:ilvl w:val="0"/>
          <w:numId w:val="28"/>
        </w:numPr>
      </w:pPr>
      <w:r w:rsidRPr="000637C9">
        <w:rPr>
          <w:b/>
          <w:bCs/>
        </w:rPr>
        <w:t>Ontology Engine</w:t>
      </w:r>
      <w:r>
        <w:rPr>
          <w:b/>
          <w:bCs/>
        </w:rPr>
        <w:t xml:space="preserve">: </w:t>
      </w:r>
      <w:r w:rsidR="00DE7031" w:rsidRPr="00DE7031">
        <w:rPr>
          <w:bCs/>
        </w:rPr>
        <w:t>provides access to a</w:t>
      </w:r>
      <w:r w:rsidR="00DE7031">
        <w:rPr>
          <w:b/>
          <w:bCs/>
        </w:rPr>
        <w:t xml:space="preserve"> </w:t>
      </w:r>
      <w:r w:rsidRPr="000637C9">
        <w:t>semantic representation for the data</w:t>
      </w:r>
      <w:r>
        <w:t xml:space="preserve">. </w:t>
      </w:r>
    </w:p>
    <w:p w14:paraId="0A547089" w14:textId="1349D954" w:rsidR="001A6211" w:rsidRPr="000637C9" w:rsidRDefault="001A6211" w:rsidP="009961A8">
      <w:pPr>
        <w:pStyle w:val="ListParagraph"/>
        <w:numPr>
          <w:ilvl w:val="0"/>
          <w:numId w:val="28"/>
        </w:numPr>
      </w:pPr>
      <w:r w:rsidRPr="000637C9">
        <w:rPr>
          <w:b/>
          <w:bCs/>
        </w:rPr>
        <w:lastRenderedPageBreak/>
        <w:t>Services Layer</w:t>
      </w:r>
      <w:r>
        <w:rPr>
          <w:b/>
          <w:bCs/>
        </w:rPr>
        <w:t xml:space="preserve">: </w:t>
      </w:r>
      <w:r w:rsidRPr="000637C9">
        <w:t>provide</w:t>
      </w:r>
      <w:r w:rsidR="00DE7031">
        <w:t>s</w:t>
      </w:r>
      <w:r w:rsidRPr="000637C9">
        <w:t xml:space="preserve"> a platform to develop the services. </w:t>
      </w:r>
      <w:r>
        <w:t>The services consume the data which is provided by</w:t>
      </w:r>
      <w:r w:rsidR="00DE7031">
        <w:t xml:space="preserve"> the</w:t>
      </w:r>
      <w:r>
        <w:t xml:space="preserve"> Data Lake layer or through integration with </w:t>
      </w:r>
      <w:r w:rsidR="00DE7031">
        <w:t xml:space="preserve">the </w:t>
      </w:r>
      <w:r>
        <w:t xml:space="preserve">Ontology Engine. </w:t>
      </w:r>
    </w:p>
    <w:p w14:paraId="646DDD62" w14:textId="540EAAAB" w:rsidR="001A6211" w:rsidRPr="00C72162" w:rsidRDefault="001A6211" w:rsidP="009961A8">
      <w:pPr>
        <w:pStyle w:val="ListParagraph"/>
        <w:numPr>
          <w:ilvl w:val="0"/>
          <w:numId w:val="28"/>
        </w:numPr>
      </w:pPr>
      <w:r w:rsidRPr="000637C9">
        <w:rPr>
          <w:b/>
          <w:bCs/>
        </w:rPr>
        <w:t>Application Layer</w:t>
      </w:r>
      <w:r>
        <w:rPr>
          <w:b/>
          <w:bCs/>
        </w:rPr>
        <w:t xml:space="preserve">: </w:t>
      </w:r>
      <w:r>
        <w:t>use</w:t>
      </w:r>
      <w:r w:rsidR="00DE7031">
        <w:t>s</w:t>
      </w:r>
      <w:r>
        <w:t xml:space="preserve"> </w:t>
      </w:r>
      <w:r w:rsidRPr="000637C9">
        <w:t>one or more service</w:t>
      </w:r>
      <w:r w:rsidR="00DE7031">
        <w:t>s</w:t>
      </w:r>
      <w:r>
        <w:rPr>
          <w:b/>
          <w:bCs/>
        </w:rPr>
        <w:t xml:space="preserve"> </w:t>
      </w:r>
      <w:r w:rsidR="00DE7031">
        <w:t xml:space="preserve">to create a </w:t>
      </w:r>
      <w:r w:rsidRPr="00C72162">
        <w:t xml:space="preserve">specific application, </w:t>
      </w:r>
      <w:r>
        <w:t>e.</w:t>
      </w:r>
      <w:r w:rsidR="00DE7031">
        <w:t>g., the</w:t>
      </w:r>
      <w:r w:rsidRPr="00C72162">
        <w:t xml:space="preserve"> Advanced Traveler information system (ATIS)</w:t>
      </w:r>
      <w:r w:rsidR="00DE7031">
        <w:t>.</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22E31652" w14:textId="3141345A" w:rsidR="001A6211" w:rsidRPr="005C054E" w:rsidRDefault="001A6211" w:rsidP="005C054E">
      <w:pPr>
        <w:pStyle w:val="Caption"/>
        <w:spacing w:line="276" w:lineRule="auto"/>
        <w:rPr>
          <w:rFonts w:asciiTheme="majorBidi" w:hAnsiTheme="majorBidi" w:cstheme="majorBidi"/>
          <w:sz w:val="24"/>
          <w:szCs w:val="24"/>
        </w:rPr>
      </w:pPr>
      <w:bookmarkStart w:id="178" w:name="_Ref20547299"/>
      <w:r>
        <w:t xml:space="preserve">Figure </w:t>
      </w:r>
      <w:fldSimple w:instr=" SEQ Figure \* ARABIC ">
        <w:r w:rsidR="005702D6">
          <w:rPr>
            <w:noProof/>
          </w:rPr>
          <w:t>19</w:t>
        </w:r>
      </w:fldSimple>
      <w:bookmarkEnd w:id="178"/>
      <w:r>
        <w:t>: IT-SoS Architecture</w:t>
      </w:r>
    </w:p>
    <w:p w14:paraId="12B43857" w14:textId="6980C75D" w:rsidR="001A6211" w:rsidRPr="001E707F" w:rsidRDefault="001A6211" w:rsidP="009961A8">
      <w:pPr>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w:t>
      </w:r>
      <w:r w:rsidR="006373E0">
        <w:rPr>
          <w:rFonts w:asciiTheme="majorBidi" w:hAnsiTheme="majorBidi" w:cstheme="majorBidi"/>
        </w:rPr>
        <w:t>providing</w:t>
      </w:r>
      <w:r w:rsidRPr="001E707F">
        <w:rPr>
          <w:rFonts w:asciiTheme="majorBidi" w:hAnsiTheme="majorBidi" w:cstheme="majorBidi"/>
        </w:rPr>
        <w:t xml:space="preserve"> access to semantically integrated data.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6E226C4" w14:textId="0C6D2F74" w:rsidR="001A6211" w:rsidRPr="001E707F" w:rsidRDefault="001A6211" w:rsidP="009961A8">
      <w:pPr>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inclusion of new data sources will require the definition of new R2RML mapping definitions, but will not impact any of the existing data sources or mappings.</w:t>
      </w:r>
    </w:p>
    <w:p w14:paraId="4CF5F9C8" w14:textId="444181D5" w:rsidR="001A6211" w:rsidRPr="001E707F" w:rsidRDefault="001A6211" w:rsidP="009961A8">
      <w:pPr>
        <w:rPr>
          <w:rFonts w:asciiTheme="majorBidi" w:hAnsiTheme="majorBidi" w:cstheme="majorBidi"/>
        </w:rPr>
      </w:pPr>
      <w:r w:rsidRPr="001E707F">
        <w:rPr>
          <w:rFonts w:asciiTheme="majorBidi" w:hAnsiTheme="majorBidi" w:cstheme="majorBidi"/>
        </w:rPr>
        <w:lastRenderedPageBreak/>
        <w:t xml:space="preserve">The mappings and the data serve as input to a tool which converts the data into information represented using the terminology of the ontology. This data is formatted according to Semantic Web Standards (i.e. it is serialized in RDF) such that it may then be loaded into a </w:t>
      </w:r>
      <w:r w:rsidR="00220D83">
        <w:rPr>
          <w:rFonts w:asciiTheme="majorBidi" w:hAnsiTheme="majorBidi" w:cstheme="majorBidi"/>
        </w:rPr>
        <w:t>knowledge graph, (i.e., a triple</w:t>
      </w:r>
      <w:r w:rsidRPr="001E707F">
        <w:rPr>
          <w:rFonts w:asciiTheme="majorBidi" w:hAnsiTheme="majorBidi" w:cstheme="majorBidi"/>
        </w:rPr>
        <w:t xml:space="preserve"> store</w:t>
      </w:r>
      <w:r w:rsidR="00220D83">
        <w:rPr>
          <w:rFonts w:asciiTheme="majorBidi" w:hAnsiTheme="majorBidi" w:cstheme="majorBidi"/>
        </w:rPr>
        <w:t>)</w:t>
      </w:r>
      <w:r w:rsidRPr="001E707F">
        <w:rPr>
          <w:rFonts w:asciiTheme="majorBidi" w:hAnsiTheme="majorBidi" w:cstheme="majorBidi"/>
        </w:rPr>
        <w:t xml:space="preserve">. </w:t>
      </w:r>
    </w:p>
    <w:p w14:paraId="137C3990" w14:textId="6E3EDF28" w:rsidR="001A6211" w:rsidRDefault="001A6211" w:rsidP="009961A8">
      <w:pPr>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r w:rsidR="00992672">
        <w:rPr>
          <w:rFonts w:asciiTheme="majorBidi" w:hAnsiTheme="majorBidi" w:cstheme="majorBidi"/>
        </w:rPr>
        <w:t xml:space="preserve">This perspective of the architecture is illustrated in </w:t>
      </w:r>
      <w:r w:rsidR="00992672">
        <w:rPr>
          <w:rFonts w:asciiTheme="majorBidi" w:hAnsiTheme="majorBidi" w:cstheme="majorBidi"/>
        </w:rPr>
        <w:fldChar w:fldCharType="begin"/>
      </w:r>
      <w:r w:rsidR="00992672">
        <w:rPr>
          <w:rFonts w:asciiTheme="majorBidi" w:hAnsiTheme="majorBidi" w:cstheme="majorBidi"/>
        </w:rPr>
        <w:instrText xml:space="preserve"> REF _Ref31010994 \h </w:instrText>
      </w:r>
      <w:r w:rsidR="00992672">
        <w:rPr>
          <w:rFonts w:asciiTheme="majorBidi" w:hAnsiTheme="majorBidi" w:cstheme="majorBidi"/>
        </w:rPr>
      </w:r>
      <w:r w:rsidR="00992672">
        <w:rPr>
          <w:rFonts w:asciiTheme="majorBidi" w:hAnsiTheme="majorBidi" w:cstheme="majorBidi"/>
        </w:rPr>
        <w:fldChar w:fldCharType="separate"/>
      </w:r>
      <w:r w:rsidR="005702D6">
        <w:t xml:space="preserve">Figure </w:t>
      </w:r>
      <w:r w:rsidR="005702D6">
        <w:rPr>
          <w:noProof/>
        </w:rPr>
        <w:t>20</w:t>
      </w:r>
      <w:r w:rsidR="00992672">
        <w:rPr>
          <w:rFonts w:asciiTheme="majorBidi" w:hAnsiTheme="majorBidi" w:cstheme="majorBidi"/>
        </w:rPr>
        <w:fldChar w:fldCharType="end"/>
      </w:r>
      <w:r w:rsidR="00992672">
        <w:rPr>
          <w:rFonts w:asciiTheme="majorBidi" w:hAnsiTheme="majorBidi" w:cstheme="majorBidi"/>
        </w:rPr>
        <w:t>.</w:t>
      </w:r>
    </w:p>
    <w:p w14:paraId="1DF5C910" w14:textId="77777777" w:rsidR="00992672" w:rsidRDefault="009961A8" w:rsidP="00992672">
      <w:pPr>
        <w:keepNext/>
        <w:spacing w:line="276" w:lineRule="auto"/>
      </w:pPr>
      <w:r w:rsidRPr="00967099">
        <w:rPr>
          <w:noProof/>
        </w:rPr>
        <w:drawing>
          <wp:inline distT="0" distB="0" distL="0" distR="0" wp14:anchorId="5CB30227" wp14:editId="1089646F">
            <wp:extent cx="5943600" cy="2717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7165"/>
                    </a:xfrm>
                    <a:prstGeom prst="rect">
                      <a:avLst/>
                    </a:prstGeom>
                  </pic:spPr>
                </pic:pic>
              </a:graphicData>
            </a:graphic>
          </wp:inline>
        </w:drawing>
      </w:r>
    </w:p>
    <w:p w14:paraId="3EE929E6" w14:textId="1229CDAE" w:rsidR="009961A8" w:rsidRPr="001E707F" w:rsidRDefault="00992672" w:rsidP="00992672">
      <w:pPr>
        <w:pStyle w:val="Caption"/>
        <w:rPr>
          <w:rFonts w:asciiTheme="majorBidi" w:hAnsiTheme="majorBidi" w:cstheme="majorBidi"/>
        </w:rPr>
      </w:pPr>
      <w:bookmarkStart w:id="179" w:name="_Ref31010994"/>
      <w:r>
        <w:t xml:space="preserve">Figure </w:t>
      </w:r>
      <w:fldSimple w:instr=" SEQ Figure \* ARABIC ">
        <w:r w:rsidR="005702D6">
          <w:rPr>
            <w:noProof/>
          </w:rPr>
          <w:t>20</w:t>
        </w:r>
      </w:fldSimple>
      <w:bookmarkEnd w:id="179"/>
      <w:r>
        <w:t>: Ontology Engine - interface between Project 1.1 and Project 1.2</w:t>
      </w:r>
    </w:p>
    <w:p w14:paraId="1FB8FCDE" w14:textId="77777777" w:rsidR="001A6211" w:rsidRDefault="001A6211" w:rsidP="009961A8">
      <w:r w:rsidRPr="001E707F">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306FCFFD" w:rsidR="001A6211" w:rsidRDefault="001A6211" w:rsidP="006009F8">
      <w:pPr>
        <w:pStyle w:val="Heading3"/>
        <w:spacing w:line="276" w:lineRule="auto"/>
      </w:pPr>
      <w:bookmarkStart w:id="180" w:name="_Toc34385369"/>
      <w:r>
        <w:t xml:space="preserve">ATIS </w:t>
      </w:r>
      <w:r w:rsidR="00220D83">
        <w:t>Application</w:t>
      </w:r>
      <w:bookmarkEnd w:id="180"/>
    </w:p>
    <w:p w14:paraId="384B2F72" w14:textId="186984FE" w:rsidR="00F70C1A" w:rsidRPr="00A92D48" w:rsidRDefault="00F70C1A" w:rsidP="00992672">
      <w:pPr>
        <w:rPr>
          <w:rFonts w:asciiTheme="majorBidi" w:hAnsiTheme="majorBidi" w:cstheme="majorBidi"/>
        </w:rPr>
      </w:pPr>
      <w:r w:rsidRPr="009961A8">
        <w:rPr>
          <w:rFonts w:asciiTheme="majorBidi" w:hAnsiTheme="majorBidi" w:cstheme="majorBidi"/>
        </w:rPr>
        <w:t xml:space="preserve">The transformed data is stored an implementation of the AllegroGraph semantic graph database </w:t>
      </w:r>
      <w:r w:rsidR="00A92D48">
        <w:rPr>
          <w:rFonts w:asciiTheme="majorBidi" w:hAnsiTheme="majorBidi" w:cstheme="majorBidi"/>
        </w:rPr>
        <w:t>running</w:t>
      </w:r>
      <w:r w:rsidRPr="009961A8">
        <w:rPr>
          <w:rFonts w:asciiTheme="majorBidi" w:hAnsiTheme="majorBidi" w:cstheme="majorBidi"/>
        </w:rPr>
        <w:t xml:space="preserve"> on </w:t>
      </w:r>
      <w:r w:rsidR="00A92D48">
        <w:rPr>
          <w:rFonts w:asciiTheme="majorBidi" w:hAnsiTheme="majorBidi" w:cstheme="majorBidi"/>
        </w:rPr>
        <w:t xml:space="preserve">a </w:t>
      </w:r>
      <w:r w:rsidRPr="009961A8">
        <w:rPr>
          <w:rFonts w:asciiTheme="majorBidi" w:hAnsiTheme="majorBidi" w:cstheme="majorBidi"/>
        </w:rPr>
        <w:t xml:space="preserve">remove server. There exist a number of other data stores that might have been used </w:t>
      </w:r>
      <w:r w:rsidRPr="009961A8">
        <w:rPr>
          <w:rFonts w:asciiTheme="majorBidi" w:hAnsiTheme="majorBidi" w:cstheme="majorBidi"/>
        </w:rPr>
        <w:lastRenderedPageBreak/>
        <w:t>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35BE3F2A" w14:textId="5EEDF6DF" w:rsidR="00EB3CDC" w:rsidRPr="00A92D48" w:rsidRDefault="00992672" w:rsidP="00992672">
      <w:pPr>
        <w:rPr>
          <w:lang w:val="en-US" w:bidi="en-US"/>
        </w:rPr>
      </w:pPr>
      <w:r>
        <w:rPr>
          <w:lang w:val="en-US" w:bidi="en-US"/>
        </w:rPr>
        <w:t>In the context of the ATIS application, t</w:t>
      </w:r>
      <w:r w:rsidR="009961A8">
        <w:rPr>
          <w:lang w:val="en-US" w:bidi="en-US"/>
        </w:rPr>
        <w:t>he mapped data, stored in Allegro</w:t>
      </w:r>
      <w:r w:rsidR="00A92D48">
        <w:rPr>
          <w:lang w:val="en-US" w:bidi="en-US"/>
        </w:rPr>
        <w:t>G</w:t>
      </w:r>
      <w:r w:rsidR="009961A8">
        <w:rPr>
          <w:lang w:val="en-US" w:bidi="en-US"/>
        </w:rPr>
        <w:t>raph</w:t>
      </w:r>
      <w:r>
        <w:rPr>
          <w:lang w:val="en-US" w:bidi="en-US"/>
        </w:rPr>
        <w:t>,</w:t>
      </w:r>
      <w:r w:rsidR="009961A8">
        <w:rPr>
          <w:lang w:val="en-US" w:bidi="en-US"/>
        </w:rPr>
        <w:t xml:space="preserve"> shall serve as input for the trip planning tool</w:t>
      </w:r>
      <w:r>
        <w:rPr>
          <w:lang w:val="en-US" w:bidi="en-US"/>
        </w:rPr>
        <w:t xml:space="preserve">. </w:t>
      </w:r>
      <w:r w:rsidR="00EB3CDC">
        <w:rPr>
          <w:lang w:val="en-US" w:bidi="en-US"/>
        </w:rPr>
        <w:t xml:space="preserve">Based on the road segments used in a trip from one location to another, the ATIS will </w:t>
      </w:r>
      <w:r w:rsidR="00C83FAE">
        <w:rPr>
          <w:lang w:val="en-US" w:bidi="en-US"/>
        </w:rPr>
        <w:t xml:space="preserve">use the AllegroGraph API to </w:t>
      </w:r>
      <w:r w:rsidR="00EB3CDC">
        <w:rPr>
          <w:lang w:val="en-US" w:bidi="en-US"/>
        </w:rPr>
        <w:t>query the ontology to retrieve TTI data for the route</w:t>
      </w:r>
      <w:r w:rsidR="00C83FAE">
        <w:rPr>
          <w:lang w:val="en-US" w:bidi="en-US"/>
        </w:rPr>
        <w:t xml:space="preserve">. This data can then be used as input to the OTP in order to </w:t>
      </w:r>
      <w:r w:rsidR="00EB3CDC">
        <w:rPr>
          <w:lang w:val="en-US" w:bidi="en-US"/>
        </w:rPr>
        <w:t xml:space="preserve">advise the user of potential delays. </w:t>
      </w:r>
    </w:p>
    <w:p w14:paraId="5CA7F275" w14:textId="3AB05CFF" w:rsidR="009961A8" w:rsidRPr="009961A8" w:rsidRDefault="009961A8" w:rsidP="00EB3CDC">
      <w:pPr>
        <w:pStyle w:val="Heading3"/>
        <w:rPr>
          <w:rFonts w:ascii="Times New Roman" w:hAnsi="Times New Roman"/>
        </w:rPr>
      </w:pPr>
      <w:bookmarkStart w:id="181" w:name="_Ref31188977"/>
      <w:bookmarkStart w:id="182" w:name="_Toc34385370"/>
      <w:r>
        <w:t>Data Mapping</w:t>
      </w:r>
      <w:bookmarkEnd w:id="181"/>
      <w:bookmarkEnd w:id="182"/>
    </w:p>
    <w:p w14:paraId="16784437" w14:textId="38ADE75E" w:rsidR="0024077A" w:rsidRPr="009961A8" w:rsidRDefault="0024077A" w:rsidP="009961A8">
      <w:pPr>
        <w:rPr>
          <w:rFonts w:asciiTheme="majorBidi" w:hAnsiTheme="majorBidi" w:cstheme="majorBidi"/>
        </w:rPr>
      </w:pPr>
      <w:r w:rsidRPr="009961A8">
        <w:rPr>
          <w:rFonts w:asciiTheme="majorBidi" w:hAnsiTheme="majorBidi" w:cstheme="majorBidi"/>
        </w:rPr>
        <w:t xml:space="preserve">The application of the ontology engine architecture for the semantic </w:t>
      </w:r>
      <w:r w:rsidR="009961A8">
        <w:rPr>
          <w:rFonts w:asciiTheme="majorBidi" w:hAnsiTheme="majorBidi" w:cstheme="majorBidi"/>
        </w:rPr>
        <w:t>augmentation</w:t>
      </w:r>
      <w:r w:rsidRPr="009961A8">
        <w:rPr>
          <w:rFonts w:asciiTheme="majorBidi" w:hAnsiTheme="majorBidi" w:cstheme="majorBidi"/>
        </w:rPr>
        <w:t xml:space="preserve">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could </w:t>
      </w:r>
      <w:r w:rsidR="009138D4">
        <w:rPr>
          <w:rFonts w:asciiTheme="majorBidi" w:hAnsiTheme="majorBidi" w:cstheme="majorBidi"/>
        </w:rPr>
        <w:t>also</w:t>
      </w:r>
      <w:r w:rsidR="009138D4" w:rsidRPr="009961A8">
        <w:rPr>
          <w:rFonts w:asciiTheme="majorBidi" w:hAnsiTheme="majorBidi" w:cstheme="majorBidi"/>
        </w:rPr>
        <w:t xml:space="preserve"> </w:t>
      </w:r>
      <w:r w:rsidRPr="009961A8">
        <w:rPr>
          <w:rFonts w:asciiTheme="majorBidi" w:hAnsiTheme="majorBidi" w:cstheme="majorBidi"/>
        </w:rPr>
        <w:t xml:space="preserve">have been accomplished with some </w:t>
      </w:r>
      <w:r w:rsidR="009138D4">
        <w:rPr>
          <w:rFonts w:asciiTheme="majorBidi" w:hAnsiTheme="majorBidi" w:cstheme="majorBidi"/>
        </w:rPr>
        <w:t xml:space="preserve">other </w:t>
      </w:r>
      <w:r w:rsidRPr="009961A8">
        <w:rPr>
          <w:rFonts w:asciiTheme="majorBidi" w:hAnsiTheme="majorBidi" w:cstheme="majorBidi"/>
        </w:rPr>
        <w:t>preprocessing</w:t>
      </w:r>
      <w:r w:rsidR="009138D4">
        <w:rPr>
          <w:rFonts w:asciiTheme="majorBidi" w:hAnsiTheme="majorBidi" w:cstheme="majorBidi"/>
        </w:rPr>
        <w:t xml:space="preserve"> mechanism</w:t>
      </w:r>
      <w:r w:rsidRPr="009961A8">
        <w:rPr>
          <w:rFonts w:asciiTheme="majorBidi" w:hAnsiTheme="majorBidi" w:cstheme="majorBidi"/>
        </w:rPr>
        <w:t>.</w:t>
      </w:r>
    </w:p>
    <w:p w14:paraId="1EDD9F3D" w14:textId="76F3B738" w:rsidR="0024077A" w:rsidRDefault="0024077A" w:rsidP="009961A8">
      <w:pPr>
        <w:rPr>
          <w:rFonts w:asciiTheme="majorBidi" w:hAnsiTheme="majorBidi" w:cstheme="majorBidi"/>
        </w:rPr>
      </w:pPr>
      <w:commentRangeStart w:id="183"/>
      <w:r w:rsidRPr="009961A8">
        <w:rPr>
          <w:rFonts w:asciiTheme="majorBidi" w:hAnsiTheme="majorBidi" w:cstheme="majorBidi"/>
        </w:rPr>
        <w:t>The KARMA</w:t>
      </w:r>
      <w:r w:rsidRPr="009961A8">
        <w:rPr>
          <w:rStyle w:val="FootnoteReference"/>
          <w:rFonts w:asciiTheme="majorBidi" w:hAnsiTheme="majorBidi" w:cstheme="majorBidi"/>
        </w:rPr>
        <w:footnoteReference w:id="23"/>
      </w:r>
      <w:r w:rsidRPr="009961A8">
        <w:rPr>
          <w:rFonts w:asciiTheme="majorBidi" w:hAnsiTheme="majorBidi" w:cstheme="majorBidi"/>
        </w:rPr>
        <w:t xml:space="preserve"> </w:t>
      </w:r>
      <w:r w:rsidRPr="009961A8">
        <w:rPr>
          <w:rFonts w:asciiTheme="majorBidi" w:hAnsiTheme="majorBidi" w:cstheme="majorBidi"/>
        </w:rPr>
        <w:fldChar w:fldCharType="begin"/>
      </w:r>
      <w:r w:rsidR="009E5CF6">
        <w:rPr>
          <w:rFonts w:asciiTheme="majorBidi" w:hAnsiTheme="majorBidi" w:cstheme="majorBidi"/>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Pr="009961A8">
        <w:rPr>
          <w:rFonts w:asciiTheme="majorBidi" w:hAnsiTheme="majorBidi" w:cstheme="majorBidi"/>
        </w:rPr>
        <w:fldChar w:fldCharType="separate"/>
      </w:r>
      <w:r w:rsidR="009E5CF6">
        <w:rPr>
          <w:rFonts w:asciiTheme="majorBidi" w:hAnsiTheme="majorBidi" w:cstheme="majorBidi"/>
          <w:noProof/>
        </w:rPr>
        <w:t>[32]</w:t>
      </w:r>
      <w:r w:rsidRPr="009961A8">
        <w:rPr>
          <w:rFonts w:asciiTheme="majorBidi" w:hAnsiTheme="majorBidi" w:cstheme="majorBidi"/>
        </w:rPr>
        <w:fldChar w:fldCharType="end"/>
      </w:r>
      <w:r w:rsidRPr="009961A8">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w:t>
      </w:r>
      <w:commentRangeEnd w:id="183"/>
      <w:r w:rsidR="00806253">
        <w:rPr>
          <w:rStyle w:val="CommentReference"/>
          <w:rFonts w:asciiTheme="minorHAnsi" w:eastAsiaTheme="minorEastAsia" w:hAnsiTheme="minorHAnsi"/>
          <w:lang w:val="en-US" w:bidi="en-US"/>
        </w:rPr>
        <w:commentReference w:id="183"/>
      </w:r>
    </w:p>
    <w:p w14:paraId="649E3584" w14:textId="1A6AC196" w:rsidR="00A92D48" w:rsidRPr="009961A8" w:rsidRDefault="00A92D48" w:rsidP="009961A8">
      <w:pPr>
        <w:rPr>
          <w:rFonts w:asciiTheme="majorBidi" w:hAnsiTheme="majorBidi" w:cstheme="majorBidi"/>
        </w:rPr>
      </w:pPr>
      <w:r>
        <w:rPr>
          <w:lang w:val="en-US" w:bidi="en-US"/>
        </w:rPr>
        <w:t xml:space="preserve">The mappings that were designed to define this data, in terms of the iCity Ontology are described in detail in </w:t>
      </w:r>
      <w:r>
        <w:rPr>
          <w:lang w:val="en-US" w:bidi="en-US"/>
        </w:rPr>
        <w:fldChar w:fldCharType="begin"/>
      </w:r>
      <w:r>
        <w:rPr>
          <w:lang w:val="en-US" w:bidi="en-US"/>
        </w:rPr>
        <w:instrText xml:space="preserve"> REF _Ref31189297 \r \h </w:instrText>
      </w:r>
      <w:r>
        <w:rPr>
          <w:lang w:val="en-US" w:bidi="en-US"/>
        </w:rPr>
      </w:r>
      <w:r>
        <w:rPr>
          <w:lang w:val="en-US" w:bidi="en-US"/>
        </w:rPr>
        <w:fldChar w:fldCharType="separate"/>
      </w:r>
      <w:r w:rsidR="005702D6">
        <w:rPr>
          <w:lang w:val="en-US" w:bidi="en-US"/>
        </w:rPr>
        <w:t>Appendix C</w:t>
      </w:r>
      <w:r>
        <w:rPr>
          <w:lang w:val="en-US" w:bidi="en-US"/>
        </w:rPr>
        <w:fldChar w:fldCharType="end"/>
      </w:r>
      <w:r>
        <w:rPr>
          <w:lang w:val="en-US" w:bidi="en-US"/>
        </w:rPr>
        <w:t xml:space="preserve">. The Karma mapping files are available online in the GitHub project repository at: </w:t>
      </w:r>
      <w:hyperlink r:id="rId42" w:history="1">
        <w:r>
          <w:rPr>
            <w:rStyle w:val="Hyperlink"/>
            <w:lang w:val="en-US" w:bidi="en-US"/>
          </w:rPr>
          <w:t>https://github.com/EnterpriseIntegrationLab/icity/upload/master/mappings/ITSoS</w:t>
        </w:r>
      </w:hyperlink>
      <w:r>
        <w:rPr>
          <w:lang w:val="en-US" w:bidi="en-US"/>
        </w:rPr>
        <w:t>.</w:t>
      </w:r>
    </w:p>
    <w:p w14:paraId="33C3DB0C" w14:textId="77777777" w:rsidR="00A92D48" w:rsidRDefault="00A92D48" w:rsidP="00A92D48">
      <w:pPr>
        <w:pStyle w:val="Heading3"/>
      </w:pPr>
      <w:bookmarkStart w:id="184" w:name="_Toc34385371"/>
      <w:r>
        <w:lastRenderedPageBreak/>
        <w:t>Future Work</w:t>
      </w:r>
      <w:bookmarkEnd w:id="184"/>
    </w:p>
    <w:p w14:paraId="7BB7186C" w14:textId="77777777" w:rsidR="00A92D48" w:rsidRPr="009961A8" w:rsidRDefault="00A92D48" w:rsidP="00A92D48">
      <w:pPr>
        <w:rPr>
          <w:color w:val="000000" w:themeColor="text1"/>
          <w:szCs w:val="22"/>
        </w:rPr>
      </w:pPr>
      <w:r w:rsidRPr="009961A8">
        <w:rPr>
          <w:color w:val="000000" w:themeColor="text1"/>
          <w:szCs w:val="22"/>
        </w:rPr>
        <w:t xml:space="preserve">To-date, the ontology engine has been used to facilitate the semantic </w:t>
      </w:r>
      <w:r>
        <w:rPr>
          <w:color w:val="000000" w:themeColor="text1"/>
          <w:szCs w:val="22"/>
        </w:rPr>
        <w:t>formalization</w:t>
      </w:r>
      <w:r w:rsidRPr="009961A8">
        <w:rPr>
          <w:color w:val="000000" w:themeColor="text1"/>
          <w:szCs w:val="22"/>
        </w:rPr>
        <w:t xml:space="preserve"> of loop detector data for the ATIS application. Future work will be pursued in two different directions: </w:t>
      </w:r>
    </w:p>
    <w:p w14:paraId="3A30E8DC"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t>Additional data sources may be added to extend the scope of the ATIS application to cover other locations. This will be straightforward as the existing semantic mappings may be reused for other datasets of the same type.</w:t>
      </w:r>
    </w:p>
    <w:p w14:paraId="0162230E"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t>The ATIS application may be extended, or a new application may be explored altogether, to incorporate a broader range of dataset types. This might include data on the weather, road closures, concerts and sporting events, safety indices, and so on.</w:t>
      </w:r>
    </w:p>
    <w:p w14:paraId="5B5ACC07" w14:textId="60F4BC78" w:rsidR="00220D83" w:rsidRPr="00A92D48" w:rsidRDefault="00A92D48" w:rsidP="00A92D48">
      <w:pPr>
        <w:spacing w:after="120"/>
        <w:rPr>
          <w:color w:val="000000" w:themeColor="text1"/>
          <w:szCs w:val="22"/>
        </w:rPr>
      </w:pPr>
      <w:r w:rsidRPr="009961A8">
        <w:rPr>
          <w:color w:val="000000" w:themeColor="text1"/>
          <w:szCs w:val="22"/>
        </w:rPr>
        <w:t>These extensions will provide new opportunities to improve the traveler’s experience, and serve to demonstrate the utility of the IT-SoS framework and the value of the ontology engine as an easily extensible tool to support semantic integration.</w:t>
      </w:r>
    </w:p>
    <w:p w14:paraId="3FFD7359" w14:textId="09CFCB8D" w:rsidR="00382AA3" w:rsidRDefault="00382AA3" w:rsidP="00B36292">
      <w:pPr>
        <w:pStyle w:val="Heading2"/>
      </w:pPr>
      <w:bookmarkStart w:id="185" w:name="_Toc34385372"/>
      <w:r>
        <w:t>Integration with ArcGIS</w:t>
      </w:r>
      <w:bookmarkEnd w:id="185"/>
    </w:p>
    <w:p w14:paraId="1E3CCE6D" w14:textId="054ABB6D" w:rsidR="000B4A16" w:rsidRDefault="002439B1" w:rsidP="00382AA3">
      <w:pPr>
        <w:rPr>
          <w:lang w:val="en-US" w:bidi="en-US"/>
        </w:rPr>
      </w:pPr>
      <w:r>
        <w:rPr>
          <w:lang w:val="en-US" w:bidi="en-US"/>
        </w:rPr>
        <w:t>Based on the motivating scenario describe</w:t>
      </w:r>
      <w:r w:rsidR="004B1F12">
        <w:rPr>
          <w:lang w:val="en-US" w:bidi="en-US"/>
        </w:rPr>
        <w:t>d</w:t>
      </w:r>
      <w:r>
        <w:rPr>
          <w:lang w:val="en-US" w:bidi="en-US"/>
        </w:rPr>
        <w:t xml:space="preserve"> in Section </w:t>
      </w:r>
      <w:r>
        <w:rPr>
          <w:lang w:val="en-US" w:bidi="en-US"/>
        </w:rPr>
        <w:fldChar w:fldCharType="begin"/>
      </w:r>
      <w:r>
        <w:rPr>
          <w:lang w:val="en-US" w:bidi="en-US"/>
        </w:rPr>
        <w:instrText xml:space="preserve"> REF _Ref31271825 \r \h </w:instrText>
      </w:r>
      <w:r>
        <w:rPr>
          <w:lang w:val="en-US" w:bidi="en-US"/>
        </w:rPr>
      </w:r>
      <w:r>
        <w:rPr>
          <w:lang w:val="en-US" w:bidi="en-US"/>
        </w:rPr>
        <w:fldChar w:fldCharType="separate"/>
      </w:r>
      <w:r w:rsidR="005702D6">
        <w:rPr>
          <w:lang w:val="en-US" w:bidi="en-US"/>
        </w:rPr>
        <w:t>5.5</w:t>
      </w:r>
      <w:r>
        <w:rPr>
          <w:lang w:val="en-US" w:bidi="en-US"/>
        </w:rPr>
        <w:fldChar w:fldCharType="end"/>
      </w:r>
      <w:r>
        <w:rPr>
          <w:lang w:val="en-US" w:bidi="en-US"/>
        </w:rPr>
        <w:t>, a</w:t>
      </w:r>
      <w:r w:rsidR="00201527">
        <w:rPr>
          <w:lang w:val="en-US" w:bidi="en-US"/>
        </w:rPr>
        <w:t xml:space="preserve"> prototype application was developed t</w:t>
      </w:r>
      <w:r w:rsidR="00FD5AE0">
        <w:rPr>
          <w:lang w:val="en-US" w:bidi="en-US"/>
        </w:rPr>
        <w:t>o investigate the potential use of ontologies to support semantic integration of</w:t>
      </w:r>
      <w:r w:rsidR="00201527">
        <w:rPr>
          <w:lang w:val="en-US" w:bidi="en-US"/>
        </w:rPr>
        <w:t xml:space="preserve"> data in ArcGIS. The application functions as a simple shortest path finder that is augmented with contextual information about the resulting route. A subset of GFX data is mapped into RDF using </w:t>
      </w:r>
      <w:r>
        <w:rPr>
          <w:lang w:val="en-US" w:bidi="en-US"/>
        </w:rPr>
        <w:t xml:space="preserve">the </w:t>
      </w:r>
      <w:r w:rsidR="00201527">
        <w:rPr>
          <w:lang w:val="en-US" w:bidi="en-US"/>
        </w:rPr>
        <w:t xml:space="preserve">vocabulary defined by the </w:t>
      </w:r>
      <w:r w:rsidR="005D138F">
        <w:rPr>
          <w:lang w:val="en-US" w:bidi="en-US"/>
        </w:rPr>
        <w:t>TPSO</w:t>
      </w:r>
      <w:r w:rsidR="001F1E55">
        <w:rPr>
          <w:lang w:val="en-US" w:bidi="en-US"/>
        </w:rPr>
        <w:t xml:space="preserve"> to create an integrated, semantically annotated dataset</w:t>
      </w:r>
      <w:r w:rsidR="005D138F">
        <w:rPr>
          <w:lang w:val="en-US" w:bidi="en-US"/>
        </w:rPr>
        <w:t xml:space="preserve">. This supports a </w:t>
      </w:r>
      <w:r w:rsidR="001F1E55">
        <w:rPr>
          <w:lang w:val="en-US" w:bidi="en-US"/>
        </w:rPr>
        <w:t>streamlined</w:t>
      </w:r>
      <w:r w:rsidR="005D138F">
        <w:rPr>
          <w:lang w:val="en-US" w:bidi="en-US"/>
        </w:rPr>
        <w:t xml:space="preserve"> query process</w:t>
      </w:r>
      <w:r w:rsidR="001F1E55">
        <w:rPr>
          <w:lang w:val="en-US" w:bidi="en-US"/>
        </w:rPr>
        <w:t>: the</w:t>
      </w:r>
      <w:r w:rsidR="001F1E55">
        <w:rPr>
          <w:lang w:val="en-US" w:bidi="en-US"/>
        </w:rPr>
        <w:t xml:space="preserve"> data is stored in a triple store that is accessed by SPARQL queries</w:t>
      </w:r>
      <w:r w:rsidR="001F1E55">
        <w:rPr>
          <w:lang w:val="en-US" w:bidi="en-US"/>
        </w:rPr>
        <w:t xml:space="preserve"> </w:t>
      </w:r>
      <w:r w:rsidR="005D138F">
        <w:rPr>
          <w:lang w:val="en-US" w:bidi="en-US"/>
        </w:rPr>
        <w:t>to obtain information about a route from multiple data sources</w:t>
      </w:r>
      <w:r w:rsidR="001F1E55">
        <w:rPr>
          <w:lang w:val="en-US" w:bidi="en-US"/>
        </w:rPr>
        <w:t>, a process that</w:t>
      </w:r>
      <w:r w:rsidR="005D138F">
        <w:rPr>
          <w:lang w:val="en-US" w:bidi="en-US"/>
        </w:rPr>
        <w:t xml:space="preserve"> would otherwise have required a number of complex </w:t>
      </w:r>
      <w:r w:rsidR="000B4A16">
        <w:rPr>
          <w:lang w:val="en-US" w:bidi="en-US"/>
        </w:rPr>
        <w:t>queries in ArcGIS.</w:t>
      </w:r>
      <w:r>
        <w:rPr>
          <w:lang w:val="en-US" w:bidi="en-US"/>
        </w:rPr>
        <w:t xml:space="preserve"> </w:t>
      </w:r>
    </w:p>
    <w:p w14:paraId="2C3E9AEC" w14:textId="77777777" w:rsidR="007255D2" w:rsidRDefault="007255D2" w:rsidP="007255D2">
      <w:pPr>
        <w:pStyle w:val="Heading3"/>
      </w:pPr>
      <w:bookmarkStart w:id="186" w:name="_Toc34385373"/>
      <w:r>
        <w:t>Initial Implementation</w:t>
      </w:r>
      <w:bookmarkEnd w:id="186"/>
    </w:p>
    <w:p w14:paraId="5B237BFD" w14:textId="18D76DF9" w:rsidR="00E47020" w:rsidRDefault="007255D2" w:rsidP="00E47020">
      <w:pPr>
        <w:rPr>
          <w:lang w:val="en-US" w:bidi="en-US"/>
        </w:rPr>
      </w:pPr>
      <w:r>
        <w:rPr>
          <w:lang w:val="en-US" w:bidi="en-US"/>
        </w:rPr>
        <w:t xml:space="preserve">At the time of this report, </w:t>
      </w:r>
      <w:r w:rsidR="004B1F12">
        <w:rPr>
          <w:lang w:val="en-US" w:bidi="en-US"/>
        </w:rPr>
        <w:t>an initial</w:t>
      </w:r>
      <w:r>
        <w:rPr>
          <w:lang w:val="en-US" w:bidi="en-US"/>
        </w:rPr>
        <w:t xml:space="preserve"> prototype </w:t>
      </w:r>
      <w:r w:rsidR="004B1F12">
        <w:rPr>
          <w:lang w:val="en-US" w:bidi="en-US"/>
        </w:rPr>
        <w:t xml:space="preserve">has been </w:t>
      </w:r>
      <w:r>
        <w:rPr>
          <w:lang w:val="en-US" w:bidi="en-US"/>
        </w:rPr>
        <w:t>implement</w:t>
      </w:r>
      <w:r w:rsidR="004B1F12">
        <w:rPr>
          <w:lang w:val="en-US" w:bidi="en-US"/>
        </w:rPr>
        <w:t xml:space="preserve">ed </w:t>
      </w:r>
      <w:r>
        <w:rPr>
          <w:lang w:val="en-US" w:bidi="en-US"/>
        </w:rPr>
        <w:t xml:space="preserve">and </w:t>
      </w:r>
      <w:r w:rsidR="004B1F12">
        <w:rPr>
          <w:lang w:val="en-US" w:bidi="en-US"/>
        </w:rPr>
        <w:t xml:space="preserve">the </w:t>
      </w:r>
      <w:r>
        <w:rPr>
          <w:lang w:val="en-US" w:bidi="en-US"/>
        </w:rPr>
        <w:t xml:space="preserve">development </w:t>
      </w:r>
      <w:r w:rsidR="004B1F12">
        <w:rPr>
          <w:lang w:val="en-US" w:bidi="en-US"/>
        </w:rPr>
        <w:t xml:space="preserve">of a second version </w:t>
      </w:r>
      <w:r>
        <w:rPr>
          <w:lang w:val="en-US" w:bidi="en-US"/>
        </w:rPr>
        <w:t>is ongoing.</w:t>
      </w:r>
      <w:r w:rsidR="004B1F12">
        <w:rPr>
          <w:lang w:val="en-US" w:bidi="en-US"/>
        </w:rPr>
        <w:t xml:space="preserve"> </w:t>
      </w:r>
      <w:r w:rsidR="00E47020">
        <w:rPr>
          <w:lang w:val="en-US" w:bidi="en-US"/>
        </w:rPr>
        <w:t xml:space="preserve">The design adopted for the initial prototype is illustrated in </w:t>
      </w:r>
      <w:r w:rsidR="00E47020">
        <w:rPr>
          <w:lang w:val="en-US" w:bidi="en-US"/>
        </w:rPr>
        <w:fldChar w:fldCharType="begin"/>
      </w:r>
      <w:r w:rsidR="00E47020">
        <w:rPr>
          <w:lang w:val="en-US" w:bidi="en-US"/>
        </w:rPr>
        <w:instrText xml:space="preserve"> REF _Ref31279945 \h </w:instrText>
      </w:r>
      <w:r w:rsidR="00E47020">
        <w:rPr>
          <w:lang w:val="en-US" w:bidi="en-US"/>
        </w:rPr>
      </w:r>
      <w:r w:rsidR="00E47020">
        <w:rPr>
          <w:lang w:val="en-US" w:bidi="en-US"/>
        </w:rPr>
        <w:fldChar w:fldCharType="separate"/>
      </w:r>
      <w:r w:rsidR="00E47020">
        <w:t xml:space="preserve">Figure </w:t>
      </w:r>
      <w:r w:rsidR="00E47020">
        <w:rPr>
          <w:noProof/>
        </w:rPr>
        <w:t>21</w:t>
      </w:r>
      <w:r w:rsidR="00E47020">
        <w:rPr>
          <w:lang w:val="en-US" w:bidi="en-US"/>
        </w:rPr>
        <w:fldChar w:fldCharType="end"/>
      </w:r>
      <w:r w:rsidR="00E47020">
        <w:rPr>
          <w:lang w:val="en-US" w:bidi="en-US"/>
        </w:rPr>
        <w:t xml:space="preserve">. </w:t>
      </w:r>
      <w:r w:rsidR="001F1E55">
        <w:rPr>
          <w:lang w:val="en-US" w:bidi="en-US"/>
        </w:rPr>
        <w:t>The relevant datasets are extracted from the GFX into a PostgreSQL database in ArcGIS Enterprise. This database is accessed by the ontop ontology mapping tool. Using a predefined set of mappings, RDF data is generated from the database by ontop</w:t>
      </w:r>
      <w:r w:rsidR="00A46F47">
        <w:rPr>
          <w:lang w:val="en-US" w:bidi="en-US"/>
        </w:rPr>
        <w:t xml:space="preserve"> and stored in an SQLite database </w:t>
      </w:r>
      <w:r w:rsidR="00A46F47">
        <w:rPr>
          <w:lang w:val="en-US" w:bidi="en-US"/>
        </w:rPr>
        <w:lastRenderedPageBreak/>
        <w:t>– the knowledge graph.</w:t>
      </w:r>
      <w:r w:rsidR="001F1E55">
        <w:rPr>
          <w:lang w:val="en-US" w:bidi="en-US"/>
        </w:rPr>
        <w:t xml:space="preserve"> </w:t>
      </w:r>
      <w:r w:rsidR="00E47020">
        <w:rPr>
          <w:lang w:val="en-US" w:bidi="en-US"/>
        </w:rPr>
        <w:t xml:space="preserve">This data </w:t>
      </w:r>
      <w:r w:rsidR="00A46F47">
        <w:rPr>
          <w:lang w:val="en-US" w:bidi="en-US"/>
        </w:rPr>
        <w:t>may</w:t>
      </w:r>
      <w:r w:rsidR="00E47020">
        <w:rPr>
          <w:lang w:val="en-US" w:bidi="en-US"/>
        </w:rPr>
        <w:t xml:space="preserve"> then </w:t>
      </w:r>
      <w:r w:rsidR="00A46F47">
        <w:rPr>
          <w:lang w:val="en-US" w:bidi="en-US"/>
        </w:rPr>
        <w:t xml:space="preserve">be </w:t>
      </w:r>
      <w:r w:rsidR="00E47020">
        <w:rPr>
          <w:lang w:val="en-US" w:bidi="en-US"/>
        </w:rPr>
        <w:t>accessed as required using Python, in particular the Owlready2</w:t>
      </w:r>
      <w:r w:rsidR="00E47020">
        <w:rPr>
          <w:rStyle w:val="FootnoteReference"/>
          <w:lang w:val="en-US" w:bidi="en-US"/>
        </w:rPr>
        <w:footnoteReference w:id="24"/>
      </w:r>
      <w:r w:rsidR="00E47020">
        <w:rPr>
          <w:lang w:val="en-US" w:bidi="en-US"/>
        </w:rPr>
        <w:t xml:space="preserve"> and rdflib</w:t>
      </w:r>
      <w:r w:rsidR="00E47020">
        <w:rPr>
          <w:rStyle w:val="FootnoteReference"/>
          <w:lang w:val="en-US" w:bidi="en-US"/>
        </w:rPr>
        <w:footnoteReference w:id="25"/>
      </w:r>
      <w:r w:rsidR="00E47020">
        <w:rPr>
          <w:lang w:val="en-US" w:bidi="en-US"/>
        </w:rPr>
        <w:t xml:space="preserve"> libraries.</w:t>
      </w:r>
    </w:p>
    <w:p w14:paraId="5D8BB187" w14:textId="17667B17" w:rsidR="00A46F47" w:rsidRDefault="00A46F47" w:rsidP="00E47020">
      <w:pPr>
        <w:rPr>
          <w:lang w:val="en-US" w:bidi="en-US"/>
        </w:rPr>
      </w:pPr>
      <w:r>
        <w:rPr>
          <w:lang w:val="en-US" w:bidi="en-US"/>
        </w:rPr>
        <w:t>When a user accesses the system, they specify an origin and destination. The system then leverages ArcGIS functionality to calculate the shortest path from the origin to the destination, according to the road segments defined in the network. The then system queries the knowledge graph for contextual information about the road segments in the shortest route. These results are collected and aggregated for presentation to the user.</w:t>
      </w:r>
    </w:p>
    <w:p w14:paraId="7B58743F" w14:textId="77777777" w:rsidR="00E47020" w:rsidRDefault="00E47020" w:rsidP="00E47020">
      <w:pPr>
        <w:keepNext/>
      </w:pPr>
      <w:r w:rsidRPr="002439B1">
        <w:rPr>
          <w:noProof/>
          <w:lang w:val="en-US" w:bidi="en-US"/>
        </w:rPr>
        <w:drawing>
          <wp:inline distT="0" distB="0" distL="0" distR="0" wp14:anchorId="75BEAB96" wp14:editId="2EC97D26">
            <wp:extent cx="6580522"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3207" cy="2769730"/>
                    </a:xfrm>
                    <a:prstGeom prst="rect">
                      <a:avLst/>
                    </a:prstGeom>
                  </pic:spPr>
                </pic:pic>
              </a:graphicData>
            </a:graphic>
          </wp:inline>
        </w:drawing>
      </w:r>
    </w:p>
    <w:p w14:paraId="0B707ED7" w14:textId="77777777" w:rsidR="00E47020" w:rsidRPr="002439B1" w:rsidRDefault="00E47020" w:rsidP="00E47020">
      <w:pPr>
        <w:pStyle w:val="Caption"/>
      </w:pPr>
      <w:bookmarkStart w:id="187" w:name="_Ref31279945"/>
      <w:r>
        <w:t xml:space="preserve">Figure </w:t>
      </w:r>
      <w:r>
        <w:fldChar w:fldCharType="begin"/>
      </w:r>
      <w:r>
        <w:instrText xml:space="preserve"> SEQ Figure \* ARABIC </w:instrText>
      </w:r>
      <w:r>
        <w:fldChar w:fldCharType="separate"/>
      </w:r>
      <w:r>
        <w:rPr>
          <w:noProof/>
        </w:rPr>
        <w:t>21</w:t>
      </w:r>
      <w:r>
        <w:rPr>
          <w:noProof/>
        </w:rPr>
        <w:fldChar w:fldCharType="end"/>
      </w:r>
      <w:bookmarkEnd w:id="187"/>
      <w:r>
        <w:t>: Esri prototype design</w:t>
      </w:r>
    </w:p>
    <w:p w14:paraId="09BA856D" w14:textId="7169ABCC" w:rsidR="007255D2" w:rsidRDefault="00E47020" w:rsidP="007255D2">
      <w:pPr>
        <w:rPr>
          <w:lang w:val="en-US" w:bidi="en-US"/>
        </w:rPr>
      </w:pPr>
      <w:r>
        <w:rPr>
          <w:lang w:val="en-US" w:bidi="en-US"/>
        </w:rPr>
        <w:t xml:space="preserve">Currently, the queries and the results display are hard-coded. However, with the query flexibility </w:t>
      </w:r>
      <w:r w:rsidR="00A46F47">
        <w:rPr>
          <w:lang w:val="en-US" w:bidi="en-US"/>
        </w:rPr>
        <w:t>supported</w:t>
      </w:r>
      <w:r>
        <w:rPr>
          <w:lang w:val="en-US" w:bidi="en-US"/>
        </w:rPr>
        <w:t xml:space="preserve"> by the ontology it will be a straightforward extension to enable a more interactive interface in </w:t>
      </w:r>
      <w:r w:rsidR="004425FB">
        <w:rPr>
          <w:lang w:val="en-US" w:bidi="en-US"/>
        </w:rPr>
        <w:t xml:space="preserve">future </w:t>
      </w:r>
      <w:r>
        <w:rPr>
          <w:lang w:val="en-US" w:bidi="en-US"/>
        </w:rPr>
        <w:t>iteration</w:t>
      </w:r>
      <w:r w:rsidR="004425FB">
        <w:rPr>
          <w:lang w:val="en-US" w:bidi="en-US"/>
        </w:rPr>
        <w:t>s</w:t>
      </w:r>
      <w:r>
        <w:rPr>
          <w:lang w:val="en-US" w:bidi="en-US"/>
        </w:rPr>
        <w:t>.</w:t>
      </w:r>
    </w:p>
    <w:p w14:paraId="0FFDAF52" w14:textId="77777777" w:rsidR="007255D2" w:rsidRDefault="007255D2" w:rsidP="007255D2">
      <w:pPr>
        <w:pStyle w:val="Heading3"/>
      </w:pPr>
      <w:bookmarkStart w:id="188" w:name="_Toc34385374"/>
      <w:r>
        <w:t>Data Mapping</w:t>
      </w:r>
      <w:bookmarkEnd w:id="188"/>
    </w:p>
    <w:p w14:paraId="123B918B" w14:textId="77777777" w:rsidR="007255D2" w:rsidRDefault="007255D2" w:rsidP="007255D2">
      <w:r>
        <w:t>The scope of the initial prototype was restricted to five key GFX datasets, and focused only on a subset of the fields in each:</w:t>
      </w:r>
    </w:p>
    <w:p w14:paraId="124B302E" w14:textId="77777777" w:rsidR="007255D2" w:rsidRDefault="007255D2" w:rsidP="008C7F3C">
      <w:pPr>
        <w:pStyle w:val="ListParagraph"/>
        <w:numPr>
          <w:ilvl w:val="0"/>
          <w:numId w:val="64"/>
        </w:numPr>
        <w:rPr>
          <w:lang w:val="en-CA"/>
        </w:rPr>
      </w:pPr>
      <w:r>
        <w:rPr>
          <w:lang w:val="en-CA"/>
        </w:rPr>
        <w:t>Neighbourhood</w:t>
      </w:r>
    </w:p>
    <w:p w14:paraId="69840E67" w14:textId="77777777" w:rsidR="007255D2" w:rsidRDefault="007255D2" w:rsidP="008C7F3C">
      <w:pPr>
        <w:pStyle w:val="ListParagraph"/>
        <w:numPr>
          <w:ilvl w:val="0"/>
          <w:numId w:val="64"/>
        </w:numPr>
        <w:rPr>
          <w:lang w:val="en-CA"/>
        </w:rPr>
      </w:pPr>
      <w:r>
        <w:rPr>
          <w:lang w:val="en-CA"/>
        </w:rPr>
        <w:t>Land Use</w:t>
      </w:r>
    </w:p>
    <w:p w14:paraId="0A298061" w14:textId="77777777" w:rsidR="007255D2" w:rsidRDefault="007255D2" w:rsidP="008C7F3C">
      <w:pPr>
        <w:pStyle w:val="ListParagraph"/>
        <w:numPr>
          <w:ilvl w:val="0"/>
          <w:numId w:val="64"/>
        </w:numPr>
        <w:rPr>
          <w:lang w:val="en-CA"/>
        </w:rPr>
      </w:pPr>
      <w:r>
        <w:rPr>
          <w:lang w:val="en-CA"/>
        </w:rPr>
        <w:lastRenderedPageBreak/>
        <w:t>Land Cover</w:t>
      </w:r>
    </w:p>
    <w:p w14:paraId="752EBF7C" w14:textId="77777777" w:rsidR="007255D2" w:rsidRDefault="007255D2" w:rsidP="008C7F3C">
      <w:pPr>
        <w:pStyle w:val="ListParagraph"/>
        <w:numPr>
          <w:ilvl w:val="0"/>
          <w:numId w:val="64"/>
        </w:numPr>
        <w:rPr>
          <w:lang w:val="en-CA"/>
        </w:rPr>
      </w:pPr>
      <w:r>
        <w:rPr>
          <w:lang w:val="en-CA"/>
        </w:rPr>
        <w:t>Point of Interest</w:t>
      </w:r>
    </w:p>
    <w:p w14:paraId="1D74E55F" w14:textId="77777777" w:rsidR="007255D2" w:rsidRDefault="007255D2" w:rsidP="008C7F3C">
      <w:pPr>
        <w:pStyle w:val="ListParagraph"/>
        <w:numPr>
          <w:ilvl w:val="0"/>
          <w:numId w:val="64"/>
        </w:numPr>
        <w:rPr>
          <w:lang w:val="en-CA"/>
        </w:rPr>
      </w:pPr>
      <w:r>
        <w:rPr>
          <w:lang w:val="en-CA"/>
        </w:rPr>
        <w:t>Road Segment</w:t>
      </w:r>
    </w:p>
    <w:p w14:paraId="28902197" w14:textId="77777777" w:rsidR="007255D2" w:rsidRDefault="007255D2" w:rsidP="007255D2">
      <w:r>
        <w:t>In addition, new tables were generated by ArcGIS processes to capture the spatial relationships between the features defined in the Neighbourhood, Land Use, Land Cover, and Point of Interest datasets, and those in the Road Segment dataset. This was done in advance for efficiency as the ArcGIS processes are highly performant and specialized for such tasks.</w:t>
      </w:r>
    </w:p>
    <w:p w14:paraId="49488D61" w14:textId="29C70584" w:rsidR="007255D2" w:rsidRDefault="007255D2" w:rsidP="00053538">
      <w:r>
        <w:t>The resulting datasets were mapped into RDF using the Ontop OBDA tool. The mappings are described in</w:t>
      </w:r>
      <w:r w:rsidR="00B65792">
        <w:t xml:space="preserve"> </w:t>
      </w:r>
      <w:r w:rsidR="00B2311C">
        <w:fldChar w:fldCharType="begin"/>
      </w:r>
      <w:r w:rsidR="00B2311C">
        <w:instrText xml:space="preserve"> REF _Ref31283921 \r \h </w:instrText>
      </w:r>
      <w:r w:rsidR="00B2311C">
        <w:fldChar w:fldCharType="separate"/>
      </w:r>
      <w:r w:rsidR="005702D6">
        <w:t>Appendix D</w:t>
      </w:r>
      <w:r w:rsidR="00B2311C">
        <w:fldChar w:fldCharType="end"/>
      </w:r>
      <w:r>
        <w:t xml:space="preserve">; the Ontop files are available online at </w:t>
      </w:r>
      <w:hyperlink r:id="rId44" w:history="1">
        <w:r w:rsidR="00B2311C" w:rsidRPr="006F527E">
          <w:rPr>
            <w:rStyle w:val="Hyperlink"/>
          </w:rPr>
          <w:t>https://github.com/EnterpriseIntegrationLab/icity/tree/master/mappings/Esri_GSX</w:t>
        </w:r>
      </w:hyperlink>
      <w:r w:rsidR="00B2311C">
        <w:t>.</w:t>
      </w:r>
    </w:p>
    <w:p w14:paraId="054D14FD" w14:textId="53A8F61B" w:rsidR="00063B5D" w:rsidRPr="00B2311C" w:rsidRDefault="00E47020" w:rsidP="00053538">
      <w:r>
        <w:t xml:space="preserve">This application serves as a good example of a scenario where application-specific extensions to the ontology are required. The GFX defines its own set of concepts for its datasets. Instead of defining data mappings according to the generic iCity concepts, it is more precise to use the definitions adopted by the GFX. Therefore, we extend the generic iCity terms such as Road Segment and Land Use with specializations according to the GFX standard. </w:t>
      </w:r>
      <w:r w:rsidRPr="00637F93">
        <w:t>This</w:t>
      </w:r>
      <w:r w:rsidR="00D05CED" w:rsidRPr="00637F93">
        <w:t xml:space="preserve"> enables a clear specification of the relationship between GFX-specific terms, general concepts, as well as</w:t>
      </w:r>
      <w:r w:rsidR="00063B5D" w:rsidRPr="00637F93">
        <w:t xml:space="preserve"> overlapping concepts from other data sources.  For example, a Road Segment defined in the GFX will have some associated Road Class code that indicates the type of road, e.g. a Freeway segment. This still inherits properties of a generic road segment, and a subset of the generic icity road segments will in fact be freeway segments, however a road segment – in general – need not have a </w:t>
      </w:r>
      <w:r w:rsidR="00637F93" w:rsidRPr="00637F93">
        <w:t>GFX</w:t>
      </w:r>
      <w:r w:rsidR="00063B5D" w:rsidRPr="00637F93">
        <w:t xml:space="preserve"> road class code</w:t>
      </w:r>
      <w:r w:rsidR="00637F93" w:rsidRPr="00637F93">
        <w:t xml:space="preserve">. These GFX specific extensions are described along with the mappings in </w:t>
      </w:r>
      <w:r w:rsidR="00637F93" w:rsidRPr="00637F93">
        <w:fldChar w:fldCharType="begin"/>
      </w:r>
      <w:r w:rsidR="00637F93" w:rsidRPr="00637F93">
        <w:instrText xml:space="preserve"> REF _Ref31283921 \r \h </w:instrText>
      </w:r>
      <w:r w:rsidR="00637F93">
        <w:instrText xml:space="preserve"> \* MERGEFORMAT </w:instrText>
      </w:r>
      <w:r w:rsidR="00637F93" w:rsidRPr="00637F93">
        <w:fldChar w:fldCharType="separate"/>
      </w:r>
      <w:r w:rsidR="00637F93" w:rsidRPr="00637F93">
        <w:t>Appendix D</w:t>
      </w:r>
      <w:r w:rsidR="00637F93" w:rsidRPr="00637F93">
        <w:fldChar w:fldCharType="end"/>
      </w:r>
      <w:r w:rsidR="00637F93" w:rsidRPr="00637F93">
        <w:t>.</w:t>
      </w:r>
    </w:p>
    <w:p w14:paraId="07229BD0" w14:textId="7058AE91" w:rsidR="00CD6741" w:rsidRDefault="002439B1" w:rsidP="002439B1">
      <w:pPr>
        <w:pStyle w:val="Heading3"/>
      </w:pPr>
      <w:bookmarkStart w:id="189" w:name="_Toc34385375"/>
      <w:r>
        <w:t>Future Work</w:t>
      </w:r>
      <w:bookmarkEnd w:id="189"/>
    </w:p>
    <w:p w14:paraId="7ECE1A5B" w14:textId="74B75D1B" w:rsidR="000F48DC" w:rsidRDefault="002439B1" w:rsidP="002439B1">
      <w:pPr>
        <w:rPr>
          <w:lang w:val="en-US" w:bidi="en-US"/>
        </w:rPr>
      </w:pPr>
      <w:r>
        <w:t xml:space="preserve">Future work on this project </w:t>
      </w:r>
      <w:r w:rsidR="00096310">
        <w:t xml:space="preserve">will </w:t>
      </w:r>
      <w:r w:rsidR="00096310">
        <w:rPr>
          <w:lang w:val="en-US" w:bidi="en-US"/>
        </w:rPr>
        <w:t xml:space="preserve">incorporate the ability to automatically update the knowledge base to incorporate updates to the GFX. </w:t>
      </w:r>
      <w:r w:rsidR="00096310">
        <w:t xml:space="preserve">It will also </w:t>
      </w:r>
      <w:r>
        <w:t xml:space="preserve">explore the inclusion of additional fields as well as datasets that are external to the GFX. </w:t>
      </w:r>
      <w:r>
        <w:rPr>
          <w:lang w:val="en-US" w:bidi="en-US"/>
        </w:rPr>
        <w:t xml:space="preserve">Beyond this, there will also be a focus on improving the user interface, both </w:t>
      </w:r>
      <w:r w:rsidR="00A63CA1">
        <w:rPr>
          <w:lang w:val="en-US" w:bidi="en-US"/>
        </w:rPr>
        <w:t>in terms of the</w:t>
      </w:r>
      <w:r>
        <w:rPr>
          <w:lang w:val="en-US" w:bidi="en-US"/>
        </w:rPr>
        <w:t xml:space="preserve"> visualization of information as well support</w:t>
      </w:r>
      <w:r w:rsidR="00A63CA1">
        <w:rPr>
          <w:lang w:val="en-US" w:bidi="en-US"/>
        </w:rPr>
        <w:t>ing</w:t>
      </w:r>
      <w:r>
        <w:rPr>
          <w:lang w:val="en-US" w:bidi="en-US"/>
        </w:rPr>
        <w:t xml:space="preserve"> user interaction for decision-making.</w:t>
      </w:r>
      <w:r w:rsidR="00A63CA1">
        <w:rPr>
          <w:lang w:val="en-US" w:bidi="en-US"/>
        </w:rPr>
        <w:t xml:space="preserve"> These extensions will be driven by investigations into more detailed requirements for the NextGen-911 use case.</w:t>
      </w:r>
      <w:r w:rsidR="00A13010">
        <w:rPr>
          <w:lang w:val="en-US" w:bidi="en-US"/>
        </w:rPr>
        <w:t xml:space="preserve"> </w:t>
      </w:r>
      <w:r w:rsidR="000F48DC">
        <w:rPr>
          <w:lang w:val="en-US" w:bidi="en-US"/>
        </w:rPr>
        <w:t xml:space="preserve">Another application of this prototype that should be explored in future work is the use of the ontology to verify data according to the GFX </w:t>
      </w:r>
      <w:r w:rsidR="000F48DC">
        <w:rPr>
          <w:lang w:val="en-US" w:bidi="en-US"/>
        </w:rPr>
        <w:lastRenderedPageBreak/>
        <w:t xml:space="preserve">standard. </w:t>
      </w:r>
      <w:r w:rsidR="00F13BFD">
        <w:rPr>
          <w:lang w:val="en-US" w:bidi="en-US"/>
        </w:rPr>
        <w:t>The ontology could be extended with the elicitation of more precise, intended semantics from the owners of the GFX standard. Based on these extensions, incoming datasets could then be assessed automatically against the definitions in the ontology. Such an application could contribute to improved efficiencies and data quality.</w:t>
      </w:r>
    </w:p>
    <w:p w14:paraId="6BB70767" w14:textId="6107D1D4" w:rsidR="00C73696" w:rsidRPr="00F13BFD" w:rsidRDefault="00F13BFD" w:rsidP="00F13BFD">
      <w:r>
        <w:rPr>
          <w:lang w:val="en-US" w:bidi="en-US"/>
        </w:rPr>
        <w:t>There are other opportunities for future development of the GFX Ontology extension as well. More meaningful taxonomies could be imposed on the existing land use, land cover, and road classes that are currently defined. In addition, an implicit relationship exists between land use and POI classes that should be explored.</w:t>
      </w:r>
    </w:p>
    <w:p w14:paraId="1A75D19B" w14:textId="0C7D0F1A" w:rsidR="005F1351" w:rsidRDefault="00A33FE2" w:rsidP="00DE6D67">
      <w:pPr>
        <w:pStyle w:val="Heading1"/>
      </w:pPr>
      <w:bookmarkStart w:id="190" w:name="_Toc34385376"/>
      <w:r>
        <w:t>Workflows</w:t>
      </w:r>
      <w:bookmarkEnd w:id="190"/>
    </w:p>
    <w:p w14:paraId="2A1FCCAE" w14:textId="08856A45" w:rsidR="000050A4" w:rsidRDefault="00BA0C40" w:rsidP="000050A4">
      <w:pPr>
        <w:rPr>
          <w:lang w:val="en-US" w:bidi="en-US"/>
        </w:rPr>
      </w:pPr>
      <w:r>
        <w:t xml:space="preserve">The activities required in the design and application of an ontology may vary greatly from case to case, however there are also likely to be commonalities. Recognizing and designing workflows around these common tasks improves efficiency and enables repeatability of past work as well as consistency of future work. </w:t>
      </w:r>
      <w:r w:rsidR="00414E85">
        <w:rPr>
          <w:lang w:val="en-US" w:bidi="en-US"/>
        </w:rPr>
        <w:t xml:space="preserve">In this section we provide an overview of </w:t>
      </w:r>
      <w:r>
        <w:rPr>
          <w:lang w:val="en-US" w:bidi="en-US"/>
        </w:rPr>
        <w:t xml:space="preserve">the </w:t>
      </w:r>
      <w:r w:rsidR="0015597C">
        <w:rPr>
          <w:lang w:val="en-US" w:bidi="en-US"/>
        </w:rPr>
        <w:t xml:space="preserve">workflows </w:t>
      </w:r>
      <w:r w:rsidR="002E361B">
        <w:rPr>
          <w:lang w:val="en-US" w:bidi="en-US"/>
        </w:rPr>
        <w:t>that have been employed</w:t>
      </w:r>
      <w:r w:rsidR="0015597C">
        <w:rPr>
          <w:lang w:val="en-US" w:bidi="en-US"/>
        </w:rPr>
        <w:t xml:space="preserve"> for the </w:t>
      </w:r>
      <w:r>
        <w:rPr>
          <w:lang w:val="en-US" w:bidi="en-US"/>
        </w:rPr>
        <w:t>following key tasks</w:t>
      </w:r>
      <w:r w:rsidR="002D2251">
        <w:rPr>
          <w:lang w:val="en-US" w:bidi="en-US"/>
        </w:rPr>
        <w:t xml:space="preserve"> that were</w:t>
      </w:r>
      <w:r>
        <w:rPr>
          <w:lang w:val="en-US" w:bidi="en-US"/>
        </w:rPr>
        <w:t xml:space="preserve"> involved in the design, maintenance, and application of the </w:t>
      </w:r>
      <w:r w:rsidR="0015597C">
        <w:rPr>
          <w:lang w:val="en-US" w:bidi="en-US"/>
        </w:rPr>
        <w:t xml:space="preserve">iCity </w:t>
      </w:r>
      <w:r>
        <w:rPr>
          <w:lang w:val="en-US" w:bidi="en-US"/>
        </w:rPr>
        <w:t>TPSO</w:t>
      </w:r>
      <w:r w:rsidR="00414E85">
        <w:rPr>
          <w:lang w:val="en-US" w:bidi="en-US"/>
        </w:rPr>
        <w:t>:</w:t>
      </w:r>
    </w:p>
    <w:p w14:paraId="40C95BBD" w14:textId="06ED9BF8" w:rsidR="00414E85" w:rsidRDefault="00414E85" w:rsidP="00331CB6">
      <w:pPr>
        <w:pStyle w:val="ListParagraph"/>
        <w:numPr>
          <w:ilvl w:val="0"/>
          <w:numId w:val="18"/>
        </w:numPr>
      </w:pPr>
      <w:r>
        <w:t>Data Mapping</w:t>
      </w:r>
      <w:r w:rsidR="00161133">
        <w:t xml:space="preserve"> and Materialization</w:t>
      </w:r>
    </w:p>
    <w:p w14:paraId="06DCB2E6" w14:textId="43EA8731" w:rsidR="00BC5E3C" w:rsidRDefault="00161133" w:rsidP="00331CB6">
      <w:pPr>
        <w:pStyle w:val="ListParagraph"/>
        <w:numPr>
          <w:ilvl w:val="0"/>
          <w:numId w:val="18"/>
        </w:numPr>
      </w:pPr>
      <w:r>
        <w:t>Data Storage and Access</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91" w:name="_Toc34385377"/>
      <w:r>
        <w:t>Data Mapping</w:t>
      </w:r>
      <w:bookmarkEnd w:id="191"/>
    </w:p>
    <w:p w14:paraId="5FCC2710" w14:textId="2B14F43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 xml:space="preserve">into, or accessed with Semantic Web technologies through an approach referred to as Ontology Based Data Access (OBDA) </w:t>
      </w:r>
      <w:r w:rsidR="009E5CF6">
        <w:fldChar w:fldCharType="begin"/>
      </w:r>
      <w:r w:rsidR="009E5CF6">
        <w:instrText xml:space="preserve"> ADDIN EN.CITE &lt;EndNote&gt;&lt;Cite&gt;&lt;Author&gt;Xiao&lt;/Author&gt;&lt;Year&gt;2018&lt;/Year&gt;&lt;IDText&gt;Ontology-based data access: A survey&lt;/IDText&gt;&lt;DisplayText&gt;[33]&lt;/DisplayText&gt;&lt;record&gt;&lt;isbn&gt;0999241125&lt;/isbn&gt;&lt;titles&gt;&lt;title&gt;Ontology-based data access: A survey&lt;/title&gt;&lt;/titles&gt;&lt;contributors&gt;&lt;authors&gt;&lt;author&gt;Xiao, Guohui&lt;/author&gt;&lt;author&gt;Calvanese, Diego&lt;/author&gt;&lt;author&gt;Kontchakov, Roman&lt;/author&gt;&lt;author&gt;Lembo, Domenico&lt;/author&gt;&lt;author&gt;Poggi, Antonella&lt;/author&gt;&lt;author&gt;Rosati, Riccardo&lt;/author&gt;&lt;author&gt;Zakharyaschev, Michael&lt;/author&gt;&lt;/authors&gt;&lt;/contributors&gt;&lt;added-date format="utc"&gt;1581531780&lt;/added-date&gt;&lt;ref-type name="Book Section"&gt;5&lt;/ref-type&gt;&lt;dates&gt;&lt;year&gt;2018&lt;/year&gt;&lt;/dates&gt;&lt;rec-number&gt;52&lt;/rec-number&gt;&lt;publisher&gt;IJCAI Organization&lt;/publisher&gt;&lt;last-updated-date format="utc"&gt;1581531780&lt;/last-updated-date&gt;&lt;/record&gt;&lt;/Cite&gt;&lt;/EndNote&gt;</w:instrText>
      </w:r>
      <w:r w:rsidR="009E5CF6">
        <w:fldChar w:fldCharType="separate"/>
      </w:r>
      <w:r w:rsidR="009E5CF6">
        <w:rPr>
          <w:noProof/>
        </w:rPr>
        <w:t>[33]</w:t>
      </w:r>
      <w:r w:rsidR="009E5CF6">
        <w:fldChar w:fldCharType="end"/>
      </w:r>
      <w:r w:rsidR="00053538">
        <w:t>.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26"/>
      </w:r>
      <w:r w:rsidR="00053538">
        <w:t xml:space="preserve">. </w:t>
      </w:r>
      <w:r w:rsidR="00D62A38">
        <w:t xml:space="preserve"> </w:t>
      </w:r>
    </w:p>
    <w:p w14:paraId="2AEF121D" w14:textId="77777777" w:rsidR="0015597C" w:rsidRDefault="0015597C" w:rsidP="0015597C">
      <w:pPr>
        <w:pStyle w:val="Heading3"/>
      </w:pPr>
      <w:bookmarkStart w:id="192" w:name="_Toc34385378"/>
      <w:r>
        <w:lastRenderedPageBreak/>
        <w:t>Alternative approaches</w:t>
      </w:r>
      <w:bookmarkEnd w:id="192"/>
    </w:p>
    <w:p w14:paraId="200514B9" w14:textId="57ED4DD6" w:rsidR="0015597C" w:rsidRPr="00846739" w:rsidRDefault="00177339" w:rsidP="0015597C">
      <w:r>
        <w:t>Here,</w:t>
      </w:r>
      <w:r w:rsidR="0015597C">
        <w:t xml:space="preserve"> we focus on the triple</w:t>
      </w:r>
      <w:r w:rsidR="005D138F">
        <w:t xml:space="preserve"> </w:t>
      </w:r>
      <w:r w:rsidR="0015597C">
        <w:t xml:space="preserve">store architecture, wherein the data sources are transformed </w:t>
      </w:r>
      <w:r w:rsidR="00053538">
        <w:t xml:space="preserve">(materialized) </w:t>
      </w:r>
      <w:r w:rsidR="0015597C">
        <w:t>into triples and uploaded to a triple</w:t>
      </w:r>
      <w:r w:rsidR="005D138F">
        <w:t xml:space="preserve"> </w:t>
      </w:r>
      <w:r w:rsidR="0015597C">
        <w:t>store(s). This triple</w:t>
      </w:r>
      <w:r w:rsidR="005D138F">
        <w:t xml:space="preserve"> </w:t>
      </w:r>
      <w:r w:rsidR="0015597C">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CE1E147" w14:textId="57C548A8" w:rsidR="0015597C" w:rsidRPr="005A2D07" w:rsidRDefault="0015597C" w:rsidP="005A2D07">
      <w:r>
        <w:t>This guide focuses on the use of the Karma Data Integration Tool</w:t>
      </w:r>
      <w:r>
        <w:rPr>
          <w:rStyle w:val="FootnoteReference"/>
        </w:rPr>
        <w:footnoteReference w:id="27"/>
      </w:r>
      <w:r>
        <w:t xml:space="preserve"> for semantic augmentation and data transformation, however it should be noted that several similar tools exist, with varying capabilities and limitations. These tools are often referred to as R2RML processors or OBDA tools</w:t>
      </w:r>
      <w:r w:rsidR="00177339">
        <w:t>;</w:t>
      </w:r>
      <w:r>
        <w:t xml:space="preserve"> examples are Mastro</w:t>
      </w:r>
      <w:r w:rsidR="002F5FC7">
        <w:rPr>
          <w:rStyle w:val="FootnoteReference"/>
        </w:rPr>
        <w:footnoteReference w:id="28"/>
      </w:r>
      <w:r>
        <w:t xml:space="preserve"> and Ontop</w:t>
      </w:r>
      <w:r w:rsidR="002F5FC7">
        <w:rPr>
          <w:rStyle w:val="FootnoteReference"/>
        </w:rPr>
        <w:footnoteReference w:id="29"/>
      </w:r>
      <w:r>
        <w:t>, among others.</w:t>
      </w:r>
    </w:p>
    <w:p w14:paraId="4DC0B563" w14:textId="25B61DDC" w:rsidR="0015597C" w:rsidRDefault="0015597C" w:rsidP="0015597C">
      <w:pPr>
        <w:pStyle w:val="Heading3"/>
      </w:pPr>
      <w:bookmarkStart w:id="193" w:name="_Toc34385379"/>
      <w:r>
        <w:t>Basic data mapping/import workflow with Karma and Virtuoso</w:t>
      </w:r>
      <w:bookmarkEnd w:id="193"/>
    </w:p>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lastRenderedPageBreak/>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32F2D614" w:rsidR="0015597C" w:rsidRDefault="0015597C" w:rsidP="00331CB6">
      <w:pPr>
        <w:pStyle w:val="ListParagraph"/>
        <w:numPr>
          <w:ilvl w:val="1"/>
          <w:numId w:val="19"/>
        </w:numPr>
        <w:rPr>
          <w:lang w:val="en-CA"/>
        </w:rPr>
      </w:pPr>
      <w:r>
        <w:rPr>
          <w:lang w:val="en-CA"/>
        </w:rPr>
        <w:t xml:space="preserve">At this point, for a one-off transformation the transformed data may also be exported and saved for upload into the desired </w:t>
      </w:r>
      <w:r w:rsidR="004C15FC">
        <w:rPr>
          <w:lang w:val="en-CA"/>
        </w:rPr>
        <w:t>triple store</w:t>
      </w:r>
      <w:r>
        <w:rPr>
          <w:lang w:val="en-CA"/>
        </w:rPr>
        <w:t>. However, if the mappings are to be generated and uploaded at a later date, only the R2RML model is required.</w:t>
      </w:r>
    </w:p>
    <w:p w14:paraId="5BF2BB7D" w14:textId="65E7278F" w:rsidR="0015597C" w:rsidRDefault="0015597C" w:rsidP="0015597C">
      <w:pPr>
        <w:pStyle w:val="Heading3"/>
      </w:pPr>
      <w:bookmarkStart w:id="194" w:name="_Toc34385380"/>
      <w:r>
        <w:t>Repeat</w:t>
      </w:r>
      <w:r w:rsidR="00177339">
        <w:t>ed</w:t>
      </w:r>
      <w:r>
        <w:t xml:space="preserve"> Data Mappings</w:t>
      </w:r>
      <w:bookmarkEnd w:id="194"/>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48C4B024"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w:t>
      </w:r>
      <w:r w:rsidR="00177339">
        <w:t xml:space="preserve"> have employed</w:t>
      </w:r>
      <w:r>
        <w:t xml:space="preserve">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95" w:name="_Toc34385381"/>
      <w:r>
        <w:rPr>
          <w:rFonts w:eastAsia="Times New Roman"/>
          <w:bdr w:val="none" w:sz="0" w:space="0" w:color="auto" w:frame="1"/>
          <w:lang w:eastAsia="en-CA"/>
        </w:rPr>
        <w:t>Offline Batch Mapping</w:t>
      </w:r>
      <w:bookmarkEnd w:id="195"/>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sidRPr="00F876B1">
        <w:rPr>
          <w:b/>
        </w:rPr>
        <w:t xml:space="preserve">First-time setup: </w:t>
      </w:r>
      <w:r w:rsidRPr="00F876B1">
        <w:t>To build the offline jar, go 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6308F8B1" w:rsidR="0015597C" w:rsidRDefault="00161133"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O</w:t>
      </w:r>
      <w:r w:rsidR="0015597C" w:rsidRPr="007F54DB">
        <w:rPr>
          <w:rFonts w:eastAsia="Times New Roman" w:cstheme="minorHAnsi"/>
          <w:color w:val="24292E"/>
          <w:szCs w:val="20"/>
          <w:bdr w:val="none" w:sz="0" w:space="0" w:color="auto" w:frame="1"/>
          <w:lang w:val="en-CA" w:eastAsia="en-CA"/>
        </w:rPr>
        <w:t xml:space="preserve">ne or more files of the same type (i.e. with the same </w:t>
      </w:r>
      <w:r>
        <w:rPr>
          <w:rFonts w:eastAsia="Times New Roman" w:cstheme="minorHAnsi"/>
          <w:color w:val="24292E"/>
          <w:szCs w:val="20"/>
          <w:bdr w:val="none" w:sz="0" w:space="0" w:color="auto" w:frame="1"/>
          <w:lang w:val="en-CA" w:eastAsia="en-CA"/>
        </w:rPr>
        <w:t>ontology</w:t>
      </w:r>
      <w:r w:rsidR="0015597C" w:rsidRPr="007F54DB">
        <w:rPr>
          <w:rFonts w:eastAsia="Times New Roman" w:cstheme="minorHAnsi"/>
          <w:color w:val="24292E"/>
          <w:szCs w:val="20"/>
          <w:bdr w:val="none" w:sz="0" w:space="0" w:color="auto" w:frame="1"/>
          <w:lang w:val="en-CA" w:eastAsia="en-CA"/>
        </w:rPr>
        <w:t xml:space="preserve"> mapping), in the directory “</w:t>
      </w:r>
      <w:r w:rsidR="0015597C" w:rsidRPr="007F54DB">
        <w:rPr>
          <w:rFonts w:ascii="Courier" w:eastAsia="Times New Roman" w:hAnsi="Courier" w:cstheme="minorHAnsi"/>
          <w:color w:val="24292E"/>
          <w:szCs w:val="20"/>
          <w:bdr w:val="none" w:sz="0" w:space="0" w:color="auto" w:frame="1"/>
          <w:lang w:val="en-CA" w:eastAsia="en-CA"/>
        </w:rPr>
        <w:t>./karma-offline/target/files</w:t>
      </w:r>
      <w:r w:rsidR="0015597C" w:rsidRPr="007F54DB">
        <w:rPr>
          <w:rFonts w:eastAsia="Times New Roman" w:cstheme="minorHAnsi"/>
          <w:color w:val="24292E"/>
          <w:szCs w:val="20"/>
          <w:bdr w:val="none" w:sz="0" w:space="0" w:color="auto" w:frame="1"/>
          <w:lang w:val="en-CA" w:eastAsia="en-CA"/>
        </w:rPr>
        <w:t>”.</w:t>
      </w:r>
    </w:p>
    <w:p w14:paraId="7359F427" w14:textId="1A9A5226"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r w:rsidR="00161133">
        <w:rPr>
          <w:rFonts w:eastAsia="Times New Roman" w:cstheme="minorHAnsi"/>
          <w:color w:val="24292E"/>
          <w:szCs w:val="20"/>
          <w:bdr w:val="none" w:sz="0" w:space="0" w:color="auto" w:frame="1"/>
          <w:lang w:val="en-CA" w:eastAsia="en-CA"/>
        </w:rPr>
        <w:t>, stored in the same directory.</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161D47B0" w:rsidR="0015597C" w:rsidRDefault="0015597C" w:rsidP="0015597C">
      <w:pPr>
        <w:rPr>
          <w:u w:val="single"/>
        </w:rPr>
      </w:pPr>
      <w:r>
        <w:rPr>
          <w:u w:val="single"/>
        </w:rPr>
        <w:t>For large files</w:t>
      </w:r>
      <w:r w:rsidR="000D2843">
        <w:rPr>
          <w:u w:val="single"/>
        </w:rPr>
        <w:t xml:space="preserve"> the default memory limit may need to be adjusted, </w:t>
      </w:r>
      <w:r>
        <w:rPr>
          <w:u w:val="single"/>
        </w:rPr>
        <w:t>e.g.:</w:t>
      </w:r>
    </w:p>
    <w:p w14:paraId="1A8DE08E" w14:textId="77777777" w:rsidR="0015597C" w:rsidRDefault="0015597C" w:rsidP="0015597C">
      <w:pPr>
        <w:ind w:left="720"/>
        <w:rPr>
          <w:u w:val="single"/>
        </w:rPr>
      </w:pPr>
      <w:r w:rsidRPr="005E44FC">
        <w:rPr>
          <w:rFonts w:ascii="Courier" w:hAnsi="Courier"/>
          <w:sz w:val="21"/>
        </w:rPr>
        <w:lastRenderedPageBreak/>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38455F15" w:rsidR="0015597C" w:rsidRPr="00814A54" w:rsidRDefault="0015597C" w:rsidP="00814A54">
      <w:pPr>
        <w:pStyle w:val="Heading4"/>
        <w:numPr>
          <w:ilvl w:val="0"/>
          <w:numId w:val="0"/>
        </w:numPr>
        <w:rPr>
          <w:b w:val="0"/>
          <w:u w:val="single"/>
        </w:rPr>
      </w:pPr>
      <w:r w:rsidRPr="00814A54">
        <w:rPr>
          <w:b w:val="0"/>
          <w:u w:val="single"/>
        </w:rPr>
        <w:t>Notes</w:t>
      </w:r>
      <w:r w:rsidR="00814A54">
        <w:rPr>
          <w:b w:val="0"/>
          <w:u w:val="single"/>
        </w:rPr>
        <w:t>:</w:t>
      </w:r>
    </w:p>
    <w:p w14:paraId="11C52DE2" w14:textId="0DA6DD8F" w:rsidR="0015597C" w:rsidRDefault="0015597C" w:rsidP="00331CB6">
      <w:pPr>
        <w:pStyle w:val="ListParagraph"/>
        <w:numPr>
          <w:ilvl w:val="0"/>
          <w:numId w:val="21"/>
        </w:numPr>
        <w:rPr>
          <w:lang w:val="en-CA"/>
        </w:rPr>
      </w:pPr>
      <w:r>
        <w:rPr>
          <w:lang w:val="en-CA"/>
        </w:rPr>
        <w:t xml:space="preserve">The Karma installation (one-click install) doesn’t come with karma-offline, </w:t>
      </w:r>
      <w:r w:rsidR="00161133">
        <w:rPr>
          <w:lang w:val="en-CA"/>
        </w:rPr>
        <w:t>this requires</w:t>
      </w:r>
      <w:r>
        <w:rPr>
          <w:lang w:val="en-CA"/>
        </w:rPr>
        <w:t xml:space="preserve"> install</w:t>
      </w:r>
      <w:r w:rsidR="00161133">
        <w:rPr>
          <w:lang w:val="en-CA"/>
        </w:rPr>
        <w:t>ation of</w:t>
      </w:r>
      <w:r>
        <w:rPr>
          <w:lang w:val="en-CA"/>
        </w:rPr>
        <w:t xml:space="preserve"> the full version from Github</w:t>
      </w:r>
      <w:r w:rsidR="00161133">
        <w:rPr>
          <w:lang w:val="en-CA"/>
        </w:rPr>
        <w:t>.</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r>
      <w:r w:rsidRPr="00161133">
        <w:rPr>
          <w:rFonts w:ascii="Courier" w:hAnsi="Courier"/>
          <w:lang w:val="en-CA"/>
        </w:rPr>
        <w:t>&gt;cd Web-Karma/karma-web</w:t>
      </w:r>
      <w:r w:rsidRPr="00161133">
        <w:rPr>
          <w:rFonts w:ascii="Courier" w:hAnsi="Courie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74217735" w:rsidR="00BC5E3C" w:rsidRDefault="0015597C" w:rsidP="00BC5E3C">
      <w:pPr>
        <w:pStyle w:val="Heading2"/>
      </w:pPr>
      <w:r w:rsidRPr="00846739">
        <w:t xml:space="preserve"> </w:t>
      </w:r>
      <w:bookmarkStart w:id="196" w:name="_Toc34385382"/>
      <w:r w:rsidR="00BC5E3C">
        <w:t>Data Storage</w:t>
      </w:r>
      <w:r w:rsidR="00512CBF">
        <w:t xml:space="preserve"> and Access</w:t>
      </w:r>
      <w:bookmarkEnd w:id="196"/>
    </w:p>
    <w:p w14:paraId="208AC888" w14:textId="12385B38" w:rsidR="00161133" w:rsidRDefault="00161133" w:rsidP="00BC5E3C">
      <w:pPr>
        <w:rPr>
          <w:lang w:val="en-US" w:bidi="en-US"/>
        </w:rPr>
      </w:pPr>
      <w:r>
        <w:rPr>
          <w:lang w:val="en-US" w:bidi="en-US"/>
        </w:rPr>
        <w:t xml:space="preserve">Once the ontology mappings have been created and the RDF triples have been materialized, </w:t>
      </w:r>
      <w:r w:rsidR="00512CBF">
        <w:rPr>
          <w:lang w:val="en-US" w:bidi="en-US"/>
        </w:rPr>
        <w:t xml:space="preserve">typically </w:t>
      </w:r>
      <w:r>
        <w:rPr>
          <w:lang w:val="en-US" w:bidi="en-US"/>
        </w:rPr>
        <w:t xml:space="preserve">the data must be stored somewhere </w:t>
      </w:r>
      <w:r w:rsidR="00512CBF">
        <w:rPr>
          <w:lang w:val="en-US" w:bidi="en-US"/>
        </w:rPr>
        <w:t>that is</w:t>
      </w:r>
      <w:r>
        <w:rPr>
          <w:lang w:val="en-US" w:bidi="en-US"/>
        </w:rPr>
        <w:t xml:space="preserve"> accessible with Semantic Web tools.</w:t>
      </w:r>
      <w:r w:rsidR="00512CBF">
        <w:rPr>
          <w:lang w:val="en-US" w:bidi="en-US"/>
        </w:rPr>
        <w:t xml:space="preserve"> As mentioned in the previous section, one option is to use OBDA tools to provide virtual access to the data. In this scenario, data is stored in its native form in some relational database(s)</w:t>
      </w:r>
      <w:r w:rsidR="00885ADC">
        <w:rPr>
          <w:lang w:val="en-US" w:bidi="en-US"/>
        </w:rPr>
        <w:t xml:space="preserve"> and accessed through SPARQL queries that are transformed into SQL queries.</w:t>
      </w:r>
    </w:p>
    <w:p w14:paraId="05E3A8D6" w14:textId="70411FFA" w:rsidR="00885ADC" w:rsidRDefault="00885ADC" w:rsidP="00885ADC">
      <w:pPr>
        <w:rPr>
          <w:lang w:val="en-US" w:bidi="en-US"/>
        </w:rPr>
      </w:pPr>
      <w:r>
        <w:rPr>
          <w:lang w:val="en-US" w:bidi="en-US"/>
        </w:rPr>
        <w:t xml:space="preserve">To-date, we have focused on the alternative approach: generating RDF triples from the data, based on a mapping to the ontology, and uploading the data into a triple store. Many different triple stores are available. All triple stores provide the same core functionality (that is, to store and provide access to RDF triples), with different characteristics. Factors in choosing a triple store may include cost, capabilities (in terms of speed and storage), as well as other tools that may be packaged with the store. </w:t>
      </w:r>
    </w:p>
    <w:p w14:paraId="5E59BF84" w14:textId="0D74A5A5" w:rsidR="005F5656" w:rsidRDefault="004461CA" w:rsidP="004461CA">
      <w:r>
        <w:t>A triple store will provide a SPARQL endpoint that can be used to evaluate SPARQL queries against the uploaded data. Most also provide a SPARQL API that can be used to support integration the store directly with some application(s).</w:t>
      </w:r>
    </w:p>
    <w:p w14:paraId="4F036D1A" w14:textId="21C46DC2" w:rsidR="004461CA" w:rsidRPr="005F5656" w:rsidRDefault="004461CA" w:rsidP="004461CA">
      <w:r>
        <w:lastRenderedPageBreak/>
        <w:t>All triple stores provide some mechanism</w:t>
      </w:r>
      <w:r w:rsidR="001E3257">
        <w:t>(s)</w:t>
      </w:r>
      <w:r>
        <w:t xml:space="preserve"> to upload data.</w:t>
      </w:r>
      <w:r w:rsidR="001E3257">
        <w:t xml:space="preserve"> This may vary slightly between implementations. </w:t>
      </w:r>
    </w:p>
    <w:p w14:paraId="04FCC15B" w14:textId="08D38DA3" w:rsidR="0015597C" w:rsidRDefault="0015597C" w:rsidP="00BC5E3C">
      <w:pPr>
        <w:pStyle w:val="Heading3"/>
      </w:pPr>
      <w:bookmarkStart w:id="197" w:name="_Toc34385383"/>
      <w:r>
        <w:t>Upload to triple</w:t>
      </w:r>
      <w:r w:rsidR="008A255C">
        <w:t xml:space="preserve"> </w:t>
      </w:r>
      <w:r>
        <w:t>store</w:t>
      </w:r>
      <w:bookmarkEnd w:id="197"/>
    </w:p>
    <w:p w14:paraId="6F926C7D" w14:textId="2B32F0D7" w:rsidR="0015597C" w:rsidRPr="00BC5864" w:rsidRDefault="0015597C" w:rsidP="0015597C">
      <w:r>
        <w:t xml:space="preserve">Karma includes an option to configure upload to a </w:t>
      </w:r>
      <w:r w:rsidR="004C15FC">
        <w:t>triple store</w:t>
      </w:r>
      <w:r>
        <w:t xml:space="preserv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w:t>
      </w:r>
      <w:r w:rsidR="004C15FC">
        <w:t>triple store</w:t>
      </w:r>
      <w:r>
        <w:t>.</w:t>
      </w:r>
    </w:p>
    <w:p w14:paraId="78E48B1A" w14:textId="7907DA3A" w:rsidR="00C74B62" w:rsidRPr="00C74B62" w:rsidRDefault="001E3257" w:rsidP="00C74B62">
      <w:r>
        <w:t>Allegrograph supports data upload through the WebView tool, but also provides a tool for more efficient, server-side, command-line uploads. This process is outlined below.</w:t>
      </w:r>
    </w:p>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5"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297AEAE4" w14:textId="6B5C58F1" w:rsidR="00E003EF" w:rsidRDefault="002A514F" w:rsidP="00161133">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595DC45B" w14:textId="77777777" w:rsidR="00F2468E" w:rsidRDefault="00F2468E" w:rsidP="00F2468E">
      <w:pPr>
        <w:pStyle w:val="Heading2"/>
      </w:pPr>
      <w:bookmarkStart w:id="198" w:name="_Toc34385384"/>
      <w:r>
        <w:t>Ontology Documentation</w:t>
      </w:r>
      <w:bookmarkEnd w:id="198"/>
    </w:p>
    <w:p w14:paraId="76266A50" w14:textId="30E31F59" w:rsidR="00D75616" w:rsidRDefault="005A7E5B" w:rsidP="00384947">
      <w:r>
        <w:rPr>
          <w:lang w:val="en-US" w:bidi="en-US"/>
        </w:rPr>
        <w:t xml:space="preserve">In addition to the publication and maintenance of the detailed report provided here, it is a good practice to provide </w:t>
      </w:r>
      <w:r w:rsidR="00682918">
        <w:rPr>
          <w:lang w:val="en-US" w:bidi="en-US"/>
        </w:rPr>
        <w:t>detailed documentation at the individual ontology level. The iCity ontologies use Widoco</w:t>
      </w:r>
      <w:r w:rsidR="00682918">
        <w:rPr>
          <w:rStyle w:val="FootnoteReference"/>
          <w:lang w:val="en-US" w:bidi="en-US"/>
        </w:rPr>
        <w:footnoteReference w:id="31"/>
      </w:r>
      <w:r w:rsidR="00682918">
        <w:rPr>
          <w:lang w:val="en-US" w:bidi="en-US"/>
        </w:rPr>
        <w:t xml:space="preserve"> </w:t>
      </w:r>
      <w:r w:rsidR="00682918">
        <w:rPr>
          <w:lang w:val="en-US" w:bidi="en-US"/>
        </w:rPr>
        <w:fldChar w:fldCharType="begin"/>
      </w:r>
      <w:r w:rsidR="00682918">
        <w:rPr>
          <w:lang w:val="en-US" w:bidi="en-US"/>
        </w:rPr>
        <w:instrText xml:space="preserve"> ADDIN EN.CITE &lt;EndNote&gt;&lt;Cite&gt;&lt;Author&gt;Garijo&lt;/Author&gt;&lt;Year&gt;2017&lt;/Year&gt;&lt;IDText&gt;WIDOCO: a wizard for documenting ontologies&lt;/IDText&gt;&lt;DisplayText&gt;[34]&lt;/DisplayText&gt;&lt;record&gt;&lt;titles&gt;&lt;title&gt;WIDOCO: a wizard for documenting ontologies&lt;/title&gt;&lt;secondary-title&gt;International Semantic Web Conference&lt;/secondary-title&gt;&lt;/titles&gt;&lt;pages&gt;94-102&lt;/pages&gt;&lt;contributors&gt;&lt;authors&gt;&lt;author&gt;Garijo, Daniel&lt;/author&gt;&lt;/authors&gt;&lt;/contributors&gt;&lt;added-date format="utc"&gt;1582572309&lt;/added-date&gt;&lt;ref-type name="Conference Proceeding"&gt;10&lt;/ref-type&gt;&lt;dates&gt;&lt;year&gt;2017&lt;/year&gt;&lt;/dates&gt;&lt;rec-number&gt;57&lt;/rec-number&gt;&lt;publisher&gt;Springer&lt;/publisher&gt;&lt;last-updated-date format="utc"&gt;1582572309&lt;/last-updated-date&gt;&lt;/record&gt;&lt;/Cite&gt;&lt;/EndNote&gt;</w:instrText>
      </w:r>
      <w:r w:rsidR="00682918">
        <w:rPr>
          <w:lang w:val="en-US" w:bidi="en-US"/>
        </w:rPr>
        <w:fldChar w:fldCharType="separate"/>
      </w:r>
      <w:r w:rsidR="00682918">
        <w:rPr>
          <w:noProof/>
          <w:lang w:val="en-US" w:bidi="en-US"/>
        </w:rPr>
        <w:t>[34]</w:t>
      </w:r>
      <w:r w:rsidR="00682918">
        <w:rPr>
          <w:lang w:val="en-US" w:bidi="en-US"/>
        </w:rPr>
        <w:fldChar w:fldCharType="end"/>
      </w:r>
      <w:r w:rsidR="00682918">
        <w:rPr>
          <w:lang w:val="en-US" w:bidi="en-US"/>
        </w:rPr>
        <w:t xml:space="preserve"> to automatically generate HTML documentation pages based on the metadata specified in each ontology’s OWL file.</w:t>
      </w:r>
      <w:r w:rsidR="00384947">
        <w:rPr>
          <w:lang w:val="en-US" w:bidi="en-US"/>
        </w:rPr>
        <w:t xml:space="preserve"> When an ontology’s IRI is accessed via a web browser, rewrite rules (discussed at further length in the following section) will automatically return the HTML documentation rather than the native OWL file. This helps to ensure availability of the </w:t>
      </w:r>
      <w:r w:rsidR="00384947">
        <w:rPr>
          <w:lang w:val="en-US" w:bidi="en-US"/>
        </w:rPr>
        <w:lastRenderedPageBreak/>
        <w:t xml:space="preserve">documentation and thus usability of the ontologies. A useful </w:t>
      </w:r>
      <w:r w:rsidR="00F2468E">
        <w:t xml:space="preserve">guide for </w:t>
      </w:r>
      <w:r w:rsidR="00384947">
        <w:t xml:space="preserve">the specification of ontology-level </w:t>
      </w:r>
      <w:r w:rsidR="00F2468E">
        <w:t>metadata</w:t>
      </w:r>
      <w:r w:rsidR="00384947">
        <w:t xml:space="preserve"> is provided by the authors of Widoco here</w:t>
      </w:r>
      <w:r w:rsidR="00F2468E">
        <w:t xml:space="preserve">: </w:t>
      </w:r>
      <w:hyperlink r:id="rId46" w:history="1">
        <w:r w:rsidR="00F2468E" w:rsidRPr="00E30BC2">
          <w:rPr>
            <w:rStyle w:val="Hyperlink"/>
          </w:rPr>
          <w:t>http://dgarijo.github.io/Widoco/doc/bestPractices/index-en.html</w:t>
        </w:r>
      </w:hyperlink>
      <w:r w:rsidR="00384947">
        <w:t xml:space="preserve">. </w:t>
      </w:r>
      <w:r w:rsidR="005250D0">
        <w:t>Future work should focus on the extension and elaboration of metadata that is currently encoded in the ontology in order to enrich the resulting HTML documentation</w:t>
      </w:r>
      <w:r w:rsidR="00D75616">
        <w:t>.</w:t>
      </w:r>
    </w:p>
    <w:p w14:paraId="143674D3" w14:textId="38BC00A6" w:rsidR="00D75616" w:rsidRDefault="00D75616" w:rsidP="00384947">
      <w:r>
        <w:t>Two simple commands can be run in the directory where the ontologies are stored to automatically update all of the documentation files based on the content of the github repository. To update the documentation for the latest (default) version of the icity ontologies:</w:t>
      </w:r>
    </w:p>
    <w:p w14:paraId="3C6212B1" w14:textId="63FD941E" w:rsidR="00D75616" w:rsidRPr="00D75616" w:rsidRDefault="00D75616" w:rsidP="00384947">
      <w:pPr>
        <w:rPr>
          <w:rFonts w:ascii="Courier New" w:hAnsi="Courier New" w:cs="Courier New"/>
          <w:sz w:val="21"/>
        </w:rPr>
      </w:pPr>
      <w:r w:rsidRPr="00D75616">
        <w:rPr>
          <w:rFonts w:ascii="Courier New" w:hAnsi="Courier New" w:cs="Courier New"/>
          <w:sz w:val="21"/>
        </w:rPr>
        <w:t>for file in *.owl; do java -jar /Applications/widoco-1.4.6-jar-with-dependencies.jar -ontFile $file -outFolder "${file/%.owl}" -getOntologyMetadata -rewriteAll -lang en -includeImportedOntologies -htaccess -webVowl -licensius; done</w:t>
      </w:r>
    </w:p>
    <w:p w14:paraId="12282E80" w14:textId="34A735F2" w:rsidR="00D75616" w:rsidRDefault="00D75616" w:rsidP="00384947">
      <w:r>
        <w:t>To update all of the version-specific documentation files:</w:t>
      </w:r>
    </w:p>
    <w:p w14:paraId="0DCD4BCD" w14:textId="6376A7B1" w:rsidR="00D75616" w:rsidRDefault="00D75616" w:rsidP="00384947">
      <w:pPr>
        <w:rPr>
          <w:rFonts w:ascii="Courier New" w:hAnsi="Courier New" w:cs="Courier New"/>
          <w:sz w:val="21"/>
        </w:rPr>
      </w:pPr>
      <w:r w:rsidRPr="00D75616">
        <w:rPr>
          <w:rFonts w:ascii="Courier New" w:hAnsi="Courier New" w:cs="Courier New"/>
          <w:sz w:val="21"/>
        </w:rPr>
        <w:t>for file in */*.owl; do java -jar /Applications/widoco-1.4.6-jar-with-dependencies.jar -ontFile $file -outFolder "${file/%.owl}" -getOntologyMetadata -rewriteAll -lang en -includeImportedOntologies -htaccess -webVowl -licensius; done</w:t>
      </w:r>
    </w:p>
    <w:p w14:paraId="073839C8" w14:textId="127D54AA" w:rsidR="008A255C" w:rsidRDefault="008A255C" w:rsidP="008A255C">
      <w:pPr>
        <w:pStyle w:val="Heading2"/>
      </w:pPr>
      <w:bookmarkStart w:id="199" w:name="_Toc34385385"/>
      <w:r>
        <w:t>Ontology Versioning</w:t>
      </w:r>
      <w:bookmarkEnd w:id="199"/>
    </w:p>
    <w:p w14:paraId="2A6F9168" w14:textId="03763957" w:rsidR="005F62EF" w:rsidRDefault="002E6407" w:rsidP="002E6407">
      <w:r>
        <w:t xml:space="preserve">OWL2 </w:t>
      </w:r>
      <w:r w:rsidR="005F62EF">
        <w:t xml:space="preserve">includes </w:t>
      </w:r>
      <w:r>
        <w:t>a version IRI annotation</w:t>
      </w:r>
      <w:r w:rsidR="003102B4">
        <w:t xml:space="preserve"> at the ontology-level</w:t>
      </w:r>
      <w:r>
        <w:t>,</w:t>
      </w:r>
      <w:r w:rsidR="005F62EF">
        <w:t xml:space="preserve"> however</w:t>
      </w:r>
      <w:r>
        <w:t xml:space="preserve"> </w:t>
      </w:r>
      <w:r w:rsidR="006F7374">
        <w:t>a detailed</w:t>
      </w:r>
      <w:r>
        <w:t xml:space="preserve"> approach for releas</w:t>
      </w:r>
      <w:r w:rsidR="006F7374">
        <w:t>ing</w:t>
      </w:r>
      <w:r>
        <w:t xml:space="preserve"> of new versions of a particular ontology</w:t>
      </w:r>
      <w:r w:rsidR="006F7374">
        <w:t xml:space="preserve"> is not prescribed</w:t>
      </w:r>
      <w:r>
        <w:t xml:space="preserve">. </w:t>
      </w:r>
      <w:r w:rsidR="005F62EF">
        <w:t>In the continuing the development of the iCity ontologies</w:t>
      </w:r>
      <w:r>
        <w:t xml:space="preserve">, </w:t>
      </w:r>
      <w:r w:rsidR="005F62EF">
        <w:t xml:space="preserve">it is important to approach </w:t>
      </w:r>
      <w:r w:rsidR="006F7374">
        <w:t>the</w:t>
      </w:r>
      <w:r w:rsidR="005F62EF">
        <w:t xml:space="preserve"> task </w:t>
      </w:r>
      <w:r w:rsidR="006F7374">
        <w:t xml:space="preserve">of versioning </w:t>
      </w:r>
      <w:r w:rsidR="005F62EF">
        <w:t xml:space="preserve">in a standard manner. </w:t>
      </w:r>
      <w:r w:rsidR="006F7374">
        <w:t>In addition to</w:t>
      </w:r>
      <w:r w:rsidR="005F62EF">
        <w:t xml:space="preserve"> </w:t>
      </w:r>
      <w:r>
        <w:t>consider</w:t>
      </w:r>
      <w:r w:rsidR="006F7374">
        <w:t>ing</w:t>
      </w:r>
      <w:r>
        <w:t xml:space="preserve"> the relevant suggestions and requirements </w:t>
      </w:r>
      <w:r w:rsidR="005F62EF">
        <w:t xml:space="preserve">as </w:t>
      </w:r>
      <w:r>
        <w:t>described in the OWL2 specification</w:t>
      </w:r>
      <w:r w:rsidR="005F62EF">
        <w:t>,</w:t>
      </w:r>
      <w:r>
        <w:t xml:space="preserve"> </w:t>
      </w:r>
      <w:r w:rsidR="006F7374">
        <w:t xml:space="preserve">we have identified </w:t>
      </w:r>
      <w:r w:rsidR="005F62EF">
        <w:t>the following</w:t>
      </w:r>
      <w:r>
        <w:t xml:space="preserve"> set of </w:t>
      </w:r>
      <w:r w:rsidR="006F7374">
        <w:t xml:space="preserve">key </w:t>
      </w:r>
      <w:r>
        <w:t>requirements</w:t>
      </w:r>
      <w:r w:rsidR="006F7374">
        <w:t xml:space="preserve"> that must be met by the versioning process</w:t>
      </w:r>
      <w:r w:rsidR="005F62EF">
        <w:t>:</w:t>
      </w:r>
    </w:p>
    <w:p w14:paraId="72A26802" w14:textId="243B87CD" w:rsidR="005F62EF" w:rsidRDefault="005F62EF" w:rsidP="005F62EF">
      <w:pPr>
        <w:pStyle w:val="ListParagraph"/>
        <w:numPr>
          <w:ilvl w:val="0"/>
          <w:numId w:val="79"/>
        </w:numPr>
        <w:spacing w:line="276" w:lineRule="auto"/>
      </w:pPr>
      <w:r>
        <w:t>Latest versions of the ontologies should be easily found and identifiable as such. In this way users will be aware when improvements and/or corrections are available.</w:t>
      </w:r>
    </w:p>
    <w:p w14:paraId="0F995C65" w14:textId="77777777" w:rsidR="00E66E73" w:rsidRDefault="00E66E73" w:rsidP="00E66E73">
      <w:pPr>
        <w:pStyle w:val="ListParagraph"/>
        <w:numPr>
          <w:ilvl w:val="0"/>
          <w:numId w:val="79"/>
        </w:numPr>
        <w:spacing w:line="276" w:lineRule="auto"/>
      </w:pPr>
      <w:r>
        <w:t>Permanent IRIs must be used to name the ontologies. These IRIs must dereference to the ontologies’ locations thus ensuring that they are easily accessible.</w:t>
      </w:r>
    </w:p>
    <w:p w14:paraId="66F51316" w14:textId="008F334B" w:rsidR="005F62EF" w:rsidRDefault="005F62EF" w:rsidP="005F62EF">
      <w:pPr>
        <w:pStyle w:val="ListParagraph"/>
        <w:numPr>
          <w:ilvl w:val="0"/>
          <w:numId w:val="79"/>
        </w:numPr>
        <w:spacing w:line="276" w:lineRule="auto"/>
      </w:pPr>
      <w:r>
        <w:t xml:space="preserve">Updated versions of the ontologies should not be </w:t>
      </w:r>
      <w:r w:rsidRPr="00C34A74">
        <w:rPr>
          <w:i/>
        </w:rPr>
        <w:t>unknowingly</w:t>
      </w:r>
      <w:r>
        <w:t xml:space="preserve"> updated in ontologies that import/reuse them.</w:t>
      </w:r>
    </w:p>
    <w:p w14:paraId="351836D3" w14:textId="743509C2" w:rsidR="00CB59BA" w:rsidRDefault="00E66E73" w:rsidP="00CB59BA">
      <w:pPr>
        <w:pStyle w:val="ListParagraph"/>
        <w:numPr>
          <w:ilvl w:val="0"/>
          <w:numId w:val="79"/>
        </w:numPr>
        <w:spacing w:line="276" w:lineRule="auto"/>
      </w:pPr>
      <w:r>
        <w:t>The task of</w:t>
      </w:r>
      <w:r w:rsidR="00CB59BA">
        <w:t xml:space="preserve"> incorporati</w:t>
      </w:r>
      <w:r>
        <w:t>ng</w:t>
      </w:r>
      <w:r w:rsidR="00CB59BA">
        <w:t xml:space="preserve"> updates into ontologies that are using previous versions</w:t>
      </w:r>
      <w:r>
        <w:t xml:space="preserve"> must be addressed</w:t>
      </w:r>
      <w:r w:rsidR="00CB59BA">
        <w:t>.</w:t>
      </w:r>
    </w:p>
    <w:p w14:paraId="155A2900" w14:textId="0D892CBB" w:rsidR="002E6407" w:rsidRPr="00367F57" w:rsidRDefault="00E66E73" w:rsidP="002E6407">
      <w:r>
        <w:lastRenderedPageBreak/>
        <w:t xml:space="preserve">The last two points are related to an important challenge regarding </w:t>
      </w:r>
      <w:r w:rsidR="006D612F">
        <w:t xml:space="preserve">potential issues arising from the update of imported ontologies. </w:t>
      </w:r>
      <w:r w:rsidR="006D5709">
        <w:t>When a new version of some iCity TPSO ontology – Ontology X – is issued, it will be desirable to update any ontologies that import Ontology X (including and in particular those other iCity ontologies that may Ontology X).</w:t>
      </w:r>
      <w:r w:rsidR="004D10A9">
        <w:t xml:space="preserve"> One consequence of this update is that the importing ontology (the ontology that imports Ontology X) is changed in that it is now using a new version of Ontology X, so it too should be identified as a new version. Clearly tracking and reflecting such changes is critical </w:t>
      </w:r>
      <w:r w:rsidR="00EA0718">
        <w:t>for ensuring the usability of the ontologies.</w:t>
      </w:r>
    </w:p>
    <w:p w14:paraId="3EE39840" w14:textId="7E174D5F" w:rsidR="002E6407" w:rsidRDefault="00367F57" w:rsidP="003477E9">
      <w:pPr>
        <w:pStyle w:val="Heading3"/>
      </w:pPr>
      <w:bookmarkStart w:id="200" w:name="_Toc34385386"/>
      <w:r>
        <w:t xml:space="preserve">Versioning </w:t>
      </w:r>
      <w:r w:rsidR="003477E9">
        <w:t>Principles</w:t>
      </w:r>
      <w:bookmarkEnd w:id="200"/>
    </w:p>
    <w:p w14:paraId="5F003E7B" w14:textId="02D1E99D" w:rsidR="00F13E98" w:rsidRPr="00F13E98" w:rsidRDefault="00F13E98" w:rsidP="00F13E98">
      <w:pPr>
        <w:rPr>
          <w:lang w:val="en-US" w:bidi="en-US"/>
        </w:rPr>
      </w:pPr>
      <w:r>
        <w:rPr>
          <w:lang w:val="en-US" w:bidi="en-US"/>
        </w:rPr>
        <w:t xml:space="preserve">The following principles must be adhered to in order to avoid issues with the versioning process (detailed in the subsequent section). </w:t>
      </w:r>
    </w:p>
    <w:p w14:paraId="4E295D21" w14:textId="4D6BE7A8" w:rsidR="00094FF5" w:rsidRDefault="00094FF5" w:rsidP="00094FF5">
      <w:pPr>
        <w:pStyle w:val="ListParagraph"/>
        <w:numPr>
          <w:ilvl w:val="0"/>
          <w:numId w:val="82"/>
        </w:numPr>
      </w:pPr>
      <w:r>
        <w:t>All iCity TPSO ontologies must employ an ontology IRI and version IRI to make the series of ontology versions explicit.</w:t>
      </w:r>
    </w:p>
    <w:p w14:paraId="01273845" w14:textId="694D1B9E" w:rsidR="002E6407" w:rsidRDefault="002E6407" w:rsidP="00094FF5">
      <w:pPr>
        <w:pStyle w:val="ListParagraph"/>
        <w:numPr>
          <w:ilvl w:val="0"/>
          <w:numId w:val="82"/>
        </w:numPr>
      </w:pPr>
      <w:r>
        <w:t xml:space="preserve">Any change (addition, removal, modification) to an ontology's axioms, including those of any ontologies it (directly or indirectly) imports </w:t>
      </w:r>
      <w:r w:rsidR="00094FF5">
        <w:t>is</w:t>
      </w:r>
      <w:r>
        <w:t xml:space="preserve"> considered a revision</w:t>
      </w:r>
      <w:r w:rsidR="00094FF5">
        <w:t xml:space="preserve"> to the ontology. When such revisions are officially released, they must be distinguished as such using the Version IRI attribute. </w:t>
      </w:r>
    </w:p>
    <w:p w14:paraId="2759EED1" w14:textId="543A06BC" w:rsidR="002E6407" w:rsidRDefault="00926D74" w:rsidP="00094FF5">
      <w:pPr>
        <w:pStyle w:val="ListParagraph"/>
        <w:numPr>
          <w:ilvl w:val="0"/>
          <w:numId w:val="82"/>
        </w:numPr>
      </w:pPr>
      <w:r>
        <w:t xml:space="preserve">According to best practices, the ontology IRI and version IRI locations should be defined and de-referenceable with persistent URLs. </w:t>
      </w:r>
      <w:r w:rsidR="00094FF5">
        <w:t>T</w:t>
      </w:r>
      <w:r w:rsidR="002E6407">
        <w:t xml:space="preserve">he current version </w:t>
      </w:r>
      <w:r>
        <w:t xml:space="preserve">of an ontology </w:t>
      </w:r>
      <w:r w:rsidR="002E6407">
        <w:t xml:space="preserve">should be available at the ontology IRI to ensure that it is identified as the current version and </w:t>
      </w:r>
      <w:r w:rsidR="00094FF5">
        <w:t xml:space="preserve">that it is </w:t>
      </w:r>
      <w:r w:rsidR="002E6407">
        <w:t>easily discoverable</w:t>
      </w:r>
      <w:r w:rsidR="00094FF5">
        <w:t xml:space="preserve"> to the public</w:t>
      </w:r>
      <w:r w:rsidR="002E6407">
        <w:t xml:space="preserve">. </w:t>
      </w:r>
    </w:p>
    <w:p w14:paraId="3CFF2349" w14:textId="0E16EF90" w:rsidR="002E6407" w:rsidRDefault="00094FF5" w:rsidP="00F2468E">
      <w:pPr>
        <w:pStyle w:val="ListParagraph"/>
        <w:numPr>
          <w:ilvl w:val="0"/>
          <w:numId w:val="82"/>
        </w:numPr>
      </w:pPr>
      <w:r>
        <w:t>A</w:t>
      </w:r>
      <w:r w:rsidR="002E6407">
        <w:t>ll import</w:t>
      </w:r>
      <w:r w:rsidR="00926D74">
        <w:t>s</w:t>
      </w:r>
      <w:r w:rsidR="002E6407">
        <w:t xml:space="preserve"> must directly reference the</w:t>
      </w:r>
      <w:r w:rsidR="00926D74">
        <w:t xml:space="preserve"> imported ontology’s</w:t>
      </w:r>
      <w:r w:rsidR="002E6407">
        <w:t xml:space="preserve"> </w:t>
      </w:r>
      <w:r w:rsidR="002E6407" w:rsidRPr="00094FF5">
        <w:rPr>
          <w:i/>
        </w:rPr>
        <w:t>Version IRI</w:t>
      </w:r>
      <w:r w:rsidR="002E6407">
        <w:t xml:space="preserve"> </w:t>
      </w:r>
      <w:r>
        <w:t xml:space="preserve">(if available) </w:t>
      </w:r>
      <w:r w:rsidR="002E6407">
        <w:t>to make the reuse explicit; this is necessary as any update to an imported version should result in an update to the importing ontology's version as well. Failure to do so potentially violates one of the conventions for versioning described by the W3C. If the Ontology IRI is used, then the imported ontology will always be the most recent version. While it is undoubtedly desirable to ensure that the most correct, up-to-date version of a resource is used, when a new version is created, by definition of import the ontology that is importing this new version is now also changed. Thus, according to the W3C guidelines, this ontology should also be recognized with a new Version IRI. Importing the Ontology IRI makes this distinction difficult to recognize and impossible to maintain.</w:t>
      </w:r>
    </w:p>
    <w:p w14:paraId="22F98495" w14:textId="77777777" w:rsidR="002E6407" w:rsidRDefault="002E6407" w:rsidP="003477E9">
      <w:pPr>
        <w:pStyle w:val="Heading3"/>
      </w:pPr>
      <w:bookmarkStart w:id="201" w:name="_Toc34385387"/>
      <w:r w:rsidRPr="00243796">
        <w:lastRenderedPageBreak/>
        <w:t>Process</w:t>
      </w:r>
      <w:r>
        <w:t xml:space="preserve"> to Update Ontology-x.owl</w:t>
      </w:r>
      <w:bookmarkEnd w:id="201"/>
    </w:p>
    <w:p w14:paraId="0E584BAF" w14:textId="69D1CD6E" w:rsidR="00094FF5" w:rsidRDefault="00094FF5" w:rsidP="0011734E">
      <w:r>
        <w:t>The following</w:t>
      </w:r>
      <w:r w:rsidR="0011734E">
        <w:t xml:space="preserve"> process describes the steps necessary to release an updated version of some iCity Ontology.</w:t>
      </w:r>
    </w:p>
    <w:tbl>
      <w:tblPr>
        <w:tblStyle w:val="TableGrid"/>
        <w:tblW w:w="0" w:type="auto"/>
        <w:tblLook w:val="04A0" w:firstRow="1" w:lastRow="0" w:firstColumn="1" w:lastColumn="0" w:noHBand="0" w:noVBand="1"/>
      </w:tblPr>
      <w:tblGrid>
        <w:gridCol w:w="1129"/>
        <w:gridCol w:w="8221"/>
      </w:tblGrid>
      <w:tr w:rsidR="00F6295F" w14:paraId="097CC336" w14:textId="77777777" w:rsidTr="00F6295F">
        <w:tc>
          <w:tcPr>
            <w:tcW w:w="1129" w:type="dxa"/>
          </w:tcPr>
          <w:p w14:paraId="2C1DC78B" w14:textId="5918C771" w:rsidR="00F6295F" w:rsidRDefault="00F6295F" w:rsidP="0011734E">
            <w:r w:rsidRPr="00906939">
              <w:rPr>
                <w:b/>
              </w:rPr>
              <w:t>Process</w:t>
            </w:r>
            <w:r>
              <w:t>:</w:t>
            </w:r>
          </w:p>
        </w:tc>
        <w:tc>
          <w:tcPr>
            <w:tcW w:w="8221" w:type="dxa"/>
          </w:tcPr>
          <w:p w14:paraId="0D7CD825" w14:textId="48064D10" w:rsidR="00F6295F" w:rsidRDefault="00F6295F" w:rsidP="00F6295F">
            <w:pPr>
              <w:tabs>
                <w:tab w:val="left" w:pos="5812"/>
              </w:tabs>
            </w:pPr>
            <w:r>
              <w:t>Update Version</w:t>
            </w:r>
          </w:p>
        </w:tc>
      </w:tr>
      <w:tr w:rsidR="00F6295F" w14:paraId="59EFD7B9" w14:textId="77777777" w:rsidTr="00F6295F">
        <w:tc>
          <w:tcPr>
            <w:tcW w:w="1129" w:type="dxa"/>
          </w:tcPr>
          <w:p w14:paraId="23FD1C59" w14:textId="556CCCB7" w:rsidR="00F6295F" w:rsidRPr="00906939" w:rsidRDefault="00F6295F" w:rsidP="0011734E">
            <w:pPr>
              <w:rPr>
                <w:b/>
              </w:rPr>
            </w:pPr>
            <w:r w:rsidRPr="00906939">
              <w:rPr>
                <w:b/>
              </w:rPr>
              <w:t>Input</w:t>
            </w:r>
            <w:r>
              <w:t>:</w:t>
            </w:r>
          </w:p>
        </w:tc>
        <w:tc>
          <w:tcPr>
            <w:tcW w:w="8221" w:type="dxa"/>
          </w:tcPr>
          <w:p w14:paraId="40355AF9" w14:textId="6BD1D188" w:rsidR="00F6295F" w:rsidRDefault="00F6295F" w:rsidP="00F6295F">
            <w:pPr>
              <w:tabs>
                <w:tab w:val="left" w:pos="5812"/>
              </w:tabs>
            </w:pPr>
            <w:r>
              <w:t>New version of an ontology: ontology-x.owl</w:t>
            </w:r>
          </w:p>
        </w:tc>
      </w:tr>
      <w:tr w:rsidR="00F6295F" w14:paraId="50D756A4" w14:textId="77777777" w:rsidTr="00F6295F">
        <w:tc>
          <w:tcPr>
            <w:tcW w:w="1129" w:type="dxa"/>
          </w:tcPr>
          <w:p w14:paraId="1CABBC6C" w14:textId="37644269" w:rsidR="00F6295F" w:rsidRPr="00906939" w:rsidRDefault="00F6295F" w:rsidP="0011734E">
            <w:pPr>
              <w:rPr>
                <w:b/>
              </w:rPr>
            </w:pPr>
            <w:r w:rsidRPr="00906939">
              <w:rPr>
                <w:b/>
              </w:rPr>
              <w:t>Output</w:t>
            </w:r>
            <w:r>
              <w:t>:</w:t>
            </w:r>
          </w:p>
        </w:tc>
        <w:tc>
          <w:tcPr>
            <w:tcW w:w="8221" w:type="dxa"/>
          </w:tcPr>
          <w:p w14:paraId="03683C20" w14:textId="60C131BD" w:rsidR="00F6295F" w:rsidRDefault="00F6295F" w:rsidP="00F6295F">
            <w:pPr>
              <w:tabs>
                <w:tab w:val="left" w:pos="5812"/>
              </w:tabs>
            </w:pPr>
            <w:r>
              <w:t>New version of TPSO ontologies, with updated ontology-x.owl incorporated</w:t>
            </w:r>
          </w:p>
        </w:tc>
      </w:tr>
      <w:tr w:rsidR="00F6295F" w14:paraId="0BCC993A" w14:textId="77777777" w:rsidTr="00384947">
        <w:tc>
          <w:tcPr>
            <w:tcW w:w="9350" w:type="dxa"/>
            <w:gridSpan w:val="2"/>
          </w:tcPr>
          <w:p w14:paraId="65125826" w14:textId="445910DF" w:rsidR="00F6295F" w:rsidRDefault="00F6295F" w:rsidP="00F6295F">
            <w:pPr>
              <w:tabs>
                <w:tab w:val="left" w:pos="5812"/>
              </w:tabs>
            </w:pPr>
            <w:r w:rsidRPr="00906939">
              <w:rPr>
                <w:b/>
              </w:rPr>
              <w:t>Steps</w:t>
            </w:r>
            <w:r>
              <w:t>:</w:t>
            </w:r>
          </w:p>
        </w:tc>
      </w:tr>
      <w:tr w:rsidR="00F6295F" w14:paraId="1ADFC6CA" w14:textId="77777777" w:rsidTr="00384947">
        <w:tc>
          <w:tcPr>
            <w:tcW w:w="9350" w:type="dxa"/>
            <w:gridSpan w:val="2"/>
          </w:tcPr>
          <w:p w14:paraId="32EBCB37" w14:textId="5CC88ECB" w:rsidR="00F6295F" w:rsidRPr="00F6295F" w:rsidRDefault="00F6295F" w:rsidP="00F6295F">
            <w:pPr>
              <w:pStyle w:val="ListParagraph"/>
              <w:numPr>
                <w:ilvl w:val="0"/>
                <w:numId w:val="78"/>
              </w:numPr>
              <w:tabs>
                <w:tab w:val="left" w:pos="5812"/>
              </w:tabs>
              <w:spacing w:line="276" w:lineRule="auto"/>
            </w:pPr>
            <w:r>
              <w:t xml:space="preserve">Define new Version IRI to distinguish the ontology (reflect that it is a new version). </w:t>
            </w:r>
            <w:r>
              <w:br/>
              <w:t>Common practice for naming adopted by the iCity Ontologies is &lt;Version IRI&gt; = &lt;Ontology IRI&gt;+&lt;Version number&gt;. For example, if we have Ontology IRI = "</w:t>
            </w:r>
            <w:r w:rsidRPr="009E16DB">
              <w:t>http:/</w:t>
            </w:r>
            <w:r>
              <w:t>/w3id.org/icity/Change/" then the Version IRI should be of the format "</w:t>
            </w:r>
            <w:r w:rsidRPr="009E16DB">
              <w:t xml:space="preserve"> </w:t>
            </w:r>
            <w:hyperlink r:id="rId47" w:history="1">
              <w:r w:rsidRPr="00045597">
                <w:rPr>
                  <w:rStyle w:val="Hyperlink"/>
                </w:rPr>
                <w:t>http://w3id.org/icity/Change/1.0/</w:t>
              </w:r>
            </w:hyperlink>
            <w:r>
              <w:t>"</w:t>
            </w:r>
          </w:p>
        </w:tc>
      </w:tr>
      <w:tr w:rsidR="00F6295F" w14:paraId="4EFE2915" w14:textId="77777777" w:rsidTr="00384947">
        <w:tc>
          <w:tcPr>
            <w:tcW w:w="9350" w:type="dxa"/>
            <w:gridSpan w:val="2"/>
          </w:tcPr>
          <w:p w14:paraId="46914B2F" w14:textId="10A593EB" w:rsidR="00F6295F" w:rsidRDefault="00F6295F" w:rsidP="00F6295F">
            <w:pPr>
              <w:pStyle w:val="ListParagraph"/>
              <w:numPr>
                <w:ilvl w:val="0"/>
                <w:numId w:val="78"/>
              </w:numPr>
              <w:tabs>
                <w:tab w:val="left" w:pos="5812"/>
              </w:tabs>
              <w:spacing w:line="276" w:lineRule="auto"/>
            </w:pPr>
            <w:r>
              <w:t xml:space="preserve">Rename the owl:versionIRI attribute value to the new Version IRI. </w:t>
            </w:r>
            <w:r w:rsidRPr="0011734E">
              <w:rPr>
                <w:i/>
              </w:rPr>
              <w:t>Do not</w:t>
            </w:r>
            <w:r w:rsidRPr="002829CA">
              <w:rPr>
                <w:i/>
              </w:rPr>
              <w:t xml:space="preserve"> </w:t>
            </w:r>
            <w:r>
              <w:t xml:space="preserve">rename </w:t>
            </w:r>
            <w:r w:rsidRPr="00E93F36">
              <w:t>rdf</w:t>
            </w:r>
            <w:r>
              <w:t>:about, this tag defines the Ontology IRI.</w:t>
            </w:r>
          </w:p>
        </w:tc>
      </w:tr>
      <w:tr w:rsidR="00F6295F" w14:paraId="063D190D" w14:textId="77777777" w:rsidTr="00384947">
        <w:tc>
          <w:tcPr>
            <w:tcW w:w="9350" w:type="dxa"/>
            <w:gridSpan w:val="2"/>
          </w:tcPr>
          <w:p w14:paraId="14406A5C" w14:textId="1B882C63" w:rsidR="00F6295F" w:rsidRDefault="00F6295F" w:rsidP="00F6295F">
            <w:pPr>
              <w:pStyle w:val="ListParagraph"/>
              <w:numPr>
                <w:ilvl w:val="0"/>
                <w:numId w:val="78"/>
              </w:numPr>
              <w:tabs>
                <w:tab w:val="left" w:pos="5812"/>
              </w:tabs>
              <w:spacing w:line="276" w:lineRule="auto"/>
            </w:pPr>
            <w:r>
              <w:t>Upload the ontology and create a persistent url for the new Version IRI to redirect to the new ontology's location, according to the predefined rewrite rules in the .htacess file.</w:t>
            </w:r>
            <w:r>
              <w:rPr>
                <w:rStyle w:val="FootnoteReference"/>
              </w:rPr>
              <w:footnoteReference w:id="32"/>
            </w:r>
          </w:p>
        </w:tc>
      </w:tr>
      <w:tr w:rsidR="00F6295F" w14:paraId="727AE01B" w14:textId="77777777" w:rsidTr="00384947">
        <w:tc>
          <w:tcPr>
            <w:tcW w:w="9350" w:type="dxa"/>
            <w:gridSpan w:val="2"/>
          </w:tcPr>
          <w:p w14:paraId="0816EC7B" w14:textId="4039732B" w:rsidR="00F6295F" w:rsidRDefault="00F6295F" w:rsidP="00F6295F">
            <w:pPr>
              <w:pStyle w:val="ListParagraph"/>
              <w:numPr>
                <w:ilvl w:val="0"/>
                <w:numId w:val="78"/>
              </w:numPr>
              <w:tabs>
                <w:tab w:val="left" w:pos="5812"/>
              </w:tabs>
              <w:spacing w:line="276" w:lineRule="auto"/>
            </w:pPr>
            <w:r>
              <w:t>Update rewrite rules for the persistent url for the Ontology IRI to redirect to this new, most recent version.</w:t>
            </w:r>
          </w:p>
        </w:tc>
      </w:tr>
      <w:tr w:rsidR="00F6295F" w14:paraId="7C9E95CC" w14:textId="77777777" w:rsidTr="00384947">
        <w:tc>
          <w:tcPr>
            <w:tcW w:w="9350" w:type="dxa"/>
            <w:gridSpan w:val="2"/>
          </w:tcPr>
          <w:p w14:paraId="6AE5B76E" w14:textId="77777777" w:rsidR="00F6295F" w:rsidRDefault="00F6295F" w:rsidP="00F6295F">
            <w:pPr>
              <w:pStyle w:val="ListParagraph"/>
              <w:numPr>
                <w:ilvl w:val="0"/>
                <w:numId w:val="78"/>
              </w:numPr>
              <w:tabs>
                <w:tab w:val="left" w:pos="5812"/>
              </w:tabs>
              <w:spacing w:line="276" w:lineRule="auto"/>
            </w:pPr>
            <w:r>
              <w:t>As required, update ontologies that import Ontology-x.owl. Specifically:</w:t>
            </w:r>
          </w:p>
          <w:p w14:paraId="09BAEEC6" w14:textId="77777777" w:rsidR="00F6295F" w:rsidRDefault="00F6295F" w:rsidP="00F6295F">
            <w:pPr>
              <w:pStyle w:val="ListParagraph"/>
              <w:numPr>
                <w:ilvl w:val="1"/>
                <w:numId w:val="78"/>
              </w:numPr>
              <w:tabs>
                <w:tab w:val="left" w:pos="5812"/>
              </w:tabs>
              <w:spacing w:line="276" w:lineRule="auto"/>
            </w:pPr>
            <w:r>
              <w:t>Create a new version of the importing ontology (perform Process to Update Ontology-x).</w:t>
            </w:r>
          </w:p>
          <w:p w14:paraId="6366E67D" w14:textId="77777777" w:rsidR="00F6295F" w:rsidRDefault="00F6295F" w:rsidP="00F6295F">
            <w:pPr>
              <w:pStyle w:val="ListParagraph"/>
              <w:numPr>
                <w:ilvl w:val="1"/>
                <w:numId w:val="78"/>
              </w:numPr>
              <w:tabs>
                <w:tab w:val="left" w:pos="5812"/>
              </w:tabs>
              <w:spacing w:line="276" w:lineRule="auto"/>
            </w:pPr>
            <w:r>
              <w:t>Update the &lt;import&gt; tag to reflect the import of the new VersionIRI of Ontology-x.</w:t>
            </w:r>
          </w:p>
          <w:p w14:paraId="7DA52AF7" w14:textId="77777777" w:rsidR="00F6295F" w:rsidRDefault="00F6295F" w:rsidP="00F6295F">
            <w:pPr>
              <w:pStyle w:val="ListParagraph"/>
              <w:numPr>
                <w:ilvl w:val="1"/>
                <w:numId w:val="78"/>
              </w:numPr>
              <w:tabs>
                <w:tab w:val="left" w:pos="5812"/>
              </w:tabs>
              <w:spacing w:line="276" w:lineRule="auto"/>
            </w:pPr>
            <w:r>
              <w:t>Update (replace) all instances of the old Version IRI to the new Version IRI (ideally, this will simply require an update to the prefix name definition).</w:t>
            </w:r>
          </w:p>
          <w:p w14:paraId="2BD09987" w14:textId="1B9DFCC0" w:rsidR="00F6295F" w:rsidRDefault="00F6295F" w:rsidP="00F6295F">
            <w:pPr>
              <w:pStyle w:val="ListParagraph"/>
              <w:numPr>
                <w:ilvl w:val="1"/>
                <w:numId w:val="78"/>
              </w:numPr>
              <w:tabs>
                <w:tab w:val="left" w:pos="5812"/>
              </w:tabs>
              <w:spacing w:line="276" w:lineRule="auto"/>
            </w:pPr>
            <w:r>
              <w:t>Perform the Update Version process on the importing ontology.</w:t>
            </w:r>
          </w:p>
        </w:tc>
      </w:tr>
    </w:tbl>
    <w:p w14:paraId="6223D57E" w14:textId="77777777" w:rsidR="002E6407" w:rsidRPr="00243796" w:rsidRDefault="002E6407" w:rsidP="002E6407">
      <w:pPr>
        <w:tabs>
          <w:tab w:val="left" w:pos="5812"/>
        </w:tabs>
        <w:rPr>
          <w:u w:val="single"/>
        </w:rPr>
      </w:pPr>
    </w:p>
    <w:p w14:paraId="42973128" w14:textId="7271F068" w:rsidR="002E6407" w:rsidRDefault="002E6407" w:rsidP="002E6407">
      <w:pPr>
        <w:tabs>
          <w:tab w:val="left" w:pos="5812"/>
        </w:tabs>
      </w:pPr>
      <w:r>
        <w:t xml:space="preserve">In our experience, implementing these updates may be problematic with ontology editors. </w:t>
      </w:r>
      <w:r w:rsidR="0011734E">
        <w:t xml:space="preserve">The interface </w:t>
      </w:r>
      <w:r>
        <w:t xml:space="preserve">may </w:t>
      </w:r>
      <w:r w:rsidR="0011734E">
        <w:t xml:space="preserve">obscure </w:t>
      </w:r>
      <w:r>
        <w:t xml:space="preserve">dependencies </w:t>
      </w:r>
      <w:r w:rsidR="0011734E">
        <w:t xml:space="preserve">between ontologies thus making the required changes unclear. </w:t>
      </w:r>
      <w:r w:rsidR="004803FF">
        <w:t>At the time of this report,</w:t>
      </w:r>
      <w:r>
        <w:t xml:space="preserve"> </w:t>
      </w:r>
      <w:r w:rsidR="0011734E">
        <w:t>we recommend</w:t>
      </w:r>
      <w:r w:rsidR="004803FF">
        <w:t xml:space="preserve"> </w:t>
      </w:r>
      <w:r>
        <w:t>modify</w:t>
      </w:r>
      <w:r w:rsidR="0011734E">
        <w:t>ing</w:t>
      </w:r>
      <w:r>
        <w:t xml:space="preserve"> the xml </w:t>
      </w:r>
      <w:r w:rsidR="0011734E">
        <w:t xml:space="preserve">files </w:t>
      </w:r>
      <w:r>
        <w:t>directly</w:t>
      </w:r>
      <w:r w:rsidR="0011734E">
        <w:t xml:space="preserve">. </w:t>
      </w:r>
      <w:r>
        <w:t xml:space="preserve">Currently, the most straightforward way to implement these updates is by </w:t>
      </w:r>
      <w:r w:rsidR="0011734E">
        <w:t xml:space="preserve">replacing </w:t>
      </w:r>
      <w:r>
        <w:t>all</w:t>
      </w:r>
      <w:r w:rsidR="0011734E">
        <w:t xml:space="preserve"> of the old version IRIs at once. T</w:t>
      </w:r>
      <w:r>
        <w:t xml:space="preserve">he imports structure of the ontology must be considered to determine which </w:t>
      </w:r>
      <w:r w:rsidR="0011734E">
        <w:t>ontologies</w:t>
      </w:r>
      <w:r>
        <w:t xml:space="preserve"> </w:t>
      </w:r>
      <w:r w:rsidR="0011734E">
        <w:t>have been impacted by the revision. In some cases</w:t>
      </w:r>
      <w:r w:rsidR="00AC26E6">
        <w:t>,</w:t>
      </w:r>
      <w:r w:rsidR="0011734E">
        <w:t xml:space="preserve"> a revision may require changes to the design of the importing ontologies; at a minimum, since the importing ontologies now import </w:t>
      </w:r>
      <w:r w:rsidR="0011734E">
        <w:lastRenderedPageBreak/>
        <w:t xml:space="preserve">a new version </w:t>
      </w:r>
      <w:r w:rsidR="008A4004">
        <w:t xml:space="preserve">of Ontology-X, this </w:t>
      </w:r>
      <w:r>
        <w:t xml:space="preserve">must </w:t>
      </w:r>
      <w:r w:rsidR="008A4004">
        <w:t xml:space="preserve">be reflected with the release of a new version as discussed earlier in this section. </w:t>
      </w:r>
    </w:p>
    <w:p w14:paraId="19D1CC1B" w14:textId="77777777" w:rsidR="00CB30EB" w:rsidRDefault="00CB30EB" w:rsidP="00CB30EB">
      <w:pPr>
        <w:pStyle w:val="Heading3"/>
      </w:pPr>
      <w:bookmarkStart w:id="202" w:name="_Toc34385388"/>
      <w:r>
        <w:t>Versioning infrastructure</w:t>
      </w:r>
      <w:bookmarkEnd w:id="202"/>
    </w:p>
    <w:p w14:paraId="3D41149B" w14:textId="754F0049" w:rsidR="001F235C" w:rsidRPr="00CB30EB" w:rsidRDefault="001F235C" w:rsidP="002E6407">
      <w:pPr>
        <w:tabs>
          <w:tab w:val="left" w:pos="5812"/>
        </w:tabs>
      </w:pPr>
      <w:r>
        <w:t>The following are required components of an infrastructure that supports the versioning process described previously.</w:t>
      </w:r>
    </w:p>
    <w:p w14:paraId="3D45A72B" w14:textId="126559AA" w:rsidR="002E6407" w:rsidRDefault="001F7BC7" w:rsidP="00CB30EB">
      <w:pPr>
        <w:pStyle w:val="Heading4"/>
      </w:pPr>
      <w:r>
        <w:t xml:space="preserve">File </w:t>
      </w:r>
      <w:r w:rsidR="00CB30EB">
        <w:t>Storage</w:t>
      </w:r>
    </w:p>
    <w:p w14:paraId="701574D6" w14:textId="5B926137" w:rsidR="002E6407" w:rsidRDefault="007E5AA9" w:rsidP="007E5AA9">
      <w:pPr>
        <w:tabs>
          <w:tab w:val="left" w:pos="5812"/>
        </w:tabs>
      </w:pPr>
      <w:r>
        <w:t>Versions of the ontology may be developed and maintained via a version control system such as Github</w:t>
      </w:r>
      <w:r w:rsidR="001F7BC7">
        <w:t>,</w:t>
      </w:r>
      <w:r>
        <w:t xml:space="preserve"> however this is not required.</w:t>
      </w:r>
      <w:r w:rsidR="002E6407">
        <w:t xml:space="preserve"> </w:t>
      </w:r>
      <w:r>
        <w:t>The granularity enabled by version control system may be useful but is not necessary for the kind of versioning described here.</w:t>
      </w:r>
      <w:r w:rsidR="002E6407">
        <w:t xml:space="preserve"> For example, in git every change that is made creates a new version of the ontology (file), but each of these changes should not necessarily correspond to the issuing of a new version IRI for the ontology. </w:t>
      </w:r>
      <w:r>
        <w:t xml:space="preserve">Each version IRI instead corresponds to a new release of the ontology. </w:t>
      </w:r>
    </w:p>
    <w:p w14:paraId="02303353" w14:textId="62615A0A" w:rsidR="007E5AA9" w:rsidRDefault="007E5AA9" w:rsidP="007E5AA9">
      <w:pPr>
        <w:tabs>
          <w:tab w:val="left" w:pos="5812"/>
        </w:tabs>
      </w:pPr>
      <w:r>
        <w:t>The chosen file repository has two key roles:</w:t>
      </w:r>
    </w:p>
    <w:p w14:paraId="3B750014" w14:textId="77777777" w:rsidR="007E5AA9" w:rsidRDefault="007E5AA9" w:rsidP="002E6407">
      <w:pPr>
        <w:pStyle w:val="ListParagraph"/>
        <w:numPr>
          <w:ilvl w:val="0"/>
          <w:numId w:val="83"/>
        </w:numPr>
      </w:pPr>
      <w:r>
        <w:t>T</w:t>
      </w:r>
      <w:r w:rsidR="002E6407">
        <w:t>o host the ontology and its version history and make it available and understandable to the public</w:t>
      </w:r>
      <w:r>
        <w:t>.</w:t>
      </w:r>
    </w:p>
    <w:p w14:paraId="5219BDA6" w14:textId="5D9387A6" w:rsidR="002E6407" w:rsidRDefault="007E5AA9" w:rsidP="002E6407">
      <w:pPr>
        <w:pStyle w:val="ListParagraph"/>
        <w:numPr>
          <w:ilvl w:val="0"/>
          <w:numId w:val="83"/>
        </w:numPr>
      </w:pPr>
      <w:r>
        <w:t>T</w:t>
      </w:r>
      <w:r w:rsidR="002E6407">
        <w:t>o support continued development of the ontology (i.e. between versions)</w:t>
      </w:r>
      <w:r>
        <w:t>.</w:t>
      </w:r>
    </w:p>
    <w:p w14:paraId="50113E1D" w14:textId="4088CC88" w:rsidR="00BC5CD6" w:rsidRDefault="00BC5CD6" w:rsidP="002E6407"/>
    <w:p w14:paraId="40E974D6" w14:textId="2C72D742" w:rsidR="00BC5CD6" w:rsidRDefault="001F7BC7" w:rsidP="00CB30EB">
      <w:pPr>
        <w:pStyle w:val="Heading4"/>
      </w:pPr>
      <w:r>
        <w:t>Permanent URL Redirect</w:t>
      </w:r>
    </w:p>
    <w:p w14:paraId="57341C05" w14:textId="632E79E7" w:rsidR="00BC5CD6" w:rsidRDefault="00BC5CD6" w:rsidP="00BC5CD6">
      <w:r>
        <w:t>Several organization schemes are possible with respect to the storage of versions of each owl file (and corresponding html doc</w:t>
      </w:r>
      <w:r w:rsidR="00051B1E">
        <w:t>umentation</w:t>
      </w:r>
      <w:r>
        <w:t xml:space="preserve">), and the approach to redirect a persistent url to the </w:t>
      </w:r>
      <w:r w:rsidR="00051B1E">
        <w:t>appropriate</w:t>
      </w:r>
      <w:r>
        <w:t xml:space="preserve"> version of the file.</w:t>
      </w:r>
      <w:r w:rsidR="001F7BC7">
        <w:t xml:space="preserve"> Currently, we employ a </w:t>
      </w:r>
      <w:r w:rsidR="00411C9B">
        <w:t>.</w:t>
      </w:r>
      <w:r w:rsidR="001F7BC7">
        <w:t>htaccess file with rewrite rules to redirect web requests for the ontology IRIs to their actual location (or documentation, as appropriate).</w:t>
      </w:r>
      <w:r w:rsidR="00411C9B">
        <w:t xml:space="preserve"> The purpose of the .htaccess file is to facilitate the appropriate redirect from the permanent urls to the files maintained in the Github repository. The rewrite rules for new versions of the documentation (discussed in the previous section) are similarly accounted for in the .htaccess file. </w:t>
      </w:r>
    </w:p>
    <w:p w14:paraId="0523C356" w14:textId="64246392" w:rsidR="00BC5CD6" w:rsidRDefault="00BC5CD6" w:rsidP="00BC5CD6">
      <w:r>
        <w:t xml:space="preserve">Since the </w:t>
      </w:r>
      <w:r w:rsidR="001F7BC7">
        <w:t>OWL</w:t>
      </w:r>
      <w:r>
        <w:t xml:space="preserve"> files may be versioned independently (a change to one file doesn’t </w:t>
      </w:r>
      <w:r>
        <w:rPr>
          <w:i/>
        </w:rPr>
        <w:t>necessarily</w:t>
      </w:r>
      <w:r>
        <w:t xml:space="preserve"> mean a new version of all of the files), the Ontology IRIs may redirect </w:t>
      </w:r>
      <w:r w:rsidR="001F7BC7">
        <w:t>t</w:t>
      </w:r>
      <w:r>
        <w:t xml:space="preserve">o different versions, so the rewrite rules would need to be custom for each path. One option would be to maintain folders </w:t>
      </w:r>
      <w:r>
        <w:lastRenderedPageBreak/>
        <w:t>for each version of the UrbanSystem ontology (resulting in some duplication of files). Instead, we maintain each sub-ontology’s version history in its own file; Ontology Version IRIs are directed here. Then, we also maintain a collection of “latest” ontology files in the main directory (without any version suffix). The rewrite rule for this is straightforward and results in only a single duplicate file for each sub-ontology. However, it does require an additional step for the update process: that the “latest” file in the main directory be replaced.</w:t>
      </w:r>
    </w:p>
    <w:p w14:paraId="4585A198" w14:textId="16F282A0" w:rsidR="00BC5CD6" w:rsidRPr="00DC19CC" w:rsidRDefault="00583166" w:rsidP="00BC5CD6">
      <w:r>
        <w:t xml:space="preserve">The </w:t>
      </w:r>
      <w:r w:rsidR="00541F63">
        <w:t>.htaccess file currently in use is available</w:t>
      </w:r>
      <w:r w:rsidR="001F7BC7">
        <w:t xml:space="preserve"> for review</w:t>
      </w:r>
      <w:r w:rsidR="00541F63">
        <w:t xml:space="preserve"> in the /docs folder of the iCity Github repository</w:t>
      </w:r>
      <w:r w:rsidR="00541F63">
        <w:rPr>
          <w:rStyle w:val="FootnoteReference"/>
        </w:rPr>
        <w:footnoteReference w:id="33"/>
      </w:r>
      <w:r w:rsidR="00541F63">
        <w:t xml:space="preserve">. </w:t>
      </w:r>
      <w:r w:rsidR="001F7BC7">
        <w:t xml:space="preserve">The version of the file that is in use is currently stored in the /ontologies/icity subdirectory of the EIL server; this is the file path that has been chosen for the ontologies’ IRIs. Alternatives such as w3id.org exist for the definition of permanent urls, however issues with security certificates were encountered that could not be resolved. To address this and avoid future issues we have elected to define the IRIs according to a University-owned url. </w:t>
      </w:r>
    </w:p>
    <w:p w14:paraId="16DA4128" w14:textId="608EC41E" w:rsidR="00432443" w:rsidRDefault="00432443" w:rsidP="002E6407"/>
    <w:p w14:paraId="6105160D" w14:textId="6942DF67" w:rsidR="002E6407" w:rsidRDefault="00094FF5" w:rsidP="00094FF5">
      <w:pPr>
        <w:pStyle w:val="Heading3"/>
      </w:pPr>
      <w:bookmarkStart w:id="203" w:name="_Toc34385389"/>
      <w:r>
        <w:t>Future Work</w:t>
      </w:r>
      <w:bookmarkEnd w:id="203"/>
    </w:p>
    <w:p w14:paraId="45816AD4" w14:textId="10EC1CE3" w:rsidR="00094FF5" w:rsidRPr="002E6407" w:rsidRDefault="00094FF5" w:rsidP="002E6407">
      <w:pPr>
        <w:rPr>
          <w:lang w:val="en-US" w:bidi="en-US"/>
        </w:rPr>
      </w:pPr>
      <w:r>
        <w:t>Guidelines on semantic version numbering</w:t>
      </w:r>
      <w:r>
        <w:rPr>
          <w:rStyle w:val="FootnoteReference"/>
        </w:rPr>
        <w:footnoteReference w:id="34"/>
      </w:r>
      <w:r>
        <w:t xml:space="preserve"> should be adopted for future revisions.</w:t>
      </w:r>
    </w:p>
    <w:p w14:paraId="0F92769C" w14:textId="62551DA6" w:rsidR="002016ED" w:rsidRDefault="006E76B7" w:rsidP="002016ED">
      <w:pPr>
        <w:pStyle w:val="Heading1"/>
      </w:pPr>
      <w:bookmarkStart w:id="204" w:name="_Toc34385390"/>
      <w:r>
        <w:t>Future Work</w:t>
      </w:r>
      <w:bookmarkEnd w:id="152"/>
      <w:bookmarkEnd w:id="204"/>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1E37C417" w:rsidR="00CA13A3" w:rsidRDefault="00CA13A3" w:rsidP="007517AF">
      <w:pPr>
        <w:pStyle w:val="ListParagraph"/>
        <w:numPr>
          <w:ilvl w:val="0"/>
          <w:numId w:val="32"/>
        </w:numPr>
      </w:pPr>
      <w:r>
        <w:t>Naming conventions for individuals (to be incorporated into mappings)</w:t>
      </w:r>
    </w:p>
    <w:p w14:paraId="5C6A62AC" w14:textId="76ABF9EF" w:rsidR="007010DA" w:rsidRDefault="007010DA" w:rsidP="007517AF">
      <w:pPr>
        <w:pStyle w:val="ListParagraph"/>
        <w:numPr>
          <w:ilvl w:val="0"/>
          <w:numId w:val="32"/>
        </w:numPr>
      </w:pPr>
      <w:r>
        <w:t>Alignment / mapping between reused ontologies (e.g. owl-time and om concepts of duration)</w:t>
      </w:r>
    </w:p>
    <w:p w14:paraId="3EA03039" w14:textId="57340C6B" w:rsidR="007010DA" w:rsidRDefault="007010DA" w:rsidP="007517AF">
      <w:pPr>
        <w:pStyle w:val="ListParagraph"/>
        <w:numPr>
          <w:ilvl w:val="0"/>
          <w:numId w:val="32"/>
        </w:numPr>
      </w:pPr>
      <w:r>
        <w:t>Improve design by generalizing more concepts as possible (e.g. parking rates – define rate representation in general for reuse in other areas)</w:t>
      </w:r>
    </w:p>
    <w:p w14:paraId="02CD38A5" w14:textId="6CBBD56D" w:rsidR="009B30D7" w:rsidRPr="00CA13A3" w:rsidRDefault="009B30D7" w:rsidP="007517AF">
      <w:pPr>
        <w:pStyle w:val="ListParagraph"/>
        <w:numPr>
          <w:ilvl w:val="0"/>
          <w:numId w:val="32"/>
        </w:numPr>
      </w:pPr>
      <w:r>
        <w:lastRenderedPageBreak/>
        <w:t>FOL extensions</w:t>
      </w:r>
    </w:p>
    <w:p w14:paraId="29758A84" w14:textId="77777777" w:rsidR="00CA13A3" w:rsidRDefault="00CA13A3" w:rsidP="00CA13A3">
      <w:pPr>
        <w:pStyle w:val="Heading2"/>
      </w:pPr>
      <w:bookmarkStart w:id="205" w:name="_Toc34385391"/>
      <w:r>
        <w:t>Research</w:t>
      </w:r>
      <w:bookmarkEnd w:id="205"/>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1CB6FA98" w:rsidR="00CA13A3" w:rsidRDefault="00CA13A3" w:rsidP="007517AF">
      <w:pPr>
        <w:pStyle w:val="ListParagraph"/>
        <w:numPr>
          <w:ilvl w:val="0"/>
          <w:numId w:val="31"/>
        </w:numPr>
      </w:pPr>
      <w:r w:rsidRPr="00B9713C">
        <w:t>Ontologies for simulation</w:t>
      </w:r>
    </w:p>
    <w:p w14:paraId="32B84EF2" w14:textId="628458AE" w:rsidR="008A255C" w:rsidRDefault="008A255C" w:rsidP="007517AF">
      <w:pPr>
        <w:pStyle w:val="ListParagraph"/>
        <w:numPr>
          <w:ilvl w:val="0"/>
          <w:numId w:val="31"/>
        </w:numPr>
      </w:pPr>
      <w:r>
        <w:t>Ontologies for data collection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1B13FABB"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rsidR="005702D6">
        <w:t>11.2.2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1B9E8482" w14:textId="77777777" w:rsidR="008A255C" w:rsidRDefault="002A3EDA" w:rsidP="008A255C">
      <w:r>
        <w:t xml:space="preserve">Future iterations of the iCity </w:t>
      </w:r>
      <w:r w:rsidR="00A0764E">
        <w:t>O</w:t>
      </w:r>
      <w:r>
        <w:t xml:space="preserve">ntology </w:t>
      </w:r>
      <w:r w:rsidR="008A255C">
        <w:t>should</w:t>
      </w:r>
      <w:r>
        <w:t xml:space="preserve">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bookmarkStart w:id="206" w:name="_Ref468171904"/>
    </w:p>
    <w:p w14:paraId="7372F892" w14:textId="77777777" w:rsidR="008A255C" w:rsidRDefault="008A255C" w:rsidP="008A255C"/>
    <w:bookmarkEnd w:id="206"/>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207" w:name="_Toc34385392"/>
      <w:r w:rsidRPr="00045329">
        <w:lastRenderedPageBreak/>
        <w:t>Acknowledgements</w:t>
      </w:r>
      <w:bookmarkEnd w:id="207"/>
    </w:p>
    <w:p w14:paraId="360B8401" w14:textId="62E0177B" w:rsidR="004B1E7B" w:rsidRDefault="00045329" w:rsidP="00316A06">
      <w:r>
        <w:rPr>
          <w:lang w:val="en-GB"/>
        </w:rPr>
        <w:t xml:space="preserve">This project </w:t>
      </w:r>
      <w:r w:rsidR="00DE70F1">
        <w:rPr>
          <w:lang w:val="en-GB"/>
        </w:rPr>
        <w:t>was</w:t>
      </w:r>
      <w:r>
        <w:rPr>
          <w:lang w:val="en-GB"/>
        </w:rPr>
        <w:t xml:space="preserve"> supported by the Ontario Ministry of Research and Innovation through the ORF-RE program. </w:t>
      </w:r>
    </w:p>
    <w:p w14:paraId="49F1A373" w14:textId="7EE2E97A" w:rsidR="004B1E7B" w:rsidRDefault="004B1E7B" w:rsidP="004B1E7B">
      <w:pPr>
        <w:pStyle w:val="Heading1"/>
        <w:numPr>
          <w:ilvl w:val="0"/>
          <w:numId w:val="0"/>
        </w:numPr>
      </w:pPr>
      <w:bookmarkStart w:id="208" w:name="_Toc34385393"/>
      <w:r>
        <w:lastRenderedPageBreak/>
        <w:t>References</w:t>
      </w:r>
      <w:bookmarkEnd w:id="208"/>
    </w:p>
    <w:p w14:paraId="24D895B6" w14:textId="77777777" w:rsidR="004B1E7B" w:rsidRPr="009E5CF6" w:rsidRDefault="004B1E7B" w:rsidP="004B1E7B">
      <w:pPr>
        <w:pStyle w:val="EndNoteBibliography"/>
        <w:keepLines/>
        <w:framePr w:wrap="around" w:y="1"/>
        <w:ind w:left="720" w:hanging="720"/>
        <w:rPr>
          <w:noProof/>
        </w:rPr>
      </w:pPr>
      <w:r>
        <w:fldChar w:fldCharType="begin"/>
      </w:r>
      <w:r>
        <w:instrText xml:space="preserve"> ADDIN EN.REFLIST </w:instrText>
      </w:r>
      <w:r>
        <w:fldChar w:fldCharType="separate"/>
      </w:r>
      <w:r w:rsidRPr="009E5CF6">
        <w:rPr>
          <w:noProof/>
        </w:rPr>
        <w:t>[1]</w:t>
      </w:r>
      <w:r w:rsidRPr="009E5CF6">
        <w:rPr>
          <w:noProof/>
        </w:rPr>
        <w:tab/>
        <w:t xml:space="preserve">E. J. Miller and P. A. Salvini, "The integrated land use, transportation, environment (ILUTE) microsimulation modelling system: Description and current status," </w:t>
      </w:r>
      <w:r w:rsidRPr="009E5CF6">
        <w:rPr>
          <w:i/>
          <w:noProof/>
        </w:rPr>
        <w:t xml:space="preserve">Travel behaviour research: The leading edge, </w:t>
      </w:r>
      <w:r w:rsidRPr="009E5CF6">
        <w:rPr>
          <w:noProof/>
        </w:rPr>
        <w:t>pp. 711-724, 2001.</w:t>
      </w:r>
    </w:p>
    <w:p w14:paraId="23F42CBA" w14:textId="77777777" w:rsidR="004B1E7B" w:rsidRPr="009E5CF6" w:rsidRDefault="004B1E7B" w:rsidP="004B1E7B">
      <w:pPr>
        <w:pStyle w:val="EndNoteBibliography"/>
        <w:framePr w:wrap="around" w:y="1"/>
        <w:ind w:left="720" w:hanging="720"/>
        <w:rPr>
          <w:noProof/>
        </w:rPr>
      </w:pPr>
      <w:r w:rsidRPr="009E5CF6">
        <w:rPr>
          <w:noProof/>
        </w:rPr>
        <w:t>[2]</w:t>
      </w:r>
      <w:r w:rsidRPr="009E5CF6">
        <w:rPr>
          <w:noProof/>
        </w:rPr>
        <w:tab/>
        <w:t>N. F. Noy and D. L. McGuinness, "Ontology development 101: A guide to creating your first ontology," ed: Stanford knowledge systems laboratory technical report KSL-01-05 and …, 2001.</w:t>
      </w:r>
    </w:p>
    <w:p w14:paraId="6964AB97" w14:textId="77777777" w:rsidR="004B1E7B" w:rsidRPr="009E5CF6" w:rsidRDefault="004B1E7B" w:rsidP="004B1E7B">
      <w:pPr>
        <w:pStyle w:val="EndNoteBibliography"/>
        <w:framePr w:wrap="around" w:y="1"/>
        <w:ind w:left="720" w:hanging="720"/>
        <w:rPr>
          <w:noProof/>
        </w:rPr>
      </w:pPr>
      <w:r w:rsidRPr="009E5CF6">
        <w:rPr>
          <w:noProof/>
        </w:rPr>
        <w:t>[3]</w:t>
      </w:r>
      <w:r w:rsidRPr="009E5CF6">
        <w:rPr>
          <w:noProof/>
        </w:rPr>
        <w:tab/>
        <w:t xml:space="preserve">M. Uschold and M. Gruninger, "Ontologies: Principles, methods and applications," </w:t>
      </w:r>
      <w:r w:rsidRPr="009E5CF6">
        <w:rPr>
          <w:i/>
          <w:noProof/>
        </w:rPr>
        <w:t xml:space="preserve">The knowledge engineering review, </w:t>
      </w:r>
      <w:r w:rsidRPr="009E5CF6">
        <w:rPr>
          <w:noProof/>
        </w:rPr>
        <w:t>vol. 11, no. 2, pp. 93-136, 1996.</w:t>
      </w:r>
    </w:p>
    <w:p w14:paraId="5617BFC2" w14:textId="77777777" w:rsidR="004B1E7B" w:rsidRPr="009E5CF6" w:rsidRDefault="004B1E7B" w:rsidP="004B1E7B">
      <w:pPr>
        <w:pStyle w:val="EndNoteBibliography"/>
        <w:framePr w:wrap="around" w:y="1"/>
        <w:ind w:left="720" w:hanging="720"/>
        <w:rPr>
          <w:noProof/>
        </w:rPr>
      </w:pPr>
      <w:r w:rsidRPr="009E5CF6">
        <w:rPr>
          <w:noProof/>
        </w:rPr>
        <w:t>[4]</w:t>
      </w:r>
      <w:r w:rsidRPr="009E5CF6">
        <w:rPr>
          <w:noProof/>
        </w:rPr>
        <w:tab/>
        <w:t xml:space="preserve"> E. J. Miller, J. Vaughan, D. King, and M. Austin, "Implementation of a “next generation” activity-based travel demand model: the Toronto case," in </w:t>
      </w:r>
      <w:r w:rsidRPr="009E5CF6">
        <w:rPr>
          <w:i/>
          <w:noProof/>
        </w:rPr>
        <w:t>Presentation at the Travel Demand Modelling and Traffic Simulation Session of the 2015 Conference of the Transportation Association of Canada</w:t>
      </w:r>
      <w:r w:rsidRPr="009E5CF6">
        <w:rPr>
          <w:noProof/>
        </w:rPr>
        <w:t xml:space="preserve">, 2015. </w:t>
      </w:r>
    </w:p>
    <w:p w14:paraId="682451A3" w14:textId="77777777" w:rsidR="004B1E7B" w:rsidRPr="009E5CF6" w:rsidRDefault="004B1E7B" w:rsidP="004B1E7B">
      <w:pPr>
        <w:pStyle w:val="EndNoteBibliography"/>
        <w:framePr w:wrap="around" w:y="1"/>
        <w:ind w:left="720" w:hanging="720"/>
        <w:rPr>
          <w:noProof/>
        </w:rPr>
      </w:pPr>
      <w:r w:rsidRPr="009E5CF6">
        <w:rPr>
          <w:noProof/>
        </w:rPr>
        <w:t>[5]</w:t>
      </w:r>
      <w:r w:rsidRPr="009E5CF6">
        <w:rPr>
          <w:noProof/>
        </w:rPr>
        <w:tab/>
        <w:t xml:space="preserve">M. Elshenawy, B. Abdulhai, and M. El-Darieby, "Towards a service-oriented cyber–physical systems of systems for smart city mobility applications," </w:t>
      </w:r>
      <w:r w:rsidRPr="009E5CF6">
        <w:rPr>
          <w:i/>
          <w:noProof/>
        </w:rPr>
        <w:t xml:space="preserve">Future Generation Computer Systems, </w:t>
      </w:r>
      <w:r w:rsidRPr="009E5CF6">
        <w:rPr>
          <w:noProof/>
        </w:rPr>
        <w:t>vol. 79, pp. 575-587, 2018.</w:t>
      </w:r>
    </w:p>
    <w:p w14:paraId="545CC416" w14:textId="77777777" w:rsidR="004B1E7B" w:rsidRPr="009E5CF6" w:rsidRDefault="004B1E7B" w:rsidP="004B1E7B">
      <w:pPr>
        <w:pStyle w:val="EndNoteBibliography"/>
        <w:framePr w:wrap="around" w:y="1"/>
        <w:ind w:left="720" w:hanging="720"/>
        <w:rPr>
          <w:noProof/>
        </w:rPr>
      </w:pPr>
      <w:r w:rsidRPr="009E5CF6">
        <w:rPr>
          <w:noProof/>
        </w:rPr>
        <w:t>[6]</w:t>
      </w:r>
      <w:r w:rsidRPr="009E5CF6">
        <w:rPr>
          <w:noProof/>
        </w:rPr>
        <w:tab/>
        <w:t xml:space="preserve">R. Battle and D. Kolas, "Linking geospatial data with GeoSPARQL," </w:t>
      </w:r>
      <w:r w:rsidRPr="009E5CF6">
        <w:rPr>
          <w:i/>
          <w:noProof/>
        </w:rPr>
        <w:t xml:space="preserve">Semant Web J Interoperability, Usability, Appl. Accessed, </w:t>
      </w:r>
      <w:r w:rsidRPr="009E5CF6">
        <w:rPr>
          <w:noProof/>
        </w:rPr>
        <w:t>vol. 24, 2011.</w:t>
      </w:r>
    </w:p>
    <w:p w14:paraId="05DB7316" w14:textId="77777777" w:rsidR="004B1E7B" w:rsidRPr="009E5CF6" w:rsidRDefault="004B1E7B" w:rsidP="004B1E7B">
      <w:pPr>
        <w:pStyle w:val="EndNoteBibliography"/>
        <w:framePr w:wrap="around" w:y="1"/>
        <w:ind w:left="720" w:hanging="720"/>
        <w:rPr>
          <w:noProof/>
        </w:rPr>
      </w:pPr>
      <w:r w:rsidRPr="009E5CF6">
        <w:rPr>
          <w:noProof/>
        </w:rPr>
        <w:t>[7]</w:t>
      </w:r>
      <w:r w:rsidRPr="009E5CF6">
        <w:rPr>
          <w:noProof/>
        </w:rPr>
        <w:tab/>
      </w:r>
      <w:r w:rsidRPr="009E5CF6">
        <w:rPr>
          <w:i/>
          <w:noProof/>
        </w:rPr>
        <w:t>Time Ontology in OWL</w:t>
      </w:r>
      <w:r w:rsidRPr="009E5CF6">
        <w:rPr>
          <w:noProof/>
        </w:rPr>
        <w:t xml:space="preserve">, O. W3C, 2017. [Online]. Available: </w:t>
      </w:r>
      <w:hyperlink r:id="rId48" w:history="1">
        <w:r w:rsidRPr="009E5CF6">
          <w:rPr>
            <w:rStyle w:val="Hyperlink"/>
            <w:noProof/>
          </w:rPr>
          <w:t>https://www.w3.org/TR/owl-time/</w:t>
        </w:r>
      </w:hyperlink>
    </w:p>
    <w:p w14:paraId="4EDAC678" w14:textId="77777777" w:rsidR="004B1E7B" w:rsidRPr="009E5CF6" w:rsidRDefault="004B1E7B" w:rsidP="004B1E7B">
      <w:pPr>
        <w:pStyle w:val="EndNoteBibliography"/>
        <w:framePr w:wrap="around" w:y="1"/>
        <w:ind w:left="720" w:hanging="720"/>
        <w:rPr>
          <w:noProof/>
        </w:rPr>
      </w:pPr>
      <w:r w:rsidRPr="009E5CF6">
        <w:rPr>
          <w:noProof/>
        </w:rPr>
        <w:t>[8]</w:t>
      </w:r>
      <w:r w:rsidRPr="009E5CF6">
        <w:rPr>
          <w:noProof/>
        </w:rPr>
        <w:tab/>
        <w:t xml:space="preserve">J. R. Hobbs and F. Pan, "Time ontology in OWL," </w:t>
      </w:r>
      <w:r w:rsidRPr="009E5CF6">
        <w:rPr>
          <w:i/>
          <w:noProof/>
        </w:rPr>
        <w:t xml:space="preserve">W3C working draft, </w:t>
      </w:r>
      <w:r w:rsidRPr="009E5CF6">
        <w:rPr>
          <w:noProof/>
        </w:rPr>
        <w:t>vol. 27, p. 133, 2006.</w:t>
      </w:r>
    </w:p>
    <w:p w14:paraId="39FCBB44" w14:textId="77777777" w:rsidR="004B1E7B" w:rsidRPr="009E5CF6" w:rsidRDefault="004B1E7B" w:rsidP="004B1E7B">
      <w:pPr>
        <w:pStyle w:val="EndNoteBibliography"/>
        <w:framePr w:wrap="around" w:y="1"/>
        <w:ind w:left="720" w:hanging="720"/>
        <w:rPr>
          <w:noProof/>
        </w:rPr>
      </w:pPr>
      <w:r w:rsidRPr="009E5CF6">
        <w:rPr>
          <w:noProof/>
        </w:rPr>
        <w:t>[9]</w:t>
      </w:r>
      <w:r w:rsidRPr="009E5CF6">
        <w:rPr>
          <w:noProof/>
        </w:rPr>
        <w:tab/>
        <w:t xml:space="preserve"> C. Welty, R. Fikes, and S. Makarios, "A reusable ontology for fluents in OWL," in </w:t>
      </w:r>
      <w:r w:rsidRPr="009E5CF6">
        <w:rPr>
          <w:i/>
          <w:noProof/>
        </w:rPr>
        <w:t>FOIS</w:t>
      </w:r>
      <w:r w:rsidRPr="009E5CF6">
        <w:rPr>
          <w:noProof/>
        </w:rPr>
        <w:t xml:space="preserve">, 2006, vol. 150, pp. 226-236. </w:t>
      </w:r>
    </w:p>
    <w:p w14:paraId="2FA8F918" w14:textId="77777777" w:rsidR="004B1E7B" w:rsidRPr="009E5CF6" w:rsidRDefault="004B1E7B" w:rsidP="004B1E7B">
      <w:pPr>
        <w:pStyle w:val="EndNoteBibliography"/>
        <w:framePr w:wrap="around" w:y="1"/>
        <w:ind w:left="720" w:hanging="720"/>
        <w:rPr>
          <w:noProof/>
        </w:rPr>
      </w:pPr>
      <w:r w:rsidRPr="009E5CF6">
        <w:rPr>
          <w:noProof/>
        </w:rPr>
        <w:t>[10]</w:t>
      </w:r>
      <w:r w:rsidRPr="009E5CF6">
        <w:rPr>
          <w:noProof/>
        </w:rPr>
        <w:tab/>
        <w:t xml:space="preserve"> H.-U. Krieger, "Where temporal description logics fail: Representing temporally-changing relationships," in </w:t>
      </w:r>
      <w:r w:rsidRPr="009E5CF6">
        <w:rPr>
          <w:i/>
          <w:noProof/>
        </w:rPr>
        <w:t>Annual Conference on Artificial Intelligence</w:t>
      </w:r>
      <w:r w:rsidRPr="009E5CF6">
        <w:rPr>
          <w:noProof/>
        </w:rPr>
        <w:t xml:space="preserve">, 2008: Springer, pp. 249-257. </w:t>
      </w:r>
    </w:p>
    <w:p w14:paraId="0068DBF3" w14:textId="77777777" w:rsidR="004B1E7B" w:rsidRPr="009E5CF6" w:rsidRDefault="004B1E7B" w:rsidP="004B1E7B">
      <w:pPr>
        <w:pStyle w:val="EndNoteBibliography"/>
        <w:framePr w:wrap="around" w:y="1"/>
        <w:ind w:left="720" w:hanging="720"/>
        <w:rPr>
          <w:noProof/>
        </w:rPr>
      </w:pPr>
      <w:r w:rsidRPr="009E5CF6">
        <w:rPr>
          <w:noProof/>
        </w:rPr>
        <w:t>[11]</w:t>
      </w:r>
      <w:r w:rsidRPr="009E5CF6">
        <w:rPr>
          <w:noProof/>
        </w:rPr>
        <w:tab/>
        <w:t>M. Katsumi and M. Fox, "A Logical Design Pattern for Representing Change Over Time in OWL."</w:t>
      </w:r>
    </w:p>
    <w:p w14:paraId="51CA9EAA" w14:textId="77777777" w:rsidR="004B1E7B" w:rsidRPr="009E5CF6" w:rsidRDefault="004B1E7B" w:rsidP="004B1E7B">
      <w:pPr>
        <w:pStyle w:val="EndNoteBibliography"/>
        <w:framePr w:wrap="around" w:y="1"/>
        <w:ind w:left="720" w:hanging="720"/>
        <w:rPr>
          <w:noProof/>
        </w:rPr>
      </w:pPr>
      <w:r w:rsidRPr="009E5CF6">
        <w:rPr>
          <w:noProof/>
        </w:rPr>
        <w:t>[12]</w:t>
      </w:r>
      <w:r w:rsidRPr="009E5CF6">
        <w:rPr>
          <w:noProof/>
        </w:rPr>
        <w:tab/>
        <w:t>L. Obrst</w:t>
      </w:r>
      <w:r w:rsidRPr="009E5CF6">
        <w:rPr>
          <w:i/>
          <w:noProof/>
        </w:rPr>
        <w:t xml:space="preserve"> et al.</w:t>
      </w:r>
      <w:r w:rsidRPr="009E5CF6">
        <w:rPr>
          <w:noProof/>
        </w:rPr>
        <w:t xml:space="preserve">, "The 2006 Upper Ontology Summit Joint Communiqué," </w:t>
      </w:r>
      <w:r w:rsidRPr="009E5CF6">
        <w:rPr>
          <w:i/>
          <w:noProof/>
        </w:rPr>
        <w:t xml:space="preserve">Applied Ontology, </w:t>
      </w:r>
      <w:r w:rsidRPr="009E5CF6">
        <w:rPr>
          <w:noProof/>
        </w:rPr>
        <w:t>vol. 1, no. 2, pp. 203-211, 2006.</w:t>
      </w:r>
    </w:p>
    <w:p w14:paraId="6535D219" w14:textId="77777777" w:rsidR="004B1E7B" w:rsidRPr="009E5CF6" w:rsidRDefault="004B1E7B" w:rsidP="004B1E7B">
      <w:pPr>
        <w:pStyle w:val="EndNoteBibliography"/>
        <w:framePr w:wrap="around" w:y="1"/>
        <w:ind w:left="720" w:hanging="720"/>
        <w:rPr>
          <w:noProof/>
        </w:rPr>
      </w:pPr>
      <w:r w:rsidRPr="009E5CF6">
        <w:rPr>
          <w:noProof/>
        </w:rPr>
        <w:t>[13]</w:t>
      </w:r>
      <w:r w:rsidRPr="009E5CF6">
        <w:rPr>
          <w:noProof/>
        </w:rPr>
        <w:tab/>
        <w:t xml:space="preserve"> A. Gangemi, N. Guarino, C. Masolo, A. Oltramari, and L. Schneider, "Sweetening ontologies with DOLCE," in </w:t>
      </w:r>
      <w:r w:rsidRPr="009E5CF6">
        <w:rPr>
          <w:i/>
          <w:noProof/>
        </w:rPr>
        <w:t>International Conference on Knowledge Engineering and Knowledge Management</w:t>
      </w:r>
      <w:r w:rsidRPr="009E5CF6">
        <w:rPr>
          <w:noProof/>
        </w:rPr>
        <w:t xml:space="preserve">, 2002: Springer, pp. 166-181. </w:t>
      </w:r>
    </w:p>
    <w:p w14:paraId="5CC9F859" w14:textId="77777777" w:rsidR="004B1E7B" w:rsidRPr="009E5CF6" w:rsidRDefault="004B1E7B" w:rsidP="004B1E7B">
      <w:pPr>
        <w:pStyle w:val="EndNoteBibliography"/>
        <w:framePr w:wrap="around" w:y="1"/>
        <w:ind w:left="720" w:hanging="720"/>
        <w:rPr>
          <w:noProof/>
        </w:rPr>
      </w:pPr>
      <w:r w:rsidRPr="009E5CF6">
        <w:rPr>
          <w:noProof/>
        </w:rPr>
        <w:t>[14]</w:t>
      </w:r>
      <w:r w:rsidRPr="009E5CF6">
        <w:rPr>
          <w:noProof/>
        </w:rPr>
        <w:tab/>
        <w:t xml:space="preserve">R. Arp, B. Smith, and A. D. Spear, </w:t>
      </w:r>
      <w:r w:rsidRPr="009E5CF6">
        <w:rPr>
          <w:i/>
          <w:noProof/>
        </w:rPr>
        <w:t>Building ontologies with basic formal ontology</w:t>
      </w:r>
      <w:r w:rsidRPr="009E5CF6">
        <w:rPr>
          <w:noProof/>
        </w:rPr>
        <w:t>. Mit Press, 2015.</w:t>
      </w:r>
    </w:p>
    <w:p w14:paraId="4B49646B" w14:textId="77777777" w:rsidR="004B1E7B" w:rsidRPr="009E5CF6" w:rsidRDefault="004B1E7B" w:rsidP="004B1E7B">
      <w:pPr>
        <w:pStyle w:val="EndNoteBibliography"/>
        <w:framePr w:wrap="around" w:y="1"/>
        <w:ind w:left="720" w:hanging="720"/>
        <w:rPr>
          <w:noProof/>
        </w:rPr>
      </w:pPr>
      <w:r w:rsidRPr="009E5CF6">
        <w:rPr>
          <w:noProof/>
        </w:rPr>
        <w:t>[15]</w:t>
      </w:r>
      <w:r w:rsidRPr="009E5CF6">
        <w:rPr>
          <w:noProof/>
        </w:rPr>
        <w:tab/>
        <w:t xml:space="preserve"> M. Katsumi and M. Fox, "Defining Activity Specifications in OWL," in </w:t>
      </w:r>
      <w:r w:rsidRPr="009E5CF6">
        <w:rPr>
          <w:i/>
          <w:noProof/>
        </w:rPr>
        <w:t>WOP@ ISWC</w:t>
      </w:r>
      <w:r w:rsidRPr="009E5CF6">
        <w:rPr>
          <w:noProof/>
        </w:rPr>
        <w:t xml:space="preserve">, 2017. </w:t>
      </w:r>
    </w:p>
    <w:p w14:paraId="599E40E6" w14:textId="77777777" w:rsidR="004B1E7B" w:rsidRPr="009E5CF6" w:rsidRDefault="004B1E7B" w:rsidP="004B1E7B">
      <w:pPr>
        <w:pStyle w:val="EndNoteBibliography"/>
        <w:framePr w:wrap="around" w:y="1"/>
        <w:ind w:left="720" w:hanging="720"/>
        <w:rPr>
          <w:noProof/>
        </w:rPr>
      </w:pPr>
      <w:r w:rsidRPr="009E5CF6">
        <w:rPr>
          <w:noProof/>
        </w:rPr>
        <w:t>[16]</w:t>
      </w:r>
      <w:r w:rsidRPr="009E5CF6">
        <w:rPr>
          <w:noProof/>
        </w:rPr>
        <w:tab/>
        <w:t>R. Kowalski and M. Sergot, "A logic-based calculus of events. NewGeneration Computing 4," ed, 1986.</w:t>
      </w:r>
    </w:p>
    <w:p w14:paraId="272CA434" w14:textId="77777777" w:rsidR="004B1E7B" w:rsidRPr="009E5CF6" w:rsidRDefault="004B1E7B" w:rsidP="004B1E7B">
      <w:pPr>
        <w:pStyle w:val="EndNoteBibliography"/>
        <w:framePr w:wrap="around" w:y="1"/>
        <w:ind w:left="720" w:hanging="720"/>
        <w:rPr>
          <w:noProof/>
        </w:rPr>
      </w:pPr>
      <w:r w:rsidRPr="009E5CF6">
        <w:rPr>
          <w:noProof/>
        </w:rPr>
        <w:t>[17]</w:t>
      </w:r>
      <w:r w:rsidRPr="009E5CF6">
        <w:rPr>
          <w:noProof/>
        </w:rPr>
        <w:tab/>
        <w:t xml:space="preserve">M. S. Fox, "Constraint-Directed Search: A Case Study of Job-Shop Scheduling," CARNEGIE-MELLON UNIV PITTSBURGH PA ROBOTICS INST, 1983. </w:t>
      </w:r>
    </w:p>
    <w:p w14:paraId="6223E847" w14:textId="004EC055" w:rsidR="004B1E7B" w:rsidRPr="004B1E7B" w:rsidRDefault="004B1E7B" w:rsidP="004B1E7B">
      <w:pPr>
        <w:rPr>
          <w:lang w:val="en-US" w:bidi="en-US"/>
        </w:rPr>
      </w:pPr>
      <w:r>
        <w:fldChar w:fldCharType="end"/>
      </w:r>
    </w:p>
    <w:p w14:paraId="5D1545EB" w14:textId="77777777" w:rsidR="00A13F13" w:rsidRPr="009E5CF6" w:rsidRDefault="00A13F13" w:rsidP="00A13F13">
      <w:pPr>
        <w:pStyle w:val="EndNoteBibliography"/>
        <w:framePr w:wrap="around"/>
        <w:ind w:left="720" w:hanging="720"/>
        <w:rPr>
          <w:noProof/>
        </w:rPr>
      </w:pPr>
      <w:r w:rsidRPr="009E5CF6">
        <w:rPr>
          <w:noProof/>
        </w:rPr>
        <w:lastRenderedPageBreak/>
        <w:t>[18]</w:t>
      </w:r>
      <w:r w:rsidRPr="009E5CF6">
        <w:rPr>
          <w:noProof/>
        </w:rPr>
        <w:tab/>
        <w:t xml:space="preserve">A. Sathi, M. S. Fox, and M. Greenberg, "Representation of activity knowledge for project management," </w:t>
      </w:r>
      <w:r w:rsidRPr="009E5CF6">
        <w:rPr>
          <w:i/>
          <w:noProof/>
        </w:rPr>
        <w:t xml:space="preserve">IEEE Transactions on pattern analysis and machine intelligence, </w:t>
      </w:r>
      <w:r w:rsidRPr="009E5CF6">
        <w:rPr>
          <w:noProof/>
        </w:rPr>
        <w:t>no. 5, pp. 531-552, 1985.</w:t>
      </w:r>
    </w:p>
    <w:p w14:paraId="1428250F" w14:textId="77777777" w:rsidR="00A13F13" w:rsidRPr="009E5CF6" w:rsidRDefault="00A13F13" w:rsidP="00A13F13">
      <w:pPr>
        <w:pStyle w:val="EndNoteBibliography"/>
        <w:framePr w:wrap="around"/>
        <w:ind w:left="720" w:hanging="720"/>
        <w:rPr>
          <w:noProof/>
        </w:rPr>
      </w:pPr>
      <w:r w:rsidRPr="009E5CF6">
        <w:rPr>
          <w:noProof/>
        </w:rPr>
        <w:t>[19]</w:t>
      </w:r>
      <w:r w:rsidRPr="009E5CF6">
        <w:rPr>
          <w:noProof/>
        </w:rPr>
        <w:tab/>
        <w:t xml:space="preserve">M. S. Fox and M. Gruninger, "Enterprise modeling," </w:t>
      </w:r>
      <w:r w:rsidRPr="009E5CF6">
        <w:rPr>
          <w:i/>
          <w:noProof/>
        </w:rPr>
        <w:t xml:space="preserve">AI magazine, </w:t>
      </w:r>
      <w:r w:rsidRPr="009E5CF6">
        <w:rPr>
          <w:noProof/>
        </w:rPr>
        <w:t>vol. 19, no. 3, pp. 109-109, 1998.</w:t>
      </w:r>
    </w:p>
    <w:p w14:paraId="73565DCC" w14:textId="3D56FF1E" w:rsidR="00A13F13" w:rsidRPr="009E5CF6" w:rsidRDefault="00A13F13" w:rsidP="00A13F13">
      <w:pPr>
        <w:pStyle w:val="EndNoteBibliography"/>
        <w:framePr w:wrap="around"/>
        <w:ind w:left="720" w:hanging="720"/>
        <w:rPr>
          <w:noProof/>
        </w:rPr>
      </w:pPr>
      <w:r w:rsidRPr="009E5CF6">
        <w:rPr>
          <w:noProof/>
        </w:rPr>
        <w:t>[20]</w:t>
      </w:r>
      <w:r w:rsidRPr="009E5CF6">
        <w:rPr>
          <w:noProof/>
        </w:rPr>
        <w:tab/>
        <w:t xml:space="preserve">M. Grüninger, "Using the PSL ontology," in </w:t>
      </w:r>
      <w:r w:rsidRPr="009E5CF6">
        <w:rPr>
          <w:i/>
          <w:noProof/>
        </w:rPr>
        <w:t>Handbook on Ontologies</w:t>
      </w:r>
      <w:r w:rsidRPr="009E5CF6">
        <w:rPr>
          <w:noProof/>
        </w:rPr>
        <w:t>: Springer, 2009, pp. 423-443.</w:t>
      </w:r>
    </w:p>
    <w:p w14:paraId="73DBB0A7" w14:textId="77777777" w:rsidR="00682918" w:rsidRPr="00682918" w:rsidRDefault="00BF257D" w:rsidP="00682918">
      <w:pPr>
        <w:pStyle w:val="EndNoteBibliography"/>
        <w:framePr w:wrap="around"/>
        <w:ind w:left="720" w:hanging="720"/>
        <w:rPr>
          <w:noProof/>
        </w:rPr>
      </w:pPr>
      <w:r>
        <w:fldChar w:fldCharType="begin"/>
      </w:r>
      <w:r>
        <w:instrText xml:space="preserve"> ADDIN EN.REFLIST </w:instrText>
      </w:r>
      <w:r>
        <w:fldChar w:fldCharType="separate"/>
      </w:r>
      <w:r w:rsidR="00682918" w:rsidRPr="00682918">
        <w:rPr>
          <w:noProof/>
        </w:rPr>
        <w:t>[1]</w:t>
      </w:r>
      <w:r w:rsidR="00682918" w:rsidRPr="00682918">
        <w:rPr>
          <w:noProof/>
        </w:rPr>
        <w:tab/>
        <w:t xml:space="preserve">E. J. Miller and P. A. Salvini, "The integrated land use, transportation, environment (ILUTE) microsimulation modelling system: Description and current status," </w:t>
      </w:r>
      <w:r w:rsidR="00682918" w:rsidRPr="00682918">
        <w:rPr>
          <w:i/>
          <w:noProof/>
        </w:rPr>
        <w:t xml:space="preserve">Travel behaviour research: The leading edge, </w:t>
      </w:r>
      <w:r w:rsidR="00682918" w:rsidRPr="00682918">
        <w:rPr>
          <w:noProof/>
        </w:rPr>
        <w:t>pp. 711-724, 2001.</w:t>
      </w:r>
    </w:p>
    <w:p w14:paraId="6B60CB4B" w14:textId="77777777" w:rsidR="00682918" w:rsidRPr="00682918" w:rsidRDefault="00682918" w:rsidP="00682918">
      <w:pPr>
        <w:pStyle w:val="EndNoteBibliography"/>
        <w:framePr w:wrap="around"/>
        <w:ind w:left="720" w:hanging="720"/>
        <w:rPr>
          <w:noProof/>
        </w:rPr>
      </w:pPr>
      <w:r w:rsidRPr="00682918">
        <w:rPr>
          <w:noProof/>
        </w:rPr>
        <w:t>[2]</w:t>
      </w:r>
      <w:r w:rsidRPr="00682918">
        <w:rPr>
          <w:noProof/>
        </w:rPr>
        <w:tab/>
        <w:t>N. F. Noy and D. L. McGuinness, "Ontology development 101: A guide to creating your first ontology," ed: Stanford knowledge systems laboratory technical report KSL-01-05 and …, 2001.</w:t>
      </w:r>
    </w:p>
    <w:p w14:paraId="0C9ABD6A" w14:textId="77777777" w:rsidR="00682918" w:rsidRPr="00682918" w:rsidRDefault="00682918" w:rsidP="00682918">
      <w:pPr>
        <w:pStyle w:val="EndNoteBibliography"/>
        <w:framePr w:wrap="around"/>
        <w:ind w:left="720" w:hanging="720"/>
        <w:rPr>
          <w:noProof/>
        </w:rPr>
      </w:pPr>
      <w:r w:rsidRPr="00682918">
        <w:rPr>
          <w:noProof/>
        </w:rPr>
        <w:t>[3]</w:t>
      </w:r>
      <w:r w:rsidRPr="00682918">
        <w:rPr>
          <w:noProof/>
        </w:rPr>
        <w:tab/>
        <w:t xml:space="preserve">M. Uschold and M. Gruninger, "Ontologies: Principles, methods and applications," </w:t>
      </w:r>
      <w:r w:rsidRPr="00682918">
        <w:rPr>
          <w:i/>
          <w:noProof/>
        </w:rPr>
        <w:t xml:space="preserve">The knowledge engineering review, </w:t>
      </w:r>
      <w:r w:rsidRPr="00682918">
        <w:rPr>
          <w:noProof/>
        </w:rPr>
        <w:t>vol. 11, no. 2, pp. 93-136, 1996.</w:t>
      </w:r>
    </w:p>
    <w:p w14:paraId="5B38C817" w14:textId="77777777" w:rsidR="00682918" w:rsidRPr="00682918" w:rsidRDefault="00682918" w:rsidP="00682918">
      <w:pPr>
        <w:pStyle w:val="EndNoteBibliography"/>
        <w:framePr w:wrap="around"/>
        <w:ind w:left="720" w:hanging="720"/>
        <w:rPr>
          <w:noProof/>
        </w:rPr>
      </w:pPr>
      <w:r w:rsidRPr="00682918">
        <w:rPr>
          <w:noProof/>
        </w:rPr>
        <w:t>[4]</w:t>
      </w:r>
      <w:r w:rsidRPr="00682918">
        <w:rPr>
          <w:noProof/>
        </w:rPr>
        <w:tab/>
        <w:t xml:space="preserve"> E. J. Miller, J. Vaughan, D. King, and M. Austin, "Implementation of a “next generation” activity-based travel demand model: the Toronto case," in </w:t>
      </w:r>
      <w:r w:rsidRPr="00682918">
        <w:rPr>
          <w:i/>
          <w:noProof/>
        </w:rPr>
        <w:t>Presentation at the Travel Demand Modelling and Traffic Simulation Session of the 2015 Conference of the Transportation Association of Canada</w:t>
      </w:r>
      <w:r w:rsidRPr="00682918">
        <w:rPr>
          <w:noProof/>
        </w:rPr>
        <w:t xml:space="preserve">, 2015. </w:t>
      </w:r>
    </w:p>
    <w:p w14:paraId="2C5985E3" w14:textId="77777777" w:rsidR="00682918" w:rsidRPr="00682918" w:rsidRDefault="00682918" w:rsidP="00682918">
      <w:pPr>
        <w:pStyle w:val="EndNoteBibliography"/>
        <w:framePr w:wrap="around"/>
        <w:ind w:left="720" w:hanging="720"/>
        <w:rPr>
          <w:noProof/>
        </w:rPr>
      </w:pPr>
      <w:r w:rsidRPr="00682918">
        <w:rPr>
          <w:noProof/>
        </w:rPr>
        <w:t>[5]</w:t>
      </w:r>
      <w:r w:rsidRPr="00682918">
        <w:rPr>
          <w:noProof/>
        </w:rPr>
        <w:tab/>
        <w:t xml:space="preserve">M. Elshenawy, B. Abdulhai, and M. El-Darieby, "Towards a service-oriented cyber–physical systems of systems for smart city mobility applications," </w:t>
      </w:r>
      <w:r w:rsidRPr="00682918">
        <w:rPr>
          <w:i/>
          <w:noProof/>
        </w:rPr>
        <w:t xml:space="preserve">Future Generation Computer Systems, </w:t>
      </w:r>
      <w:r w:rsidRPr="00682918">
        <w:rPr>
          <w:noProof/>
        </w:rPr>
        <w:t>vol. 79, pp. 575-587, 2018.</w:t>
      </w:r>
    </w:p>
    <w:p w14:paraId="135A02D9" w14:textId="77777777" w:rsidR="00682918" w:rsidRPr="00682918" w:rsidRDefault="00682918" w:rsidP="00682918">
      <w:pPr>
        <w:pStyle w:val="EndNoteBibliography"/>
        <w:framePr w:wrap="around"/>
        <w:ind w:left="720" w:hanging="720"/>
        <w:rPr>
          <w:noProof/>
        </w:rPr>
      </w:pPr>
      <w:r w:rsidRPr="00682918">
        <w:rPr>
          <w:noProof/>
        </w:rPr>
        <w:t>[6]</w:t>
      </w:r>
      <w:r w:rsidRPr="00682918">
        <w:rPr>
          <w:noProof/>
        </w:rPr>
        <w:tab/>
        <w:t xml:space="preserve">R. Battle and D. Kolas, "Linking geospatial data with GeoSPARQL," </w:t>
      </w:r>
      <w:r w:rsidRPr="00682918">
        <w:rPr>
          <w:i/>
          <w:noProof/>
        </w:rPr>
        <w:t xml:space="preserve">Semant Web J Interoperability, Usability, Appl. Accessed, </w:t>
      </w:r>
      <w:r w:rsidRPr="00682918">
        <w:rPr>
          <w:noProof/>
        </w:rPr>
        <w:t>vol. 24, 2011.</w:t>
      </w:r>
    </w:p>
    <w:p w14:paraId="5CD48728" w14:textId="42FD8913" w:rsidR="00682918" w:rsidRPr="00682918" w:rsidRDefault="00682918" w:rsidP="00682918">
      <w:pPr>
        <w:pStyle w:val="EndNoteBibliography"/>
        <w:framePr w:wrap="around"/>
        <w:ind w:left="720" w:hanging="720"/>
        <w:rPr>
          <w:noProof/>
        </w:rPr>
      </w:pPr>
      <w:r w:rsidRPr="00682918">
        <w:rPr>
          <w:noProof/>
        </w:rPr>
        <w:t>[7]</w:t>
      </w:r>
      <w:r w:rsidRPr="00682918">
        <w:rPr>
          <w:noProof/>
        </w:rPr>
        <w:tab/>
      </w:r>
      <w:r w:rsidRPr="00682918">
        <w:rPr>
          <w:i/>
          <w:noProof/>
        </w:rPr>
        <w:t>Time Ontology in OWL</w:t>
      </w:r>
      <w:r w:rsidRPr="00682918">
        <w:rPr>
          <w:noProof/>
        </w:rPr>
        <w:t xml:space="preserve">, O. W3C, 2017. [Online]. Available: </w:t>
      </w:r>
      <w:hyperlink r:id="rId49" w:history="1">
        <w:r w:rsidRPr="00682918">
          <w:rPr>
            <w:rStyle w:val="Hyperlink"/>
            <w:noProof/>
          </w:rPr>
          <w:t>https://www.w3.org/TR/owl-time/</w:t>
        </w:r>
      </w:hyperlink>
    </w:p>
    <w:p w14:paraId="3FEE6C4C" w14:textId="77777777" w:rsidR="00682918" w:rsidRPr="00682918" w:rsidRDefault="00682918" w:rsidP="00682918">
      <w:pPr>
        <w:pStyle w:val="EndNoteBibliography"/>
        <w:framePr w:wrap="around"/>
        <w:ind w:left="720" w:hanging="720"/>
        <w:rPr>
          <w:noProof/>
        </w:rPr>
      </w:pPr>
      <w:r w:rsidRPr="00682918">
        <w:rPr>
          <w:noProof/>
        </w:rPr>
        <w:t>[8]</w:t>
      </w:r>
      <w:r w:rsidRPr="00682918">
        <w:rPr>
          <w:noProof/>
        </w:rPr>
        <w:tab/>
        <w:t xml:space="preserve">J. R. Hobbs and F. Pan, "Time ontology in OWL," </w:t>
      </w:r>
      <w:r w:rsidRPr="00682918">
        <w:rPr>
          <w:i/>
          <w:noProof/>
        </w:rPr>
        <w:t xml:space="preserve">W3C working draft, </w:t>
      </w:r>
      <w:r w:rsidRPr="00682918">
        <w:rPr>
          <w:noProof/>
        </w:rPr>
        <w:t>vol. 27, p. 133, 2006.</w:t>
      </w:r>
    </w:p>
    <w:p w14:paraId="4C7BE2F6" w14:textId="77777777" w:rsidR="00682918" w:rsidRPr="00682918" w:rsidRDefault="00682918" w:rsidP="00682918">
      <w:pPr>
        <w:pStyle w:val="EndNoteBibliography"/>
        <w:framePr w:wrap="around"/>
        <w:ind w:left="720" w:hanging="720"/>
        <w:rPr>
          <w:noProof/>
        </w:rPr>
      </w:pPr>
      <w:r w:rsidRPr="00682918">
        <w:rPr>
          <w:noProof/>
        </w:rPr>
        <w:t>[9]</w:t>
      </w:r>
      <w:r w:rsidRPr="00682918">
        <w:rPr>
          <w:noProof/>
        </w:rPr>
        <w:tab/>
        <w:t xml:space="preserve"> C. Welty, R. Fikes, and S. Makarios, "A reusable ontology for fluents in OWL," in </w:t>
      </w:r>
      <w:r w:rsidRPr="00682918">
        <w:rPr>
          <w:i/>
          <w:noProof/>
        </w:rPr>
        <w:t>FOIS</w:t>
      </w:r>
      <w:r w:rsidRPr="00682918">
        <w:rPr>
          <w:noProof/>
        </w:rPr>
        <w:t xml:space="preserve">, 2006, vol. 150, pp. 226-236. </w:t>
      </w:r>
    </w:p>
    <w:p w14:paraId="7F752406" w14:textId="77777777" w:rsidR="00682918" w:rsidRPr="00682918" w:rsidRDefault="00682918" w:rsidP="00682918">
      <w:pPr>
        <w:pStyle w:val="EndNoteBibliography"/>
        <w:framePr w:wrap="around"/>
        <w:ind w:left="720" w:hanging="720"/>
        <w:rPr>
          <w:noProof/>
        </w:rPr>
      </w:pPr>
      <w:r w:rsidRPr="00682918">
        <w:rPr>
          <w:noProof/>
        </w:rPr>
        <w:t>[10]</w:t>
      </w:r>
      <w:r w:rsidRPr="00682918">
        <w:rPr>
          <w:noProof/>
        </w:rPr>
        <w:tab/>
        <w:t xml:space="preserve"> H.-U. Krieger, "Where temporal description logics fail: Representing temporally-changing relationships," in </w:t>
      </w:r>
      <w:r w:rsidRPr="00682918">
        <w:rPr>
          <w:i/>
          <w:noProof/>
        </w:rPr>
        <w:t>Annual Conference on Artificial Intelligence</w:t>
      </w:r>
      <w:r w:rsidRPr="00682918">
        <w:rPr>
          <w:noProof/>
        </w:rPr>
        <w:t xml:space="preserve">, 2008: Springer, pp. 249-257. </w:t>
      </w:r>
    </w:p>
    <w:p w14:paraId="1439B3CA" w14:textId="77777777" w:rsidR="00682918" w:rsidRPr="00682918" w:rsidRDefault="00682918" w:rsidP="00682918">
      <w:pPr>
        <w:pStyle w:val="EndNoteBibliography"/>
        <w:framePr w:wrap="around"/>
        <w:ind w:left="720" w:hanging="720"/>
        <w:rPr>
          <w:noProof/>
        </w:rPr>
      </w:pPr>
      <w:r w:rsidRPr="00682918">
        <w:rPr>
          <w:noProof/>
        </w:rPr>
        <w:t>[11]</w:t>
      </w:r>
      <w:r w:rsidRPr="00682918">
        <w:rPr>
          <w:noProof/>
        </w:rPr>
        <w:tab/>
        <w:t>M. Katsumi and M. Fox, "A Logical Design Pattern for Representing Change Over Time in OWL."</w:t>
      </w:r>
    </w:p>
    <w:p w14:paraId="62BAE4D5" w14:textId="77777777" w:rsidR="00682918" w:rsidRPr="00682918" w:rsidRDefault="00682918" w:rsidP="00682918">
      <w:pPr>
        <w:pStyle w:val="EndNoteBibliography"/>
        <w:framePr w:wrap="around"/>
        <w:ind w:left="720" w:hanging="720"/>
        <w:rPr>
          <w:noProof/>
        </w:rPr>
      </w:pPr>
      <w:r w:rsidRPr="00682918">
        <w:rPr>
          <w:noProof/>
        </w:rPr>
        <w:t>[12]</w:t>
      </w:r>
      <w:r w:rsidRPr="00682918">
        <w:rPr>
          <w:noProof/>
        </w:rPr>
        <w:tab/>
        <w:t>L. Obrst</w:t>
      </w:r>
      <w:r w:rsidRPr="00682918">
        <w:rPr>
          <w:i/>
          <w:noProof/>
        </w:rPr>
        <w:t xml:space="preserve"> et al.</w:t>
      </w:r>
      <w:r w:rsidRPr="00682918">
        <w:rPr>
          <w:noProof/>
        </w:rPr>
        <w:t xml:space="preserve">, "The 2006 Upper Ontology Summit Joint Communiqué," </w:t>
      </w:r>
      <w:r w:rsidRPr="00682918">
        <w:rPr>
          <w:i/>
          <w:noProof/>
        </w:rPr>
        <w:t xml:space="preserve">Applied Ontology, </w:t>
      </w:r>
      <w:r w:rsidRPr="00682918">
        <w:rPr>
          <w:noProof/>
        </w:rPr>
        <w:t>vol. 1, no. 2, pp. 203-211, 2006.</w:t>
      </w:r>
    </w:p>
    <w:p w14:paraId="129B2F73" w14:textId="77777777" w:rsidR="00682918" w:rsidRPr="00682918" w:rsidRDefault="00682918" w:rsidP="00682918">
      <w:pPr>
        <w:pStyle w:val="EndNoteBibliography"/>
        <w:framePr w:wrap="around"/>
        <w:ind w:left="720" w:hanging="720"/>
        <w:rPr>
          <w:noProof/>
        </w:rPr>
      </w:pPr>
      <w:r w:rsidRPr="00682918">
        <w:rPr>
          <w:noProof/>
        </w:rPr>
        <w:t>[13]</w:t>
      </w:r>
      <w:r w:rsidRPr="00682918">
        <w:rPr>
          <w:noProof/>
        </w:rPr>
        <w:tab/>
        <w:t xml:space="preserve"> A. Gangemi, N. Guarino, C. Masolo, A. Oltramari, and L. Schneider, "Sweetening ontologies with DOLCE," in </w:t>
      </w:r>
      <w:r w:rsidRPr="00682918">
        <w:rPr>
          <w:i/>
          <w:noProof/>
        </w:rPr>
        <w:t>International Conference on Knowledge Engineering and Knowledge Management</w:t>
      </w:r>
      <w:r w:rsidRPr="00682918">
        <w:rPr>
          <w:noProof/>
        </w:rPr>
        <w:t xml:space="preserve">, 2002: Springer, pp. 166-181. </w:t>
      </w:r>
    </w:p>
    <w:p w14:paraId="2759CE00" w14:textId="77777777" w:rsidR="00682918" w:rsidRPr="00682918" w:rsidRDefault="00682918" w:rsidP="00682918">
      <w:pPr>
        <w:pStyle w:val="EndNoteBibliography"/>
        <w:framePr w:wrap="around"/>
        <w:ind w:left="720" w:hanging="720"/>
        <w:rPr>
          <w:noProof/>
        </w:rPr>
      </w:pPr>
      <w:r w:rsidRPr="00682918">
        <w:rPr>
          <w:noProof/>
        </w:rPr>
        <w:t>[14]</w:t>
      </w:r>
      <w:r w:rsidRPr="00682918">
        <w:rPr>
          <w:noProof/>
        </w:rPr>
        <w:tab/>
        <w:t xml:space="preserve">R. Arp, B. Smith, and A. D. Spear, </w:t>
      </w:r>
      <w:r w:rsidRPr="00682918">
        <w:rPr>
          <w:i/>
          <w:noProof/>
        </w:rPr>
        <w:t>Building ontologies with basic formal ontology</w:t>
      </w:r>
      <w:r w:rsidRPr="00682918">
        <w:rPr>
          <w:noProof/>
        </w:rPr>
        <w:t>. Mit Press, 2015.</w:t>
      </w:r>
    </w:p>
    <w:p w14:paraId="0867CFA0" w14:textId="77777777" w:rsidR="00682918" w:rsidRPr="00682918" w:rsidRDefault="00682918" w:rsidP="00682918">
      <w:pPr>
        <w:pStyle w:val="EndNoteBibliography"/>
        <w:framePr w:wrap="around"/>
        <w:ind w:left="720" w:hanging="720"/>
        <w:rPr>
          <w:noProof/>
        </w:rPr>
      </w:pPr>
      <w:r w:rsidRPr="00682918">
        <w:rPr>
          <w:noProof/>
        </w:rPr>
        <w:t>[15]</w:t>
      </w:r>
      <w:r w:rsidRPr="00682918">
        <w:rPr>
          <w:noProof/>
        </w:rPr>
        <w:tab/>
        <w:t xml:space="preserve"> M. Katsumi and M. Fox, "Defining Activity Specifications in OWL," in </w:t>
      </w:r>
      <w:r w:rsidRPr="00682918">
        <w:rPr>
          <w:i/>
          <w:noProof/>
        </w:rPr>
        <w:t>WOP@ ISWC</w:t>
      </w:r>
      <w:r w:rsidRPr="00682918">
        <w:rPr>
          <w:noProof/>
        </w:rPr>
        <w:t xml:space="preserve">, 2017. </w:t>
      </w:r>
    </w:p>
    <w:p w14:paraId="193F7130" w14:textId="77777777" w:rsidR="00682918" w:rsidRPr="00682918" w:rsidRDefault="00682918" w:rsidP="00682918">
      <w:pPr>
        <w:pStyle w:val="EndNoteBibliography"/>
        <w:framePr w:wrap="around"/>
        <w:ind w:left="720" w:hanging="720"/>
        <w:rPr>
          <w:noProof/>
        </w:rPr>
      </w:pPr>
      <w:r w:rsidRPr="00682918">
        <w:rPr>
          <w:noProof/>
        </w:rPr>
        <w:t>[16]</w:t>
      </w:r>
      <w:r w:rsidRPr="00682918">
        <w:rPr>
          <w:noProof/>
        </w:rPr>
        <w:tab/>
        <w:t>R. Kowalski and M. Sergot, "A logic-based calculus of events. NewGeneration Computing 4," ed, 1986.</w:t>
      </w:r>
    </w:p>
    <w:p w14:paraId="48C28EBA" w14:textId="77777777" w:rsidR="00682918" w:rsidRPr="00682918" w:rsidRDefault="00682918" w:rsidP="00682918">
      <w:pPr>
        <w:pStyle w:val="EndNoteBibliography"/>
        <w:framePr w:wrap="around"/>
        <w:ind w:left="720" w:hanging="720"/>
        <w:rPr>
          <w:noProof/>
        </w:rPr>
      </w:pPr>
      <w:r w:rsidRPr="00682918">
        <w:rPr>
          <w:noProof/>
        </w:rPr>
        <w:t>[17]</w:t>
      </w:r>
      <w:r w:rsidRPr="00682918">
        <w:rPr>
          <w:noProof/>
        </w:rPr>
        <w:tab/>
        <w:t xml:space="preserve">M. S. Fox, "Constraint-Directed Search: A Case Study of Job-Shop Scheduling," CARNEGIE-MELLON UNIV PITTSBURGH PA ROBOTICS INST, 1983. </w:t>
      </w:r>
    </w:p>
    <w:p w14:paraId="0722D9F8" w14:textId="77777777" w:rsidR="00682918" w:rsidRPr="00682918" w:rsidRDefault="00682918" w:rsidP="00682918">
      <w:pPr>
        <w:pStyle w:val="EndNoteBibliography"/>
        <w:framePr w:wrap="around"/>
        <w:ind w:left="720" w:hanging="720"/>
        <w:rPr>
          <w:noProof/>
        </w:rPr>
      </w:pPr>
      <w:r w:rsidRPr="00682918">
        <w:rPr>
          <w:noProof/>
        </w:rPr>
        <w:t>[18]</w:t>
      </w:r>
      <w:r w:rsidRPr="00682918">
        <w:rPr>
          <w:noProof/>
        </w:rPr>
        <w:tab/>
        <w:t xml:space="preserve">A. Sathi, M. S. Fox, and M. Greenberg, "Representation of activity knowledge for project management," </w:t>
      </w:r>
      <w:r w:rsidRPr="00682918">
        <w:rPr>
          <w:i/>
          <w:noProof/>
        </w:rPr>
        <w:t xml:space="preserve">IEEE Transactions on pattern analysis and machine intelligence, </w:t>
      </w:r>
      <w:r w:rsidRPr="00682918">
        <w:rPr>
          <w:noProof/>
        </w:rPr>
        <w:t>no. 5, pp. 531-552, 1985.</w:t>
      </w:r>
    </w:p>
    <w:p w14:paraId="1D380CE1" w14:textId="77777777" w:rsidR="00682918" w:rsidRPr="00682918" w:rsidRDefault="00682918" w:rsidP="00682918">
      <w:pPr>
        <w:pStyle w:val="EndNoteBibliography"/>
        <w:framePr w:wrap="around"/>
        <w:ind w:left="720" w:hanging="720"/>
        <w:rPr>
          <w:noProof/>
        </w:rPr>
      </w:pPr>
      <w:r w:rsidRPr="00682918">
        <w:rPr>
          <w:noProof/>
        </w:rPr>
        <w:t>[19]</w:t>
      </w:r>
      <w:r w:rsidRPr="00682918">
        <w:rPr>
          <w:noProof/>
        </w:rPr>
        <w:tab/>
        <w:t xml:space="preserve">M. S. Fox and M. Gruninger, "Enterprise modeling," </w:t>
      </w:r>
      <w:r w:rsidRPr="00682918">
        <w:rPr>
          <w:i/>
          <w:noProof/>
        </w:rPr>
        <w:t xml:space="preserve">AI magazine, </w:t>
      </w:r>
      <w:r w:rsidRPr="00682918">
        <w:rPr>
          <w:noProof/>
        </w:rPr>
        <w:t>vol. 19, no. 3, pp. 109-109, 1998.</w:t>
      </w:r>
    </w:p>
    <w:p w14:paraId="27159F1C" w14:textId="77777777" w:rsidR="00682918" w:rsidRPr="00682918" w:rsidRDefault="00682918" w:rsidP="00682918">
      <w:pPr>
        <w:pStyle w:val="EndNoteBibliography"/>
        <w:framePr w:wrap="around"/>
        <w:ind w:left="720" w:hanging="720"/>
        <w:rPr>
          <w:noProof/>
        </w:rPr>
      </w:pPr>
      <w:r w:rsidRPr="00682918">
        <w:rPr>
          <w:noProof/>
        </w:rPr>
        <w:t>[20]</w:t>
      </w:r>
      <w:r w:rsidRPr="00682918">
        <w:rPr>
          <w:noProof/>
        </w:rPr>
        <w:tab/>
        <w:t xml:space="preserve">M. Grüninger, "Using the PSL ontology," in </w:t>
      </w:r>
      <w:r w:rsidRPr="00682918">
        <w:rPr>
          <w:i/>
          <w:noProof/>
        </w:rPr>
        <w:t>Handbook on Ontologies</w:t>
      </w:r>
      <w:r w:rsidRPr="00682918">
        <w:rPr>
          <w:noProof/>
        </w:rPr>
        <w:t>: Springer, 2009, pp. 423-443.</w:t>
      </w:r>
    </w:p>
    <w:p w14:paraId="0A434533" w14:textId="77777777" w:rsidR="00682918" w:rsidRPr="00682918" w:rsidRDefault="00682918" w:rsidP="00682918">
      <w:pPr>
        <w:pStyle w:val="EndNoteBibliography"/>
        <w:framePr w:wrap="around"/>
        <w:ind w:left="720" w:hanging="720"/>
        <w:rPr>
          <w:noProof/>
        </w:rPr>
      </w:pPr>
      <w:r w:rsidRPr="00682918">
        <w:rPr>
          <w:noProof/>
        </w:rPr>
        <w:t>[21]</w:t>
      </w:r>
      <w:r w:rsidRPr="00682918">
        <w:rPr>
          <w:noProof/>
        </w:rPr>
        <w:tab/>
        <w:t xml:space="preserve">M. S. Fox, "A foundation ontology for global city indicators," </w:t>
      </w:r>
      <w:r w:rsidRPr="00682918">
        <w:rPr>
          <w:i/>
          <w:noProof/>
        </w:rPr>
        <w:t xml:space="preserve">University of Toronto, Toronto, Global Cities Institute, </w:t>
      </w:r>
      <w:r w:rsidRPr="00682918">
        <w:rPr>
          <w:noProof/>
        </w:rPr>
        <w:t>2013.</w:t>
      </w:r>
    </w:p>
    <w:p w14:paraId="1CBF5E8B" w14:textId="77777777" w:rsidR="00682918" w:rsidRPr="00682918" w:rsidRDefault="00682918" w:rsidP="00682918">
      <w:pPr>
        <w:pStyle w:val="EndNoteBibliography"/>
        <w:framePr w:wrap="around"/>
        <w:ind w:left="720" w:hanging="720"/>
        <w:rPr>
          <w:noProof/>
        </w:rPr>
      </w:pPr>
      <w:r w:rsidRPr="00682918">
        <w:rPr>
          <w:noProof/>
        </w:rPr>
        <w:t>[22]</w:t>
      </w:r>
      <w:r w:rsidRPr="00682918">
        <w:rPr>
          <w:noProof/>
        </w:rPr>
        <w:tab/>
        <w:t xml:space="preserve"> F. G. Fadel, M. S. Fox, and M. Gruninger, "A generic enterprise resource ontology," in </w:t>
      </w:r>
      <w:r w:rsidRPr="00682918">
        <w:rPr>
          <w:i/>
          <w:noProof/>
        </w:rPr>
        <w:t>Proceedings of 3rd IEEE Workshop on Enabling Technologies: Infrastructure for Collaborative Enterprises</w:t>
      </w:r>
      <w:r w:rsidRPr="00682918">
        <w:rPr>
          <w:noProof/>
        </w:rPr>
        <w:t xml:space="preserve">, 1994: IEEE, pp. 117-128. </w:t>
      </w:r>
    </w:p>
    <w:p w14:paraId="631143C7" w14:textId="77777777" w:rsidR="00682918" w:rsidRPr="00682918" w:rsidRDefault="00682918" w:rsidP="00682918">
      <w:pPr>
        <w:pStyle w:val="EndNoteBibliography"/>
        <w:framePr w:wrap="around"/>
        <w:ind w:left="720" w:hanging="720"/>
        <w:rPr>
          <w:noProof/>
        </w:rPr>
      </w:pPr>
      <w:r w:rsidRPr="00682918">
        <w:rPr>
          <w:noProof/>
        </w:rPr>
        <w:t>[23]</w:t>
      </w:r>
      <w:r w:rsidRPr="00682918">
        <w:rPr>
          <w:noProof/>
        </w:rPr>
        <w:tab/>
        <w:t xml:space="preserve"> T. Bittner and M. Donnelly, "Computational ontologies of parthood, componenthood, and containment," in </w:t>
      </w:r>
      <w:r w:rsidRPr="00682918">
        <w:rPr>
          <w:i/>
          <w:noProof/>
        </w:rPr>
        <w:t>International Joint Conference on Artificial Intelligence</w:t>
      </w:r>
      <w:r w:rsidRPr="00682918">
        <w:rPr>
          <w:noProof/>
        </w:rPr>
        <w:t xml:space="preserve">, 2005, vol. 19: Citeseer, p. 382. </w:t>
      </w:r>
    </w:p>
    <w:p w14:paraId="546C7205" w14:textId="544A5074" w:rsidR="00682918" w:rsidRPr="00682918" w:rsidRDefault="00682918" w:rsidP="00682918">
      <w:pPr>
        <w:pStyle w:val="EndNoteBibliography"/>
        <w:framePr w:wrap="around"/>
        <w:ind w:left="720" w:hanging="720"/>
        <w:rPr>
          <w:noProof/>
        </w:rPr>
      </w:pPr>
      <w:r w:rsidRPr="00682918">
        <w:rPr>
          <w:noProof/>
        </w:rPr>
        <w:t>[24]</w:t>
      </w:r>
      <w:r w:rsidRPr="00682918">
        <w:rPr>
          <w:noProof/>
        </w:rPr>
        <w:tab/>
        <w:t>A. Rector and C. Welty, "Simple Part–Whole Relations in OWL–W3C Editor’s Draft 11 Aug 2005," ed: W3C (</w:t>
      </w:r>
      <w:hyperlink r:id="rId50" w:history="1">
        <w:r w:rsidRPr="00682918">
          <w:rPr>
            <w:rStyle w:val="Hyperlink"/>
            <w:noProof/>
          </w:rPr>
          <w:t>http://www</w:t>
        </w:r>
      </w:hyperlink>
      <w:r w:rsidRPr="00682918">
        <w:rPr>
          <w:noProof/>
        </w:rPr>
        <w:t>. w3. org/2001/sw/BestPractices/OEP/SimplePartW-hole/), 2005.</w:t>
      </w:r>
    </w:p>
    <w:p w14:paraId="2DBD2243" w14:textId="77777777" w:rsidR="00682918" w:rsidRPr="00682918" w:rsidRDefault="00682918" w:rsidP="00682918">
      <w:pPr>
        <w:pStyle w:val="EndNoteBibliography"/>
        <w:framePr w:wrap="around"/>
        <w:ind w:left="720" w:hanging="720"/>
        <w:rPr>
          <w:noProof/>
        </w:rPr>
      </w:pPr>
      <w:r w:rsidRPr="00682918">
        <w:rPr>
          <w:noProof/>
        </w:rPr>
        <w:t>[25]</w:t>
      </w:r>
      <w:r w:rsidRPr="00682918">
        <w:rPr>
          <w:noProof/>
        </w:rPr>
        <w:tab/>
        <w:t xml:space="preserve"> Y. Ru and M. Gruninger, "Parts Unknown: Mereologies for Solid Physical Objects," in </w:t>
      </w:r>
      <w:r w:rsidRPr="00682918">
        <w:rPr>
          <w:i/>
          <w:noProof/>
        </w:rPr>
        <w:t>JOWO</w:t>
      </w:r>
      <w:r w:rsidRPr="00682918">
        <w:rPr>
          <w:noProof/>
        </w:rPr>
        <w:t xml:space="preserve">, 2017. </w:t>
      </w:r>
    </w:p>
    <w:p w14:paraId="3E02087C" w14:textId="77777777" w:rsidR="00682918" w:rsidRPr="00682918" w:rsidRDefault="00682918" w:rsidP="00682918">
      <w:pPr>
        <w:pStyle w:val="EndNoteBibliography"/>
        <w:framePr w:wrap="around"/>
        <w:ind w:left="720" w:hanging="720"/>
        <w:rPr>
          <w:noProof/>
        </w:rPr>
      </w:pPr>
      <w:r w:rsidRPr="00682918">
        <w:rPr>
          <w:noProof/>
        </w:rPr>
        <w:t>[26]</w:t>
      </w:r>
      <w:r w:rsidRPr="00682918">
        <w:rPr>
          <w:noProof/>
        </w:rPr>
        <w:tab/>
        <w:t xml:space="preserve">H. Rijgersberg, M. Van Assem, and J. Top, "Ontology of units of measure and related concepts," </w:t>
      </w:r>
      <w:r w:rsidRPr="00682918">
        <w:rPr>
          <w:i/>
          <w:noProof/>
        </w:rPr>
        <w:t xml:space="preserve">Semantic Web, </w:t>
      </w:r>
      <w:r w:rsidRPr="00682918">
        <w:rPr>
          <w:noProof/>
        </w:rPr>
        <w:t>vol. 4, no. 1, pp. 3-13, 2013.</w:t>
      </w:r>
    </w:p>
    <w:p w14:paraId="6564B37F" w14:textId="77777777" w:rsidR="00682918" w:rsidRPr="00682918" w:rsidRDefault="00682918" w:rsidP="00682918">
      <w:pPr>
        <w:pStyle w:val="EndNoteBibliography"/>
        <w:framePr w:wrap="around"/>
        <w:ind w:left="720" w:hanging="720"/>
        <w:rPr>
          <w:noProof/>
        </w:rPr>
      </w:pPr>
      <w:r w:rsidRPr="00682918">
        <w:rPr>
          <w:noProof/>
        </w:rPr>
        <w:t>[27]</w:t>
      </w:r>
      <w:r w:rsidRPr="00682918">
        <w:rPr>
          <w:noProof/>
        </w:rPr>
        <w:tab/>
        <w:t xml:space="preserve"> M. S. Fox, M. Barbuceanu, and M. Gruninger, "An organisation ontology for enterprise modelling: preliminary concepts for linking structure and behaviour," in </w:t>
      </w:r>
      <w:r w:rsidRPr="00682918">
        <w:rPr>
          <w:i/>
          <w:noProof/>
        </w:rPr>
        <w:t>Proceedings 4th IEEE Workshop on Enabling Technologies: Infrastructure for Collaborative Enterprises (WET ICE'95)</w:t>
      </w:r>
      <w:r w:rsidRPr="00682918">
        <w:rPr>
          <w:noProof/>
        </w:rPr>
        <w:t xml:space="preserve">, 1995: IEEE, pp. 71-81. </w:t>
      </w:r>
    </w:p>
    <w:p w14:paraId="4A48729A" w14:textId="77777777" w:rsidR="00682918" w:rsidRPr="00682918" w:rsidRDefault="00682918" w:rsidP="00682918">
      <w:pPr>
        <w:pStyle w:val="EndNoteBibliography"/>
        <w:framePr w:wrap="around"/>
        <w:ind w:left="720" w:hanging="720"/>
        <w:rPr>
          <w:noProof/>
        </w:rPr>
      </w:pPr>
      <w:r w:rsidRPr="00682918">
        <w:rPr>
          <w:noProof/>
        </w:rPr>
        <w:t>[28]</w:t>
      </w:r>
      <w:r w:rsidRPr="00682918">
        <w:rPr>
          <w:noProof/>
        </w:rPr>
        <w:tab/>
        <w:t>B. Lorenz, H. J. Ohlbach, and L. Yang, "Ontology of transportation networks," 2005.</w:t>
      </w:r>
    </w:p>
    <w:p w14:paraId="2CB8E5EE" w14:textId="4D46F1E0" w:rsidR="00682918" w:rsidRPr="00682918" w:rsidRDefault="00682918" w:rsidP="00682918">
      <w:pPr>
        <w:pStyle w:val="EndNoteBibliography"/>
        <w:framePr w:wrap="around"/>
        <w:ind w:left="720" w:hanging="720"/>
        <w:rPr>
          <w:noProof/>
        </w:rPr>
      </w:pPr>
      <w:r w:rsidRPr="00682918">
        <w:rPr>
          <w:noProof/>
        </w:rPr>
        <w:t>[29]</w:t>
      </w:r>
      <w:r w:rsidRPr="00682918">
        <w:rPr>
          <w:noProof/>
        </w:rPr>
        <w:tab/>
        <w:t xml:space="preserve">S. Cox, A. Cuthbert, R. Lake, and R. Martell, "Geography markup language (GML) 2.0," </w:t>
      </w:r>
      <w:r w:rsidRPr="00682918">
        <w:rPr>
          <w:i/>
          <w:noProof/>
        </w:rPr>
        <w:t xml:space="preserve">URL: </w:t>
      </w:r>
      <w:hyperlink r:id="rId51" w:history="1">
        <w:r w:rsidRPr="00682918">
          <w:rPr>
            <w:rStyle w:val="Hyperlink"/>
            <w:i/>
            <w:noProof/>
          </w:rPr>
          <w:t>http://www</w:t>
        </w:r>
      </w:hyperlink>
      <w:r w:rsidRPr="00682918">
        <w:rPr>
          <w:i/>
          <w:noProof/>
        </w:rPr>
        <w:t xml:space="preserve">. opengis. net/gml/01-029/GML2. html, </w:t>
      </w:r>
      <w:r w:rsidRPr="00682918">
        <w:rPr>
          <w:noProof/>
        </w:rPr>
        <w:t>2001.</w:t>
      </w:r>
    </w:p>
    <w:p w14:paraId="3734808B" w14:textId="77777777" w:rsidR="00682918" w:rsidRPr="00682918" w:rsidRDefault="00682918" w:rsidP="00682918">
      <w:pPr>
        <w:pStyle w:val="EndNoteBibliography"/>
        <w:framePr w:wrap="around"/>
        <w:ind w:left="720" w:hanging="720"/>
        <w:rPr>
          <w:noProof/>
        </w:rPr>
      </w:pPr>
      <w:r w:rsidRPr="00682918">
        <w:rPr>
          <w:noProof/>
        </w:rPr>
        <w:t>[30]</w:t>
      </w:r>
      <w:r w:rsidRPr="00682918">
        <w:rPr>
          <w:noProof/>
        </w:rPr>
        <w:tab/>
        <w:t xml:space="preserve">N. Montenegro, J. C. Gomes, P. Urbano, and J. P. Duarte, "A land use planning ontology: LBCS," </w:t>
      </w:r>
      <w:r w:rsidRPr="00682918">
        <w:rPr>
          <w:i/>
          <w:noProof/>
        </w:rPr>
        <w:t xml:space="preserve">Future Internet, </w:t>
      </w:r>
      <w:r w:rsidRPr="00682918">
        <w:rPr>
          <w:noProof/>
        </w:rPr>
        <w:t>vol. 4, no. 1, pp. 65-82, 2012.</w:t>
      </w:r>
    </w:p>
    <w:p w14:paraId="0FC017FB" w14:textId="77777777" w:rsidR="00682918" w:rsidRPr="00682918" w:rsidRDefault="00682918" w:rsidP="00682918">
      <w:pPr>
        <w:pStyle w:val="EndNoteBibliography"/>
        <w:framePr w:wrap="around"/>
        <w:ind w:left="720" w:hanging="720"/>
        <w:rPr>
          <w:noProof/>
        </w:rPr>
      </w:pPr>
      <w:r w:rsidRPr="00682918">
        <w:rPr>
          <w:noProof/>
        </w:rPr>
        <w:t>[31]</w:t>
      </w:r>
      <w:r w:rsidRPr="00682918">
        <w:rPr>
          <w:noProof/>
        </w:rPr>
        <w:tab/>
        <w:t>S. Das, S. Sundara, and R. Cyganiak, "R2RML: RDB to RDF Mapping Language. W3C Recommendation (2012)," ed, 2016.</w:t>
      </w:r>
    </w:p>
    <w:p w14:paraId="54242E88" w14:textId="77777777" w:rsidR="00682918" w:rsidRPr="00682918" w:rsidRDefault="00682918" w:rsidP="00682918">
      <w:pPr>
        <w:pStyle w:val="EndNoteBibliography"/>
        <w:framePr w:wrap="around"/>
        <w:ind w:left="720" w:hanging="720"/>
        <w:rPr>
          <w:noProof/>
        </w:rPr>
      </w:pPr>
      <w:r w:rsidRPr="00682918">
        <w:rPr>
          <w:noProof/>
        </w:rPr>
        <w:t>[32]</w:t>
      </w:r>
      <w:r w:rsidRPr="00682918">
        <w:rPr>
          <w:noProof/>
        </w:rPr>
        <w:tab/>
        <w:t xml:space="preserve">C. A. Knoblock and P. Szekely, "Exploiting Semantics for Big Data Integration," </w:t>
      </w:r>
      <w:r w:rsidRPr="00682918">
        <w:rPr>
          <w:i/>
          <w:noProof/>
        </w:rPr>
        <w:t xml:space="preserve">AI Magazine, </w:t>
      </w:r>
      <w:r w:rsidRPr="00682918">
        <w:rPr>
          <w:noProof/>
        </w:rPr>
        <w:t>vol. 36, no. 1, 2015.</w:t>
      </w:r>
    </w:p>
    <w:p w14:paraId="7CB07669" w14:textId="77777777" w:rsidR="00682918" w:rsidRPr="00682918" w:rsidRDefault="00682918" w:rsidP="00682918">
      <w:pPr>
        <w:pStyle w:val="EndNoteBibliography"/>
        <w:framePr w:wrap="around"/>
        <w:ind w:left="720" w:hanging="720"/>
        <w:rPr>
          <w:noProof/>
        </w:rPr>
      </w:pPr>
      <w:r w:rsidRPr="00682918">
        <w:rPr>
          <w:noProof/>
        </w:rPr>
        <w:t>[33]</w:t>
      </w:r>
      <w:r w:rsidRPr="00682918">
        <w:rPr>
          <w:noProof/>
        </w:rPr>
        <w:tab/>
        <w:t>G. Xiao</w:t>
      </w:r>
      <w:r w:rsidRPr="00682918">
        <w:rPr>
          <w:i/>
          <w:noProof/>
        </w:rPr>
        <w:t xml:space="preserve"> et al.</w:t>
      </w:r>
      <w:r w:rsidRPr="00682918">
        <w:rPr>
          <w:noProof/>
        </w:rPr>
        <w:t>, "Ontology-based data access: A survey," IJCAI Organization, 2018.</w:t>
      </w:r>
    </w:p>
    <w:p w14:paraId="70A60592" w14:textId="77777777" w:rsidR="00682918" w:rsidRPr="00682918" w:rsidRDefault="00682918" w:rsidP="00682918">
      <w:pPr>
        <w:pStyle w:val="EndNoteBibliography"/>
        <w:framePr w:wrap="around"/>
        <w:ind w:left="720" w:hanging="720"/>
        <w:rPr>
          <w:noProof/>
        </w:rPr>
      </w:pPr>
      <w:r w:rsidRPr="00682918">
        <w:rPr>
          <w:noProof/>
        </w:rPr>
        <w:t>[34]</w:t>
      </w:r>
      <w:r w:rsidRPr="00682918">
        <w:rPr>
          <w:noProof/>
        </w:rPr>
        <w:tab/>
        <w:t xml:space="preserve"> D. Garijo, "WIDOCO: a wizard for documenting ontologies," in </w:t>
      </w:r>
      <w:r w:rsidRPr="00682918">
        <w:rPr>
          <w:i/>
          <w:noProof/>
        </w:rPr>
        <w:t>International Semantic Web Conference</w:t>
      </w:r>
      <w:r w:rsidRPr="00682918">
        <w:rPr>
          <w:noProof/>
        </w:rPr>
        <w:t xml:space="preserve">, 2017: Springer, pp. 94-102. </w:t>
      </w:r>
    </w:p>
    <w:p w14:paraId="0A9E8737" w14:textId="6E488F15" w:rsidR="00DE663F" w:rsidRDefault="00BF257D" w:rsidP="008C7F3C">
      <w:pPr>
        <w:pStyle w:val="Heading1"/>
        <w:numPr>
          <w:ilvl w:val="0"/>
          <w:numId w:val="63"/>
        </w:numPr>
      </w:pPr>
      <w:r>
        <w:lastRenderedPageBreak/>
        <w:fldChar w:fldCharType="end"/>
      </w:r>
      <w:bookmarkStart w:id="209" w:name="_Ref32405146"/>
      <w:bookmarkStart w:id="210" w:name="_Toc34385394"/>
      <w:r w:rsidR="00DE663F">
        <w:t>TASHA Data Mapping</w:t>
      </w:r>
      <w:bookmarkEnd w:id="209"/>
      <w:bookmarkEnd w:id="210"/>
    </w:p>
    <w:p w14:paraId="7EB61062" w14:textId="77777777" w:rsidR="00DE663F" w:rsidRDefault="00DE663F" w:rsidP="008C7F3C">
      <w:pPr>
        <w:pStyle w:val="ListParagraph"/>
        <w:numPr>
          <w:ilvl w:val="0"/>
          <w:numId w:val="35"/>
        </w:numPr>
        <w:rPr>
          <w:lang w:val="en-CA"/>
        </w:rPr>
      </w:pPr>
      <w:r>
        <w:rPr>
          <w:lang w:val="en-CA"/>
        </w:rPr>
        <w:t>Currently looking at modeling “microsim” output from TASHA</w:t>
      </w:r>
    </w:p>
    <w:p w14:paraId="299F83C7" w14:textId="77777777" w:rsidR="00DE663F" w:rsidRDefault="00DE663F" w:rsidP="008C7F3C">
      <w:pPr>
        <w:pStyle w:val="ListParagraph"/>
        <w:numPr>
          <w:ilvl w:val="0"/>
          <w:numId w:val="35"/>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211" w:name="_Toc34385395"/>
      <w:r>
        <w:t>Mapping</w:t>
      </w:r>
      <w:bookmarkEnd w:id="211"/>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8C7F3C">
      <w:pPr>
        <w:pStyle w:val="ListParagraph"/>
        <w:numPr>
          <w:ilvl w:val="0"/>
          <w:numId w:val="36"/>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8C7F3C">
      <w:pPr>
        <w:pStyle w:val="ListParagraph"/>
        <w:numPr>
          <w:ilvl w:val="0"/>
          <w:numId w:val="36"/>
        </w:numPr>
      </w:pPr>
      <w:r>
        <w:t>Propose</w:t>
      </w:r>
      <w:r w:rsidR="007F61ED">
        <w:t xml:space="preserve"> an</w:t>
      </w:r>
      <w:r>
        <w:t xml:space="preserve"> extension of UrbanSystem.owl: UrbanSystemSimulation.owl</w:t>
      </w:r>
    </w:p>
    <w:p w14:paraId="70428924" w14:textId="77777777" w:rsidR="00DE663F" w:rsidRDefault="00DE663F" w:rsidP="008C7F3C">
      <w:pPr>
        <w:pStyle w:val="ListParagraph"/>
        <w:numPr>
          <w:ilvl w:val="1"/>
          <w:numId w:val="36"/>
        </w:numPr>
      </w:pPr>
      <w:r>
        <w:t>Introduce classes: model, simulation run etc…</w:t>
      </w:r>
    </w:p>
    <w:p w14:paraId="43940EA2" w14:textId="77777777" w:rsidR="00DE663F" w:rsidRDefault="00DE663F" w:rsidP="008C7F3C">
      <w:pPr>
        <w:pStyle w:val="ListParagraph"/>
        <w:numPr>
          <w:ilvl w:val="1"/>
          <w:numId w:val="36"/>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lastRenderedPageBreak/>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212" w:name="_Toc34385396"/>
      <w:r>
        <w:t>Simulation Metadata</w:t>
      </w:r>
      <w:bookmarkEnd w:id="212"/>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8C7F3C">
      <w:pPr>
        <w:pStyle w:val="ListParagraph"/>
        <w:numPr>
          <w:ilvl w:val="0"/>
          <w:numId w:val="45"/>
        </w:numPr>
      </w:pPr>
      <w:r>
        <w:t>Determine whether output files of the simulation metadata exist (if not, request output of some basic metadata, e.g. date run, etc?).</w:t>
      </w:r>
    </w:p>
    <w:p w14:paraId="32032BA9" w14:textId="36537F8C" w:rsidR="007F61ED" w:rsidRPr="007F61ED" w:rsidRDefault="007F61ED" w:rsidP="008C7F3C">
      <w:pPr>
        <w:pStyle w:val="ListParagraph"/>
        <w:numPr>
          <w:ilvl w:val="1"/>
          <w:numId w:val="45"/>
        </w:numPr>
      </w:pPr>
      <w:r>
        <w:t>&lt;_:simulation_id&gt; a sim:Simulation; hasRunDateTime…</w:t>
      </w:r>
    </w:p>
    <w:p w14:paraId="0EB51D26" w14:textId="77777777" w:rsidR="00DE663F" w:rsidRDefault="00DE663F" w:rsidP="002660E6">
      <w:pPr>
        <w:pStyle w:val="Heading3"/>
        <w:numPr>
          <w:ilvl w:val="0"/>
          <w:numId w:val="0"/>
        </w:numPr>
      </w:pPr>
      <w:bookmarkStart w:id="213" w:name="_Toc34385397"/>
      <w:r>
        <w:t>Mississauga Zones</w:t>
      </w:r>
      <w:bookmarkEnd w:id="213"/>
    </w:p>
    <w:p w14:paraId="552BF9E5" w14:textId="4552D7C4" w:rsidR="00DE663F" w:rsidRDefault="00DE663F" w:rsidP="008C7F3C">
      <w:pPr>
        <w:pStyle w:val="ListParagraph"/>
        <w:numPr>
          <w:ilvl w:val="0"/>
          <w:numId w:val="39"/>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8C7F3C">
      <w:pPr>
        <w:pStyle w:val="ListParagraph"/>
        <w:numPr>
          <w:ilvl w:val="0"/>
          <w:numId w:val="39"/>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8C7F3C">
      <w:pPr>
        <w:pStyle w:val="ListParagraph"/>
        <w:numPr>
          <w:ilvl w:val="0"/>
          <w:numId w:val="39"/>
        </w:numPr>
      </w:pPr>
      <w:r>
        <w:t>&lt;name_transform&gt; spatialloc:hasGeometry [a Geometry; asWKT &lt;coordinates_transform&gt;].</w:t>
      </w:r>
    </w:p>
    <w:p w14:paraId="5EFF825E" w14:textId="77777777" w:rsidR="00DE663F" w:rsidRDefault="00DE663F" w:rsidP="002660E6">
      <w:pPr>
        <w:pStyle w:val="Heading3"/>
        <w:numPr>
          <w:ilvl w:val="0"/>
          <w:numId w:val="0"/>
        </w:numPr>
      </w:pPr>
      <w:bookmarkStart w:id="214" w:name="_Toc34385398"/>
      <w:r>
        <w:lastRenderedPageBreak/>
        <w:t>persons.csv</w:t>
      </w:r>
      <w:bookmarkEnd w:id="214"/>
    </w:p>
    <w:p w14:paraId="0B393B86" w14:textId="77777777" w:rsidR="00DE663F" w:rsidRDefault="00DE663F" w:rsidP="008C7F3C">
      <w:pPr>
        <w:pStyle w:val="ListParagraph"/>
        <w:numPr>
          <w:ilvl w:val="0"/>
          <w:numId w:val="36"/>
        </w:numPr>
      </w:pPr>
      <w:r>
        <w:t>-&gt; add &lt;simulation_id&gt; attribute; default value “dummy_sim_iri”</w:t>
      </w:r>
    </w:p>
    <w:p w14:paraId="2DAD4252" w14:textId="77777777" w:rsidR="00DE663F" w:rsidRDefault="00DE663F" w:rsidP="008C7F3C">
      <w:pPr>
        <w:pStyle w:val="ListParagraph"/>
        <w:numPr>
          <w:ilvl w:val="0"/>
          <w:numId w:val="36"/>
        </w:numPr>
      </w:pPr>
      <w:r>
        <w:t>Household_id:</w:t>
      </w:r>
      <w:r>
        <w:br/>
        <w:t>-&gt; &lt;household_id&gt; a household:HouseholdPD; sim:outputOfSimulation &lt;_:simulation_id&gt;</w:t>
      </w:r>
    </w:p>
    <w:p w14:paraId="6AD617EE" w14:textId="77777777" w:rsidR="00DE663F" w:rsidRDefault="00DE663F" w:rsidP="008C7F3C">
      <w:pPr>
        <w:pStyle w:val="ListParagraph"/>
        <w:numPr>
          <w:ilvl w:val="0"/>
          <w:numId w:val="36"/>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8C7F3C">
      <w:pPr>
        <w:pStyle w:val="ListParagraph"/>
        <w:numPr>
          <w:ilvl w:val="0"/>
          <w:numId w:val="36"/>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8C7F3C">
      <w:pPr>
        <w:pStyle w:val="ListParagraph"/>
        <w:numPr>
          <w:ilvl w:val="0"/>
          <w:numId w:val="36"/>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8C7F3C">
      <w:pPr>
        <w:pStyle w:val="ListParagraph"/>
        <w:numPr>
          <w:ilvl w:val="0"/>
          <w:numId w:val="36"/>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8C7F3C">
      <w:pPr>
        <w:pStyle w:val="ListParagraph"/>
        <w:numPr>
          <w:ilvl w:val="0"/>
          <w:numId w:val="36"/>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r>
      <w:r>
        <w:lastRenderedPageBreak/>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8C7F3C">
      <w:pPr>
        <w:pStyle w:val="ListParagraph"/>
        <w:numPr>
          <w:ilvl w:val="0"/>
          <w:numId w:val="36"/>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52" w:history="1">
        <w:r w:rsidRPr="00E079EA">
          <w:rPr>
            <w:rStyle w:val="Hyperlink"/>
          </w:rPr>
          <w:t>http://ontology.eil.utoronto.ca/icity/Organization/FullTimeRegEmployee</w:t>
        </w:r>
      </w:hyperlink>
      <w:r>
        <w:br/>
      </w:r>
      <w:hyperlink r:id="rId53" w:history="1">
        <w:r w:rsidRPr="00E079EA">
          <w:rPr>
            <w:rStyle w:val="Hyperlink"/>
          </w:rPr>
          <w:t>http://ontology.eil.utoronto.ca/icity/Organization/FullTimeHomeEmployee</w:t>
        </w:r>
      </w:hyperlink>
      <w:r>
        <w:br/>
      </w:r>
      <w:hyperlink r:id="rId54" w:history="1">
        <w:r w:rsidRPr="00E079EA">
          <w:rPr>
            <w:rStyle w:val="Hyperlink"/>
          </w:rPr>
          <w:t>http://ontology.eil.utoronto.ca/icity/Organization/PartTimeRegEmployee</w:t>
        </w:r>
      </w:hyperlink>
      <w:r>
        <w:br/>
      </w:r>
      <w:hyperlink r:id="rId55"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8C7F3C">
      <w:pPr>
        <w:pStyle w:val="ListParagraph"/>
        <w:numPr>
          <w:ilvl w:val="0"/>
          <w:numId w:val="36"/>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8C7F3C">
      <w:pPr>
        <w:pStyle w:val="ListParagraph"/>
        <w:numPr>
          <w:ilvl w:val="0"/>
          <w:numId w:val="36"/>
        </w:numPr>
      </w:pPr>
      <w:r>
        <w:t>Free_parking (Boolean)</w:t>
      </w:r>
      <w:r>
        <w:rPr>
          <w:rStyle w:val="FootnoteReference"/>
        </w:rPr>
        <w:footnoteReference w:id="35"/>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8C7F3C">
      <w:pPr>
        <w:pStyle w:val="ListParagraph"/>
        <w:numPr>
          <w:ilvl w:val="0"/>
          <w:numId w:val="36"/>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lastRenderedPageBreak/>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6" w:history="1">
        <w:r w:rsidRPr="00E079EA">
          <w:rPr>
            <w:rStyle w:val="Hyperlink"/>
          </w:rPr>
          <w:t>http://ontology.eil.utoronto.ca/icity/Organization/PartTimeStudent</w:t>
        </w:r>
      </w:hyperlink>
      <w:r>
        <w:br/>
        <w:t>-&gt; &lt;person@t&gt; a &lt;student_transform&gt;</w:t>
      </w:r>
    </w:p>
    <w:p w14:paraId="27229A35" w14:textId="77777777" w:rsidR="00DE663F" w:rsidRDefault="00DE663F" w:rsidP="008C7F3C">
      <w:pPr>
        <w:pStyle w:val="ListParagraph"/>
        <w:numPr>
          <w:ilvl w:val="0"/>
          <w:numId w:val="36"/>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8C7F3C">
      <w:pPr>
        <w:pStyle w:val="ListParagraph"/>
        <w:numPr>
          <w:ilvl w:val="0"/>
          <w:numId w:val="36"/>
        </w:numPr>
      </w:pPr>
      <w:r w:rsidRPr="00571E1B">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8C7F3C">
      <w:pPr>
        <w:pStyle w:val="ListParagraph"/>
        <w:numPr>
          <w:ilvl w:val="0"/>
          <w:numId w:val="36"/>
        </w:numPr>
      </w:pPr>
      <w:r>
        <w:t>Weight: omitted</w:t>
      </w:r>
    </w:p>
    <w:p w14:paraId="3EE84284" w14:textId="77777777" w:rsidR="00DE663F" w:rsidRDefault="00DE663F" w:rsidP="008C7F3C">
      <w:pPr>
        <w:pStyle w:val="ListParagraph"/>
        <w:numPr>
          <w:ilvl w:val="0"/>
          <w:numId w:val="36"/>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lastRenderedPageBreak/>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8C7F3C">
      <w:pPr>
        <w:pStyle w:val="ListParagraph"/>
        <w:numPr>
          <w:ilvl w:val="0"/>
          <w:numId w:val="36"/>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8C7F3C">
      <w:pPr>
        <w:pStyle w:val="ListParagraph"/>
        <w:numPr>
          <w:ilvl w:val="1"/>
          <w:numId w:val="36"/>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8C7F3C">
      <w:pPr>
        <w:pStyle w:val="ListParagraph"/>
        <w:numPr>
          <w:ilvl w:val="1"/>
          <w:numId w:val="36"/>
        </w:numPr>
      </w:pPr>
      <w:r>
        <w:t>Feature1 (work loc)</w:t>
      </w:r>
    </w:p>
    <w:p w14:paraId="7423DB84" w14:textId="77777777" w:rsidR="00DE663F" w:rsidRDefault="00DE663F" w:rsidP="008C7F3C">
      <w:pPr>
        <w:pStyle w:val="ListParagraph"/>
        <w:numPr>
          <w:ilvl w:val="1"/>
          <w:numId w:val="36"/>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8C7F3C">
      <w:pPr>
        <w:pStyle w:val="ListParagraph"/>
        <w:numPr>
          <w:ilvl w:val="0"/>
          <w:numId w:val="37"/>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215" w:name="_Toc34385399"/>
      <w:r>
        <w:t>trips.csv</w:t>
      </w:r>
      <w:bookmarkEnd w:id="215"/>
    </w:p>
    <w:p w14:paraId="4E1E3105" w14:textId="77777777" w:rsidR="00DE663F" w:rsidRDefault="00DE663F" w:rsidP="008C7F3C">
      <w:pPr>
        <w:pStyle w:val="ListParagraph"/>
        <w:numPr>
          <w:ilvl w:val="0"/>
          <w:numId w:val="38"/>
        </w:numPr>
      </w:pPr>
      <w:r>
        <w:t>-&gt; add &lt;simulation_id&gt; attribute; default value “dummy_sim_iri”</w:t>
      </w:r>
    </w:p>
    <w:p w14:paraId="774B6E4C" w14:textId="77777777" w:rsidR="00DE663F" w:rsidRDefault="00DE663F" w:rsidP="008C7F3C">
      <w:pPr>
        <w:pStyle w:val="ListParagraph"/>
        <w:numPr>
          <w:ilvl w:val="0"/>
          <w:numId w:val="38"/>
        </w:numPr>
      </w:pPr>
      <w:r>
        <w:t>Household_id:</w:t>
      </w:r>
      <w:r>
        <w:br/>
        <w:t>-&gt; &lt;household_id&gt; a household:HouseholdPD; sim:outputOfSimulation &lt;_:simulation_id&gt;</w:t>
      </w:r>
    </w:p>
    <w:p w14:paraId="23D33F84" w14:textId="77777777" w:rsidR="00DE663F" w:rsidRDefault="00DE663F" w:rsidP="008C7F3C">
      <w:pPr>
        <w:pStyle w:val="ListParagraph"/>
        <w:numPr>
          <w:ilvl w:val="0"/>
          <w:numId w:val="38"/>
        </w:numPr>
      </w:pPr>
      <w:r>
        <w:t>Person_id:</w:t>
      </w:r>
      <w:r>
        <w:br/>
        <w:t xml:space="preserve">-&gt; transform to create unique identifier: </w:t>
      </w:r>
      <w:r>
        <w:br/>
      </w:r>
      <w:r>
        <w:lastRenderedPageBreak/>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8C7F3C">
      <w:pPr>
        <w:pStyle w:val="ListParagraph"/>
        <w:numPr>
          <w:ilvl w:val="0"/>
          <w:numId w:val="38"/>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8C7F3C">
      <w:pPr>
        <w:pStyle w:val="ListParagraph"/>
        <w:numPr>
          <w:ilvl w:val="0"/>
          <w:numId w:val="38"/>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8C7F3C">
      <w:pPr>
        <w:pStyle w:val="ListParagraph"/>
        <w:numPr>
          <w:ilvl w:val="0"/>
          <w:numId w:val="38"/>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r>
      <w:r>
        <w:rPr>
          <w:lang w:val="en-CA"/>
        </w:rPr>
        <w:lastRenderedPageBreak/>
        <w:t>-&gt; &lt;_oact&gt; a activity:Activity; hasParticipant &lt;person@t&gt;; occursDirectlyBefore &lt;trip_id&gt;.</w:t>
      </w:r>
      <w:r>
        <w:rPr>
          <w:lang w:val="en-CA"/>
        </w:rPr>
        <w:br/>
        <w:t>-&gt; &lt;_oact&gt; a &lt;activity_transform&gt;.</w:t>
      </w:r>
    </w:p>
    <w:p w14:paraId="7481C6BB" w14:textId="77777777" w:rsidR="00DE663F" w:rsidRDefault="00DE663F" w:rsidP="008C7F3C">
      <w:pPr>
        <w:pStyle w:val="ListParagraph"/>
        <w:numPr>
          <w:ilvl w:val="0"/>
          <w:numId w:val="38"/>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8C7F3C">
      <w:pPr>
        <w:pStyle w:val="ListParagraph"/>
        <w:numPr>
          <w:ilvl w:val="0"/>
          <w:numId w:val="38"/>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8C7F3C">
      <w:pPr>
        <w:pStyle w:val="ListParagraph"/>
        <w:numPr>
          <w:ilvl w:val="0"/>
          <w:numId w:val="38"/>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8C7F3C">
      <w:pPr>
        <w:pStyle w:val="ListParagraph"/>
        <w:numPr>
          <w:ilvl w:val="0"/>
          <w:numId w:val="37"/>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16" w:name="_Toc34385400"/>
      <w:r>
        <w:lastRenderedPageBreak/>
        <w:t>trip_modes.csv</w:t>
      </w:r>
      <w:bookmarkEnd w:id="216"/>
    </w:p>
    <w:p w14:paraId="457768C4" w14:textId="3D4EA6A5" w:rsidR="00DE663F" w:rsidRDefault="009C262E" w:rsidP="008C7F3C">
      <w:pPr>
        <w:pStyle w:val="ListParagraph"/>
        <w:numPr>
          <w:ilvl w:val="0"/>
          <w:numId w:val="40"/>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6"/>
      </w:r>
      <w:r w:rsidR="00DE663F">
        <w:rPr>
          <w:lang w:val="en-CA"/>
        </w:rPr>
        <w:t xml:space="preserve"> &lt;_person@t&gt;.</w:t>
      </w:r>
    </w:p>
    <w:p w14:paraId="10FAF163" w14:textId="77777777" w:rsidR="00DE663F" w:rsidRDefault="00DE663F" w:rsidP="008C7F3C">
      <w:pPr>
        <w:pStyle w:val="ListParagraph"/>
        <w:numPr>
          <w:ilvl w:val="0"/>
          <w:numId w:val="40"/>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8C7F3C">
      <w:pPr>
        <w:pStyle w:val="ListParagraph"/>
        <w:numPr>
          <w:ilvl w:val="0"/>
          <w:numId w:val="40"/>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lastRenderedPageBreak/>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8C7F3C">
      <w:pPr>
        <w:pStyle w:val="ListParagraph"/>
        <w:numPr>
          <w:ilvl w:val="0"/>
          <w:numId w:val="44"/>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8C7F3C">
      <w:pPr>
        <w:pStyle w:val="ListParagraph"/>
        <w:numPr>
          <w:ilvl w:val="0"/>
          <w:numId w:val="40"/>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8C7F3C">
      <w:pPr>
        <w:pStyle w:val="ListParagraph"/>
        <w:numPr>
          <w:ilvl w:val="0"/>
          <w:numId w:val="43"/>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8C7F3C">
      <w:pPr>
        <w:pStyle w:val="ListParagraph"/>
        <w:numPr>
          <w:ilvl w:val="1"/>
          <w:numId w:val="43"/>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8C7F3C">
      <w:pPr>
        <w:pStyle w:val="ListParagraph"/>
        <w:numPr>
          <w:ilvl w:val="0"/>
          <w:numId w:val="43"/>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17" w:name="_Toc34385401"/>
      <w:r>
        <w:lastRenderedPageBreak/>
        <w:t>trip_stations.csv</w:t>
      </w:r>
      <w:bookmarkEnd w:id="217"/>
    </w:p>
    <w:p w14:paraId="36776BFC" w14:textId="2558555A" w:rsidR="00DE663F" w:rsidRDefault="00DE663F" w:rsidP="008C7F3C">
      <w:pPr>
        <w:pStyle w:val="ListParagraph"/>
        <w:numPr>
          <w:ilvl w:val="0"/>
          <w:numId w:val="41"/>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8C7F3C">
      <w:pPr>
        <w:pStyle w:val="ListParagraph"/>
        <w:numPr>
          <w:ilvl w:val="0"/>
          <w:numId w:val="41"/>
        </w:numPr>
      </w:pPr>
      <w:r>
        <w:t>Household_id:</w:t>
      </w:r>
      <w:r>
        <w:br/>
        <w:t>-&gt;omitted</w:t>
      </w:r>
    </w:p>
    <w:p w14:paraId="403E8E47" w14:textId="77777777" w:rsidR="00DE663F" w:rsidRDefault="00DE663F" w:rsidP="008C7F3C">
      <w:pPr>
        <w:pStyle w:val="ListParagraph"/>
        <w:numPr>
          <w:ilvl w:val="0"/>
          <w:numId w:val="41"/>
        </w:numPr>
      </w:pPr>
      <w:r>
        <w:t>Person_id:</w:t>
      </w:r>
      <w:r>
        <w:br/>
        <w:t>-&gt; omitted</w:t>
      </w:r>
    </w:p>
    <w:p w14:paraId="6B56690B" w14:textId="77777777" w:rsidR="00561E84" w:rsidRDefault="00DE663F" w:rsidP="008C7F3C">
      <w:pPr>
        <w:pStyle w:val="ListParagraph"/>
        <w:numPr>
          <w:ilvl w:val="0"/>
          <w:numId w:val="41"/>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8C7F3C">
      <w:pPr>
        <w:pStyle w:val="ListParagraph"/>
        <w:numPr>
          <w:ilvl w:val="0"/>
          <w:numId w:val="41"/>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8C7F3C">
      <w:pPr>
        <w:pStyle w:val="ListParagraph"/>
        <w:numPr>
          <w:ilvl w:val="0"/>
          <w:numId w:val="41"/>
        </w:numPr>
        <w:rPr>
          <w:lang w:val="en-CA"/>
        </w:rPr>
      </w:pPr>
      <w:r>
        <w:rPr>
          <w:lang w:val="en-CA"/>
        </w:rPr>
        <w:t>Direction: auto2transit or transit2auto</w:t>
      </w:r>
      <w:r>
        <w:rPr>
          <w:lang w:val="en-CA"/>
        </w:rPr>
        <w:br/>
        <w:t xml:space="preserve">The mode of these trips (we expect) is “DAT” (drive access to transit), however the direction field provides additional information about the subtrips that comprise the trip. If </w:t>
      </w:r>
      <w:r>
        <w:rPr>
          <w:lang w:val="en-CA"/>
        </w:rPr>
        <w:lastRenderedPageBreak/>
        <w:t>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7"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8C7F3C">
      <w:pPr>
        <w:pStyle w:val="ListParagraph"/>
        <w:numPr>
          <w:ilvl w:val="0"/>
          <w:numId w:val="41"/>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18" w:name="_Toc34385402"/>
      <w:r>
        <w:t>facilitate_passenger.csv</w:t>
      </w:r>
      <w:bookmarkEnd w:id="218"/>
    </w:p>
    <w:p w14:paraId="31226480" w14:textId="77777777" w:rsidR="00DE663F" w:rsidRDefault="00DE663F" w:rsidP="008C7F3C">
      <w:pPr>
        <w:pStyle w:val="ListParagraph"/>
        <w:numPr>
          <w:ilvl w:val="0"/>
          <w:numId w:val="42"/>
        </w:numPr>
        <w:rPr>
          <w:lang w:val="en-CA"/>
        </w:rPr>
      </w:pPr>
      <w:r>
        <w:rPr>
          <w:lang w:val="en-CA"/>
        </w:rPr>
        <w:t>Household_id: omitted (relationship captured in other data sources)</w:t>
      </w:r>
    </w:p>
    <w:p w14:paraId="0F765A8B" w14:textId="77777777" w:rsidR="00DE663F" w:rsidRDefault="00DE663F" w:rsidP="008C7F3C">
      <w:pPr>
        <w:pStyle w:val="ListParagraph"/>
        <w:numPr>
          <w:ilvl w:val="0"/>
          <w:numId w:val="42"/>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8C7F3C">
      <w:pPr>
        <w:pStyle w:val="ListParagraph"/>
        <w:numPr>
          <w:ilvl w:val="0"/>
          <w:numId w:val="42"/>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r>
      <w:r>
        <w:rPr>
          <w:lang w:val="en-CA"/>
        </w:rPr>
        <w:lastRenderedPageBreak/>
        <w:t>&lt;passenger_trip_id_transform&gt; trip:hasPassenger &lt;_passenger_id@t&gt;; trip:hasDriver &lt;_driver_id@t&gt;</w:t>
      </w:r>
    </w:p>
    <w:p w14:paraId="1D3E5ACF" w14:textId="77777777" w:rsidR="00DE663F" w:rsidRDefault="00DE663F" w:rsidP="008C7F3C">
      <w:pPr>
        <w:pStyle w:val="ListParagraph"/>
        <w:numPr>
          <w:ilvl w:val="0"/>
          <w:numId w:val="42"/>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8C7F3C">
      <w:pPr>
        <w:pStyle w:val="ListParagraph"/>
        <w:numPr>
          <w:ilvl w:val="0"/>
          <w:numId w:val="42"/>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8C7F3C">
      <w:pPr>
        <w:pStyle w:val="ListParagraph"/>
        <w:numPr>
          <w:ilvl w:val="0"/>
          <w:numId w:val="42"/>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2660E6">
      <w:pPr>
        <w:pStyle w:val="Heading2"/>
      </w:pPr>
      <w:bookmarkStart w:id="219" w:name="_Toc34385403"/>
      <w:r>
        <w:t>Futur</w:t>
      </w:r>
      <w:r w:rsidR="004E3418">
        <w:t>e Work</w:t>
      </w:r>
      <w:bookmarkEnd w:id="219"/>
    </w:p>
    <w:p w14:paraId="2AD4A731" w14:textId="3842C11C" w:rsidR="009C262E" w:rsidRDefault="009C262E" w:rsidP="008C7F3C">
      <w:pPr>
        <w:pStyle w:val="ListParagraph"/>
        <w:numPr>
          <w:ilvl w:val="0"/>
          <w:numId w:val="47"/>
        </w:numPr>
      </w:pPr>
      <w:r>
        <w:t>Determine whether it’s possible to retrieve the intended simulation date</w:t>
      </w:r>
      <w:r>
        <w:rPr>
          <w:lang w:val="en-CA"/>
        </w:rPr>
        <w:t xml:space="preserve"> from the simulation metadata</w:t>
      </w:r>
    </w:p>
    <w:p w14:paraId="7190F77C" w14:textId="32AF58DC" w:rsidR="004E3418" w:rsidRDefault="004E3418" w:rsidP="008C7F3C">
      <w:pPr>
        <w:pStyle w:val="ListParagraph"/>
        <w:numPr>
          <w:ilvl w:val="0"/>
          <w:numId w:val="47"/>
        </w:numPr>
      </w:pPr>
      <w:r>
        <w:lastRenderedPageBreak/>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8C7F3C">
      <w:pPr>
        <w:pStyle w:val="ListParagraph"/>
        <w:numPr>
          <w:ilvl w:val="1"/>
          <w:numId w:val="47"/>
        </w:numPr>
        <w:rPr>
          <w:lang w:val="en-CA"/>
        </w:rPr>
      </w:pPr>
      <w:r>
        <w:rPr>
          <w:lang w:val="en-CA"/>
        </w:rPr>
        <w:t>Centroid_2016 (or Centroid_2011?)</w:t>
      </w:r>
    </w:p>
    <w:p w14:paraId="1FCEF984" w14:textId="77777777" w:rsidR="004E3418" w:rsidRDefault="004E3418" w:rsidP="008C7F3C">
      <w:pPr>
        <w:pStyle w:val="ListParagraph"/>
        <w:numPr>
          <w:ilvl w:val="1"/>
          <w:numId w:val="47"/>
        </w:numPr>
        <w:rPr>
          <w:lang w:val="en-CA"/>
        </w:rPr>
      </w:pPr>
      <w:r>
        <w:rPr>
          <w:lang w:val="en-CA"/>
        </w:rPr>
        <w:t>GTA2001Zone</w:t>
      </w:r>
    </w:p>
    <w:p w14:paraId="589CFE8D" w14:textId="18177128" w:rsidR="00ED58E7" w:rsidRDefault="00DE663F" w:rsidP="008C7F3C">
      <w:pPr>
        <w:pStyle w:val="ListParagraph"/>
        <w:numPr>
          <w:ilvl w:val="0"/>
          <w:numId w:val="46"/>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8C7F3C">
      <w:pPr>
        <w:pStyle w:val="Heading1"/>
        <w:numPr>
          <w:ilvl w:val="0"/>
          <w:numId w:val="63"/>
        </w:numPr>
      </w:pPr>
      <w:bookmarkStart w:id="220" w:name="_Ref31182931"/>
      <w:bookmarkStart w:id="221" w:name="_Toc34385404"/>
      <w:commentRangeStart w:id="222"/>
      <w:r>
        <w:lastRenderedPageBreak/>
        <w:t>Transit</w:t>
      </w:r>
      <w:commentRangeEnd w:id="222"/>
      <w:r w:rsidR="00663AFE">
        <w:rPr>
          <w:rStyle w:val="CommentReference"/>
          <w:rFonts w:asciiTheme="minorHAnsi" w:eastAsiaTheme="minorEastAsia" w:hAnsiTheme="minorHAnsi"/>
          <w:b w:val="0"/>
          <w:bCs w:val="0"/>
          <w:kern w:val="0"/>
        </w:rPr>
        <w:commentReference w:id="222"/>
      </w:r>
      <w:r>
        <w:t xml:space="preserve"> Data Mapping</w:t>
      </w:r>
      <w:bookmarkEnd w:id="220"/>
      <w:bookmarkEnd w:id="221"/>
    </w:p>
    <w:p w14:paraId="77FE896A" w14:textId="77777777" w:rsidR="000E5600" w:rsidRDefault="000E5600" w:rsidP="002660E6">
      <w:r>
        <w:t>Overview of datasets:</w:t>
      </w:r>
    </w:p>
    <w:p w14:paraId="7C719F90" w14:textId="77777777" w:rsidR="000E5600" w:rsidRDefault="000E5600" w:rsidP="008C7F3C">
      <w:pPr>
        <w:pStyle w:val="ListParagraph"/>
        <w:numPr>
          <w:ilvl w:val="0"/>
          <w:numId w:val="62"/>
        </w:numPr>
      </w:pPr>
      <w:r>
        <w:t>Subway delay data</w:t>
      </w:r>
    </w:p>
    <w:p w14:paraId="2E035305" w14:textId="77777777" w:rsidR="000E5600" w:rsidRDefault="000E5600" w:rsidP="008C7F3C">
      <w:pPr>
        <w:pStyle w:val="ListParagraph"/>
        <w:numPr>
          <w:ilvl w:val="0"/>
          <w:numId w:val="62"/>
        </w:numPr>
      </w:pPr>
      <w:r>
        <w:t>TTC schedule data (gtfs)</w:t>
      </w:r>
    </w:p>
    <w:p w14:paraId="5094BC75" w14:textId="77777777" w:rsidR="000E5600" w:rsidRPr="00092BFA" w:rsidRDefault="000E5600" w:rsidP="008C7F3C">
      <w:pPr>
        <w:pStyle w:val="ListParagraph"/>
        <w:numPr>
          <w:ilvl w:val="0"/>
          <w:numId w:val="62"/>
        </w:numPr>
      </w:pPr>
      <w:r>
        <w:t>Vehicle location data (nextbus / other)</w:t>
      </w:r>
    </w:p>
    <w:p w14:paraId="1ECCBDC6" w14:textId="56C25332" w:rsidR="002660E6" w:rsidRDefault="002660E6" w:rsidP="00EC2F24">
      <w:pPr>
        <w:pStyle w:val="Heading2"/>
        <w:numPr>
          <w:ilvl w:val="0"/>
          <w:numId w:val="0"/>
        </w:numPr>
      </w:pPr>
      <w:r>
        <w:br/>
      </w:r>
      <w:bookmarkStart w:id="223" w:name="_Toc34385405"/>
      <w:r>
        <w:t>Subway &amp; SRT Logs (December 2018)</w:t>
      </w:r>
      <w:bookmarkEnd w:id="223"/>
    </w:p>
    <w:p w14:paraId="2F9920C2" w14:textId="77777777" w:rsidR="002660E6" w:rsidRDefault="002660E6" w:rsidP="002660E6">
      <w:r>
        <w:t>To do: match the Station and Line values with the identifiers defined in gtfs.</w:t>
      </w:r>
    </w:p>
    <w:p w14:paraId="208A856D" w14:textId="77777777" w:rsidR="002660E6" w:rsidRDefault="002660E6" w:rsidP="008C7F3C">
      <w:pPr>
        <w:pStyle w:val="ListParagraph"/>
        <w:numPr>
          <w:ilvl w:val="0"/>
          <w:numId w:val="60"/>
        </w:numPr>
      </w:pPr>
      <w:r>
        <w:t>Date, Time: the date/time of the incident</w:t>
      </w:r>
      <w:r>
        <w:br/>
        <w:t>Modify the date value to the xsd:date format</w:t>
      </w:r>
      <w:r>
        <w:br/>
        <w:t>date = getValue("Date")</w:t>
      </w:r>
    </w:p>
    <w:p w14:paraId="7D2D5CFE" w14:textId="77777777" w:rsidR="002660E6" w:rsidRDefault="002660E6" w:rsidP="002660E6">
      <w:pPr>
        <w:pStyle w:val="ListParagraph"/>
      </w:pPr>
      <w:r>
        <w:t>return datetime.datetime.strptime(date,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8C7F3C">
      <w:pPr>
        <w:pStyle w:val="ListParagraph"/>
        <w:numPr>
          <w:ilvl w:val="0"/>
          <w:numId w:val="60"/>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-&gt; &lt;_incident&gt; a transit:TransitIncident; activity:beginOf [a time:Instant; time:inXSDDateTimeStamp &lt;Day_transform&gt;^^xsd:dateTimeStamp]</w:t>
      </w:r>
    </w:p>
    <w:p w14:paraId="58BAEDC0" w14:textId="77777777" w:rsidR="002660E6" w:rsidRDefault="002660E6" w:rsidP="008C7F3C">
      <w:pPr>
        <w:pStyle w:val="ListParagraph"/>
        <w:numPr>
          <w:ilvl w:val="0"/>
          <w:numId w:val="60"/>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transit:associatedWithStop </w:t>
      </w:r>
      <w:r>
        <w:rPr>
          <w:iCs/>
        </w:rPr>
        <w:t>_:stopbnode [foaf:name</w:t>
      </w:r>
      <w:r>
        <w:t xml:space="preserve"> &lt;station&gt;].</w:t>
      </w:r>
    </w:p>
    <w:p w14:paraId="163FB67E" w14:textId="77777777" w:rsidR="002660E6" w:rsidRDefault="002660E6" w:rsidP="008C7F3C">
      <w:pPr>
        <w:pStyle w:val="ListParagraph"/>
        <w:numPr>
          <w:ilvl w:val="0"/>
          <w:numId w:val="60"/>
        </w:numPr>
      </w:pPr>
      <w:r>
        <w:lastRenderedPageBreak/>
        <w:t>Code</w:t>
      </w:r>
      <w:r>
        <w:br/>
        <w:t>-&gt; &lt;_incident&gt; transit:hasIncidentCode &lt;code&gt;</w:t>
      </w:r>
    </w:p>
    <w:p w14:paraId="2548CE26" w14:textId="77777777" w:rsidR="002660E6" w:rsidRDefault="002660E6" w:rsidP="008C7F3C">
      <w:pPr>
        <w:pStyle w:val="ListParagraph"/>
        <w:numPr>
          <w:ilvl w:val="0"/>
          <w:numId w:val="60"/>
        </w:numPr>
      </w:pPr>
      <w:r>
        <w:t>Min Delay: the delay caused by the incident in minutes, or more accurately – the length of the incident in minutes.</w:t>
      </w:r>
      <w:r>
        <w:br/>
        <w:t>-&gt; &lt;_incident&gt; activity:occursAt [a time:Interval; time:hasDurationDescription [a time:GeneralDurationDescription; time:minutes &lt;Min Delay&gt;]]</w:t>
      </w:r>
    </w:p>
    <w:p w14:paraId="7519617E" w14:textId="77777777" w:rsidR="002660E6" w:rsidRDefault="002660E6" w:rsidP="008C7F3C">
      <w:pPr>
        <w:pStyle w:val="ListParagraph"/>
        <w:numPr>
          <w:ilvl w:val="0"/>
          <w:numId w:val="60"/>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-&gt; &lt;_incident&gt; causedGap [a time:Interval; time:hasDurationDescription [a time:GeneralDurationDescription; time:minutes &lt;Min Delay&gt;]]</w:t>
      </w:r>
    </w:p>
    <w:p w14:paraId="69BE08DF" w14:textId="77777777" w:rsidR="002660E6" w:rsidRDefault="002660E6" w:rsidP="008C7F3C">
      <w:pPr>
        <w:pStyle w:val="ListParagraph"/>
        <w:numPr>
          <w:ilvl w:val="0"/>
          <w:numId w:val="60"/>
        </w:numPr>
      </w:pPr>
      <w:commentRangeStart w:id="224"/>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24"/>
      <w:r>
        <w:rPr>
          <w:rStyle w:val="CommentReference"/>
          <w:rFonts w:ascii="Times New Roman" w:eastAsia="Times New Roman" w:hAnsi="Times New Roman"/>
          <w:lang w:val="en-CA"/>
        </w:rPr>
        <w:commentReference w:id="224"/>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8C7F3C">
      <w:pPr>
        <w:pStyle w:val="ListParagraph"/>
        <w:numPr>
          <w:ilvl w:val="0"/>
          <w:numId w:val="60"/>
        </w:numPr>
      </w:pPr>
      <w:r>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-&gt; &lt;_incident&gt; associatedWithTrip [a TransitTrip; transit:occursOn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8C7F3C">
      <w:pPr>
        <w:pStyle w:val="ListParagraph"/>
        <w:numPr>
          <w:ilvl w:val="0"/>
          <w:numId w:val="60"/>
        </w:numPr>
      </w:pPr>
      <w:r>
        <w:lastRenderedPageBreak/>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8C7F3C">
      <w:pPr>
        <w:pStyle w:val="ListParagraph"/>
        <w:numPr>
          <w:ilvl w:val="0"/>
          <w:numId w:val="50"/>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x=x.replace("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8C7F3C">
      <w:pPr>
        <w:pStyle w:val="ListParagraph"/>
        <w:numPr>
          <w:ilvl w:val="0"/>
          <w:numId w:val="50"/>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datetime=datetime.replace(":","")</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bookmarkStart w:id="225" w:name="_Toc34385406"/>
      <w:r w:rsidRPr="00EC2F24">
        <w:t>AVL Data (TTC NVAS XML Feed)</w:t>
      </w:r>
      <w:bookmarkEnd w:id="225"/>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Therefore to begin examining vehicle locations of interest, we can request data specifying the corresponding t </w:t>
      </w:r>
      <w:r>
        <w:lastRenderedPageBreak/>
        <w:t>parameter (latest time of update) by, let’s say 10 minutes later (May 1, 2018 at 10:15AM) in epoch time: t=</w:t>
      </w:r>
      <w:r w:rsidRPr="00A530EF">
        <w:t>1525184100</w:t>
      </w:r>
      <w:r>
        <w:t>.</w:t>
      </w:r>
    </w:p>
    <w:p w14:paraId="7FF24A2F" w14:textId="77777777" w:rsidR="002660E6" w:rsidRDefault="00D26BC3" w:rsidP="002660E6">
      <w:pPr>
        <w:ind w:left="360"/>
      </w:pPr>
      <w:hyperlink r:id="rId58"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9"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8C7F3C">
      <w:pPr>
        <w:pStyle w:val="ListParagraph"/>
        <w:numPr>
          <w:ilvl w:val="0"/>
          <w:numId w:val="59"/>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8C7F3C">
      <w:pPr>
        <w:pStyle w:val="ListParagraph"/>
        <w:numPr>
          <w:ilvl w:val="0"/>
          <w:numId w:val="59"/>
        </w:numPr>
      </w:pPr>
      <w:r>
        <w:t>vehicle id</w:t>
      </w:r>
      <w:r>
        <w:br/>
        <w:t>-&gt; &lt;vehicle_id&gt; a &lt;transit:TransitVehiclePD&gt;; change:hasManifesation [a transit:TransitVehicle&gt;</w:t>
      </w:r>
    </w:p>
    <w:p w14:paraId="44B88AEE" w14:textId="77777777" w:rsidR="002660E6" w:rsidRDefault="002660E6" w:rsidP="008C7F3C">
      <w:pPr>
        <w:pStyle w:val="ListParagraph"/>
        <w:numPr>
          <w:ilvl w:val="0"/>
          <w:numId w:val="59"/>
        </w:numPr>
      </w:pPr>
      <w:r>
        <w:t>vehicle dirTag: omitted</w:t>
      </w:r>
    </w:p>
    <w:p w14:paraId="76B6A88B" w14:textId="77777777" w:rsidR="002660E6" w:rsidRDefault="002660E6" w:rsidP="008C7F3C">
      <w:pPr>
        <w:pStyle w:val="ListParagraph"/>
        <w:numPr>
          <w:ilvl w:val="0"/>
          <w:numId w:val="59"/>
        </w:numPr>
      </w:pPr>
      <w:r>
        <w:t>vehicle heading: omitted</w:t>
      </w:r>
      <w:r>
        <w:br/>
      </w:r>
      <w:r w:rsidRPr="00335DBB">
        <w:rPr>
          <w:highlight w:val="yellow"/>
        </w:rPr>
        <w:t>to discuss: include direction information in ontology? dirTag, heading?</w:t>
      </w:r>
    </w:p>
    <w:p w14:paraId="586CE5C3" w14:textId="77777777" w:rsidR="002660E6" w:rsidRDefault="002660E6" w:rsidP="008C7F3C">
      <w:pPr>
        <w:pStyle w:val="ListParagraph"/>
        <w:numPr>
          <w:ilvl w:val="0"/>
          <w:numId w:val="59"/>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"_:feature" + getValue("id") + "_" + getValue("GPStime")</w:t>
      </w:r>
    </w:p>
    <w:p w14:paraId="6A13092F" w14:textId="77777777" w:rsidR="002660E6" w:rsidRDefault="002660E6" w:rsidP="008C7F3C">
      <w:pPr>
        <w:pStyle w:val="ListParagraph"/>
        <w:numPr>
          <w:ilvl w:val="0"/>
          <w:numId w:val="59"/>
        </w:numPr>
      </w:pPr>
      <w:r>
        <w:lastRenderedPageBreak/>
        <w:t>predictable</w:t>
      </w:r>
      <w:r>
        <w:br/>
        <w:t>(omitted)</w:t>
      </w:r>
    </w:p>
    <w:p w14:paraId="77544BA1" w14:textId="77777777" w:rsidR="002660E6" w:rsidRDefault="002660E6" w:rsidP="008C7F3C">
      <w:pPr>
        <w:pStyle w:val="ListParagraph"/>
        <w:numPr>
          <w:ilvl w:val="0"/>
          <w:numId w:val="59"/>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&lt;_:vehicle@t&gt;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8C7F3C">
      <w:pPr>
        <w:pStyle w:val="ListParagraph"/>
        <w:numPr>
          <w:ilvl w:val="0"/>
          <w:numId w:val="59"/>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str(datetime.datetime.utcfromtimestamp(t).isoformat()) + "Z"</w:t>
      </w:r>
    </w:p>
    <w:p w14:paraId="03F5A25F" w14:textId="77777777" w:rsidR="002660E6" w:rsidRDefault="002660E6" w:rsidP="002660E6">
      <w:pPr>
        <w:ind w:left="1440"/>
      </w:pPr>
      <w:r>
        <w:t>#assumes the datetime conversion outputs UTC time</w:t>
      </w:r>
    </w:p>
    <w:p w14:paraId="0162C486" w14:textId="77777777" w:rsidR="002660E6" w:rsidRDefault="002660E6" w:rsidP="002660E6">
      <w:pPr>
        <w:ind w:left="1440"/>
      </w:pPr>
      <w:r>
        <w:t>#for local time use .fromtimestamp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"_:</w:t>
      </w:r>
      <w:r>
        <w:t>interval_v_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-&gt;  &lt;_:transittrip&gt;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bookmarkStart w:id="226" w:name="_Toc34385407"/>
      <w:r w:rsidRPr="00EC2F24">
        <w:t>TTC Routes &amp; Schedules (gtfs)</w:t>
      </w:r>
      <w:bookmarkEnd w:id="226"/>
    </w:p>
    <w:p w14:paraId="153A6387" w14:textId="77777777" w:rsidR="002660E6" w:rsidRDefault="002660E6" w:rsidP="002660E6">
      <w:r>
        <w:t xml:space="preserve">Note: see </w:t>
      </w:r>
      <w:hyperlink r:id="rId60"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8C7F3C">
      <w:pPr>
        <w:pStyle w:val="ListParagraph"/>
        <w:numPr>
          <w:ilvl w:val="0"/>
          <w:numId w:val="61"/>
        </w:numPr>
      </w:pPr>
      <w:r>
        <w:lastRenderedPageBreak/>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8C7F3C">
      <w:pPr>
        <w:pStyle w:val="ListParagraph"/>
        <w:numPr>
          <w:ilvl w:val="0"/>
          <w:numId w:val="61"/>
        </w:numPr>
      </w:pPr>
      <w:r>
        <w:t>Required addition of location datatype</w:t>
      </w:r>
      <w:r>
        <w:rPr>
          <w:rStyle w:val="FootnoteReference"/>
        </w:rPr>
        <w:footnoteReference w:id="37"/>
      </w:r>
      <w:r>
        <w:t xml:space="preserve"> to accommodate AllegroGraph’s geospatial reasoning properties</w:t>
      </w:r>
      <w:r>
        <w:rPr>
          <w:rStyle w:val="FootnoteReference"/>
        </w:rPr>
        <w:footnoteReference w:id="38"/>
      </w:r>
      <w:r>
        <w:t>.</w:t>
      </w:r>
    </w:p>
    <w:p w14:paraId="5980CA00" w14:textId="77777777" w:rsidR="002660E6" w:rsidRDefault="002660E6" w:rsidP="002660E6">
      <w:pPr>
        <w:ind w:left="720"/>
      </w:pPr>
      <w:r>
        <w:t xml:space="preserve">Datatype generated from AGraph’s N-Dimensional Geospatial Datatype Designer: </w:t>
      </w:r>
      <w:hyperlink r:id="rId61"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“&lt;lat&gt;&lt;lon&gt;”^^&lt;datatype&gt;</w:t>
      </w:r>
    </w:p>
    <w:p w14:paraId="691D6F77" w14:textId="77777777" w:rsidR="002660E6" w:rsidRDefault="002660E6" w:rsidP="00EC2F24">
      <w:pPr>
        <w:pStyle w:val="Heading3"/>
        <w:numPr>
          <w:ilvl w:val="0"/>
          <w:numId w:val="0"/>
        </w:numPr>
        <w:rPr>
          <w:lang w:val="en-CA"/>
        </w:rPr>
      </w:pPr>
      <w:bookmarkStart w:id="227" w:name="_Toc34385408"/>
      <w:r>
        <w:rPr>
          <w:lang w:val="en-CA"/>
        </w:rPr>
        <w:t>agency.txt</w:t>
      </w:r>
      <w:bookmarkEnd w:id="227"/>
    </w:p>
    <w:p w14:paraId="294A0BD0" w14:textId="77777777" w:rsidR="002660E6" w:rsidRPr="00983F7E" w:rsidRDefault="002660E6" w:rsidP="002660E6">
      <w:r>
        <w:t>Describes the organization responsible for a particular route.</w:t>
      </w:r>
    </w:p>
    <w:p w14:paraId="18B3ED67" w14:textId="77777777" w:rsidR="002660E6" w:rsidRDefault="002660E6" w:rsidP="008C7F3C">
      <w:pPr>
        <w:pStyle w:val="ListParagraph"/>
        <w:numPr>
          <w:ilvl w:val="0"/>
          <w:numId w:val="58"/>
        </w:numPr>
        <w:rPr>
          <w:lang w:val="en-CA"/>
        </w:rPr>
      </w:pPr>
      <w:r w:rsidRPr="00EC34F0">
        <w:rPr>
          <w:lang w:val="en-CA"/>
        </w:rPr>
        <w:t>agency_id</w:t>
      </w:r>
      <w:r>
        <w:rPr>
          <w:lang w:val="en-CA"/>
        </w:rPr>
        <w:br/>
        <w:t>-&gt; &lt;agency_id&gt; a org:OrganizationPD</w:t>
      </w:r>
    </w:p>
    <w:p w14:paraId="49A73CCB" w14:textId="77777777" w:rsidR="002660E6" w:rsidRPr="000C2A6A" w:rsidRDefault="002660E6" w:rsidP="008C7F3C">
      <w:pPr>
        <w:pStyle w:val="ListParagraph"/>
        <w:numPr>
          <w:ilvl w:val="0"/>
          <w:numId w:val="58"/>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return getValue("agency_id") + "_" + date.today().strftime("%m-%d-%Y")</w:t>
      </w:r>
    </w:p>
    <w:p w14:paraId="2E8F1182" w14:textId="77777777" w:rsidR="002660E6" w:rsidRDefault="002660E6" w:rsidP="008C7F3C">
      <w:pPr>
        <w:pStyle w:val="ListParagraph"/>
        <w:numPr>
          <w:ilvl w:val="0"/>
          <w:numId w:val="58"/>
        </w:numPr>
        <w:rPr>
          <w:lang w:val="en-CA"/>
        </w:rPr>
      </w:pPr>
      <w:r w:rsidRPr="00EC34F0">
        <w:rPr>
          <w:lang w:val="en-CA"/>
        </w:rPr>
        <w:t>agency_name</w:t>
      </w:r>
      <w:r>
        <w:rPr>
          <w:lang w:val="en-CA"/>
        </w:rPr>
        <w:br/>
        <w:t>-&gt; &lt;agency_id&gt; change:hasManifestation [a org:Organization; foaf:name &lt;agency_name&gt;]</w:t>
      </w:r>
    </w:p>
    <w:p w14:paraId="419F7015" w14:textId="77777777" w:rsidR="002660E6" w:rsidRDefault="002660E6" w:rsidP="008C7F3C">
      <w:pPr>
        <w:pStyle w:val="ListParagraph"/>
        <w:numPr>
          <w:ilvl w:val="0"/>
          <w:numId w:val="58"/>
        </w:numPr>
        <w:rPr>
          <w:lang w:val="en-CA"/>
        </w:rPr>
      </w:pPr>
      <w:r w:rsidRPr="00EC34F0">
        <w:rPr>
          <w:lang w:val="en-CA"/>
        </w:rPr>
        <w:t>agency_url</w:t>
      </w:r>
      <w:r>
        <w:rPr>
          <w:lang w:val="en-CA"/>
        </w:rPr>
        <w:br/>
        <w:t>-&gt; &lt;agency_id_manifestation&gt; icontact:hasWebSite &lt;agency_url&gt;</w:t>
      </w:r>
    </w:p>
    <w:p w14:paraId="1C9BB6E3" w14:textId="77777777" w:rsidR="002660E6" w:rsidRDefault="002660E6" w:rsidP="008C7F3C">
      <w:pPr>
        <w:pStyle w:val="ListParagraph"/>
        <w:numPr>
          <w:ilvl w:val="0"/>
          <w:numId w:val="58"/>
        </w:numPr>
        <w:rPr>
          <w:lang w:val="en-CA"/>
        </w:rPr>
      </w:pPr>
      <w:r w:rsidRPr="00EC34F0">
        <w:rPr>
          <w:lang w:val="en-CA"/>
        </w:rPr>
        <w:t>agency_timezone</w:t>
      </w:r>
      <w:r>
        <w:rPr>
          <w:lang w:val="en-CA"/>
        </w:rPr>
        <w:br/>
        <w:t xml:space="preserve">-&gt; the timezone where the agency is located. </w:t>
      </w:r>
      <w:r>
        <w:rPr>
          <w:lang w:val="en-CA"/>
        </w:rPr>
        <w:br/>
        <w:t>to do: an Organization has some assocated location (a sf:Feature), and a Feature may be associated with a time:TimeZone. Alternatively, we may also associate timezones with addresses.</w:t>
      </w:r>
    </w:p>
    <w:p w14:paraId="1CC3F377" w14:textId="77777777" w:rsidR="002660E6" w:rsidRDefault="002660E6" w:rsidP="008C7F3C">
      <w:pPr>
        <w:pStyle w:val="ListParagraph"/>
        <w:numPr>
          <w:ilvl w:val="0"/>
          <w:numId w:val="58"/>
        </w:numPr>
        <w:rPr>
          <w:lang w:val="en-CA"/>
        </w:rPr>
      </w:pPr>
      <w:r w:rsidRPr="00EC34F0">
        <w:rPr>
          <w:lang w:val="en-CA"/>
        </w:rPr>
        <w:lastRenderedPageBreak/>
        <w:t>agency_lang</w:t>
      </w:r>
      <w:r>
        <w:rPr>
          <w:lang w:val="en-CA"/>
        </w:rPr>
        <w:br/>
        <w:t>(omitted)</w:t>
      </w:r>
    </w:p>
    <w:p w14:paraId="245FDD45" w14:textId="77777777" w:rsidR="002660E6" w:rsidRDefault="002660E6" w:rsidP="008C7F3C">
      <w:pPr>
        <w:pStyle w:val="ListParagraph"/>
        <w:numPr>
          <w:ilvl w:val="0"/>
          <w:numId w:val="58"/>
        </w:numPr>
        <w:rPr>
          <w:lang w:val="en-CA"/>
        </w:rPr>
      </w:pPr>
      <w:r w:rsidRPr="00EC34F0">
        <w:rPr>
          <w:lang w:val="en-CA"/>
        </w:rPr>
        <w:t>agency_phone</w:t>
      </w:r>
      <w:r>
        <w:rPr>
          <w:lang w:val="en-CA"/>
        </w:rPr>
        <w:br/>
        <w:t>-&gt; &lt;agency_id_manifestation&gt; icontact:hasPhoneNumber &lt;agency_phone&gt;</w:t>
      </w:r>
    </w:p>
    <w:p w14:paraId="0CB86D05" w14:textId="77777777" w:rsidR="002660E6" w:rsidRPr="00EC34F0" w:rsidRDefault="002660E6" w:rsidP="008C7F3C">
      <w:pPr>
        <w:pStyle w:val="ListParagraph"/>
        <w:numPr>
          <w:ilvl w:val="0"/>
          <w:numId w:val="58"/>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bookmarkStart w:id="228" w:name="_Toc34385409"/>
      <w:r>
        <w:rPr>
          <w:lang w:val="en-CA"/>
        </w:rPr>
        <w:t>calendar_dates.txt</w:t>
      </w:r>
      <w:bookmarkEnd w:id="228"/>
    </w:p>
    <w:p w14:paraId="57F6FA41" w14:textId="77777777" w:rsidR="002660E6" w:rsidRDefault="002660E6" w:rsidP="002660E6">
      <w:r>
        <w:t>Defines exceptions to service definitions in calendar.txt</w:t>
      </w:r>
    </w:p>
    <w:p w14:paraId="38EB79A3" w14:textId="77777777" w:rsidR="002660E6" w:rsidRPr="005C5DC1" w:rsidRDefault="002660E6" w:rsidP="008C7F3C">
      <w:pPr>
        <w:pStyle w:val="ListParagraph"/>
        <w:numPr>
          <w:ilvl w:val="0"/>
          <w:numId w:val="56"/>
        </w:numPr>
        <w:rPr>
          <w:lang w:val="en-CA"/>
        </w:rPr>
      </w:pPr>
      <w:r w:rsidRPr="00DA43D1">
        <w:rPr>
          <w:lang w:val="en-CA"/>
        </w:rPr>
        <w:t>service_id</w:t>
      </w:r>
      <w:r>
        <w:rPr>
          <w:lang w:val="en-CA"/>
        </w:rPr>
        <w:br/>
        <w:t>-&gt; &lt;service_id&gt; a recur:HoursOfOperation</w:t>
      </w:r>
    </w:p>
    <w:p w14:paraId="3CA63CE1" w14:textId="77777777" w:rsidR="002660E6" w:rsidRPr="006E51E7" w:rsidRDefault="002660E6" w:rsidP="008C7F3C">
      <w:pPr>
        <w:pStyle w:val="ListParagraph"/>
        <w:numPr>
          <w:ilvl w:val="0"/>
          <w:numId w:val="56"/>
        </w:numPr>
        <w:rPr>
          <w:rFonts w:ascii="Courier" w:hAnsi="Courier"/>
          <w:lang w:val="en-CA"/>
        </w:rPr>
      </w:pPr>
      <w:r>
        <w:rPr>
          <w:lang w:val="en-CA"/>
        </w:rPr>
        <w:t>&lt;</w:t>
      </w:r>
      <w:r w:rsidRPr="00DA43D1">
        <w:rPr>
          <w:lang w:val="en-CA"/>
        </w:rPr>
        <w:t>date</w:t>
      </w:r>
      <w:r>
        <w:rPr>
          <w:lang w:val="en-CA"/>
        </w:rPr>
        <w:t>&gt;</w:t>
      </w:r>
      <w:r>
        <w:rPr>
          <w:lang w:val="en-CA"/>
        </w:rPr>
        <w:br/>
        <w:t>a time:TemporalEntity</w:t>
      </w:r>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return s[0:4]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&lt;date&gt; time:inXSDDate &lt;xsd_date&gt;]</w:t>
      </w:r>
    </w:p>
    <w:p w14:paraId="3028CA1B" w14:textId="77777777" w:rsidR="002660E6" w:rsidRDefault="002660E6" w:rsidP="008C7F3C">
      <w:pPr>
        <w:pStyle w:val="ListParagraph"/>
        <w:numPr>
          <w:ilvl w:val="0"/>
          <w:numId w:val="56"/>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-&gt; 1: recur:recursAddition</w:t>
      </w:r>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lastRenderedPageBreak/>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bookmarkStart w:id="229" w:name="_Toc34385410"/>
      <w:r>
        <w:rPr>
          <w:lang w:val="en-CA"/>
        </w:rPr>
        <w:t>calendar.txt</w:t>
      </w:r>
      <w:bookmarkEnd w:id="229"/>
    </w:p>
    <w:p w14:paraId="2E0A37C2" w14:textId="77777777" w:rsidR="002660E6" w:rsidRPr="00917749" w:rsidRDefault="002660E6" w:rsidP="002660E6">
      <w:r>
        <w:t>Defines dates for service availability; a weekly recurring event(s).</w:t>
      </w:r>
    </w:p>
    <w:p w14:paraId="5909E764" w14:textId="77777777" w:rsidR="002660E6" w:rsidRDefault="002660E6" w:rsidP="008C7F3C">
      <w:pPr>
        <w:pStyle w:val="ListParagraph"/>
        <w:numPr>
          <w:ilvl w:val="0"/>
          <w:numId w:val="55"/>
        </w:numPr>
        <w:rPr>
          <w:lang w:val="en-CA"/>
        </w:rPr>
      </w:pPr>
      <w:r w:rsidRPr="00917749">
        <w:rPr>
          <w:lang w:val="en-CA"/>
        </w:rPr>
        <w:t>service_id</w:t>
      </w:r>
      <w:r>
        <w:rPr>
          <w:lang w:val="en-CA"/>
        </w:rPr>
        <w:br/>
        <w:t>-&gt; &lt;service_id&gt; a recur:HoursOfOperation</w:t>
      </w:r>
    </w:p>
    <w:p w14:paraId="6BFEBFF7" w14:textId="77777777" w:rsidR="002660E6" w:rsidRPr="00BB715A" w:rsidRDefault="002660E6" w:rsidP="008C7F3C">
      <w:pPr>
        <w:pStyle w:val="ListParagraph"/>
        <w:numPr>
          <w:ilvl w:val="0"/>
          <w:numId w:val="55"/>
        </w:numPr>
        <w:rPr>
          <w:lang w:val="en-CA"/>
        </w:rPr>
      </w:pPr>
      <w:r w:rsidRPr="00917749">
        <w:rPr>
          <w:lang w:val="en-CA"/>
        </w:rPr>
        <w:t>Monday</w:t>
      </w:r>
      <w:r>
        <w:rPr>
          <w:lang w:val="en-CA"/>
        </w:rPr>
        <w:t>:</w:t>
      </w:r>
      <w:r>
        <w:rPr>
          <w:lang w:val="en-CA"/>
        </w:rPr>
        <w:br/>
        <w:t>-&gt; modify if 1: &lt;service_id&gt; schema:dayOfWeek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8C7F3C">
      <w:pPr>
        <w:pStyle w:val="ListParagraph"/>
        <w:numPr>
          <w:ilvl w:val="0"/>
          <w:numId w:val="55"/>
        </w:numPr>
        <w:rPr>
          <w:lang w:val="en-CA"/>
        </w:rPr>
      </w:pPr>
      <w:r w:rsidRPr="00917749">
        <w:rPr>
          <w:lang w:val="en-CA"/>
        </w:rPr>
        <w:t>Tuesday</w:t>
      </w:r>
      <w:r>
        <w:rPr>
          <w:lang w:val="en-CA"/>
        </w:rPr>
        <w:t>:</w:t>
      </w:r>
      <w:r>
        <w:rPr>
          <w:lang w:val="en-CA"/>
        </w:rPr>
        <w:br/>
        <w:t>-&gt; if 2: &lt;service_id&gt; schema:dayOfWeek schema:Tuesday</w:t>
      </w:r>
    </w:p>
    <w:p w14:paraId="7EC255EF" w14:textId="77777777" w:rsidR="002660E6" w:rsidRDefault="002660E6" w:rsidP="008C7F3C">
      <w:pPr>
        <w:pStyle w:val="ListParagraph"/>
        <w:numPr>
          <w:ilvl w:val="0"/>
          <w:numId w:val="55"/>
        </w:numPr>
        <w:rPr>
          <w:lang w:val="en-CA"/>
        </w:rPr>
      </w:pPr>
      <w:r w:rsidRPr="00917749">
        <w:rPr>
          <w:lang w:val="en-CA"/>
        </w:rPr>
        <w:t>wednesday,</w:t>
      </w:r>
      <w:r>
        <w:rPr>
          <w:lang w:val="en-CA"/>
        </w:rPr>
        <w:t>thursday,friday,saturday,Sunday:</w:t>
      </w:r>
      <w:r>
        <w:rPr>
          <w:lang w:val="en-CA"/>
        </w:rPr>
        <w:br/>
        <w:t>-&gt; as above</w:t>
      </w:r>
    </w:p>
    <w:p w14:paraId="0067ADAF" w14:textId="77777777" w:rsidR="002660E6" w:rsidRPr="006B5589" w:rsidRDefault="002660E6" w:rsidP="008C7F3C">
      <w:pPr>
        <w:pStyle w:val="ListParagraph"/>
        <w:numPr>
          <w:ilvl w:val="0"/>
          <w:numId w:val="55"/>
        </w:numPr>
        <w:rPr>
          <w:lang w:val="en-CA"/>
        </w:rPr>
      </w:pPr>
      <w:r>
        <w:rPr>
          <w:lang w:val="en-CA"/>
        </w:rPr>
        <w:t>&lt;</w:t>
      </w:r>
      <w:r w:rsidRPr="00917749">
        <w:rPr>
          <w:lang w:val="en-CA"/>
        </w:rPr>
        <w:t>start_date</w:t>
      </w:r>
      <w:r>
        <w:rPr>
          <w:lang w:val="en-CA"/>
        </w:rPr>
        <w:t>&gt; a time:Instant</w:t>
      </w:r>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return s[0:4]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8C7F3C">
      <w:pPr>
        <w:pStyle w:val="ListParagraph"/>
        <w:numPr>
          <w:ilvl w:val="0"/>
          <w:numId w:val="55"/>
        </w:numPr>
        <w:rPr>
          <w:lang w:val="en-CA"/>
        </w:rPr>
      </w:pPr>
      <w:r>
        <w:rPr>
          <w:lang w:val="en-CA"/>
        </w:rPr>
        <w:t>&lt;</w:t>
      </w:r>
      <w:r w:rsidRPr="00917749">
        <w:rPr>
          <w:lang w:val="en-CA"/>
        </w:rPr>
        <w:t>end_date</w:t>
      </w:r>
      <w:r>
        <w:rPr>
          <w:lang w:val="en-CA"/>
        </w:rPr>
        <w:t>&gt; a time:Instant</w:t>
      </w:r>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return s[0:4]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bookmarkStart w:id="230" w:name="_Toc34385411"/>
      <w:r>
        <w:rPr>
          <w:lang w:val="en-CA"/>
        </w:rPr>
        <w:t>routes.txt</w:t>
      </w:r>
      <w:bookmarkEnd w:id="230"/>
    </w:p>
    <w:p w14:paraId="0020034B" w14:textId="77777777" w:rsidR="002660E6" w:rsidRDefault="002660E6" w:rsidP="008C7F3C">
      <w:pPr>
        <w:pStyle w:val="ListParagraph"/>
        <w:numPr>
          <w:ilvl w:val="0"/>
          <w:numId w:val="53"/>
        </w:numPr>
        <w:rPr>
          <w:lang w:val="en-CA"/>
        </w:rPr>
      </w:pPr>
      <w:r w:rsidRPr="00F42D45">
        <w:rPr>
          <w:lang w:val="en-CA"/>
        </w:rPr>
        <w:t>route_id</w:t>
      </w:r>
      <w:r>
        <w:rPr>
          <w:lang w:val="en-CA"/>
        </w:rPr>
        <w:br/>
        <w:t>-&gt; &lt;route_id&gt; a transit:RoutePD</w:t>
      </w:r>
    </w:p>
    <w:p w14:paraId="672AFBCE" w14:textId="77777777" w:rsidR="002660E6" w:rsidRDefault="002660E6" w:rsidP="002660E6">
      <w:pPr>
        <w:pStyle w:val="ListParagraph"/>
        <w:rPr>
          <w:lang w:val="en-CA"/>
        </w:rPr>
      </w:pPr>
      <w:r>
        <w:rPr>
          <w:lang w:val="en-CA"/>
        </w:rPr>
        <w:lastRenderedPageBreak/>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_id") + "_" + date.today().strftime("%m-%d-%Y")</w:t>
      </w:r>
    </w:p>
    <w:p w14:paraId="774A014A" w14:textId="77777777" w:rsidR="002660E6" w:rsidRDefault="002660E6" w:rsidP="008C7F3C">
      <w:pPr>
        <w:pStyle w:val="ListParagraph"/>
        <w:numPr>
          <w:ilvl w:val="0"/>
          <w:numId w:val="53"/>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-&gt; &lt;route_id&gt; transit:inTransitSystem &lt;transit_system_iri&gt;.</w:t>
      </w:r>
    </w:p>
    <w:p w14:paraId="10E443D0" w14:textId="77777777" w:rsidR="002660E6" w:rsidRDefault="002660E6" w:rsidP="002660E6">
      <w:pPr>
        <w:pStyle w:val="ListParagraph"/>
        <w:rPr>
          <w:lang w:val="en-CA"/>
        </w:rPr>
      </w:pPr>
      <w:r>
        <w:rPr>
          <w:lang w:val="en-CA"/>
        </w:rPr>
        <w:t>&lt;transit_system_iri&gt; a transit:TransitSystem; transit:operatedBy &lt;agency_id&gt;.</w:t>
      </w:r>
    </w:p>
    <w:p w14:paraId="200A31D8" w14:textId="77777777" w:rsidR="002660E6" w:rsidRPr="003A1BCD" w:rsidRDefault="002660E6" w:rsidP="008C7F3C">
      <w:pPr>
        <w:pStyle w:val="ListParagraph"/>
        <w:numPr>
          <w:ilvl w:val="0"/>
          <w:numId w:val="53"/>
        </w:numPr>
        <w:rPr>
          <w:lang w:val="en-CA"/>
        </w:rPr>
      </w:pPr>
      <w:r w:rsidRPr="003A1BCD">
        <w:rPr>
          <w:lang w:val="en-CA"/>
        </w:rPr>
        <w:t>route_short_name</w:t>
      </w:r>
      <w:r w:rsidRPr="003A1BCD">
        <w:rPr>
          <w:lang w:val="en-CA"/>
        </w:rPr>
        <w:br/>
        <w:t xml:space="preserve">-&gt; &lt;route_id&gt; change:hasManifestation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8C7F3C">
      <w:pPr>
        <w:pStyle w:val="ListParagraph"/>
        <w:numPr>
          <w:ilvl w:val="0"/>
          <w:numId w:val="53"/>
        </w:numPr>
        <w:rPr>
          <w:lang w:val="en-CA"/>
        </w:rPr>
      </w:pPr>
      <w:r w:rsidRPr="003A1BCD">
        <w:rPr>
          <w:lang w:val="en-CA"/>
        </w:rPr>
        <w:t>route_long_name</w:t>
      </w:r>
      <w:r w:rsidRPr="003A1BCD">
        <w:rPr>
          <w:lang w:val="en-CA"/>
        </w:rPr>
        <w:br/>
        <w:t>-&gt; &lt;route_id&gt; change:hasManifestation</w:t>
      </w:r>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 foaf:name &lt;route_long_name&gt;</w:t>
      </w:r>
      <w:r>
        <w:rPr>
          <w:lang w:val="en-CA"/>
        </w:rPr>
        <w:t>.</w:t>
      </w:r>
    </w:p>
    <w:p w14:paraId="3A248E71" w14:textId="77777777" w:rsidR="002660E6" w:rsidRPr="003A1BCD" w:rsidRDefault="002660E6" w:rsidP="008C7F3C">
      <w:pPr>
        <w:pStyle w:val="ListParagraph"/>
        <w:numPr>
          <w:ilvl w:val="0"/>
          <w:numId w:val="53"/>
        </w:numPr>
        <w:rPr>
          <w:lang w:val="en-CA"/>
        </w:rPr>
      </w:pPr>
      <w:r w:rsidRPr="003A1BCD">
        <w:rPr>
          <w:lang w:val="en-CA"/>
        </w:rPr>
        <w:t>route_desc (not filled)</w:t>
      </w:r>
    </w:p>
    <w:p w14:paraId="27795633" w14:textId="77777777" w:rsidR="002660E6" w:rsidRPr="003A1BCD" w:rsidRDefault="002660E6" w:rsidP="008C7F3C">
      <w:pPr>
        <w:pStyle w:val="ListParagraph"/>
        <w:numPr>
          <w:ilvl w:val="0"/>
          <w:numId w:val="53"/>
        </w:numPr>
        <w:rPr>
          <w:lang w:val="en-CA"/>
        </w:rPr>
      </w:pPr>
      <w:r w:rsidRPr="003A1BCD">
        <w:rPr>
          <w:lang w:val="en-CA"/>
        </w:rPr>
        <w:t>route_type</w:t>
      </w:r>
      <w:r w:rsidRPr="003A1BCD">
        <w:rPr>
          <w:lang w:val="en-CA"/>
        </w:rPr>
        <w:br/>
        <w:t>-&gt; &lt;route_id&gt; transit:hasGTFSRouteType &lt;route_type&gt;</w:t>
      </w:r>
    </w:p>
    <w:p w14:paraId="74ECB180" w14:textId="77777777" w:rsidR="002660E6" w:rsidRPr="003A1BCD" w:rsidRDefault="002660E6" w:rsidP="008C7F3C">
      <w:pPr>
        <w:pStyle w:val="ListParagraph"/>
        <w:numPr>
          <w:ilvl w:val="0"/>
          <w:numId w:val="53"/>
        </w:numPr>
        <w:rPr>
          <w:lang w:val="en-CA"/>
        </w:rPr>
      </w:pPr>
      <w:r w:rsidRPr="003A1BCD">
        <w:rPr>
          <w:lang w:val="en-CA"/>
        </w:rPr>
        <w:t>route_url (not filled)</w:t>
      </w:r>
    </w:p>
    <w:p w14:paraId="37626693" w14:textId="77777777" w:rsidR="002660E6" w:rsidRDefault="002660E6" w:rsidP="008C7F3C">
      <w:pPr>
        <w:pStyle w:val="ListParagraph"/>
        <w:numPr>
          <w:ilvl w:val="0"/>
          <w:numId w:val="53"/>
        </w:numPr>
        <w:rPr>
          <w:lang w:val="en-CA"/>
        </w:rPr>
      </w:pPr>
      <w:r w:rsidRPr="003A1BCD">
        <w:rPr>
          <w:lang w:val="en-CA"/>
        </w:rPr>
        <w:t>route_color</w:t>
      </w:r>
      <w:r w:rsidRPr="003A1BCD">
        <w:rPr>
          <w:lang w:val="en-CA"/>
        </w:rPr>
        <w:br/>
        <w:t xml:space="preserve">-&gt; &lt;route_id&gt; change:hasManifestation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w:t>
      </w:r>
      <w:r w:rsidRPr="003A1BCD">
        <w:rPr>
          <w:lang w:val="en-CA"/>
        </w:rPr>
        <w:t>transit:hasDisplayColour &lt;route_color&gt;</w:t>
      </w:r>
      <w:r>
        <w:rPr>
          <w:lang w:val="en-CA"/>
        </w:rPr>
        <w:t>.</w:t>
      </w:r>
    </w:p>
    <w:p w14:paraId="5D39CBE7" w14:textId="77777777" w:rsidR="002660E6" w:rsidRDefault="002660E6" w:rsidP="008C7F3C">
      <w:pPr>
        <w:pStyle w:val="ListParagraph"/>
        <w:numPr>
          <w:ilvl w:val="0"/>
          <w:numId w:val="53"/>
        </w:numPr>
        <w:rPr>
          <w:lang w:val="en-CA"/>
        </w:rPr>
      </w:pPr>
      <w:r w:rsidRPr="003A1BCD">
        <w:rPr>
          <w:lang w:val="en-CA"/>
        </w:rPr>
        <w:t>route_text_color</w:t>
      </w:r>
      <w:r w:rsidRPr="003A1BCD">
        <w:rPr>
          <w:lang w:val="en-CA"/>
        </w:rPr>
        <w:br/>
        <w:t>-&gt;</w:t>
      </w:r>
      <w:r>
        <w:rPr>
          <w:lang w:val="en-CA"/>
        </w:rPr>
        <w:t xml:space="preserve"> &lt;route_id&gt; </w:t>
      </w:r>
      <w:r w:rsidRPr="003A1BCD">
        <w:rPr>
          <w:lang w:val="en-CA"/>
        </w:rPr>
        <w:t xml:space="preserve">change:hasManifestation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bookmarkStart w:id="231" w:name="_Toc34385412"/>
      <w:r>
        <w:rPr>
          <w:lang w:val="en-CA"/>
        </w:rPr>
        <w:t>shapes.txt</w:t>
      </w:r>
      <w:bookmarkEnd w:id="231"/>
    </w:p>
    <w:p w14:paraId="04B3CE67" w14:textId="77777777" w:rsidR="002660E6" w:rsidRPr="00C70A9A" w:rsidRDefault="002660E6" w:rsidP="002660E6">
      <w:r>
        <w:t>Describes the shape and location of a particular trip.</w:t>
      </w:r>
    </w:p>
    <w:p w14:paraId="0101F42D" w14:textId="77777777" w:rsidR="002660E6" w:rsidRDefault="002660E6" w:rsidP="008C7F3C">
      <w:pPr>
        <w:pStyle w:val="ListParagraph"/>
        <w:numPr>
          <w:ilvl w:val="0"/>
          <w:numId w:val="57"/>
        </w:numPr>
        <w:rPr>
          <w:lang w:val="en-CA"/>
        </w:rPr>
      </w:pPr>
      <w:r w:rsidRPr="00D7411F">
        <w:rPr>
          <w:lang w:val="en-CA"/>
        </w:rPr>
        <w:t>shape_id</w:t>
      </w:r>
      <w:r>
        <w:rPr>
          <w:lang w:val="en-CA"/>
        </w:rPr>
        <w:br/>
        <w:t>-&gt; &lt;shape_id&gt; a spatial_loc:LineString</w:t>
      </w:r>
    </w:p>
    <w:p w14:paraId="43012303" w14:textId="77777777" w:rsidR="002660E6" w:rsidRPr="00F71C02" w:rsidRDefault="002660E6" w:rsidP="008C7F3C">
      <w:pPr>
        <w:pStyle w:val="ListParagraph"/>
        <w:numPr>
          <w:ilvl w:val="0"/>
          <w:numId w:val="57"/>
        </w:numPr>
        <w:rPr>
          <w:strike/>
          <w:lang w:val="en-CA"/>
        </w:rPr>
      </w:pPr>
      <w:r w:rsidRPr="002201AB">
        <w:rPr>
          <w:strike/>
          <w:lang w:val="en-CA"/>
        </w:rPr>
        <w:lastRenderedPageBreak/>
        <w:t>shape_pt_lat,shape_pt_lon,shape_pt_sequence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9"/>
      </w:r>
    </w:p>
    <w:p w14:paraId="255770A0" w14:textId="77777777" w:rsidR="002660E6" w:rsidRPr="00F71C02" w:rsidRDefault="002660E6" w:rsidP="002660E6">
      <w:pPr>
        <w:ind w:left="720"/>
        <w:rPr>
          <w:strike/>
        </w:rPr>
      </w:pPr>
      <w:r w:rsidRPr="00F71C02">
        <w:rPr>
          <w:strike/>
        </w:rPr>
        <w:t>2 of 2: capture the individual line segments (and their lengths) as part of (sf:contains) the line string defined by &lt;shape_id&gt;</w:t>
      </w:r>
    </w:p>
    <w:p w14:paraId="26885F40" w14:textId="77777777" w:rsidR="002660E6" w:rsidRDefault="002660E6" w:rsidP="008C7F3C">
      <w:pPr>
        <w:pStyle w:val="ListParagraph"/>
        <w:numPr>
          <w:ilvl w:val="0"/>
          <w:numId w:val="57"/>
        </w:numPr>
      </w:pPr>
      <w:r w:rsidRPr="002201AB">
        <w:t>shape_pt_lat,shape_pt_lon,shape_pt_sequence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62"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lon_str.split(".")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lastRenderedPageBreak/>
        <w:t>lon_str = "%s.%s" % (lon_str[0].zfill(3),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lat_str.split(".")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(lat_str[0].zfill(</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8C7F3C">
      <w:pPr>
        <w:pStyle w:val="ListParagraph"/>
        <w:numPr>
          <w:ilvl w:val="0"/>
          <w:numId w:val="57"/>
        </w:numPr>
        <w:rPr>
          <w:lang w:val="en-CA"/>
        </w:rPr>
      </w:pPr>
      <w:r>
        <w:rPr>
          <w:lang w:val="en-CA"/>
        </w:rPr>
        <w:t>shape_dist_traveled: omitted</w:t>
      </w:r>
    </w:p>
    <w:p w14:paraId="258D49C0" w14:textId="77777777" w:rsidR="002660E6" w:rsidRDefault="002660E6" w:rsidP="008C7F3C">
      <w:pPr>
        <w:pStyle w:val="ListParagraph"/>
        <w:numPr>
          <w:ilvl w:val="0"/>
          <w:numId w:val="57"/>
        </w:numPr>
        <w:rPr>
          <w:lang w:val="en-CA"/>
        </w:rPr>
      </w:pPr>
      <w:r>
        <w:rPr>
          <w:lang w:val="en-CA"/>
        </w:rPr>
        <w:t>point_iri: unique ID for point object</w:t>
      </w:r>
      <w:r>
        <w:rPr>
          <w:lang w:val="en-CA"/>
        </w:rPr>
        <w:br/>
      </w:r>
    </w:p>
    <w:p w14:paraId="38532171" w14:textId="77777777" w:rsidR="002660E6" w:rsidRDefault="002660E6" w:rsidP="008C7F3C">
      <w:pPr>
        <w:pStyle w:val="ListParagraph"/>
        <w:numPr>
          <w:ilvl w:val="0"/>
          <w:numId w:val="57"/>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"POINT("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8C7F3C">
      <w:pPr>
        <w:pStyle w:val="ListParagraph"/>
        <w:numPr>
          <w:ilvl w:val="1"/>
          <w:numId w:val="57"/>
        </w:numPr>
        <w:rPr>
          <w:lang w:val="en-CA"/>
        </w:rPr>
      </w:pPr>
      <w:r>
        <w:rPr>
          <w:lang w:val="en-CA"/>
        </w:rPr>
        <w:lastRenderedPageBreak/>
        <w:t>How can we create a mapping between rows in Karma, without modifying the input file?</w:t>
      </w:r>
    </w:p>
    <w:p w14:paraId="5EB7C481" w14:textId="77777777" w:rsidR="002660E6" w:rsidRDefault="002660E6" w:rsidP="008C7F3C">
      <w:pPr>
        <w:pStyle w:val="ListParagraph"/>
        <w:numPr>
          <w:ilvl w:val="1"/>
          <w:numId w:val="57"/>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8C7F3C">
      <w:pPr>
        <w:pStyle w:val="ListParagraph"/>
        <w:numPr>
          <w:ilvl w:val="1"/>
          <w:numId w:val="57"/>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bookmarkStart w:id="232" w:name="_Toc34385413"/>
      <w:r>
        <w:rPr>
          <w:lang w:val="en-CA"/>
        </w:rPr>
        <w:t>stop_times.txt</w:t>
      </w:r>
      <w:bookmarkEnd w:id="232"/>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8C7F3C">
      <w:pPr>
        <w:pStyle w:val="ListParagraph"/>
        <w:numPr>
          <w:ilvl w:val="0"/>
          <w:numId w:val="52"/>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getValue("arrival_time").replace(":","")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&lt;subtrip_iri&gt; a trip:ScheduledTransitTrip.</w:t>
      </w:r>
    </w:p>
    <w:p w14:paraId="1F14E0F7" w14:textId="77777777" w:rsidR="002660E6" w:rsidRDefault="002660E6" w:rsidP="008C7F3C">
      <w:pPr>
        <w:pStyle w:val="ListParagraph"/>
        <w:numPr>
          <w:ilvl w:val="0"/>
          <w:numId w:val="52"/>
        </w:numPr>
        <w:rPr>
          <w:lang w:val="en-CA"/>
        </w:rPr>
      </w:pPr>
      <w:r w:rsidRPr="002C4558">
        <w:rPr>
          <w:lang w:val="en-CA"/>
        </w:rPr>
        <w:t>arrival_time</w:t>
      </w:r>
      <w:r>
        <w:rPr>
          <w:lang w:val="en-CA"/>
        </w:rPr>
        <w:t>: not used</w:t>
      </w:r>
    </w:p>
    <w:p w14:paraId="7F071C4C" w14:textId="77777777" w:rsidR="002660E6" w:rsidRPr="00DF17D9" w:rsidRDefault="002660E6" w:rsidP="008C7F3C">
      <w:pPr>
        <w:pStyle w:val="ListParagraph"/>
        <w:numPr>
          <w:ilvl w:val="0"/>
          <w:numId w:val="52"/>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(xsd:time)</w:t>
      </w:r>
      <w:r w:rsidRPr="00DF17D9">
        <w:br/>
      </w:r>
      <w:r>
        <w:t xml:space="preserve">-&gt; </w:t>
      </w:r>
      <w:r>
        <w:rPr>
          <w:lang w:val="en-CA"/>
        </w:rPr>
        <w:t>&lt;_scheduled_subtrip &gt; rec:startTime &lt;departure_time&gt;; rec:endTime &lt;next_arrival_time&gt;</w:t>
      </w:r>
    </w:p>
    <w:p w14:paraId="4ED59522" w14:textId="77777777" w:rsidR="002660E6" w:rsidRDefault="002660E6" w:rsidP="008C7F3C">
      <w:pPr>
        <w:pStyle w:val="ListParagraph"/>
        <w:numPr>
          <w:ilvl w:val="0"/>
          <w:numId w:val="52"/>
        </w:numPr>
        <w:rPr>
          <w:lang w:val="en-CA"/>
        </w:rPr>
      </w:pPr>
      <w:r w:rsidRPr="005C3FBB">
        <w:rPr>
          <w:lang w:val="en-CA"/>
        </w:rPr>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lastRenderedPageBreak/>
        <w:t>return "route" + getValue("trip_id") + "_" + getValue("stop_id") + "_" + getValue("next_stop_id")</w:t>
      </w:r>
    </w:p>
    <w:p w14:paraId="586C252A" w14:textId="77777777" w:rsidR="002660E6" w:rsidRDefault="002660E6" w:rsidP="002660E6">
      <w:pPr>
        <w:pStyle w:val="ListParagraph"/>
        <w:rPr>
          <w:lang w:val="en-CA"/>
        </w:rPr>
      </w:pPr>
      <w:r>
        <w:rPr>
          <w:lang w:val="en-CA"/>
        </w:rPr>
        <w:t>-&gt; &lt;subtrip_iri &gt; transit:scheduledOn &lt;route_iri&gt;.</w:t>
      </w:r>
    </w:p>
    <w:p w14:paraId="47DA9CFD" w14:textId="77777777" w:rsidR="002660E6" w:rsidRDefault="002660E6" w:rsidP="002660E6">
      <w:pPr>
        <w:pStyle w:val="ListParagraph"/>
        <w:rPr>
          <w:lang w:val="en-CA"/>
        </w:rPr>
      </w:pPr>
      <w:r>
        <w:rPr>
          <w:lang w:val="en-CA"/>
        </w:rPr>
        <w:t>&lt;route_iri&gt; a transit:RouteSection; transit:beginsAtStop &lt;stop_id&gt;; transit:endsAtStop &lt;next_stop_id&gt;</w:t>
      </w:r>
    </w:p>
    <w:p w14:paraId="28C582DC" w14:textId="77777777" w:rsidR="002660E6" w:rsidRDefault="002660E6" w:rsidP="008C7F3C">
      <w:pPr>
        <w:pStyle w:val="ListParagraph"/>
        <w:numPr>
          <w:ilvl w:val="0"/>
          <w:numId w:val="52"/>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8C7F3C">
      <w:pPr>
        <w:pStyle w:val="ListParagraph"/>
        <w:numPr>
          <w:ilvl w:val="0"/>
          <w:numId w:val="52"/>
        </w:numPr>
        <w:rPr>
          <w:lang w:val="en-CA"/>
        </w:rPr>
      </w:pPr>
      <w:r w:rsidRPr="005C3FBB">
        <w:rPr>
          <w:lang w:val="en-CA"/>
        </w:rPr>
        <w:t>stop_headsign</w:t>
      </w:r>
      <w:r>
        <w:rPr>
          <w:lang w:val="en-CA"/>
        </w:rPr>
        <w:t>: not in use</w:t>
      </w:r>
    </w:p>
    <w:p w14:paraId="14BD84BF" w14:textId="77777777" w:rsidR="002660E6" w:rsidRPr="00906056" w:rsidRDefault="002660E6" w:rsidP="008C7F3C">
      <w:pPr>
        <w:pStyle w:val="ListParagraph"/>
        <w:numPr>
          <w:ilvl w:val="0"/>
          <w:numId w:val="52"/>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transit:hasPickupType &lt;pickup_type_transform&gt;</w:t>
      </w:r>
    </w:p>
    <w:p w14:paraId="1D31D43A" w14:textId="77777777" w:rsidR="002660E6" w:rsidRPr="00906056" w:rsidRDefault="002660E6" w:rsidP="008C7F3C">
      <w:pPr>
        <w:pStyle w:val="ListParagraph"/>
        <w:numPr>
          <w:ilvl w:val="0"/>
          <w:numId w:val="52"/>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8C7F3C">
      <w:pPr>
        <w:pStyle w:val="ListParagraph"/>
        <w:numPr>
          <w:ilvl w:val="0"/>
          <w:numId w:val="52"/>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bookmarkStart w:id="233" w:name="_Toc34385414"/>
      <w:r>
        <w:rPr>
          <w:lang w:val="en-CA"/>
        </w:rPr>
        <w:lastRenderedPageBreak/>
        <w:t>stops.txt</w:t>
      </w:r>
      <w:bookmarkEnd w:id="233"/>
    </w:p>
    <w:p w14:paraId="750A8E1C" w14:textId="77777777" w:rsidR="002660E6" w:rsidRDefault="002660E6" w:rsidP="008C7F3C">
      <w:pPr>
        <w:pStyle w:val="ListParagraph"/>
        <w:numPr>
          <w:ilvl w:val="0"/>
          <w:numId w:val="51"/>
        </w:numPr>
        <w:rPr>
          <w:lang w:val="en-CA"/>
        </w:rPr>
      </w:pPr>
      <w:r w:rsidRPr="00CE00BC">
        <w:rPr>
          <w:lang w:val="en-CA"/>
        </w:rPr>
        <w:t>stop_id</w:t>
      </w:r>
      <w:r>
        <w:rPr>
          <w:lang w:val="en-CA"/>
        </w:rPr>
        <w:br/>
        <w:t>-&gt; &lt;stop_id&gt; a transit:StopPoint</w:t>
      </w:r>
    </w:p>
    <w:p w14:paraId="30FACD9F" w14:textId="77777777" w:rsidR="002660E6" w:rsidRDefault="002660E6" w:rsidP="008C7F3C">
      <w:pPr>
        <w:pStyle w:val="ListParagraph"/>
        <w:numPr>
          <w:ilvl w:val="0"/>
          <w:numId w:val="51"/>
        </w:numPr>
        <w:rPr>
          <w:lang w:val="en-CA"/>
        </w:rPr>
      </w:pPr>
      <w:r w:rsidRPr="00CE00BC">
        <w:rPr>
          <w:lang w:val="en-CA"/>
        </w:rPr>
        <w:t>stop_code</w:t>
      </w:r>
      <w:r>
        <w:rPr>
          <w:lang w:val="en-CA"/>
        </w:rPr>
        <w:br/>
        <w:t>-&gt; &lt;stop_id&gt; transit:hasStopCode &lt;stop_code&gt;</w:t>
      </w:r>
    </w:p>
    <w:p w14:paraId="20AF1392" w14:textId="77777777" w:rsidR="002660E6" w:rsidRDefault="002660E6" w:rsidP="008C7F3C">
      <w:pPr>
        <w:pStyle w:val="ListParagraph"/>
        <w:numPr>
          <w:ilvl w:val="0"/>
          <w:numId w:val="51"/>
        </w:numPr>
        <w:rPr>
          <w:lang w:val="en-CA"/>
        </w:rPr>
      </w:pPr>
      <w:r w:rsidRPr="00CE00BC">
        <w:rPr>
          <w:lang w:val="en-CA"/>
        </w:rPr>
        <w:t>stop_name</w:t>
      </w:r>
      <w:r>
        <w:rPr>
          <w:lang w:val="en-CA"/>
        </w:rPr>
        <w:br/>
        <w:t>-&gt; &lt;stop_id&gt; foaf:name &lt;stop_name&gt;</w:t>
      </w:r>
    </w:p>
    <w:p w14:paraId="778E9476" w14:textId="77777777" w:rsidR="002660E6" w:rsidRDefault="002660E6" w:rsidP="008C7F3C">
      <w:pPr>
        <w:pStyle w:val="ListParagraph"/>
        <w:numPr>
          <w:ilvl w:val="0"/>
          <w:numId w:val="51"/>
        </w:numPr>
        <w:rPr>
          <w:lang w:val="en-CA"/>
        </w:rPr>
      </w:pPr>
      <w:r w:rsidRPr="00E520B7">
        <w:rPr>
          <w:lang w:val="en-CA"/>
        </w:rPr>
        <w:t>stop_desc (not filled)</w:t>
      </w:r>
    </w:p>
    <w:p w14:paraId="33E27D8F" w14:textId="77777777" w:rsidR="002660E6" w:rsidRDefault="002660E6" w:rsidP="008C7F3C">
      <w:pPr>
        <w:pStyle w:val="ListParagraph"/>
        <w:numPr>
          <w:ilvl w:val="0"/>
          <w:numId w:val="51"/>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lon_str.split(".")</w:t>
      </w:r>
    </w:p>
    <w:p w14:paraId="6DABAB70" w14:textId="77777777" w:rsidR="002660E6" w:rsidRPr="00C81602" w:rsidRDefault="002660E6" w:rsidP="002660E6">
      <w:pPr>
        <w:ind w:left="720"/>
        <w:rPr>
          <w:rFonts w:ascii="Courier" w:hAnsi="Courier"/>
        </w:rPr>
      </w:pPr>
      <w:r w:rsidRPr="00C81602">
        <w:rPr>
          <w:rFonts w:ascii="Courier" w:hAnsi="Courier"/>
        </w:rPr>
        <w:t>lon_str = "%s.%s" % (lon_str[0].zfill(3),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lat_str.split(".")</w:t>
      </w:r>
    </w:p>
    <w:p w14:paraId="3707166A" w14:textId="77777777" w:rsidR="002660E6" w:rsidRPr="00C81602" w:rsidRDefault="002660E6" w:rsidP="002660E6">
      <w:pPr>
        <w:ind w:left="720"/>
        <w:rPr>
          <w:rFonts w:ascii="Courier" w:hAnsi="Courier"/>
        </w:rPr>
      </w:pPr>
      <w:r w:rsidRPr="00C81602">
        <w:rPr>
          <w:rFonts w:ascii="Courier" w:hAnsi="Courier"/>
        </w:rPr>
        <w:t>lat_str = "%s.%s" % (lat_str[0].zfill(</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lastRenderedPageBreak/>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8C7F3C">
      <w:pPr>
        <w:pStyle w:val="ListParagraph"/>
        <w:numPr>
          <w:ilvl w:val="0"/>
          <w:numId w:val="51"/>
        </w:numPr>
        <w:rPr>
          <w:lang w:val="en-CA"/>
        </w:rPr>
      </w:pPr>
      <w:r w:rsidRPr="00E520B7">
        <w:rPr>
          <w:lang w:val="en-CA"/>
        </w:rPr>
        <w:t>zone_id</w:t>
      </w:r>
      <w:r>
        <w:rPr>
          <w:lang w:val="en-CA"/>
        </w:rPr>
        <w:t xml:space="preserve"> (not filled)</w:t>
      </w:r>
    </w:p>
    <w:p w14:paraId="1B926DE9" w14:textId="77777777" w:rsidR="002660E6" w:rsidRDefault="002660E6" w:rsidP="008C7F3C">
      <w:pPr>
        <w:pStyle w:val="ListParagraph"/>
        <w:numPr>
          <w:ilvl w:val="0"/>
          <w:numId w:val="51"/>
        </w:numPr>
        <w:rPr>
          <w:lang w:val="en-CA"/>
        </w:rPr>
      </w:pPr>
      <w:r w:rsidRPr="00E520B7">
        <w:rPr>
          <w:lang w:val="en-CA"/>
        </w:rPr>
        <w:t>stop_url</w:t>
      </w:r>
      <w:r>
        <w:rPr>
          <w:lang w:val="en-CA"/>
        </w:rPr>
        <w:t xml:space="preserve"> (not filled)</w:t>
      </w:r>
    </w:p>
    <w:p w14:paraId="5B8F3D30" w14:textId="77777777" w:rsidR="002660E6" w:rsidRDefault="002660E6" w:rsidP="008C7F3C">
      <w:pPr>
        <w:pStyle w:val="ListParagraph"/>
        <w:numPr>
          <w:ilvl w:val="0"/>
          <w:numId w:val="51"/>
        </w:numPr>
        <w:rPr>
          <w:lang w:val="en-CA"/>
        </w:rPr>
      </w:pPr>
      <w:r>
        <w:rPr>
          <w:lang w:val="en-CA"/>
        </w:rPr>
        <w:t>location_type (not filled)</w:t>
      </w:r>
    </w:p>
    <w:p w14:paraId="212B4776" w14:textId="77777777" w:rsidR="002660E6" w:rsidRDefault="002660E6" w:rsidP="008C7F3C">
      <w:pPr>
        <w:pStyle w:val="ListParagraph"/>
        <w:numPr>
          <w:ilvl w:val="0"/>
          <w:numId w:val="51"/>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need to transform numeric value into xsd:Boolean:</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-&gt; &lt;stop_id&gt; transit:wheelchairBoarding &lt;wheelchair_boarding</w:t>
      </w:r>
      <w:r>
        <w:t>_transform</w:t>
      </w:r>
      <w:r w:rsidRPr="007F2E86">
        <w:t>&gt;</w:t>
      </w:r>
    </w:p>
    <w:p w14:paraId="6433A986" w14:textId="77777777" w:rsidR="002660E6" w:rsidRDefault="002660E6" w:rsidP="00EC2F24">
      <w:pPr>
        <w:pStyle w:val="Heading3"/>
        <w:numPr>
          <w:ilvl w:val="0"/>
          <w:numId w:val="0"/>
        </w:numPr>
        <w:rPr>
          <w:lang w:val="en-CA"/>
        </w:rPr>
      </w:pPr>
      <w:bookmarkStart w:id="234" w:name="_Toc34385415"/>
      <w:r>
        <w:rPr>
          <w:lang w:val="en-CA"/>
        </w:rPr>
        <w:t>trips.txt</w:t>
      </w:r>
      <w:bookmarkEnd w:id="234"/>
    </w:p>
    <w:p w14:paraId="2CFB546B" w14:textId="77777777" w:rsidR="002660E6" w:rsidRDefault="002660E6" w:rsidP="008C7F3C">
      <w:pPr>
        <w:pStyle w:val="ListParagraph"/>
        <w:numPr>
          <w:ilvl w:val="0"/>
          <w:numId w:val="54"/>
        </w:numPr>
        <w:rPr>
          <w:lang w:val="en-CA"/>
        </w:rPr>
      </w:pPr>
      <w:r w:rsidRPr="006438B9">
        <w:rPr>
          <w:lang w:val="en-CA"/>
        </w:rPr>
        <w:t>route_id</w:t>
      </w:r>
      <w:r>
        <w:rPr>
          <w:lang w:val="en-CA"/>
        </w:rPr>
        <w:br/>
        <w:t>-&gt; &lt;route_id&gt; a transit:RoutePD;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8C7F3C">
      <w:pPr>
        <w:pStyle w:val="ListParagraph"/>
        <w:numPr>
          <w:ilvl w:val="0"/>
          <w:numId w:val="54"/>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represents the days during which the trip is provided. The properties of the service_id may be used to define the recurring days for the &lt;trip_id&gt;. In order to capture this, we’ll </w:t>
      </w:r>
      <w:r>
        <w:rPr>
          <w:lang w:val="en-CA"/>
        </w:rPr>
        <w:lastRenderedPageBreak/>
        <w:t>need to merge the appropriate values for each service_id from the calendar.txt dataset.</w:t>
      </w:r>
      <w:r>
        <w:rPr>
          <w:lang w:val="en-CA"/>
        </w:rPr>
        <w:br/>
        <w:t>OR: in lieu of merging the csv files, we define &lt;service_id&gt; as another RecurringEvent and define &lt;service_id&gt; rec:hasSubRecurringEvent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-&gt; &lt;route_id&gt; change:hasManifestation [a transit:Route; icontact:hasOperatingHours &lt;service_id&gt;</w:t>
      </w:r>
    </w:p>
    <w:p w14:paraId="485A47FD" w14:textId="77777777" w:rsidR="002660E6" w:rsidRPr="00091F8C" w:rsidRDefault="002660E6" w:rsidP="008C7F3C">
      <w:pPr>
        <w:pStyle w:val="ListParagraph"/>
        <w:numPr>
          <w:ilvl w:val="0"/>
          <w:numId w:val="54"/>
        </w:numPr>
        <w:rPr>
          <w:lang w:val="en-CA"/>
        </w:rPr>
      </w:pPr>
      <w:r w:rsidRPr="00091F8C">
        <w:rPr>
          <w:lang w:val="en-CA"/>
        </w:rPr>
        <w:t>trip_id</w:t>
      </w:r>
      <w:r w:rsidRPr="00091F8C">
        <w:rPr>
          <w:lang w:val="en-CA"/>
        </w:rPr>
        <w:br/>
        <w:t>-&gt; &lt;trip_id&gt; a transit:</w:t>
      </w:r>
      <w:r>
        <w:rPr>
          <w:lang w:val="en-CA"/>
        </w:rPr>
        <w:tab/>
      </w:r>
      <w:r w:rsidRPr="00091F8C">
        <w:rPr>
          <w:lang w:val="en-CA"/>
        </w:rPr>
        <w:t>; transit:scheduledOn &lt;route_id&gt;]</w:t>
      </w:r>
    </w:p>
    <w:p w14:paraId="4A8887A1" w14:textId="77777777" w:rsidR="002660E6" w:rsidRDefault="002660E6" w:rsidP="008C7F3C">
      <w:pPr>
        <w:pStyle w:val="ListParagraph"/>
        <w:numPr>
          <w:ilvl w:val="0"/>
          <w:numId w:val="54"/>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8C7F3C">
      <w:pPr>
        <w:pStyle w:val="ListParagraph"/>
        <w:numPr>
          <w:ilvl w:val="0"/>
          <w:numId w:val="54"/>
        </w:numPr>
        <w:rPr>
          <w:lang w:val="en-CA"/>
        </w:rPr>
      </w:pPr>
      <w:r w:rsidRPr="006438B9">
        <w:rPr>
          <w:lang w:val="en-CA"/>
        </w:rPr>
        <w:t>trip_short_name</w:t>
      </w:r>
      <w:r>
        <w:rPr>
          <w:lang w:val="en-CA"/>
        </w:rPr>
        <w:t xml:space="preserve"> (not filled)</w:t>
      </w:r>
    </w:p>
    <w:p w14:paraId="018F1604" w14:textId="77777777" w:rsidR="002660E6" w:rsidRDefault="002660E6" w:rsidP="008C7F3C">
      <w:pPr>
        <w:pStyle w:val="ListParagraph"/>
        <w:numPr>
          <w:ilvl w:val="0"/>
          <w:numId w:val="54"/>
        </w:numPr>
        <w:rPr>
          <w:lang w:val="en-CA"/>
        </w:rPr>
      </w:pPr>
      <w:r w:rsidRPr="006438B9">
        <w:rPr>
          <w:lang w:val="en-CA"/>
        </w:rPr>
        <w:t>direction_id</w:t>
      </w:r>
      <w:r>
        <w:rPr>
          <w:lang w:val="en-CA"/>
        </w:rPr>
        <w:t>: inbound (1) vs outbound (0) (based on suggested values from documentation</w:t>
      </w:r>
      <w:r>
        <w:rPr>
          <w:lang w:val="en-CA"/>
        </w:rPr>
        <w:br/>
        <w:t>-&gt; if 1: &lt;trip_id&gt; transit:isOutbound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lastRenderedPageBreak/>
        <w:t xml:space="preserve">    return "false"</w:t>
      </w:r>
    </w:p>
    <w:p w14:paraId="66109929" w14:textId="77777777" w:rsidR="002660E6" w:rsidRDefault="002660E6" w:rsidP="008C7F3C">
      <w:pPr>
        <w:pStyle w:val="ListParagraph"/>
        <w:numPr>
          <w:ilvl w:val="0"/>
          <w:numId w:val="54"/>
        </w:numPr>
        <w:rPr>
          <w:lang w:val="en-CA"/>
        </w:rPr>
      </w:pPr>
      <w:r w:rsidRPr="006438B9">
        <w:rPr>
          <w:lang w:val="en-CA"/>
        </w:rPr>
        <w:t>block_id</w:t>
      </w:r>
      <w:r>
        <w:rPr>
          <w:lang w:val="en-CA"/>
        </w:rPr>
        <w:t xml:space="preserve"> </w:t>
      </w:r>
      <w:r>
        <w:rPr>
          <w:lang w:val="en-CA"/>
        </w:rPr>
        <w:br/>
        <w:t>-&gt; &lt;block_id&gt; a transit:VehicleBlock; transit:assignedFor &lt;trip_id&gt;; assignedTo [a transit:TransitVehicle]</w:t>
      </w:r>
    </w:p>
    <w:p w14:paraId="25D0A8CA" w14:textId="77777777" w:rsidR="002660E6" w:rsidRDefault="002660E6" w:rsidP="008C7F3C">
      <w:pPr>
        <w:pStyle w:val="ListParagraph"/>
        <w:numPr>
          <w:ilvl w:val="0"/>
          <w:numId w:val="54"/>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8C7F3C">
      <w:pPr>
        <w:pStyle w:val="ListParagraph"/>
        <w:numPr>
          <w:ilvl w:val="0"/>
          <w:numId w:val="54"/>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8C7F3C">
      <w:pPr>
        <w:pStyle w:val="ListParagraph"/>
        <w:numPr>
          <w:ilvl w:val="0"/>
          <w:numId w:val="54"/>
        </w:numPr>
        <w:rPr>
          <w:lang w:val="en-CA"/>
        </w:rPr>
      </w:pPr>
      <w:r>
        <w:rPr>
          <w:lang w:val="en-CA"/>
        </w:rPr>
        <w:t>bikes_allowed (not filled)</w:t>
      </w:r>
      <w:r>
        <w:rPr>
          <w:lang w:val="en-CA"/>
        </w:rPr>
        <w:br/>
        <w:t>may be addressed similar to wheelchair_accessible</w:t>
      </w:r>
    </w:p>
    <w:p w14:paraId="5C05828B" w14:textId="51287BE8" w:rsidR="00F70C1A" w:rsidRDefault="00F70C1A" w:rsidP="002660E6">
      <w:pPr>
        <w:spacing w:after="200" w:line="276" w:lineRule="auto"/>
      </w:pPr>
      <w:r>
        <w:br/>
      </w:r>
    </w:p>
    <w:p w14:paraId="19264A80" w14:textId="77777777" w:rsidR="00F70C1A" w:rsidRDefault="00F70C1A">
      <w:pPr>
        <w:spacing w:after="200" w:line="276" w:lineRule="auto"/>
      </w:pPr>
      <w:r>
        <w:br w:type="page"/>
      </w:r>
    </w:p>
    <w:p w14:paraId="6D04D475" w14:textId="0F012ADC" w:rsidR="00F70C1A" w:rsidRDefault="00F70C1A" w:rsidP="008C7F3C">
      <w:pPr>
        <w:pStyle w:val="Heading1"/>
        <w:numPr>
          <w:ilvl w:val="0"/>
          <w:numId w:val="63"/>
        </w:numPr>
      </w:pPr>
      <w:bookmarkStart w:id="235" w:name="_Ref31189297"/>
      <w:bookmarkStart w:id="236" w:name="_Toc34385416"/>
      <w:r>
        <w:lastRenderedPageBreak/>
        <w:t>Loop Detector Data Mapping</w:t>
      </w:r>
      <w:bookmarkEnd w:id="235"/>
      <w:bookmarkEnd w:id="236"/>
    </w:p>
    <w:p w14:paraId="7096B2BC" w14:textId="77777777" w:rsidR="00797143" w:rsidRPr="009961A8" w:rsidRDefault="00797143" w:rsidP="00797143">
      <w:pPr>
        <w:rPr>
          <w:rFonts w:asciiTheme="majorBidi" w:hAnsiTheme="majorBidi" w:cstheme="majorBidi"/>
        </w:rPr>
      </w:pPr>
      <w:r w:rsidRPr="009961A8">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6053B99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WayID: this value is the identifier of the road segment over which the loop detector reading is aggregated.</w:t>
      </w:r>
    </w:p>
    <w:p w14:paraId="0703302C"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Mean_Value_Max: this value is the average Max TTI (Maximum Travel Time Index), aggregated over the wayID readings, at one-hour intervals.</w:t>
      </w:r>
    </w:p>
    <w:p w14:paraId="205BAD7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7819E7B8" w14:textId="77777777" w:rsidR="00797143" w:rsidRPr="00797143"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Date: this value represents the date during which the readings were taken, formatted as: year_month_day. For example, the value “017_07_01” indicates the date July 1, 2017.</w:t>
      </w:r>
    </w:p>
    <w:p w14:paraId="14DB80F9"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Much of the information that is embedded in these values is not clear from the attribute labels alone. In order to enable interoperability, the semantics of these values must be made explicit. As described in the previous section, this is done with mappings expressed in R2RML. Which ontology(s) is used in the mappings depends on the scope of the concepts represented in the data. Key concepts that we can recognize from the data are the notion of road segments, time, and measures. </w:t>
      </w:r>
    </w:p>
    <w:p w14:paraId="43EF7F23" w14:textId="0876E97A" w:rsidR="00797143" w:rsidRPr="009961A8" w:rsidRDefault="00797143" w:rsidP="00797143">
      <w:pPr>
        <w:rPr>
          <w:rFonts w:asciiTheme="majorBidi" w:hAnsiTheme="majorBidi" w:cstheme="majorBidi"/>
        </w:rPr>
      </w:pPr>
      <w:r w:rsidRPr="009961A8">
        <w:rPr>
          <w:rFonts w:asciiTheme="majorBidi" w:hAnsiTheme="majorBidi" w:cstheme="majorBidi"/>
        </w:rPr>
        <w:t>In what follows, we describe the mappings that were defined for each attribute</w:t>
      </w:r>
      <w:r>
        <w:rPr>
          <w:rFonts w:asciiTheme="majorBidi" w:hAnsiTheme="majorBidi" w:cstheme="majorBidi"/>
        </w:rPr>
        <w:t>, with respect to the iCity TPSO,</w:t>
      </w:r>
      <w:r w:rsidRPr="009961A8">
        <w:rPr>
          <w:rFonts w:asciiTheme="majorBidi" w:hAnsiTheme="majorBidi" w:cstheme="majorBidi"/>
        </w:rPr>
        <w:t xml:space="preserve"> in order to support the data transformation. In particular, the Observations</w:t>
      </w:r>
      <w:r w:rsidRPr="009961A8">
        <w:rPr>
          <w:rFonts w:asciiTheme="majorBidi" w:hAnsiTheme="majorBidi" w:cstheme="majorBidi"/>
          <w:vertAlign w:val="superscript"/>
        </w:rPr>
        <w:footnoteReference w:id="40"/>
      </w:r>
      <w:r w:rsidRPr="009961A8">
        <w:rPr>
          <w:rFonts w:asciiTheme="majorBidi" w:hAnsiTheme="majorBidi" w:cstheme="majorBidi"/>
        </w:rPr>
        <w:t xml:space="preserve"> and Transportation System</w:t>
      </w:r>
      <w:r w:rsidRPr="009961A8">
        <w:rPr>
          <w:rFonts w:asciiTheme="majorBidi" w:hAnsiTheme="majorBidi" w:cstheme="majorBidi"/>
          <w:vertAlign w:val="superscript"/>
        </w:rPr>
        <w:footnoteReference w:id="41"/>
      </w:r>
      <w:r w:rsidRPr="009961A8">
        <w:rPr>
          <w:rFonts w:asciiTheme="majorBidi" w:hAnsiTheme="majorBidi" w:cstheme="majorBidi"/>
        </w:rPr>
        <w:t xml:space="preserve"> Ontologies play a key role. </w:t>
      </w:r>
      <w:r>
        <w:rPr>
          <w:rFonts w:asciiTheme="majorBidi" w:hAnsiTheme="majorBidi" w:cstheme="majorBidi"/>
        </w:rPr>
        <w:t xml:space="preserve">As mentioned in Section </w:t>
      </w:r>
      <w:r>
        <w:rPr>
          <w:rFonts w:asciiTheme="majorBidi" w:hAnsiTheme="majorBidi" w:cstheme="majorBidi"/>
        </w:rPr>
        <w:fldChar w:fldCharType="begin"/>
      </w:r>
      <w:r>
        <w:rPr>
          <w:rFonts w:asciiTheme="majorBidi" w:hAnsiTheme="majorBidi" w:cstheme="majorBidi"/>
        </w:rPr>
        <w:instrText xml:space="preserve"> REF _Ref31188977 \r \h </w:instrText>
      </w:r>
      <w:r>
        <w:rPr>
          <w:rFonts w:asciiTheme="majorBidi" w:hAnsiTheme="majorBidi" w:cstheme="majorBidi"/>
        </w:rPr>
      </w:r>
      <w:r>
        <w:rPr>
          <w:rFonts w:asciiTheme="majorBidi" w:hAnsiTheme="majorBidi" w:cstheme="majorBidi"/>
        </w:rPr>
        <w:fldChar w:fldCharType="separate"/>
      </w:r>
      <w:r w:rsidR="005702D6">
        <w:rPr>
          <w:rFonts w:asciiTheme="majorBidi" w:hAnsiTheme="majorBidi" w:cstheme="majorBidi"/>
        </w:rPr>
        <w:t>9.3.3</w:t>
      </w:r>
      <w:r>
        <w:rPr>
          <w:rFonts w:asciiTheme="majorBidi" w:hAnsiTheme="majorBidi" w:cstheme="majorBidi"/>
        </w:rPr>
        <w:fldChar w:fldCharType="end"/>
      </w:r>
      <w:r>
        <w:rPr>
          <w:rFonts w:asciiTheme="majorBidi" w:hAnsiTheme="majorBidi" w:cstheme="majorBidi"/>
        </w:rPr>
        <w:t xml:space="preserve">, </w:t>
      </w:r>
      <w:r w:rsidRPr="009961A8">
        <w:rPr>
          <w:rFonts w:asciiTheme="majorBidi" w:hAnsiTheme="majorBidi" w:cstheme="majorBidi"/>
        </w:rPr>
        <w:t xml:space="preserve">some reformatting of the values into standard datatypes was also required. </w:t>
      </w:r>
    </w:p>
    <w:p w14:paraId="55ED41C6"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WayID value was defined as an individual member of the RoadSegment class, as defined in the Transportation System Ontology from the TPSO. </w:t>
      </w:r>
    </w:p>
    <w:p w14:paraId="0A011D87"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lastRenderedPageBreak/>
        <w:t>The RoadSegment class represents part of a particular Road that makes up the physical infrastructure of the transportation system.</w:t>
      </w:r>
    </w:p>
    <w:p w14:paraId="67D67A4A"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Mean_Value_Max value was defined as the value of the numerical_value property of a Measure that is the value of a MeanTTI_Max Quantity. The concepts of a numerical_value, a Measure, and a Quantity are defined in the Units of Measure Ontology from the TPSO, whereas the MeanTTI_Max specialization of a Quantity is defined in the Transportation System Ontology. More specifically, the MeanTTI_Max is captured as an aggregate of a TTI_Max Quantity, that is the aggregate of a TTI_Max value over a particular RoadSegment (the WayID), that is aggregated over a particular Interval in time. </w:t>
      </w:r>
    </w:p>
    <w:p w14:paraId="2A1E5634"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concept of an interval is introduced in the Time Ontology,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w:t>
      </w:r>
    </w:p>
    <w:p w14:paraId="68DDE341" w14:textId="4555D197" w:rsidR="00797143" w:rsidRPr="009961A8" w:rsidRDefault="00797143" w:rsidP="00797143">
      <w:pPr>
        <w:rPr>
          <w:rFonts w:asciiTheme="majorBidi" w:hAnsiTheme="majorBidi" w:cstheme="majorBidi"/>
        </w:rPr>
      </w:pPr>
      <w:r w:rsidRPr="009961A8">
        <w:rPr>
          <w:rFonts w:asciiTheme="majorBidi" w:hAnsiTheme="majorBidi" w:cstheme="majorBidi"/>
        </w:rPr>
        <w:t xml:space="preserve">This mapping is illustrated in </w:t>
      </w:r>
      <w:r w:rsidRPr="009961A8">
        <w:rPr>
          <w:rFonts w:asciiTheme="majorBidi" w:hAnsiTheme="majorBidi" w:cstheme="majorBidi"/>
        </w:rPr>
        <w:fldChar w:fldCharType="begin"/>
      </w:r>
      <w:r w:rsidRPr="009961A8">
        <w:rPr>
          <w:rFonts w:asciiTheme="majorBidi" w:hAnsiTheme="majorBidi" w:cstheme="majorBidi"/>
        </w:rPr>
        <w:instrText xml:space="preserve"> REF _Ref13653957 \h  \* MERGEFORMAT </w:instrText>
      </w:r>
      <w:r w:rsidRPr="009961A8">
        <w:rPr>
          <w:rFonts w:asciiTheme="majorBidi" w:hAnsiTheme="majorBidi" w:cstheme="majorBidi"/>
        </w:rPr>
      </w:r>
      <w:r w:rsidRPr="009961A8">
        <w:rPr>
          <w:rFonts w:asciiTheme="majorBidi" w:hAnsiTheme="majorBidi" w:cstheme="majorBidi"/>
        </w:rPr>
        <w:fldChar w:fldCharType="separate"/>
      </w:r>
      <w:r w:rsidR="005702D6" w:rsidRPr="005702D6">
        <w:rPr>
          <w:rFonts w:asciiTheme="majorBidi" w:hAnsiTheme="majorBidi" w:cstheme="majorBidi"/>
        </w:rPr>
        <w:t>Figure 23</w:t>
      </w:r>
      <w:r w:rsidRPr="009961A8">
        <w:rPr>
          <w:rFonts w:asciiTheme="majorBidi" w:hAnsiTheme="majorBidi" w:cstheme="majorBidi"/>
        </w:rPr>
        <w:fldChar w:fldCharType="end"/>
      </w:r>
      <w:r w:rsidRPr="009961A8">
        <w:rPr>
          <w:rFonts w:asciiTheme="majorBidi" w:hAnsiTheme="majorBidi" w:cstheme="majorBidi"/>
        </w:rPr>
        <w:t xml:space="preserve">. The KARMA mapping files </w:t>
      </w:r>
      <w:r w:rsidRPr="009961A8">
        <w:rPr>
          <w:lang w:val="en-US" w:bidi="en-US"/>
        </w:rPr>
        <w:t xml:space="preserve">are available online in the GitHub project repository at: </w:t>
      </w:r>
      <w:hyperlink r:id="rId63" w:history="1">
        <w:r w:rsidRPr="009C0D2A">
          <w:rPr>
            <w:rStyle w:val="Hyperlink"/>
          </w:rPr>
          <w:t>https://github.com/EnterpriseIntegrationLab/icity/tree/master/mappings/ITSoS</w:t>
        </w:r>
      </w:hyperlink>
      <w:r>
        <w:t xml:space="preserve"> </w:t>
      </w:r>
    </w:p>
    <w:p w14:paraId="236410B4" w14:textId="77777777" w:rsidR="00797143" w:rsidRDefault="00797143" w:rsidP="00797143">
      <w:pPr>
        <w:keepNext/>
      </w:pPr>
      <w:r w:rsidRPr="00BB3B35">
        <w:rPr>
          <w:noProof/>
        </w:rPr>
        <w:lastRenderedPageBreak/>
        <w:drawing>
          <wp:inline distT="0" distB="0" distL="0" distR="0" wp14:anchorId="76DBF2AB" wp14:editId="6EF989F2">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7560" cy="4438868"/>
                    </a:xfrm>
                    <a:prstGeom prst="rect">
                      <a:avLst/>
                    </a:prstGeom>
                  </pic:spPr>
                </pic:pic>
              </a:graphicData>
            </a:graphic>
          </wp:inline>
        </w:drawing>
      </w:r>
    </w:p>
    <w:p w14:paraId="4C56DB94" w14:textId="7A1886D8" w:rsidR="00C73696" w:rsidRDefault="00797143" w:rsidP="00C73696">
      <w:pPr>
        <w:pStyle w:val="Caption"/>
      </w:pPr>
      <w:bookmarkStart w:id="237" w:name="_Ref13653957"/>
      <w:r>
        <w:t xml:space="preserve">Figure </w:t>
      </w:r>
      <w:fldSimple w:instr=" SEQ Figure \* ARABIC ">
        <w:r w:rsidR="005702D6">
          <w:rPr>
            <w:noProof/>
          </w:rPr>
          <w:t>23</w:t>
        </w:r>
      </w:fldSimple>
      <w:bookmarkEnd w:id="237"/>
      <w:r>
        <w:t>: Mapping the data values into TPSO concepts. Data values are depicted in boldface blue and the ontology concepts are illustrated with the lines and rectangles.</w:t>
      </w:r>
    </w:p>
    <w:p w14:paraId="6C597EFD" w14:textId="5134D85C" w:rsidR="00C73696" w:rsidRPr="00C73696" w:rsidRDefault="00C73696" w:rsidP="00C73696">
      <w:pPr>
        <w:spacing w:after="200" w:line="276" w:lineRule="auto"/>
        <w:rPr>
          <w:rFonts w:asciiTheme="minorHAnsi" w:eastAsiaTheme="minorEastAsia" w:hAnsiTheme="minorHAnsi"/>
          <w:b/>
          <w:bCs/>
          <w:color w:val="4F81BD" w:themeColor="accent1"/>
          <w:sz w:val="18"/>
          <w:szCs w:val="18"/>
          <w:lang w:val="en-US" w:bidi="en-US"/>
        </w:rPr>
      </w:pPr>
      <w:r>
        <w:br w:type="page"/>
      </w:r>
    </w:p>
    <w:p w14:paraId="0AF3AC7C" w14:textId="03AF59B2" w:rsidR="00810DF6" w:rsidRDefault="00C73696" w:rsidP="008C7F3C">
      <w:pPr>
        <w:pStyle w:val="Heading1"/>
        <w:numPr>
          <w:ilvl w:val="0"/>
          <w:numId w:val="63"/>
        </w:numPr>
      </w:pPr>
      <w:bookmarkStart w:id="238" w:name="_Ref31283921"/>
      <w:bookmarkStart w:id="239" w:name="_Toc34385417"/>
      <w:r>
        <w:lastRenderedPageBreak/>
        <w:t>Esri GFX Data Mapping</w:t>
      </w:r>
      <w:bookmarkEnd w:id="238"/>
      <w:bookmarkEnd w:id="239"/>
    </w:p>
    <w:p w14:paraId="10865D50" w14:textId="03409034" w:rsidR="00C73696" w:rsidRDefault="00C73696" w:rsidP="00C73696">
      <w:pPr>
        <w:pStyle w:val="Heading1"/>
        <w:numPr>
          <w:ilvl w:val="0"/>
          <w:numId w:val="0"/>
        </w:numPr>
        <w:ind w:left="432" w:hanging="432"/>
        <w:rPr>
          <w:lang w:val="en-CA"/>
        </w:rPr>
      </w:pPr>
      <w:bookmarkStart w:id="240" w:name="_Toc34385418"/>
      <w:r>
        <w:rPr>
          <w:lang w:val="en-CA"/>
        </w:rPr>
        <w:t xml:space="preserve">GFX </w:t>
      </w:r>
      <w:r w:rsidR="005F02A6">
        <w:rPr>
          <w:lang w:val="en-CA"/>
        </w:rPr>
        <w:t>tables</w:t>
      </w:r>
      <w:r>
        <w:rPr>
          <w:lang w:val="en-CA"/>
        </w:rPr>
        <w:t xml:space="preserve"> used:</w:t>
      </w:r>
      <w:bookmarkEnd w:id="240"/>
    </w:p>
    <w:p w14:paraId="0DB690EB" w14:textId="77777777" w:rsidR="00C73696" w:rsidRDefault="00C73696" w:rsidP="008C7F3C">
      <w:pPr>
        <w:pStyle w:val="ListParagraph"/>
        <w:numPr>
          <w:ilvl w:val="0"/>
          <w:numId w:val="68"/>
        </w:numPr>
        <w:spacing w:line="240" w:lineRule="auto"/>
        <w:rPr>
          <w:lang w:val="en-CA"/>
        </w:rPr>
      </w:pPr>
      <w:r>
        <w:rPr>
          <w:lang w:val="en-CA"/>
        </w:rPr>
        <w:t>Neighbourhood</w:t>
      </w:r>
    </w:p>
    <w:p w14:paraId="2FE24C75" w14:textId="77777777" w:rsidR="00C73696" w:rsidRDefault="00C73696" w:rsidP="008C7F3C">
      <w:pPr>
        <w:pStyle w:val="ListParagraph"/>
        <w:numPr>
          <w:ilvl w:val="0"/>
          <w:numId w:val="68"/>
        </w:numPr>
        <w:spacing w:line="240" w:lineRule="auto"/>
        <w:rPr>
          <w:lang w:val="en-CA"/>
        </w:rPr>
      </w:pPr>
      <w:r>
        <w:rPr>
          <w:lang w:val="en-CA"/>
        </w:rPr>
        <w:t>Land Use</w:t>
      </w:r>
    </w:p>
    <w:p w14:paraId="179BEA1D" w14:textId="77777777" w:rsidR="00C73696" w:rsidRDefault="00C73696" w:rsidP="008C7F3C">
      <w:pPr>
        <w:pStyle w:val="ListParagraph"/>
        <w:numPr>
          <w:ilvl w:val="0"/>
          <w:numId w:val="68"/>
        </w:numPr>
        <w:spacing w:line="240" w:lineRule="auto"/>
        <w:rPr>
          <w:lang w:val="en-CA"/>
        </w:rPr>
      </w:pPr>
      <w:r>
        <w:rPr>
          <w:lang w:val="en-CA"/>
        </w:rPr>
        <w:t>Land Cover</w:t>
      </w:r>
    </w:p>
    <w:p w14:paraId="53712A8F" w14:textId="77777777" w:rsidR="00C73696" w:rsidRDefault="00C73696" w:rsidP="008C7F3C">
      <w:pPr>
        <w:pStyle w:val="ListParagraph"/>
        <w:numPr>
          <w:ilvl w:val="0"/>
          <w:numId w:val="68"/>
        </w:numPr>
        <w:spacing w:line="240" w:lineRule="auto"/>
        <w:rPr>
          <w:lang w:val="en-CA"/>
        </w:rPr>
      </w:pPr>
      <w:r>
        <w:rPr>
          <w:lang w:val="en-CA"/>
        </w:rPr>
        <w:t>Point of Interest</w:t>
      </w:r>
    </w:p>
    <w:p w14:paraId="377A897D" w14:textId="77777777" w:rsidR="00C73696" w:rsidRDefault="00C73696" w:rsidP="008C7F3C">
      <w:pPr>
        <w:pStyle w:val="ListParagraph"/>
        <w:numPr>
          <w:ilvl w:val="0"/>
          <w:numId w:val="68"/>
        </w:numPr>
        <w:spacing w:line="240" w:lineRule="auto"/>
        <w:rPr>
          <w:lang w:val="en-CA"/>
        </w:rPr>
      </w:pPr>
      <w:r>
        <w:rPr>
          <w:lang w:val="en-CA"/>
        </w:rPr>
        <w:t>Road Segment</w:t>
      </w:r>
    </w:p>
    <w:p w14:paraId="336D5D04" w14:textId="77777777" w:rsidR="00C73696" w:rsidRDefault="00C73696" w:rsidP="00C73696">
      <w:pPr>
        <w:rPr>
          <w:b/>
        </w:rPr>
      </w:pPr>
    </w:p>
    <w:p w14:paraId="0C23EE59" w14:textId="5CDF3F57" w:rsidR="00C73696" w:rsidRDefault="00C73696" w:rsidP="00C73696">
      <w:pPr>
        <w:rPr>
          <w:b/>
        </w:rPr>
      </w:pPr>
      <w:r w:rsidRPr="00C73696">
        <w:rPr>
          <w:b/>
        </w:rPr>
        <w:t xml:space="preserve">Additional </w:t>
      </w:r>
      <w:r w:rsidR="005F02A6">
        <w:rPr>
          <w:b/>
        </w:rPr>
        <w:t xml:space="preserve">tables computed based on </w:t>
      </w:r>
      <w:r w:rsidRPr="00C73696">
        <w:rPr>
          <w:b/>
        </w:rPr>
        <w:t>spatial relationships:</w:t>
      </w:r>
    </w:p>
    <w:p w14:paraId="082BC008" w14:textId="1D8D28E2" w:rsidR="005F02A6" w:rsidRDefault="005F02A6" w:rsidP="008C7F3C">
      <w:pPr>
        <w:pStyle w:val="ListParagraph"/>
        <w:numPr>
          <w:ilvl w:val="0"/>
          <w:numId w:val="76"/>
        </w:numPr>
        <w:spacing w:line="276" w:lineRule="auto"/>
      </w:pPr>
      <w:r>
        <w:t>Intersect Neighbourhood</w:t>
      </w:r>
    </w:p>
    <w:p w14:paraId="4B662258" w14:textId="43D5D03D" w:rsidR="005F02A6" w:rsidRDefault="005F02A6" w:rsidP="008C7F3C">
      <w:pPr>
        <w:pStyle w:val="ListParagraph"/>
        <w:numPr>
          <w:ilvl w:val="0"/>
          <w:numId w:val="76"/>
        </w:numPr>
        <w:spacing w:line="276" w:lineRule="auto"/>
      </w:pPr>
      <w:r>
        <w:t>Near Land Use</w:t>
      </w:r>
    </w:p>
    <w:p w14:paraId="7CA29078" w14:textId="0C24ACA8" w:rsidR="005F02A6" w:rsidRDefault="005F02A6" w:rsidP="008C7F3C">
      <w:pPr>
        <w:pStyle w:val="ListParagraph"/>
        <w:numPr>
          <w:ilvl w:val="0"/>
          <w:numId w:val="76"/>
        </w:numPr>
        <w:spacing w:line="276" w:lineRule="auto"/>
      </w:pPr>
      <w:r>
        <w:t>Near Land Cover</w:t>
      </w:r>
    </w:p>
    <w:p w14:paraId="7600657F" w14:textId="03FED822" w:rsidR="005F02A6" w:rsidRDefault="005F02A6" w:rsidP="008C7F3C">
      <w:pPr>
        <w:pStyle w:val="ListParagraph"/>
        <w:numPr>
          <w:ilvl w:val="0"/>
          <w:numId w:val="76"/>
        </w:numPr>
        <w:spacing w:line="276" w:lineRule="auto"/>
      </w:pPr>
      <w:r>
        <w:t>Near Point of Interest</w:t>
      </w:r>
    </w:p>
    <w:p w14:paraId="1954BBE0" w14:textId="77777777" w:rsidR="005F02A6" w:rsidRPr="00034792" w:rsidRDefault="005F02A6" w:rsidP="005F02A6">
      <w:pPr>
        <w:pStyle w:val="Heading1"/>
        <w:numPr>
          <w:ilvl w:val="0"/>
          <w:numId w:val="0"/>
        </w:numPr>
        <w:ind w:left="432" w:hanging="432"/>
        <w:rPr>
          <w:lang w:val="en-CA"/>
        </w:rPr>
      </w:pPr>
      <w:bookmarkStart w:id="241" w:name="_Toc34385419"/>
      <w:r>
        <w:rPr>
          <w:lang w:val="en-CA"/>
        </w:rPr>
        <w:t>Esri Extension of TPSO</w:t>
      </w:r>
      <w:bookmarkEnd w:id="241"/>
    </w:p>
    <w:p w14:paraId="62B84CE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Neighbourhood subClassOf Parcel</w:t>
      </w:r>
    </w:p>
    <w:p w14:paraId="536A18AC" w14:textId="77777777" w:rsidR="005F02A6" w:rsidRDefault="005F02A6" w:rsidP="005F02A6">
      <w:pPr>
        <w:pStyle w:val="ListParagraph"/>
        <w:numPr>
          <w:ilvl w:val="1"/>
          <w:numId w:val="2"/>
        </w:numPr>
        <w:rPr>
          <w:lang w:val="en-CA"/>
        </w:rPr>
      </w:pPr>
      <w:r>
        <w:rPr>
          <w:lang w:val="en-CA"/>
        </w:rPr>
        <w:t>subClassOf hasLandUse value ‘</w:t>
      </w:r>
      <w:r w:rsidRPr="00885F1D">
        <w:rPr>
          <w:lang w:val="en-CA"/>
        </w:rPr>
        <w:t>NeighborhoodOrLocalPark</w:t>
      </w:r>
      <w:r>
        <w:rPr>
          <w:lang w:val="en-CA"/>
        </w:rPr>
        <w:t>’</w:t>
      </w:r>
    </w:p>
    <w:p w14:paraId="28415C85" w14:textId="77777777" w:rsidR="005F02A6" w:rsidRDefault="005F02A6" w:rsidP="005F02A6">
      <w:pPr>
        <w:pStyle w:val="ListParagraph"/>
        <w:numPr>
          <w:ilvl w:val="1"/>
          <w:numId w:val="2"/>
        </w:numPr>
        <w:rPr>
          <w:lang w:val="en-CA"/>
        </w:rPr>
      </w:pPr>
      <w:r>
        <w:rPr>
          <w:lang w:val="en-CA"/>
        </w:rPr>
        <w:t>subClassOf foaf:name min 1 xsd:string</w:t>
      </w:r>
    </w:p>
    <w:p w14:paraId="6E873294"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GFXLandUseClassification subClassOf LandUseClassification</w:t>
      </w:r>
    </w:p>
    <w:p w14:paraId="53AC56EB" w14:textId="77777777" w:rsidR="005F02A6" w:rsidRDefault="005F02A6" w:rsidP="005F02A6">
      <w:pPr>
        <w:pStyle w:val="ListParagraph"/>
        <w:numPr>
          <w:ilvl w:val="1"/>
          <w:numId w:val="2"/>
        </w:numPr>
        <w:rPr>
          <w:lang w:val="en-CA"/>
        </w:rPr>
      </w:pPr>
      <w:r>
        <w:rPr>
          <w:lang w:val="en-CA"/>
        </w:rPr>
        <w:t xml:space="preserve">Subclasses may be defined according to the value of hasGFXLandUseCode: </w:t>
      </w:r>
    </w:p>
    <w:tbl>
      <w:tblPr>
        <w:tblStyle w:val="TableGrid"/>
        <w:tblW w:w="0" w:type="auto"/>
        <w:tblInd w:w="1327" w:type="dxa"/>
        <w:tblLayout w:type="fixed"/>
        <w:tblLook w:val="0000" w:firstRow="0" w:lastRow="0" w:firstColumn="0" w:lastColumn="0" w:noHBand="0" w:noVBand="0"/>
      </w:tblPr>
      <w:tblGrid>
        <w:gridCol w:w="2689"/>
        <w:gridCol w:w="2409"/>
      </w:tblGrid>
      <w:tr w:rsidR="005F02A6" w:rsidRPr="00E47704" w14:paraId="7EC6BA7E" w14:textId="77777777" w:rsidTr="00B65792">
        <w:trPr>
          <w:trHeight w:val="110"/>
        </w:trPr>
        <w:tc>
          <w:tcPr>
            <w:tcW w:w="2689" w:type="dxa"/>
          </w:tcPr>
          <w:p w14:paraId="158F58A7" w14:textId="77777777" w:rsidR="005F02A6" w:rsidRPr="00E47704" w:rsidRDefault="005F02A6" w:rsidP="00B65792">
            <w:pPr>
              <w:pStyle w:val="Default"/>
              <w:rPr>
                <w:b/>
                <w:sz w:val="22"/>
                <w:szCs w:val="22"/>
              </w:rPr>
            </w:pPr>
            <w:r w:rsidRPr="00E47704">
              <w:rPr>
                <w:b/>
                <w:sz w:val="22"/>
                <w:szCs w:val="22"/>
              </w:rPr>
              <w:t>GFXLandUseClassification</w:t>
            </w:r>
          </w:p>
        </w:tc>
        <w:tc>
          <w:tcPr>
            <w:tcW w:w="2409" w:type="dxa"/>
          </w:tcPr>
          <w:p w14:paraId="3748CBFF" w14:textId="77777777" w:rsidR="005F02A6" w:rsidRPr="00E47704" w:rsidRDefault="005F02A6" w:rsidP="00B65792">
            <w:pPr>
              <w:pStyle w:val="Default"/>
              <w:rPr>
                <w:b/>
                <w:sz w:val="22"/>
                <w:szCs w:val="22"/>
              </w:rPr>
            </w:pPr>
            <w:r w:rsidRPr="00E47704">
              <w:rPr>
                <w:b/>
                <w:sz w:val="22"/>
                <w:szCs w:val="22"/>
              </w:rPr>
              <w:t>hasGFXLandUseCode</w:t>
            </w:r>
          </w:p>
        </w:tc>
      </w:tr>
      <w:tr w:rsidR="005F02A6" w14:paraId="40429FF3" w14:textId="77777777" w:rsidTr="00B65792">
        <w:trPr>
          <w:trHeight w:val="110"/>
        </w:trPr>
        <w:tc>
          <w:tcPr>
            <w:tcW w:w="2689" w:type="dxa"/>
          </w:tcPr>
          <w:p w14:paraId="28ED7135" w14:textId="77777777" w:rsidR="005F02A6" w:rsidRDefault="005F02A6" w:rsidP="00B65792">
            <w:pPr>
              <w:pStyle w:val="Default"/>
              <w:rPr>
                <w:sz w:val="22"/>
                <w:szCs w:val="22"/>
              </w:rPr>
            </w:pPr>
            <w:r>
              <w:rPr>
                <w:sz w:val="22"/>
                <w:szCs w:val="22"/>
              </w:rPr>
              <w:t xml:space="preserve">General / Residential </w:t>
            </w:r>
          </w:p>
        </w:tc>
        <w:tc>
          <w:tcPr>
            <w:tcW w:w="2409" w:type="dxa"/>
          </w:tcPr>
          <w:p w14:paraId="381CB46E" w14:textId="77777777" w:rsidR="005F02A6" w:rsidRDefault="005F02A6" w:rsidP="00B65792">
            <w:pPr>
              <w:pStyle w:val="Default"/>
              <w:rPr>
                <w:sz w:val="22"/>
                <w:szCs w:val="22"/>
              </w:rPr>
            </w:pPr>
            <w:r>
              <w:rPr>
                <w:sz w:val="22"/>
                <w:szCs w:val="22"/>
              </w:rPr>
              <w:t xml:space="preserve">1 </w:t>
            </w:r>
          </w:p>
        </w:tc>
      </w:tr>
      <w:tr w:rsidR="005F02A6" w14:paraId="06C1EEA7" w14:textId="77777777" w:rsidTr="00B65792">
        <w:trPr>
          <w:trHeight w:val="110"/>
        </w:trPr>
        <w:tc>
          <w:tcPr>
            <w:tcW w:w="2689" w:type="dxa"/>
          </w:tcPr>
          <w:p w14:paraId="56FF0BC3" w14:textId="77777777" w:rsidR="005F02A6" w:rsidRDefault="005F02A6" w:rsidP="00B65792">
            <w:pPr>
              <w:pStyle w:val="Default"/>
              <w:rPr>
                <w:sz w:val="22"/>
                <w:szCs w:val="22"/>
              </w:rPr>
            </w:pPr>
            <w:r>
              <w:rPr>
                <w:sz w:val="22"/>
                <w:szCs w:val="22"/>
              </w:rPr>
              <w:t xml:space="preserve">Government </w:t>
            </w:r>
          </w:p>
        </w:tc>
        <w:tc>
          <w:tcPr>
            <w:tcW w:w="2409" w:type="dxa"/>
          </w:tcPr>
          <w:p w14:paraId="1173138E" w14:textId="77777777" w:rsidR="005F02A6" w:rsidRDefault="005F02A6" w:rsidP="00B65792">
            <w:pPr>
              <w:pStyle w:val="Default"/>
              <w:rPr>
                <w:sz w:val="22"/>
                <w:szCs w:val="22"/>
              </w:rPr>
            </w:pPr>
            <w:r>
              <w:rPr>
                <w:sz w:val="22"/>
                <w:szCs w:val="22"/>
              </w:rPr>
              <w:t xml:space="preserve">2 </w:t>
            </w:r>
          </w:p>
        </w:tc>
      </w:tr>
      <w:tr w:rsidR="005F02A6" w14:paraId="2DD7C7FB" w14:textId="77777777" w:rsidTr="00B65792">
        <w:trPr>
          <w:trHeight w:val="110"/>
        </w:trPr>
        <w:tc>
          <w:tcPr>
            <w:tcW w:w="2689" w:type="dxa"/>
          </w:tcPr>
          <w:p w14:paraId="58ED3BC2" w14:textId="77777777" w:rsidR="005F02A6" w:rsidRDefault="005F02A6" w:rsidP="00B65792">
            <w:pPr>
              <w:pStyle w:val="Default"/>
              <w:rPr>
                <w:sz w:val="22"/>
                <w:szCs w:val="22"/>
              </w:rPr>
            </w:pPr>
            <w:r>
              <w:rPr>
                <w:sz w:val="22"/>
                <w:szCs w:val="22"/>
              </w:rPr>
              <w:t xml:space="preserve">Medical </w:t>
            </w:r>
          </w:p>
        </w:tc>
        <w:tc>
          <w:tcPr>
            <w:tcW w:w="2409" w:type="dxa"/>
          </w:tcPr>
          <w:p w14:paraId="201A5912" w14:textId="77777777" w:rsidR="005F02A6" w:rsidRDefault="005F02A6" w:rsidP="00B65792">
            <w:pPr>
              <w:pStyle w:val="Default"/>
              <w:rPr>
                <w:sz w:val="22"/>
                <w:szCs w:val="22"/>
              </w:rPr>
            </w:pPr>
            <w:r>
              <w:rPr>
                <w:sz w:val="22"/>
                <w:szCs w:val="22"/>
              </w:rPr>
              <w:t xml:space="preserve">3 </w:t>
            </w:r>
          </w:p>
        </w:tc>
      </w:tr>
      <w:tr w:rsidR="005F02A6" w14:paraId="545D35C2" w14:textId="77777777" w:rsidTr="00B65792">
        <w:trPr>
          <w:trHeight w:val="110"/>
        </w:trPr>
        <w:tc>
          <w:tcPr>
            <w:tcW w:w="2689" w:type="dxa"/>
          </w:tcPr>
          <w:p w14:paraId="4A1FA3C0" w14:textId="77777777" w:rsidR="005F02A6" w:rsidRDefault="005F02A6" w:rsidP="00B65792">
            <w:pPr>
              <w:pStyle w:val="Default"/>
              <w:rPr>
                <w:sz w:val="22"/>
                <w:szCs w:val="22"/>
              </w:rPr>
            </w:pPr>
            <w:r>
              <w:rPr>
                <w:sz w:val="22"/>
                <w:szCs w:val="22"/>
              </w:rPr>
              <w:t xml:space="preserve">Education </w:t>
            </w:r>
          </w:p>
        </w:tc>
        <w:tc>
          <w:tcPr>
            <w:tcW w:w="2409" w:type="dxa"/>
          </w:tcPr>
          <w:p w14:paraId="3AD9E61A" w14:textId="77777777" w:rsidR="005F02A6" w:rsidRDefault="005F02A6" w:rsidP="00B65792">
            <w:pPr>
              <w:pStyle w:val="Default"/>
              <w:rPr>
                <w:sz w:val="22"/>
                <w:szCs w:val="22"/>
              </w:rPr>
            </w:pPr>
            <w:r>
              <w:rPr>
                <w:sz w:val="22"/>
                <w:szCs w:val="22"/>
              </w:rPr>
              <w:t xml:space="preserve">4 </w:t>
            </w:r>
          </w:p>
        </w:tc>
      </w:tr>
      <w:tr w:rsidR="005F02A6" w14:paraId="73F1665B" w14:textId="77777777" w:rsidTr="00B65792">
        <w:trPr>
          <w:trHeight w:val="110"/>
        </w:trPr>
        <w:tc>
          <w:tcPr>
            <w:tcW w:w="2689" w:type="dxa"/>
          </w:tcPr>
          <w:p w14:paraId="16E423CD" w14:textId="77777777" w:rsidR="005F02A6" w:rsidRDefault="005F02A6" w:rsidP="00B65792">
            <w:pPr>
              <w:pStyle w:val="Default"/>
              <w:rPr>
                <w:sz w:val="22"/>
                <w:szCs w:val="22"/>
              </w:rPr>
            </w:pPr>
            <w:r>
              <w:rPr>
                <w:sz w:val="22"/>
                <w:szCs w:val="22"/>
              </w:rPr>
              <w:t xml:space="preserve">Transportation </w:t>
            </w:r>
          </w:p>
        </w:tc>
        <w:tc>
          <w:tcPr>
            <w:tcW w:w="2409" w:type="dxa"/>
          </w:tcPr>
          <w:p w14:paraId="493E3E86" w14:textId="77777777" w:rsidR="005F02A6" w:rsidRDefault="005F02A6" w:rsidP="00B65792">
            <w:pPr>
              <w:pStyle w:val="Default"/>
              <w:rPr>
                <w:sz w:val="22"/>
                <w:szCs w:val="22"/>
              </w:rPr>
            </w:pPr>
            <w:r>
              <w:rPr>
                <w:sz w:val="22"/>
                <w:szCs w:val="22"/>
              </w:rPr>
              <w:t xml:space="preserve">5 </w:t>
            </w:r>
          </w:p>
        </w:tc>
      </w:tr>
      <w:tr w:rsidR="005F02A6" w14:paraId="133713C0" w14:textId="77777777" w:rsidTr="00B65792">
        <w:trPr>
          <w:trHeight w:val="110"/>
        </w:trPr>
        <w:tc>
          <w:tcPr>
            <w:tcW w:w="2689" w:type="dxa"/>
          </w:tcPr>
          <w:p w14:paraId="0EF09C6F" w14:textId="77777777" w:rsidR="005F02A6" w:rsidRDefault="005F02A6" w:rsidP="00B65792">
            <w:pPr>
              <w:pStyle w:val="Default"/>
              <w:rPr>
                <w:sz w:val="22"/>
                <w:szCs w:val="22"/>
              </w:rPr>
            </w:pPr>
            <w:r>
              <w:rPr>
                <w:sz w:val="22"/>
                <w:szCs w:val="22"/>
              </w:rPr>
              <w:t xml:space="preserve">Commercial </w:t>
            </w:r>
          </w:p>
        </w:tc>
        <w:tc>
          <w:tcPr>
            <w:tcW w:w="2409" w:type="dxa"/>
          </w:tcPr>
          <w:p w14:paraId="3FAE0D0A" w14:textId="77777777" w:rsidR="005F02A6" w:rsidRDefault="005F02A6" w:rsidP="00B65792">
            <w:pPr>
              <w:pStyle w:val="Default"/>
              <w:rPr>
                <w:sz w:val="22"/>
                <w:szCs w:val="22"/>
              </w:rPr>
            </w:pPr>
            <w:r>
              <w:rPr>
                <w:sz w:val="22"/>
                <w:szCs w:val="22"/>
              </w:rPr>
              <w:t xml:space="preserve">6 </w:t>
            </w:r>
          </w:p>
        </w:tc>
      </w:tr>
      <w:tr w:rsidR="005F02A6" w14:paraId="5A7B7369" w14:textId="77777777" w:rsidTr="00B65792">
        <w:trPr>
          <w:trHeight w:val="110"/>
        </w:trPr>
        <w:tc>
          <w:tcPr>
            <w:tcW w:w="2689" w:type="dxa"/>
          </w:tcPr>
          <w:p w14:paraId="42FD5B6E" w14:textId="77777777" w:rsidR="005F02A6" w:rsidRDefault="005F02A6" w:rsidP="00B65792">
            <w:pPr>
              <w:pStyle w:val="Default"/>
              <w:rPr>
                <w:sz w:val="22"/>
                <w:szCs w:val="22"/>
              </w:rPr>
            </w:pPr>
            <w:r>
              <w:rPr>
                <w:sz w:val="22"/>
                <w:szCs w:val="22"/>
              </w:rPr>
              <w:t xml:space="preserve">Religious </w:t>
            </w:r>
          </w:p>
        </w:tc>
        <w:tc>
          <w:tcPr>
            <w:tcW w:w="2409" w:type="dxa"/>
          </w:tcPr>
          <w:p w14:paraId="0CA96B06" w14:textId="77777777" w:rsidR="005F02A6" w:rsidRDefault="005F02A6" w:rsidP="00B65792">
            <w:pPr>
              <w:pStyle w:val="Default"/>
              <w:rPr>
                <w:sz w:val="22"/>
                <w:szCs w:val="22"/>
              </w:rPr>
            </w:pPr>
            <w:r>
              <w:rPr>
                <w:sz w:val="22"/>
                <w:szCs w:val="22"/>
              </w:rPr>
              <w:t xml:space="preserve">7 </w:t>
            </w:r>
          </w:p>
        </w:tc>
      </w:tr>
      <w:tr w:rsidR="005F02A6" w14:paraId="7C73E8AF" w14:textId="77777777" w:rsidTr="00B65792">
        <w:trPr>
          <w:trHeight w:val="110"/>
        </w:trPr>
        <w:tc>
          <w:tcPr>
            <w:tcW w:w="2689" w:type="dxa"/>
          </w:tcPr>
          <w:p w14:paraId="4D075FC1" w14:textId="77777777" w:rsidR="005F02A6" w:rsidRDefault="005F02A6" w:rsidP="00B65792">
            <w:pPr>
              <w:pStyle w:val="Default"/>
              <w:rPr>
                <w:sz w:val="22"/>
                <w:szCs w:val="22"/>
              </w:rPr>
            </w:pPr>
            <w:r>
              <w:rPr>
                <w:sz w:val="22"/>
                <w:szCs w:val="22"/>
              </w:rPr>
              <w:t xml:space="preserve">Recreation </w:t>
            </w:r>
          </w:p>
        </w:tc>
        <w:tc>
          <w:tcPr>
            <w:tcW w:w="2409" w:type="dxa"/>
          </w:tcPr>
          <w:p w14:paraId="2EF15C6F" w14:textId="77777777" w:rsidR="005F02A6" w:rsidRDefault="005F02A6" w:rsidP="00B65792">
            <w:pPr>
              <w:pStyle w:val="Default"/>
              <w:rPr>
                <w:sz w:val="22"/>
                <w:szCs w:val="22"/>
              </w:rPr>
            </w:pPr>
            <w:r>
              <w:rPr>
                <w:sz w:val="22"/>
                <w:szCs w:val="22"/>
              </w:rPr>
              <w:t xml:space="preserve">8 </w:t>
            </w:r>
          </w:p>
        </w:tc>
      </w:tr>
      <w:tr w:rsidR="005F02A6" w14:paraId="3B88A5B6" w14:textId="77777777" w:rsidTr="00B65792">
        <w:trPr>
          <w:trHeight w:val="110"/>
        </w:trPr>
        <w:tc>
          <w:tcPr>
            <w:tcW w:w="2689" w:type="dxa"/>
          </w:tcPr>
          <w:p w14:paraId="05B28407" w14:textId="77777777" w:rsidR="005F02A6" w:rsidRDefault="005F02A6" w:rsidP="00B65792">
            <w:pPr>
              <w:pStyle w:val="Default"/>
              <w:rPr>
                <w:sz w:val="22"/>
                <w:szCs w:val="22"/>
              </w:rPr>
            </w:pPr>
            <w:r>
              <w:rPr>
                <w:sz w:val="22"/>
                <w:szCs w:val="22"/>
              </w:rPr>
              <w:t xml:space="preserve">Cultural / Heritage </w:t>
            </w:r>
          </w:p>
        </w:tc>
        <w:tc>
          <w:tcPr>
            <w:tcW w:w="2409" w:type="dxa"/>
          </w:tcPr>
          <w:p w14:paraId="2C7FBD29" w14:textId="77777777" w:rsidR="005F02A6" w:rsidRDefault="005F02A6" w:rsidP="00B65792">
            <w:pPr>
              <w:pStyle w:val="Default"/>
              <w:rPr>
                <w:sz w:val="22"/>
                <w:szCs w:val="22"/>
              </w:rPr>
            </w:pPr>
            <w:r>
              <w:rPr>
                <w:sz w:val="22"/>
                <w:szCs w:val="22"/>
              </w:rPr>
              <w:t>9</w:t>
            </w:r>
          </w:p>
        </w:tc>
      </w:tr>
      <w:tr w:rsidR="005F02A6" w14:paraId="79CAECCB" w14:textId="77777777" w:rsidTr="00B65792">
        <w:trPr>
          <w:trHeight w:val="110"/>
        </w:trPr>
        <w:tc>
          <w:tcPr>
            <w:tcW w:w="2689" w:type="dxa"/>
          </w:tcPr>
          <w:p w14:paraId="044A0C77" w14:textId="77777777" w:rsidR="005F02A6" w:rsidRDefault="005F02A6" w:rsidP="00B65792">
            <w:pPr>
              <w:pStyle w:val="Default"/>
              <w:rPr>
                <w:sz w:val="22"/>
                <w:szCs w:val="22"/>
              </w:rPr>
            </w:pPr>
            <w:r>
              <w:rPr>
                <w:sz w:val="22"/>
                <w:szCs w:val="22"/>
              </w:rPr>
              <w:t xml:space="preserve">Hotel </w:t>
            </w:r>
          </w:p>
        </w:tc>
        <w:tc>
          <w:tcPr>
            <w:tcW w:w="2409" w:type="dxa"/>
          </w:tcPr>
          <w:p w14:paraId="27CCE070" w14:textId="77777777" w:rsidR="005F02A6" w:rsidRDefault="005F02A6" w:rsidP="00B65792">
            <w:pPr>
              <w:pStyle w:val="Default"/>
              <w:rPr>
                <w:sz w:val="22"/>
                <w:szCs w:val="22"/>
              </w:rPr>
            </w:pPr>
            <w:r>
              <w:rPr>
                <w:sz w:val="22"/>
                <w:szCs w:val="22"/>
              </w:rPr>
              <w:t>10</w:t>
            </w:r>
          </w:p>
        </w:tc>
      </w:tr>
      <w:tr w:rsidR="005F02A6" w14:paraId="7DEFE582" w14:textId="77777777" w:rsidTr="00B65792">
        <w:trPr>
          <w:trHeight w:val="110"/>
        </w:trPr>
        <w:tc>
          <w:tcPr>
            <w:tcW w:w="2689" w:type="dxa"/>
          </w:tcPr>
          <w:p w14:paraId="78EB2C37" w14:textId="77777777" w:rsidR="005F02A6" w:rsidRDefault="005F02A6" w:rsidP="00B65792">
            <w:pPr>
              <w:pStyle w:val="Default"/>
              <w:rPr>
                <w:sz w:val="22"/>
                <w:szCs w:val="22"/>
              </w:rPr>
            </w:pPr>
            <w:r>
              <w:rPr>
                <w:sz w:val="22"/>
                <w:szCs w:val="22"/>
              </w:rPr>
              <w:t xml:space="preserve">Airport </w:t>
            </w:r>
          </w:p>
        </w:tc>
        <w:tc>
          <w:tcPr>
            <w:tcW w:w="2409" w:type="dxa"/>
          </w:tcPr>
          <w:p w14:paraId="710C3F93" w14:textId="77777777" w:rsidR="005F02A6" w:rsidRDefault="005F02A6" w:rsidP="00B65792">
            <w:pPr>
              <w:pStyle w:val="Default"/>
              <w:rPr>
                <w:sz w:val="22"/>
                <w:szCs w:val="22"/>
              </w:rPr>
            </w:pPr>
            <w:r>
              <w:rPr>
                <w:sz w:val="22"/>
                <w:szCs w:val="22"/>
              </w:rPr>
              <w:t>11</w:t>
            </w:r>
          </w:p>
        </w:tc>
      </w:tr>
      <w:tr w:rsidR="005F02A6" w14:paraId="6AEAE4AC" w14:textId="77777777" w:rsidTr="00B65792">
        <w:trPr>
          <w:trHeight w:val="110"/>
        </w:trPr>
        <w:tc>
          <w:tcPr>
            <w:tcW w:w="2689" w:type="dxa"/>
          </w:tcPr>
          <w:p w14:paraId="774496D9" w14:textId="77777777" w:rsidR="005F02A6" w:rsidRDefault="005F02A6" w:rsidP="00B65792">
            <w:pPr>
              <w:pStyle w:val="Default"/>
              <w:rPr>
                <w:sz w:val="22"/>
                <w:szCs w:val="22"/>
              </w:rPr>
            </w:pPr>
            <w:r>
              <w:rPr>
                <w:sz w:val="22"/>
                <w:szCs w:val="22"/>
              </w:rPr>
              <w:t xml:space="preserve">Industrial </w:t>
            </w:r>
          </w:p>
        </w:tc>
        <w:tc>
          <w:tcPr>
            <w:tcW w:w="2409" w:type="dxa"/>
          </w:tcPr>
          <w:p w14:paraId="1D5BEEF5" w14:textId="77777777" w:rsidR="005F02A6" w:rsidRDefault="005F02A6" w:rsidP="00B65792">
            <w:pPr>
              <w:pStyle w:val="Default"/>
              <w:rPr>
                <w:sz w:val="22"/>
                <w:szCs w:val="22"/>
              </w:rPr>
            </w:pPr>
            <w:r>
              <w:rPr>
                <w:sz w:val="22"/>
                <w:szCs w:val="22"/>
              </w:rPr>
              <w:t xml:space="preserve">12 </w:t>
            </w:r>
          </w:p>
        </w:tc>
      </w:tr>
      <w:tr w:rsidR="005F02A6" w14:paraId="6E3C0119" w14:textId="77777777" w:rsidTr="00B65792">
        <w:trPr>
          <w:trHeight w:val="110"/>
        </w:trPr>
        <w:tc>
          <w:tcPr>
            <w:tcW w:w="2689" w:type="dxa"/>
          </w:tcPr>
          <w:p w14:paraId="5053991D" w14:textId="77777777" w:rsidR="005F02A6" w:rsidRDefault="005F02A6" w:rsidP="00B65792">
            <w:pPr>
              <w:pStyle w:val="Default"/>
              <w:rPr>
                <w:sz w:val="22"/>
                <w:szCs w:val="22"/>
              </w:rPr>
            </w:pPr>
            <w:r>
              <w:rPr>
                <w:sz w:val="22"/>
                <w:szCs w:val="22"/>
              </w:rPr>
              <w:t xml:space="preserve">Community Centre </w:t>
            </w:r>
          </w:p>
        </w:tc>
        <w:tc>
          <w:tcPr>
            <w:tcW w:w="2409" w:type="dxa"/>
          </w:tcPr>
          <w:p w14:paraId="3225C67A" w14:textId="77777777" w:rsidR="005F02A6" w:rsidRDefault="005F02A6" w:rsidP="00B65792">
            <w:pPr>
              <w:pStyle w:val="Default"/>
              <w:rPr>
                <w:sz w:val="22"/>
                <w:szCs w:val="22"/>
              </w:rPr>
            </w:pPr>
            <w:r>
              <w:rPr>
                <w:sz w:val="22"/>
                <w:szCs w:val="22"/>
              </w:rPr>
              <w:t xml:space="preserve">13 </w:t>
            </w:r>
          </w:p>
        </w:tc>
      </w:tr>
      <w:tr w:rsidR="005F02A6" w14:paraId="10DC7B85" w14:textId="77777777" w:rsidTr="00B65792">
        <w:trPr>
          <w:trHeight w:val="110"/>
        </w:trPr>
        <w:tc>
          <w:tcPr>
            <w:tcW w:w="2689" w:type="dxa"/>
          </w:tcPr>
          <w:p w14:paraId="0F030090" w14:textId="77777777" w:rsidR="005F02A6" w:rsidRDefault="005F02A6" w:rsidP="00B65792">
            <w:pPr>
              <w:pStyle w:val="Default"/>
              <w:rPr>
                <w:sz w:val="22"/>
                <w:szCs w:val="22"/>
              </w:rPr>
            </w:pPr>
            <w:r>
              <w:rPr>
                <w:sz w:val="22"/>
                <w:szCs w:val="22"/>
              </w:rPr>
              <w:t xml:space="preserve">Agricultural </w:t>
            </w:r>
          </w:p>
        </w:tc>
        <w:tc>
          <w:tcPr>
            <w:tcW w:w="2409" w:type="dxa"/>
          </w:tcPr>
          <w:p w14:paraId="01395E1F" w14:textId="77777777" w:rsidR="005F02A6" w:rsidRDefault="005F02A6" w:rsidP="00B65792">
            <w:pPr>
              <w:pStyle w:val="Default"/>
              <w:rPr>
                <w:sz w:val="22"/>
                <w:szCs w:val="22"/>
              </w:rPr>
            </w:pPr>
            <w:r>
              <w:rPr>
                <w:sz w:val="22"/>
                <w:szCs w:val="22"/>
              </w:rPr>
              <w:t xml:space="preserve">14 </w:t>
            </w:r>
          </w:p>
        </w:tc>
      </w:tr>
      <w:tr w:rsidR="005F02A6" w14:paraId="332E20C2" w14:textId="77777777" w:rsidTr="00B65792">
        <w:trPr>
          <w:trHeight w:val="110"/>
        </w:trPr>
        <w:tc>
          <w:tcPr>
            <w:tcW w:w="2689" w:type="dxa"/>
          </w:tcPr>
          <w:p w14:paraId="757B4FE4" w14:textId="77777777" w:rsidR="005F02A6" w:rsidRDefault="005F02A6" w:rsidP="00B65792">
            <w:pPr>
              <w:pStyle w:val="Default"/>
              <w:rPr>
                <w:sz w:val="22"/>
                <w:szCs w:val="22"/>
              </w:rPr>
            </w:pPr>
            <w:r>
              <w:rPr>
                <w:sz w:val="22"/>
                <w:szCs w:val="22"/>
              </w:rPr>
              <w:t xml:space="preserve">Energy </w:t>
            </w:r>
          </w:p>
        </w:tc>
        <w:tc>
          <w:tcPr>
            <w:tcW w:w="2409" w:type="dxa"/>
          </w:tcPr>
          <w:p w14:paraId="16B4DA79" w14:textId="77777777" w:rsidR="005F02A6" w:rsidRDefault="005F02A6" w:rsidP="00B65792">
            <w:pPr>
              <w:pStyle w:val="Default"/>
              <w:rPr>
                <w:sz w:val="22"/>
                <w:szCs w:val="22"/>
              </w:rPr>
            </w:pPr>
            <w:r>
              <w:rPr>
                <w:sz w:val="22"/>
                <w:szCs w:val="22"/>
              </w:rPr>
              <w:t xml:space="preserve">15 </w:t>
            </w:r>
          </w:p>
        </w:tc>
      </w:tr>
      <w:tr w:rsidR="005F02A6" w14:paraId="7B20FD4D" w14:textId="77777777" w:rsidTr="00B65792">
        <w:trPr>
          <w:trHeight w:val="110"/>
        </w:trPr>
        <w:tc>
          <w:tcPr>
            <w:tcW w:w="2689" w:type="dxa"/>
          </w:tcPr>
          <w:p w14:paraId="0BAB934A" w14:textId="77777777" w:rsidR="005F02A6" w:rsidRDefault="005F02A6" w:rsidP="00B65792">
            <w:pPr>
              <w:pStyle w:val="Default"/>
              <w:rPr>
                <w:sz w:val="22"/>
                <w:szCs w:val="22"/>
              </w:rPr>
            </w:pPr>
            <w:r>
              <w:rPr>
                <w:sz w:val="22"/>
                <w:szCs w:val="22"/>
              </w:rPr>
              <w:t xml:space="preserve">Banking and Finance </w:t>
            </w:r>
          </w:p>
        </w:tc>
        <w:tc>
          <w:tcPr>
            <w:tcW w:w="2409" w:type="dxa"/>
          </w:tcPr>
          <w:p w14:paraId="503E2512" w14:textId="77777777" w:rsidR="005F02A6" w:rsidRDefault="005F02A6" w:rsidP="00B65792">
            <w:pPr>
              <w:pStyle w:val="Default"/>
              <w:rPr>
                <w:sz w:val="22"/>
                <w:szCs w:val="22"/>
              </w:rPr>
            </w:pPr>
            <w:r>
              <w:rPr>
                <w:sz w:val="22"/>
                <w:szCs w:val="22"/>
              </w:rPr>
              <w:t xml:space="preserve">16 </w:t>
            </w:r>
          </w:p>
        </w:tc>
      </w:tr>
      <w:tr w:rsidR="005F02A6" w14:paraId="636F8629" w14:textId="77777777" w:rsidTr="00B65792">
        <w:trPr>
          <w:trHeight w:val="110"/>
        </w:trPr>
        <w:tc>
          <w:tcPr>
            <w:tcW w:w="2689" w:type="dxa"/>
          </w:tcPr>
          <w:p w14:paraId="3BA2640A" w14:textId="77777777" w:rsidR="005F02A6" w:rsidRDefault="005F02A6" w:rsidP="00B65792">
            <w:pPr>
              <w:pStyle w:val="Default"/>
              <w:rPr>
                <w:sz w:val="22"/>
                <w:szCs w:val="22"/>
              </w:rPr>
            </w:pPr>
            <w:r>
              <w:rPr>
                <w:sz w:val="22"/>
                <w:szCs w:val="22"/>
              </w:rPr>
              <w:t xml:space="preserve">Mail and Shipping </w:t>
            </w:r>
          </w:p>
        </w:tc>
        <w:tc>
          <w:tcPr>
            <w:tcW w:w="2409" w:type="dxa"/>
          </w:tcPr>
          <w:p w14:paraId="5FE4B137" w14:textId="77777777" w:rsidR="005F02A6" w:rsidRDefault="005F02A6" w:rsidP="00B65792">
            <w:pPr>
              <w:pStyle w:val="Default"/>
              <w:rPr>
                <w:sz w:val="22"/>
                <w:szCs w:val="22"/>
              </w:rPr>
            </w:pPr>
            <w:r>
              <w:rPr>
                <w:sz w:val="22"/>
                <w:szCs w:val="22"/>
              </w:rPr>
              <w:t xml:space="preserve">17 </w:t>
            </w:r>
          </w:p>
        </w:tc>
      </w:tr>
      <w:tr w:rsidR="005F02A6" w14:paraId="7ADBADEE" w14:textId="77777777" w:rsidTr="00B65792">
        <w:trPr>
          <w:trHeight w:val="110"/>
        </w:trPr>
        <w:tc>
          <w:tcPr>
            <w:tcW w:w="2689" w:type="dxa"/>
          </w:tcPr>
          <w:p w14:paraId="487AC469" w14:textId="77777777" w:rsidR="005F02A6" w:rsidRDefault="005F02A6" w:rsidP="00B65792">
            <w:pPr>
              <w:pStyle w:val="Default"/>
              <w:rPr>
                <w:sz w:val="22"/>
                <w:szCs w:val="22"/>
              </w:rPr>
            </w:pPr>
            <w:r>
              <w:rPr>
                <w:sz w:val="22"/>
                <w:szCs w:val="22"/>
              </w:rPr>
              <w:t xml:space="preserve">Weather </w:t>
            </w:r>
          </w:p>
        </w:tc>
        <w:tc>
          <w:tcPr>
            <w:tcW w:w="2409" w:type="dxa"/>
          </w:tcPr>
          <w:p w14:paraId="28CDD11A" w14:textId="77777777" w:rsidR="005F02A6" w:rsidRDefault="005F02A6" w:rsidP="00B65792">
            <w:pPr>
              <w:pStyle w:val="Default"/>
              <w:rPr>
                <w:sz w:val="22"/>
                <w:szCs w:val="22"/>
              </w:rPr>
            </w:pPr>
            <w:r>
              <w:rPr>
                <w:sz w:val="22"/>
                <w:szCs w:val="22"/>
              </w:rPr>
              <w:t xml:space="preserve">18 </w:t>
            </w:r>
          </w:p>
        </w:tc>
      </w:tr>
      <w:tr w:rsidR="005F02A6" w14:paraId="0FCA857D" w14:textId="77777777" w:rsidTr="00B65792">
        <w:trPr>
          <w:trHeight w:val="110"/>
        </w:trPr>
        <w:tc>
          <w:tcPr>
            <w:tcW w:w="2689" w:type="dxa"/>
          </w:tcPr>
          <w:p w14:paraId="58AC7B58" w14:textId="77777777" w:rsidR="005F02A6" w:rsidRDefault="005F02A6" w:rsidP="00B65792">
            <w:pPr>
              <w:pStyle w:val="Default"/>
              <w:rPr>
                <w:sz w:val="22"/>
                <w:szCs w:val="22"/>
              </w:rPr>
            </w:pPr>
            <w:r>
              <w:rPr>
                <w:sz w:val="22"/>
                <w:szCs w:val="22"/>
              </w:rPr>
              <w:lastRenderedPageBreak/>
              <w:t xml:space="preserve">Water Supply and Treatment </w:t>
            </w:r>
          </w:p>
        </w:tc>
        <w:tc>
          <w:tcPr>
            <w:tcW w:w="2409" w:type="dxa"/>
          </w:tcPr>
          <w:p w14:paraId="6C04D0C8" w14:textId="77777777" w:rsidR="005F02A6" w:rsidRDefault="005F02A6" w:rsidP="00B65792">
            <w:pPr>
              <w:pStyle w:val="Default"/>
              <w:rPr>
                <w:sz w:val="22"/>
                <w:szCs w:val="22"/>
              </w:rPr>
            </w:pPr>
            <w:r>
              <w:rPr>
                <w:sz w:val="22"/>
                <w:szCs w:val="22"/>
              </w:rPr>
              <w:t xml:space="preserve">19 </w:t>
            </w:r>
          </w:p>
        </w:tc>
      </w:tr>
      <w:tr w:rsidR="005F02A6" w14:paraId="4584828E" w14:textId="77777777" w:rsidTr="00B65792">
        <w:trPr>
          <w:trHeight w:val="110"/>
        </w:trPr>
        <w:tc>
          <w:tcPr>
            <w:tcW w:w="2689" w:type="dxa"/>
          </w:tcPr>
          <w:p w14:paraId="676FD790" w14:textId="77777777" w:rsidR="005F02A6" w:rsidRDefault="005F02A6" w:rsidP="00B65792">
            <w:pPr>
              <w:pStyle w:val="Default"/>
              <w:rPr>
                <w:sz w:val="22"/>
                <w:szCs w:val="22"/>
              </w:rPr>
            </w:pPr>
            <w:r>
              <w:rPr>
                <w:sz w:val="22"/>
                <w:szCs w:val="22"/>
              </w:rPr>
              <w:t xml:space="preserve">Information and Communication </w:t>
            </w:r>
          </w:p>
        </w:tc>
        <w:tc>
          <w:tcPr>
            <w:tcW w:w="2409" w:type="dxa"/>
          </w:tcPr>
          <w:p w14:paraId="48AD9045" w14:textId="77777777" w:rsidR="005F02A6" w:rsidRDefault="005F02A6" w:rsidP="00B65792">
            <w:pPr>
              <w:pStyle w:val="Default"/>
              <w:rPr>
                <w:sz w:val="22"/>
                <w:szCs w:val="22"/>
              </w:rPr>
            </w:pPr>
            <w:r>
              <w:rPr>
                <w:sz w:val="22"/>
                <w:szCs w:val="22"/>
              </w:rPr>
              <w:t xml:space="preserve">20 </w:t>
            </w:r>
          </w:p>
        </w:tc>
      </w:tr>
      <w:tr w:rsidR="005F02A6" w14:paraId="1E3FE498" w14:textId="77777777" w:rsidTr="00B65792">
        <w:trPr>
          <w:trHeight w:val="110"/>
        </w:trPr>
        <w:tc>
          <w:tcPr>
            <w:tcW w:w="2689" w:type="dxa"/>
          </w:tcPr>
          <w:p w14:paraId="0791531D" w14:textId="77777777" w:rsidR="005F02A6" w:rsidRDefault="005F02A6" w:rsidP="00B65792">
            <w:pPr>
              <w:pStyle w:val="Default"/>
              <w:rPr>
                <w:sz w:val="22"/>
                <w:szCs w:val="22"/>
              </w:rPr>
            </w:pPr>
            <w:r>
              <w:rPr>
                <w:sz w:val="22"/>
                <w:szCs w:val="22"/>
              </w:rPr>
              <w:t xml:space="preserve">Other </w:t>
            </w:r>
          </w:p>
        </w:tc>
        <w:tc>
          <w:tcPr>
            <w:tcW w:w="2409" w:type="dxa"/>
          </w:tcPr>
          <w:p w14:paraId="6D2E249F" w14:textId="77777777" w:rsidR="005F02A6" w:rsidRDefault="005F02A6" w:rsidP="00B65792">
            <w:pPr>
              <w:pStyle w:val="Default"/>
              <w:numPr>
                <w:ilvl w:val="3"/>
                <w:numId w:val="19"/>
              </w:numPr>
              <w:rPr>
                <w:sz w:val="22"/>
                <w:szCs w:val="22"/>
              </w:rPr>
            </w:pPr>
          </w:p>
        </w:tc>
      </w:tr>
    </w:tbl>
    <w:p w14:paraId="1431666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GFXLandCover subClassOf LandUseClassification</w:t>
      </w:r>
    </w:p>
    <w:p w14:paraId="46312B78" w14:textId="77777777" w:rsidR="005F02A6" w:rsidRDefault="005F02A6" w:rsidP="005F02A6">
      <w:pPr>
        <w:pStyle w:val="ListParagraph"/>
        <w:numPr>
          <w:ilvl w:val="1"/>
          <w:numId w:val="2"/>
        </w:numPr>
        <w:rPr>
          <w:lang w:val="en-CA"/>
        </w:rPr>
      </w:pPr>
      <w:r>
        <w:rPr>
          <w:lang w:val="en-CA"/>
        </w:rPr>
        <w:t>Subclasses of GFXLandCover may be defined according to the value of hasGFXLandCoverCode:</w:t>
      </w:r>
    </w:p>
    <w:tbl>
      <w:tblPr>
        <w:tblStyle w:val="PlainTable1"/>
        <w:tblW w:w="5838" w:type="pct"/>
        <w:tblInd w:w="-113" w:type="dxa"/>
        <w:tblLayout w:type="fixed"/>
        <w:tblLook w:val="04A0" w:firstRow="1" w:lastRow="0" w:firstColumn="1" w:lastColumn="0" w:noHBand="0" w:noVBand="1"/>
      </w:tblPr>
      <w:tblGrid>
        <w:gridCol w:w="641"/>
        <w:gridCol w:w="3192"/>
        <w:gridCol w:w="616"/>
        <w:gridCol w:w="3129"/>
        <w:gridCol w:w="653"/>
        <w:gridCol w:w="2686"/>
      </w:tblGrid>
      <w:tr w:rsidR="005F02A6" w:rsidRPr="008640A6" w14:paraId="39B8E6B3"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75D761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0</w:t>
            </w:r>
          </w:p>
        </w:tc>
        <w:tc>
          <w:tcPr>
            <w:tcW w:w="1462" w:type="pct"/>
            <w:noWrap/>
            <w:vAlign w:val="center"/>
            <w:hideMark/>
          </w:tcPr>
          <w:p w14:paraId="0787D52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No data</w:t>
            </w:r>
          </w:p>
        </w:tc>
        <w:tc>
          <w:tcPr>
            <w:tcW w:w="282" w:type="pct"/>
            <w:vAlign w:val="center"/>
          </w:tcPr>
          <w:p w14:paraId="010904A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50</w:t>
            </w:r>
          </w:p>
        </w:tc>
        <w:tc>
          <w:tcPr>
            <w:tcW w:w="1433" w:type="pct"/>
            <w:vAlign w:val="center"/>
          </w:tcPr>
          <w:p w14:paraId="52031E3A"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Shrubland</w:t>
            </w:r>
          </w:p>
        </w:tc>
        <w:tc>
          <w:tcPr>
            <w:tcW w:w="299" w:type="pct"/>
            <w:vAlign w:val="center"/>
          </w:tcPr>
          <w:p w14:paraId="5CAB887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121</w:t>
            </w:r>
          </w:p>
        </w:tc>
        <w:tc>
          <w:tcPr>
            <w:tcW w:w="1230" w:type="pct"/>
            <w:vAlign w:val="center"/>
          </w:tcPr>
          <w:p w14:paraId="3B9E0F2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Annual Cropland</w:t>
            </w:r>
          </w:p>
        </w:tc>
      </w:tr>
      <w:tr w:rsidR="005F02A6" w:rsidRPr="008640A6" w14:paraId="2DBFF2CB"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577211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10</w:t>
            </w:r>
          </w:p>
        </w:tc>
        <w:tc>
          <w:tcPr>
            <w:tcW w:w="1462" w:type="pct"/>
            <w:noWrap/>
            <w:vAlign w:val="center"/>
            <w:hideMark/>
          </w:tcPr>
          <w:p w14:paraId="463D54C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Unclassified</w:t>
            </w:r>
          </w:p>
        </w:tc>
        <w:tc>
          <w:tcPr>
            <w:tcW w:w="282" w:type="pct"/>
            <w:vAlign w:val="center"/>
          </w:tcPr>
          <w:p w14:paraId="39EB60C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51</w:t>
            </w:r>
          </w:p>
        </w:tc>
        <w:tc>
          <w:tcPr>
            <w:tcW w:w="1433" w:type="pct"/>
            <w:vAlign w:val="center"/>
          </w:tcPr>
          <w:p w14:paraId="15ED0C30"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tall</w:t>
            </w:r>
          </w:p>
        </w:tc>
        <w:tc>
          <w:tcPr>
            <w:tcW w:w="299" w:type="pct"/>
            <w:vAlign w:val="center"/>
          </w:tcPr>
          <w:p w14:paraId="41F9490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122</w:t>
            </w:r>
          </w:p>
        </w:tc>
        <w:tc>
          <w:tcPr>
            <w:tcW w:w="1230" w:type="pct"/>
            <w:vAlign w:val="center"/>
          </w:tcPr>
          <w:p w14:paraId="137294B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Perennial Cropland and Pasture</w:t>
            </w:r>
          </w:p>
        </w:tc>
      </w:tr>
      <w:tr w:rsidR="005F02A6" w:rsidRPr="008640A6" w14:paraId="17A63A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7D2261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11</w:t>
            </w:r>
          </w:p>
        </w:tc>
        <w:tc>
          <w:tcPr>
            <w:tcW w:w="1462" w:type="pct"/>
            <w:noWrap/>
            <w:vAlign w:val="center"/>
            <w:hideMark/>
          </w:tcPr>
          <w:p w14:paraId="140B4F9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Cloud</w:t>
            </w:r>
          </w:p>
        </w:tc>
        <w:tc>
          <w:tcPr>
            <w:tcW w:w="282" w:type="pct"/>
            <w:vAlign w:val="center"/>
          </w:tcPr>
          <w:p w14:paraId="10F91F8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52</w:t>
            </w:r>
          </w:p>
        </w:tc>
        <w:tc>
          <w:tcPr>
            <w:tcW w:w="1433" w:type="pct"/>
            <w:vAlign w:val="center"/>
          </w:tcPr>
          <w:p w14:paraId="403B8F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low</w:t>
            </w:r>
          </w:p>
        </w:tc>
        <w:tc>
          <w:tcPr>
            <w:tcW w:w="299" w:type="pct"/>
            <w:vAlign w:val="center"/>
          </w:tcPr>
          <w:p w14:paraId="4807AA4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200</w:t>
            </w:r>
          </w:p>
        </w:tc>
        <w:tc>
          <w:tcPr>
            <w:tcW w:w="1230" w:type="pct"/>
            <w:vAlign w:val="center"/>
          </w:tcPr>
          <w:p w14:paraId="691CF9C0"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Forest/Tree classes</w:t>
            </w:r>
          </w:p>
        </w:tc>
      </w:tr>
      <w:tr w:rsidR="005F02A6" w:rsidRPr="008640A6" w14:paraId="2071294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F16957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12</w:t>
            </w:r>
          </w:p>
        </w:tc>
        <w:tc>
          <w:tcPr>
            <w:tcW w:w="1462" w:type="pct"/>
            <w:noWrap/>
            <w:vAlign w:val="center"/>
            <w:hideMark/>
          </w:tcPr>
          <w:p w14:paraId="007141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Shadow</w:t>
            </w:r>
          </w:p>
        </w:tc>
        <w:tc>
          <w:tcPr>
            <w:tcW w:w="282" w:type="pct"/>
            <w:vAlign w:val="center"/>
          </w:tcPr>
          <w:p w14:paraId="13E8308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53</w:t>
            </w:r>
          </w:p>
        </w:tc>
        <w:tc>
          <w:tcPr>
            <w:tcW w:w="1433" w:type="pct"/>
            <w:vAlign w:val="center"/>
          </w:tcPr>
          <w:p w14:paraId="4D9B09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Prostrate dwarf shrub</w:t>
            </w:r>
          </w:p>
        </w:tc>
        <w:tc>
          <w:tcPr>
            <w:tcW w:w="299" w:type="pct"/>
            <w:vAlign w:val="center"/>
          </w:tcPr>
          <w:p w14:paraId="4FCB6A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210</w:t>
            </w:r>
          </w:p>
        </w:tc>
        <w:tc>
          <w:tcPr>
            <w:tcW w:w="1230" w:type="pct"/>
            <w:vAlign w:val="center"/>
          </w:tcPr>
          <w:p w14:paraId="49B784D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Forest</w:t>
            </w:r>
          </w:p>
        </w:tc>
      </w:tr>
      <w:tr w:rsidR="005F02A6" w:rsidRPr="008640A6" w14:paraId="4E089D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048EFC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20</w:t>
            </w:r>
          </w:p>
        </w:tc>
        <w:tc>
          <w:tcPr>
            <w:tcW w:w="1462" w:type="pct"/>
            <w:noWrap/>
            <w:vAlign w:val="center"/>
            <w:hideMark/>
          </w:tcPr>
          <w:p w14:paraId="792318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Water</w:t>
            </w:r>
          </w:p>
        </w:tc>
        <w:tc>
          <w:tcPr>
            <w:tcW w:w="282" w:type="pct"/>
            <w:vAlign w:val="center"/>
          </w:tcPr>
          <w:p w14:paraId="527A7D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80</w:t>
            </w:r>
          </w:p>
        </w:tc>
        <w:tc>
          <w:tcPr>
            <w:tcW w:w="1433" w:type="pct"/>
            <w:vAlign w:val="center"/>
          </w:tcPr>
          <w:p w14:paraId="403471E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w:t>
            </w:r>
          </w:p>
        </w:tc>
        <w:tc>
          <w:tcPr>
            <w:tcW w:w="299" w:type="pct"/>
            <w:vAlign w:val="center"/>
          </w:tcPr>
          <w:p w14:paraId="3703524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211</w:t>
            </w:r>
          </w:p>
        </w:tc>
        <w:tc>
          <w:tcPr>
            <w:tcW w:w="1230" w:type="pct"/>
            <w:vAlign w:val="center"/>
          </w:tcPr>
          <w:p w14:paraId="1578956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Dense</w:t>
            </w:r>
          </w:p>
        </w:tc>
      </w:tr>
      <w:tr w:rsidR="005F02A6" w:rsidRPr="008640A6" w14:paraId="39212353"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B86BF9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21</w:t>
            </w:r>
          </w:p>
        </w:tc>
        <w:tc>
          <w:tcPr>
            <w:tcW w:w="1462" w:type="pct"/>
            <w:noWrap/>
            <w:vAlign w:val="center"/>
            <w:hideMark/>
          </w:tcPr>
          <w:p w14:paraId="3B7064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Beach</w:t>
            </w:r>
          </w:p>
        </w:tc>
        <w:tc>
          <w:tcPr>
            <w:tcW w:w="282" w:type="pct"/>
            <w:vAlign w:val="center"/>
          </w:tcPr>
          <w:p w14:paraId="61C238F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81</w:t>
            </w:r>
          </w:p>
        </w:tc>
        <w:tc>
          <w:tcPr>
            <w:tcW w:w="1433" w:type="pct"/>
            <w:vAlign w:val="center"/>
          </w:tcPr>
          <w:p w14:paraId="731086D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Treed</w:t>
            </w:r>
          </w:p>
        </w:tc>
        <w:tc>
          <w:tcPr>
            <w:tcW w:w="299" w:type="pct"/>
            <w:vAlign w:val="center"/>
          </w:tcPr>
          <w:p w14:paraId="5C12C76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212</w:t>
            </w:r>
          </w:p>
        </w:tc>
        <w:tc>
          <w:tcPr>
            <w:tcW w:w="1230" w:type="pct"/>
            <w:vAlign w:val="center"/>
          </w:tcPr>
          <w:p w14:paraId="577831F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Open</w:t>
            </w:r>
          </w:p>
        </w:tc>
      </w:tr>
      <w:tr w:rsidR="005F02A6" w:rsidRPr="008640A6" w14:paraId="375CCEF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754FE2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30</w:t>
            </w:r>
          </w:p>
        </w:tc>
        <w:tc>
          <w:tcPr>
            <w:tcW w:w="1462" w:type="pct"/>
            <w:noWrap/>
            <w:vAlign w:val="center"/>
            <w:hideMark/>
          </w:tcPr>
          <w:p w14:paraId="22A6A6D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Barren/Non-vegetated</w:t>
            </w:r>
          </w:p>
        </w:tc>
        <w:tc>
          <w:tcPr>
            <w:tcW w:w="282" w:type="pct"/>
            <w:vAlign w:val="center"/>
          </w:tcPr>
          <w:p w14:paraId="6E5C227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82</w:t>
            </w:r>
          </w:p>
        </w:tc>
        <w:tc>
          <w:tcPr>
            <w:tcW w:w="1433" w:type="pct"/>
            <w:vAlign w:val="center"/>
          </w:tcPr>
          <w:p w14:paraId="5FA2C8D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Shrub</w:t>
            </w:r>
          </w:p>
        </w:tc>
        <w:tc>
          <w:tcPr>
            <w:tcW w:w="299" w:type="pct"/>
            <w:vAlign w:val="center"/>
          </w:tcPr>
          <w:p w14:paraId="030058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213</w:t>
            </w:r>
          </w:p>
        </w:tc>
        <w:tc>
          <w:tcPr>
            <w:tcW w:w="1230" w:type="pct"/>
            <w:vAlign w:val="center"/>
          </w:tcPr>
          <w:p w14:paraId="3F44397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Sparse</w:t>
            </w:r>
          </w:p>
        </w:tc>
      </w:tr>
      <w:tr w:rsidR="005F02A6" w:rsidRPr="008640A6" w14:paraId="4CC4DA1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7E7CB09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31</w:t>
            </w:r>
          </w:p>
        </w:tc>
        <w:tc>
          <w:tcPr>
            <w:tcW w:w="1462" w:type="pct"/>
            <w:noWrap/>
            <w:vAlign w:val="center"/>
            <w:hideMark/>
          </w:tcPr>
          <w:p w14:paraId="108EBEE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Snow/Ice</w:t>
            </w:r>
          </w:p>
        </w:tc>
        <w:tc>
          <w:tcPr>
            <w:tcW w:w="282" w:type="pct"/>
            <w:vAlign w:val="center"/>
          </w:tcPr>
          <w:p w14:paraId="4F3DC90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83</w:t>
            </w:r>
          </w:p>
        </w:tc>
        <w:tc>
          <w:tcPr>
            <w:tcW w:w="1433" w:type="pct"/>
            <w:vAlign w:val="center"/>
          </w:tcPr>
          <w:p w14:paraId="1056051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Herb</w:t>
            </w:r>
          </w:p>
        </w:tc>
        <w:tc>
          <w:tcPr>
            <w:tcW w:w="299" w:type="pct"/>
            <w:vAlign w:val="center"/>
          </w:tcPr>
          <w:p w14:paraId="4F0DD3E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220</w:t>
            </w:r>
          </w:p>
        </w:tc>
        <w:tc>
          <w:tcPr>
            <w:tcW w:w="1230" w:type="pct"/>
            <w:vAlign w:val="center"/>
          </w:tcPr>
          <w:p w14:paraId="608797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Deciduous Forest</w:t>
            </w:r>
          </w:p>
        </w:tc>
      </w:tr>
      <w:tr w:rsidR="005F02A6" w:rsidRPr="008640A6" w14:paraId="744B1D23"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6EE774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32</w:t>
            </w:r>
          </w:p>
        </w:tc>
        <w:tc>
          <w:tcPr>
            <w:tcW w:w="1462" w:type="pct"/>
            <w:noWrap/>
            <w:vAlign w:val="center"/>
            <w:hideMark/>
          </w:tcPr>
          <w:p w14:paraId="75627BA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Rock/Rubble</w:t>
            </w:r>
          </w:p>
        </w:tc>
        <w:tc>
          <w:tcPr>
            <w:tcW w:w="282" w:type="pct"/>
            <w:vAlign w:val="center"/>
          </w:tcPr>
          <w:p w14:paraId="5E2E1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100</w:t>
            </w:r>
          </w:p>
        </w:tc>
        <w:tc>
          <w:tcPr>
            <w:tcW w:w="1433" w:type="pct"/>
            <w:vAlign w:val="center"/>
          </w:tcPr>
          <w:p w14:paraId="29A06B1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Herb</w:t>
            </w:r>
          </w:p>
        </w:tc>
        <w:tc>
          <w:tcPr>
            <w:tcW w:w="299" w:type="pct"/>
            <w:vAlign w:val="center"/>
          </w:tcPr>
          <w:p w14:paraId="0A3861B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221</w:t>
            </w:r>
          </w:p>
        </w:tc>
        <w:tc>
          <w:tcPr>
            <w:tcW w:w="1230" w:type="pct"/>
            <w:vAlign w:val="center"/>
          </w:tcPr>
          <w:p w14:paraId="30096A9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Dense</w:t>
            </w:r>
          </w:p>
        </w:tc>
      </w:tr>
      <w:tr w:rsidR="005F02A6" w:rsidRPr="008640A6" w14:paraId="1260EC3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0A9B25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33</w:t>
            </w:r>
          </w:p>
        </w:tc>
        <w:tc>
          <w:tcPr>
            <w:tcW w:w="1462" w:type="pct"/>
            <w:noWrap/>
            <w:vAlign w:val="center"/>
            <w:hideMark/>
          </w:tcPr>
          <w:p w14:paraId="092B7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Exposed land</w:t>
            </w:r>
          </w:p>
        </w:tc>
        <w:tc>
          <w:tcPr>
            <w:tcW w:w="282" w:type="pct"/>
            <w:vAlign w:val="center"/>
          </w:tcPr>
          <w:p w14:paraId="63DBC2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101</w:t>
            </w:r>
          </w:p>
        </w:tc>
        <w:tc>
          <w:tcPr>
            <w:tcW w:w="1433" w:type="pct"/>
            <w:vAlign w:val="center"/>
          </w:tcPr>
          <w:p w14:paraId="00CAF63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Tussock graminoid tundra</w:t>
            </w:r>
          </w:p>
        </w:tc>
        <w:tc>
          <w:tcPr>
            <w:tcW w:w="299" w:type="pct"/>
            <w:vAlign w:val="center"/>
          </w:tcPr>
          <w:p w14:paraId="055354A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222</w:t>
            </w:r>
          </w:p>
        </w:tc>
        <w:tc>
          <w:tcPr>
            <w:tcW w:w="1230" w:type="pct"/>
            <w:vAlign w:val="center"/>
          </w:tcPr>
          <w:p w14:paraId="68E41E0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Open</w:t>
            </w:r>
          </w:p>
        </w:tc>
      </w:tr>
      <w:tr w:rsidR="005F02A6" w:rsidRPr="008640A6" w14:paraId="62833ED2"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2B51A86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34</w:t>
            </w:r>
          </w:p>
        </w:tc>
        <w:tc>
          <w:tcPr>
            <w:tcW w:w="1462" w:type="pct"/>
            <w:noWrap/>
            <w:vAlign w:val="center"/>
            <w:hideMark/>
          </w:tcPr>
          <w:p w14:paraId="76B675B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Developed</w:t>
            </w:r>
          </w:p>
        </w:tc>
        <w:tc>
          <w:tcPr>
            <w:tcW w:w="282" w:type="pct"/>
            <w:vAlign w:val="center"/>
          </w:tcPr>
          <w:p w14:paraId="50D003A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102</w:t>
            </w:r>
          </w:p>
        </w:tc>
        <w:tc>
          <w:tcPr>
            <w:tcW w:w="1433" w:type="pct"/>
            <w:vAlign w:val="center"/>
          </w:tcPr>
          <w:p w14:paraId="5729848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 sedge</w:t>
            </w:r>
          </w:p>
        </w:tc>
        <w:tc>
          <w:tcPr>
            <w:tcW w:w="299" w:type="pct"/>
            <w:vAlign w:val="center"/>
          </w:tcPr>
          <w:p w14:paraId="6ECDD48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223</w:t>
            </w:r>
          </w:p>
        </w:tc>
        <w:tc>
          <w:tcPr>
            <w:tcW w:w="1230" w:type="pct"/>
            <w:vAlign w:val="center"/>
          </w:tcPr>
          <w:p w14:paraId="695E522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Sparse</w:t>
            </w:r>
          </w:p>
        </w:tc>
      </w:tr>
      <w:tr w:rsidR="005F02A6" w:rsidRPr="008640A6" w14:paraId="5F4466D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00DDA2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35</w:t>
            </w:r>
          </w:p>
        </w:tc>
        <w:tc>
          <w:tcPr>
            <w:tcW w:w="1462" w:type="pct"/>
            <w:noWrap/>
            <w:vAlign w:val="center"/>
            <w:hideMark/>
          </w:tcPr>
          <w:p w14:paraId="0E76D82C"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bedrock</w:t>
            </w:r>
          </w:p>
        </w:tc>
        <w:tc>
          <w:tcPr>
            <w:tcW w:w="282" w:type="pct"/>
            <w:vAlign w:val="center"/>
          </w:tcPr>
          <w:p w14:paraId="004FC6D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103</w:t>
            </w:r>
          </w:p>
        </w:tc>
        <w:tc>
          <w:tcPr>
            <w:tcW w:w="1433" w:type="pct"/>
            <w:vAlign w:val="center"/>
          </w:tcPr>
          <w:p w14:paraId="0F8BB1B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Moist to dry nontussock graminoid/dwarf shrub tundra</w:t>
            </w:r>
          </w:p>
        </w:tc>
        <w:tc>
          <w:tcPr>
            <w:tcW w:w="299" w:type="pct"/>
            <w:vAlign w:val="center"/>
          </w:tcPr>
          <w:p w14:paraId="7D2DBF9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230</w:t>
            </w:r>
          </w:p>
        </w:tc>
        <w:tc>
          <w:tcPr>
            <w:tcW w:w="1230" w:type="pct"/>
            <w:vAlign w:val="center"/>
          </w:tcPr>
          <w:p w14:paraId="5F1C646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 Forest</w:t>
            </w:r>
          </w:p>
        </w:tc>
      </w:tr>
      <w:tr w:rsidR="005F02A6" w:rsidRPr="008640A6" w14:paraId="2BA40BA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E2ADC8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36</w:t>
            </w:r>
          </w:p>
        </w:tc>
        <w:tc>
          <w:tcPr>
            <w:tcW w:w="1462" w:type="pct"/>
            <w:noWrap/>
            <w:vAlign w:val="center"/>
            <w:hideMark/>
          </w:tcPr>
          <w:p w14:paraId="2D5B731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till-conluvium</w:t>
            </w:r>
          </w:p>
        </w:tc>
        <w:tc>
          <w:tcPr>
            <w:tcW w:w="282" w:type="pct"/>
            <w:vAlign w:val="center"/>
          </w:tcPr>
          <w:p w14:paraId="285A6A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104</w:t>
            </w:r>
          </w:p>
        </w:tc>
        <w:tc>
          <w:tcPr>
            <w:tcW w:w="1433" w:type="pct"/>
            <w:vAlign w:val="center"/>
          </w:tcPr>
          <w:p w14:paraId="2FBB79B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Dry graminoid prostrate dwarf shrub tundra</w:t>
            </w:r>
          </w:p>
        </w:tc>
        <w:tc>
          <w:tcPr>
            <w:tcW w:w="299" w:type="pct"/>
            <w:vAlign w:val="center"/>
          </w:tcPr>
          <w:p w14:paraId="4638450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231</w:t>
            </w:r>
          </w:p>
        </w:tc>
        <w:tc>
          <w:tcPr>
            <w:tcW w:w="1230" w:type="pct"/>
            <w:vAlign w:val="center"/>
          </w:tcPr>
          <w:p w14:paraId="77BD138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Dense</w:t>
            </w:r>
          </w:p>
        </w:tc>
      </w:tr>
      <w:tr w:rsidR="005F02A6" w:rsidRPr="008640A6" w14:paraId="4A4A0D5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F5FA9DC"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37</w:t>
            </w:r>
          </w:p>
        </w:tc>
        <w:tc>
          <w:tcPr>
            <w:tcW w:w="1462" w:type="pct"/>
            <w:noWrap/>
            <w:vAlign w:val="center"/>
            <w:hideMark/>
          </w:tcPr>
          <w:p w14:paraId="24042C7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Bare soil with cryptogam crust - frost boils</w:t>
            </w:r>
          </w:p>
        </w:tc>
        <w:tc>
          <w:tcPr>
            <w:tcW w:w="282" w:type="pct"/>
            <w:vAlign w:val="center"/>
          </w:tcPr>
          <w:p w14:paraId="4F2BDA3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110</w:t>
            </w:r>
          </w:p>
        </w:tc>
        <w:tc>
          <w:tcPr>
            <w:tcW w:w="1433" w:type="pct"/>
            <w:vAlign w:val="center"/>
          </w:tcPr>
          <w:p w14:paraId="605FD7F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Grassland</w:t>
            </w:r>
          </w:p>
        </w:tc>
        <w:tc>
          <w:tcPr>
            <w:tcW w:w="299" w:type="pct"/>
            <w:vAlign w:val="center"/>
          </w:tcPr>
          <w:p w14:paraId="57ECB9A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232</w:t>
            </w:r>
          </w:p>
        </w:tc>
        <w:tc>
          <w:tcPr>
            <w:tcW w:w="1230" w:type="pct"/>
            <w:vAlign w:val="center"/>
          </w:tcPr>
          <w:p w14:paraId="2F9A375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Open</w:t>
            </w:r>
          </w:p>
        </w:tc>
      </w:tr>
      <w:tr w:rsidR="005F02A6" w:rsidRPr="008640A6" w14:paraId="44F9749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15EEFC21"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40</w:t>
            </w:r>
          </w:p>
        </w:tc>
        <w:tc>
          <w:tcPr>
            <w:tcW w:w="1462" w:type="pct"/>
            <w:noWrap/>
            <w:vAlign w:val="center"/>
            <w:hideMark/>
          </w:tcPr>
          <w:p w14:paraId="0C4B4DF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Bryoids</w:t>
            </w:r>
          </w:p>
        </w:tc>
        <w:tc>
          <w:tcPr>
            <w:tcW w:w="282" w:type="pct"/>
            <w:vAlign w:val="center"/>
          </w:tcPr>
          <w:p w14:paraId="3FF9C2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120</w:t>
            </w:r>
          </w:p>
        </w:tc>
        <w:tc>
          <w:tcPr>
            <w:tcW w:w="1433" w:type="pct"/>
            <w:vAlign w:val="center"/>
          </w:tcPr>
          <w:p w14:paraId="6BB16C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Cultivated Agricultural Land</w:t>
            </w:r>
          </w:p>
        </w:tc>
        <w:tc>
          <w:tcPr>
            <w:tcW w:w="299" w:type="pct"/>
            <w:vAlign w:val="center"/>
          </w:tcPr>
          <w:p w14:paraId="10A637F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233</w:t>
            </w:r>
          </w:p>
        </w:tc>
        <w:tc>
          <w:tcPr>
            <w:tcW w:w="1230" w:type="pct"/>
            <w:vAlign w:val="center"/>
          </w:tcPr>
          <w:p w14:paraId="53BE421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Sparse</w:t>
            </w:r>
          </w:p>
        </w:tc>
      </w:tr>
    </w:tbl>
    <w:p w14:paraId="30FBC790" w14:textId="77777777" w:rsidR="005F02A6" w:rsidRPr="005F02A6" w:rsidRDefault="005F02A6" w:rsidP="005F02A6"/>
    <w:p w14:paraId="4623A3F2"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PointOfInterest</w:t>
      </w:r>
    </w:p>
    <w:p w14:paraId="60556370" w14:textId="77777777" w:rsidR="005F02A6" w:rsidRDefault="005F02A6" w:rsidP="005F02A6">
      <w:pPr>
        <w:pStyle w:val="ListParagraph"/>
        <w:numPr>
          <w:ilvl w:val="1"/>
          <w:numId w:val="2"/>
        </w:numPr>
        <w:rPr>
          <w:lang w:val="en-CA"/>
        </w:rPr>
      </w:pPr>
      <w:r>
        <w:rPr>
          <w:lang w:val="en-CA"/>
        </w:rPr>
        <w:t>PointOfInterest subclassof locatedOnParcel min 1 Parcel</w:t>
      </w:r>
    </w:p>
    <w:p w14:paraId="46D4A870" w14:textId="77777777" w:rsidR="005F02A6" w:rsidRDefault="005F02A6" w:rsidP="005F02A6">
      <w:pPr>
        <w:pStyle w:val="ListParagraph"/>
        <w:numPr>
          <w:ilvl w:val="1"/>
          <w:numId w:val="2"/>
        </w:numPr>
        <w:rPr>
          <w:lang w:val="en-CA"/>
        </w:rPr>
      </w:pPr>
      <w:r>
        <w:rPr>
          <w:lang w:val="en-CA"/>
        </w:rPr>
        <w:t>Subclasses of POI may be defined according to the value of hasGFXPOIClassCode</w:t>
      </w:r>
    </w:p>
    <w:tbl>
      <w:tblPr>
        <w:tblStyle w:val="PlainTable1"/>
        <w:tblW w:w="4052" w:type="pct"/>
        <w:tblInd w:w="607" w:type="dxa"/>
        <w:tblLayout w:type="fixed"/>
        <w:tblLook w:val="04A0" w:firstRow="1" w:lastRow="0" w:firstColumn="1" w:lastColumn="0" w:noHBand="0" w:noVBand="1"/>
      </w:tblPr>
      <w:tblGrid>
        <w:gridCol w:w="643"/>
        <w:gridCol w:w="3191"/>
        <w:gridCol w:w="615"/>
        <w:gridCol w:w="3128"/>
      </w:tblGrid>
      <w:tr w:rsidR="005F02A6" w:rsidRPr="008640A6" w14:paraId="792D3D5D"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674EA7F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106" w:type="pct"/>
            <w:noWrap/>
            <w:vAlign w:val="center"/>
          </w:tcPr>
          <w:p w14:paraId="4F8F131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 xml:space="preserve">General </w:t>
            </w:r>
          </w:p>
        </w:tc>
        <w:tc>
          <w:tcPr>
            <w:tcW w:w="406" w:type="pct"/>
            <w:vAlign w:val="center"/>
          </w:tcPr>
          <w:p w14:paraId="3EDD0B96"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16</w:t>
            </w:r>
          </w:p>
        </w:tc>
        <w:tc>
          <w:tcPr>
            <w:tcW w:w="2064" w:type="pct"/>
            <w:vAlign w:val="center"/>
          </w:tcPr>
          <w:p w14:paraId="4112615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Banking and Finance</w:t>
            </w:r>
          </w:p>
        </w:tc>
      </w:tr>
      <w:tr w:rsidR="005F02A6" w:rsidRPr="008640A6" w14:paraId="59A3A3E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798152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106" w:type="pct"/>
            <w:noWrap/>
            <w:vAlign w:val="center"/>
          </w:tcPr>
          <w:p w14:paraId="0070DA2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Government</w:t>
            </w:r>
          </w:p>
        </w:tc>
        <w:tc>
          <w:tcPr>
            <w:tcW w:w="406" w:type="pct"/>
            <w:vAlign w:val="center"/>
          </w:tcPr>
          <w:p w14:paraId="046EDC1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2064" w:type="pct"/>
            <w:vAlign w:val="center"/>
          </w:tcPr>
          <w:p w14:paraId="2BFE663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Mail and Shipping</w:t>
            </w:r>
          </w:p>
        </w:tc>
      </w:tr>
      <w:tr w:rsidR="005F02A6" w:rsidRPr="008640A6" w14:paraId="64D0714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D49D2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106" w:type="pct"/>
            <w:noWrap/>
            <w:vAlign w:val="center"/>
          </w:tcPr>
          <w:p w14:paraId="789D4EB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Medical</w:t>
            </w:r>
          </w:p>
        </w:tc>
        <w:tc>
          <w:tcPr>
            <w:tcW w:w="406" w:type="pct"/>
            <w:vAlign w:val="center"/>
          </w:tcPr>
          <w:p w14:paraId="45E2686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2064" w:type="pct"/>
            <w:vAlign w:val="center"/>
          </w:tcPr>
          <w:p w14:paraId="19CCE74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Weather</w:t>
            </w:r>
          </w:p>
        </w:tc>
      </w:tr>
      <w:tr w:rsidR="005F02A6" w:rsidRPr="008640A6" w14:paraId="2D9010D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2B972B6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106" w:type="pct"/>
            <w:noWrap/>
            <w:vAlign w:val="center"/>
          </w:tcPr>
          <w:p w14:paraId="6169E4F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Education</w:t>
            </w:r>
          </w:p>
        </w:tc>
        <w:tc>
          <w:tcPr>
            <w:tcW w:w="406" w:type="pct"/>
            <w:vAlign w:val="center"/>
          </w:tcPr>
          <w:p w14:paraId="3682A96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2064" w:type="pct"/>
            <w:vAlign w:val="center"/>
          </w:tcPr>
          <w:p w14:paraId="4DAAD3E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Water Supply and Treatment</w:t>
            </w:r>
          </w:p>
        </w:tc>
      </w:tr>
      <w:tr w:rsidR="005F02A6" w:rsidRPr="008640A6" w14:paraId="71EE4A01"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E22235"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106" w:type="pct"/>
            <w:noWrap/>
            <w:vAlign w:val="center"/>
          </w:tcPr>
          <w:p w14:paraId="2046FD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Transportation</w:t>
            </w:r>
          </w:p>
        </w:tc>
        <w:tc>
          <w:tcPr>
            <w:tcW w:w="406" w:type="pct"/>
            <w:vAlign w:val="center"/>
          </w:tcPr>
          <w:p w14:paraId="5E791FA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2064" w:type="pct"/>
            <w:vAlign w:val="center"/>
          </w:tcPr>
          <w:p w14:paraId="67C0FE7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Information and Communication</w:t>
            </w:r>
          </w:p>
        </w:tc>
      </w:tr>
      <w:tr w:rsidR="005F02A6" w:rsidRPr="008640A6" w14:paraId="5325733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D9A0C76"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lastRenderedPageBreak/>
              <w:t>6</w:t>
            </w:r>
          </w:p>
        </w:tc>
        <w:tc>
          <w:tcPr>
            <w:tcW w:w="2106" w:type="pct"/>
            <w:noWrap/>
            <w:vAlign w:val="center"/>
          </w:tcPr>
          <w:p w14:paraId="79DCEDB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Commercial</w:t>
            </w:r>
          </w:p>
        </w:tc>
        <w:tc>
          <w:tcPr>
            <w:tcW w:w="406" w:type="pct"/>
            <w:vAlign w:val="center"/>
          </w:tcPr>
          <w:p w14:paraId="2B97B5E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21</w:t>
            </w:r>
          </w:p>
        </w:tc>
        <w:tc>
          <w:tcPr>
            <w:tcW w:w="2064" w:type="pct"/>
            <w:vAlign w:val="center"/>
          </w:tcPr>
          <w:p w14:paraId="762A6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Settlement</w:t>
            </w:r>
          </w:p>
        </w:tc>
      </w:tr>
      <w:tr w:rsidR="005F02A6" w:rsidRPr="008640A6" w14:paraId="4FD3390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EC1A1AD"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106" w:type="pct"/>
            <w:noWrap/>
            <w:vAlign w:val="center"/>
          </w:tcPr>
          <w:p w14:paraId="4564597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Religious</w:t>
            </w:r>
          </w:p>
        </w:tc>
        <w:tc>
          <w:tcPr>
            <w:tcW w:w="406" w:type="pct"/>
            <w:vAlign w:val="center"/>
          </w:tcPr>
          <w:p w14:paraId="35CA02F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2064" w:type="pct"/>
            <w:vAlign w:val="center"/>
          </w:tcPr>
          <w:p w14:paraId="21E1003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Natural</w:t>
            </w:r>
          </w:p>
        </w:tc>
      </w:tr>
      <w:tr w:rsidR="005F02A6" w:rsidRPr="008640A6" w14:paraId="2345772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4031C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106" w:type="pct"/>
            <w:noWrap/>
            <w:vAlign w:val="center"/>
          </w:tcPr>
          <w:p w14:paraId="3AC1ECB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c>
          <w:tcPr>
            <w:tcW w:w="406" w:type="pct"/>
            <w:vAlign w:val="center"/>
          </w:tcPr>
          <w:p w14:paraId="3CA3117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2064" w:type="pct"/>
            <w:vAlign w:val="center"/>
          </w:tcPr>
          <w:p w14:paraId="56E17B5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6651E9A"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3AF9A0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106" w:type="pct"/>
            <w:noWrap/>
            <w:vAlign w:val="center"/>
          </w:tcPr>
          <w:p w14:paraId="1582222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Cultural / Heritage</w:t>
            </w:r>
          </w:p>
        </w:tc>
        <w:tc>
          <w:tcPr>
            <w:tcW w:w="406" w:type="pct"/>
            <w:vAlign w:val="center"/>
          </w:tcPr>
          <w:p w14:paraId="3C661E0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349A817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2DEE33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053BD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106" w:type="pct"/>
            <w:noWrap/>
            <w:vAlign w:val="center"/>
          </w:tcPr>
          <w:p w14:paraId="778C7E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Hotel</w:t>
            </w:r>
          </w:p>
        </w:tc>
        <w:tc>
          <w:tcPr>
            <w:tcW w:w="406" w:type="pct"/>
            <w:vAlign w:val="center"/>
          </w:tcPr>
          <w:p w14:paraId="63E74FB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BE9C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4BF89E6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BC01E3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11</w:t>
            </w:r>
          </w:p>
        </w:tc>
        <w:tc>
          <w:tcPr>
            <w:tcW w:w="2106" w:type="pct"/>
            <w:noWrap/>
            <w:vAlign w:val="center"/>
          </w:tcPr>
          <w:p w14:paraId="6454A86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Airport</w:t>
            </w:r>
          </w:p>
        </w:tc>
        <w:tc>
          <w:tcPr>
            <w:tcW w:w="406" w:type="pct"/>
            <w:vAlign w:val="center"/>
          </w:tcPr>
          <w:p w14:paraId="1ECE6C7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024B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49F15E8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BE1A06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12</w:t>
            </w:r>
          </w:p>
        </w:tc>
        <w:tc>
          <w:tcPr>
            <w:tcW w:w="2106" w:type="pct"/>
            <w:noWrap/>
            <w:vAlign w:val="center"/>
          </w:tcPr>
          <w:p w14:paraId="39D4224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Industrial</w:t>
            </w:r>
          </w:p>
        </w:tc>
        <w:tc>
          <w:tcPr>
            <w:tcW w:w="406" w:type="pct"/>
            <w:vAlign w:val="center"/>
          </w:tcPr>
          <w:p w14:paraId="1A32FB5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0E12FB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3AB5F1D9"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4BC3EDA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13</w:t>
            </w:r>
          </w:p>
        </w:tc>
        <w:tc>
          <w:tcPr>
            <w:tcW w:w="2106" w:type="pct"/>
            <w:noWrap/>
            <w:vAlign w:val="center"/>
          </w:tcPr>
          <w:p w14:paraId="3680271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Community Centre</w:t>
            </w:r>
          </w:p>
        </w:tc>
        <w:tc>
          <w:tcPr>
            <w:tcW w:w="406" w:type="pct"/>
            <w:vAlign w:val="center"/>
          </w:tcPr>
          <w:p w14:paraId="6D692D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6F1F0F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7F0C107"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10BDBA2"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14</w:t>
            </w:r>
          </w:p>
        </w:tc>
        <w:tc>
          <w:tcPr>
            <w:tcW w:w="2106" w:type="pct"/>
            <w:noWrap/>
            <w:vAlign w:val="center"/>
          </w:tcPr>
          <w:p w14:paraId="6EF5D2D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Agricultural</w:t>
            </w:r>
          </w:p>
        </w:tc>
        <w:tc>
          <w:tcPr>
            <w:tcW w:w="406" w:type="pct"/>
            <w:vAlign w:val="center"/>
          </w:tcPr>
          <w:p w14:paraId="67A60E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68802AA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239A5A3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29EF28"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15</w:t>
            </w:r>
          </w:p>
        </w:tc>
        <w:tc>
          <w:tcPr>
            <w:tcW w:w="2106" w:type="pct"/>
            <w:noWrap/>
            <w:vAlign w:val="center"/>
          </w:tcPr>
          <w:p w14:paraId="05C87B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Energy</w:t>
            </w:r>
          </w:p>
        </w:tc>
        <w:tc>
          <w:tcPr>
            <w:tcW w:w="406" w:type="pct"/>
            <w:vAlign w:val="center"/>
          </w:tcPr>
          <w:p w14:paraId="772AE0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42ED45C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73843DBB" w14:textId="77777777" w:rsidR="005F02A6" w:rsidRDefault="005F02A6" w:rsidP="005F02A6">
      <w:pPr>
        <w:pStyle w:val="ListParagraph"/>
        <w:numPr>
          <w:ilvl w:val="0"/>
          <w:numId w:val="0"/>
        </w:numPr>
        <w:ind w:left="720"/>
        <w:rPr>
          <w:lang w:val="en-CA"/>
        </w:rPr>
      </w:pPr>
    </w:p>
    <w:p w14:paraId="334126E5" w14:textId="77777777" w:rsidR="005F02A6" w:rsidRDefault="005F02A6" w:rsidP="008C7F3C">
      <w:pPr>
        <w:pStyle w:val="ListParagraph"/>
        <w:numPr>
          <w:ilvl w:val="0"/>
          <w:numId w:val="74"/>
        </w:numPr>
        <w:spacing w:line="240" w:lineRule="auto"/>
        <w:rPr>
          <w:lang w:val="en-CA"/>
        </w:rPr>
      </w:pPr>
      <w:r>
        <w:rPr>
          <w:lang w:val="en-CA"/>
        </w:rPr>
        <w:t>New Class: GFXRoadSegment subclassOf TransportationComplex (not quite icity:RoadSegment because it also includes other modes of transport)</w:t>
      </w:r>
    </w:p>
    <w:p w14:paraId="657DF1AF" w14:textId="77777777" w:rsidR="005F02A6" w:rsidRDefault="005F02A6" w:rsidP="005F02A6">
      <w:pPr>
        <w:pStyle w:val="ListParagraph"/>
        <w:numPr>
          <w:ilvl w:val="1"/>
          <w:numId w:val="2"/>
        </w:numPr>
        <w:rPr>
          <w:lang w:val="en-CA"/>
        </w:rPr>
      </w:pPr>
      <w:r>
        <w:rPr>
          <w:lang w:val="en-CA"/>
        </w:rPr>
        <w:t>Subclassof hasRoadLevel exactly 1 RoadLevel</w:t>
      </w:r>
    </w:p>
    <w:p w14:paraId="2BADC641" w14:textId="77777777" w:rsidR="005F02A6" w:rsidRDefault="005F02A6" w:rsidP="005F02A6">
      <w:pPr>
        <w:pStyle w:val="ListParagraph"/>
        <w:numPr>
          <w:ilvl w:val="1"/>
          <w:numId w:val="2"/>
        </w:numPr>
        <w:rPr>
          <w:lang w:val="en-CA"/>
        </w:rPr>
      </w:pPr>
      <w:r>
        <w:rPr>
          <w:lang w:val="en-CA"/>
        </w:rPr>
        <w:t>subclasses of RoadSegment may be defined according to the value of hasGFXRoadClassCode:</w:t>
      </w:r>
    </w:p>
    <w:tbl>
      <w:tblPr>
        <w:tblStyle w:val="PlainTable1"/>
        <w:tblW w:w="4164" w:type="pct"/>
        <w:tblInd w:w="607" w:type="dxa"/>
        <w:tblLayout w:type="fixed"/>
        <w:tblLook w:val="04A0" w:firstRow="1" w:lastRow="0" w:firstColumn="1" w:lastColumn="0" w:noHBand="0" w:noVBand="1"/>
      </w:tblPr>
      <w:tblGrid>
        <w:gridCol w:w="852"/>
        <w:gridCol w:w="3191"/>
        <w:gridCol w:w="727"/>
        <w:gridCol w:w="3017"/>
      </w:tblGrid>
      <w:tr w:rsidR="005F02A6" w:rsidRPr="008640A6" w14:paraId="12AD4AE5"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49B72DF"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049" w:type="pct"/>
            <w:noWrap/>
            <w:vAlign w:val="center"/>
          </w:tcPr>
          <w:p w14:paraId="1A92A4E3"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Freeway</w:t>
            </w:r>
          </w:p>
        </w:tc>
        <w:tc>
          <w:tcPr>
            <w:tcW w:w="467" w:type="pct"/>
            <w:vAlign w:val="center"/>
          </w:tcPr>
          <w:p w14:paraId="06CC6412"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11</w:t>
            </w:r>
          </w:p>
        </w:tc>
        <w:tc>
          <w:tcPr>
            <w:tcW w:w="1937" w:type="pct"/>
            <w:vAlign w:val="center"/>
          </w:tcPr>
          <w:p w14:paraId="6A27C494"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Rapid Transit</w:t>
            </w:r>
          </w:p>
        </w:tc>
      </w:tr>
      <w:tr w:rsidR="005F02A6" w:rsidRPr="008640A6" w14:paraId="6F59486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1D1EE09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049" w:type="pct"/>
            <w:noWrap/>
            <w:vAlign w:val="center"/>
          </w:tcPr>
          <w:p w14:paraId="449B2A4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Expressway / Highway</w:t>
            </w:r>
          </w:p>
        </w:tc>
        <w:tc>
          <w:tcPr>
            <w:tcW w:w="467" w:type="pct"/>
            <w:vAlign w:val="center"/>
          </w:tcPr>
          <w:p w14:paraId="0FB166F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w:t>
            </w:r>
          </w:p>
        </w:tc>
        <w:tc>
          <w:tcPr>
            <w:tcW w:w="1937" w:type="pct"/>
            <w:vAlign w:val="center"/>
          </w:tcPr>
          <w:p w14:paraId="23C8F48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Service Lane</w:t>
            </w:r>
          </w:p>
        </w:tc>
      </w:tr>
      <w:tr w:rsidR="005F02A6" w:rsidRPr="008640A6" w14:paraId="66841B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3BE9E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049" w:type="pct"/>
            <w:noWrap/>
            <w:vAlign w:val="center"/>
          </w:tcPr>
          <w:p w14:paraId="4888B28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Arterial</w:t>
            </w:r>
          </w:p>
        </w:tc>
        <w:tc>
          <w:tcPr>
            <w:tcW w:w="467" w:type="pct"/>
            <w:vAlign w:val="center"/>
          </w:tcPr>
          <w:p w14:paraId="3F3507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p>
        </w:tc>
        <w:tc>
          <w:tcPr>
            <w:tcW w:w="1937" w:type="pct"/>
            <w:vAlign w:val="center"/>
          </w:tcPr>
          <w:p w14:paraId="706ED23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Winter</w:t>
            </w:r>
          </w:p>
        </w:tc>
      </w:tr>
      <w:tr w:rsidR="005F02A6" w:rsidRPr="008640A6" w14:paraId="313C0F8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52DE5F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049" w:type="pct"/>
            <w:noWrap/>
            <w:vAlign w:val="center"/>
          </w:tcPr>
          <w:p w14:paraId="7CDD3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w:t>
            </w:r>
          </w:p>
        </w:tc>
        <w:tc>
          <w:tcPr>
            <w:tcW w:w="467" w:type="pct"/>
            <w:vAlign w:val="center"/>
          </w:tcPr>
          <w:p w14:paraId="4CFAF01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14</w:t>
            </w:r>
          </w:p>
        </w:tc>
        <w:tc>
          <w:tcPr>
            <w:tcW w:w="1937" w:type="pct"/>
            <w:vAlign w:val="center"/>
          </w:tcPr>
          <w:p w14:paraId="51D9F2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Major Arterial</w:t>
            </w:r>
          </w:p>
        </w:tc>
      </w:tr>
      <w:tr w:rsidR="005F02A6" w:rsidRPr="008640A6" w14:paraId="6104BD2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82B856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049" w:type="pct"/>
            <w:noWrap/>
            <w:vAlign w:val="center"/>
          </w:tcPr>
          <w:p w14:paraId="68A8B8F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Street</w:t>
            </w:r>
          </w:p>
        </w:tc>
        <w:tc>
          <w:tcPr>
            <w:tcW w:w="467" w:type="pct"/>
            <w:vAlign w:val="center"/>
          </w:tcPr>
          <w:p w14:paraId="2BCC0C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p>
        </w:tc>
        <w:tc>
          <w:tcPr>
            <w:tcW w:w="1937" w:type="pct"/>
            <w:vAlign w:val="center"/>
          </w:tcPr>
          <w:p w14:paraId="4E09977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Minor Arterial</w:t>
            </w:r>
          </w:p>
        </w:tc>
      </w:tr>
      <w:tr w:rsidR="005F02A6" w:rsidRPr="008640A6" w14:paraId="4E9F495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DDA0E0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6</w:t>
            </w:r>
          </w:p>
        </w:tc>
        <w:tc>
          <w:tcPr>
            <w:tcW w:w="2049" w:type="pct"/>
            <w:noWrap/>
            <w:vAlign w:val="center"/>
          </w:tcPr>
          <w:p w14:paraId="015858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 Strata</w:t>
            </w:r>
          </w:p>
        </w:tc>
        <w:tc>
          <w:tcPr>
            <w:tcW w:w="467" w:type="pct"/>
            <w:vAlign w:val="center"/>
          </w:tcPr>
          <w:p w14:paraId="3545A8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p>
        </w:tc>
        <w:tc>
          <w:tcPr>
            <w:tcW w:w="1937" w:type="pct"/>
            <w:vAlign w:val="center"/>
          </w:tcPr>
          <w:p w14:paraId="4C54070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r>
      <w:tr w:rsidR="005F02A6" w:rsidRPr="008640A6" w14:paraId="240AD2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CE49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049" w:type="pct"/>
            <w:noWrap/>
            <w:vAlign w:val="center"/>
          </w:tcPr>
          <w:p w14:paraId="37E4CAB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Unknown</w:t>
            </w:r>
          </w:p>
        </w:tc>
        <w:tc>
          <w:tcPr>
            <w:tcW w:w="467" w:type="pct"/>
            <w:vAlign w:val="center"/>
          </w:tcPr>
          <w:p w14:paraId="5F41DE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1937" w:type="pct"/>
            <w:vAlign w:val="center"/>
          </w:tcPr>
          <w:p w14:paraId="7CF026B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w:t>
            </w:r>
          </w:p>
        </w:tc>
      </w:tr>
      <w:tr w:rsidR="005F02A6" w:rsidRPr="008640A6" w14:paraId="006D4AB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E4836B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049" w:type="pct"/>
            <w:noWrap/>
            <w:vAlign w:val="center"/>
          </w:tcPr>
          <w:p w14:paraId="4368AAF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Alleyway / Lane</w:t>
            </w:r>
          </w:p>
        </w:tc>
        <w:tc>
          <w:tcPr>
            <w:tcW w:w="467" w:type="pct"/>
            <w:vAlign w:val="center"/>
          </w:tcPr>
          <w:p w14:paraId="2173389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1937" w:type="pct"/>
            <w:vAlign w:val="center"/>
          </w:tcPr>
          <w:p w14:paraId="5C4FE76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Lane</w:t>
            </w:r>
          </w:p>
        </w:tc>
      </w:tr>
      <w:tr w:rsidR="005F02A6" w:rsidRPr="008640A6" w14:paraId="582A531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BD8F2D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049" w:type="pct"/>
            <w:noWrap/>
            <w:vAlign w:val="center"/>
          </w:tcPr>
          <w:p w14:paraId="4CE965E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Ramp</w:t>
            </w:r>
          </w:p>
        </w:tc>
        <w:tc>
          <w:tcPr>
            <w:tcW w:w="467" w:type="pct"/>
            <w:vAlign w:val="center"/>
          </w:tcPr>
          <w:p w14:paraId="30F6D9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1937" w:type="pct"/>
            <w:vAlign w:val="center"/>
          </w:tcPr>
          <w:p w14:paraId="08FC753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Alleyway</w:t>
            </w:r>
          </w:p>
        </w:tc>
      </w:tr>
      <w:tr w:rsidR="005F02A6" w:rsidRPr="008640A6" w14:paraId="49E260D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AC280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049" w:type="pct"/>
            <w:noWrap/>
            <w:vAlign w:val="center"/>
          </w:tcPr>
          <w:p w14:paraId="42C6DFF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Recreation</w:t>
            </w:r>
          </w:p>
        </w:tc>
        <w:tc>
          <w:tcPr>
            <w:tcW w:w="467" w:type="pct"/>
            <w:vAlign w:val="center"/>
          </w:tcPr>
          <w:p w14:paraId="628A1FC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1937" w:type="pct"/>
            <w:vAlign w:val="center"/>
          </w:tcPr>
          <w:p w14:paraId="67F1FF7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w:t>
            </w:r>
          </w:p>
        </w:tc>
      </w:tr>
      <w:tr w:rsidR="005F02A6" w:rsidRPr="008640A6" w14:paraId="0914A43E"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CA994BD" w14:textId="77777777" w:rsidR="005F02A6" w:rsidRDefault="005F02A6" w:rsidP="00B65792">
            <w:pPr>
              <w:jc w:val="right"/>
              <w:rPr>
                <w:rFonts w:ascii="Arial" w:hAnsi="Arial" w:cs="Arial"/>
                <w:b w:val="0"/>
                <w:sz w:val="20"/>
                <w:szCs w:val="20"/>
              </w:rPr>
            </w:pPr>
            <w:r>
              <w:rPr>
                <w:rFonts w:ascii="Arial" w:hAnsi="Arial" w:cs="Arial"/>
                <w:b w:val="0"/>
                <w:sz w:val="20"/>
                <w:szCs w:val="20"/>
              </w:rPr>
              <w:t>21</w:t>
            </w:r>
          </w:p>
        </w:tc>
        <w:tc>
          <w:tcPr>
            <w:tcW w:w="2049" w:type="pct"/>
            <w:noWrap/>
            <w:vAlign w:val="center"/>
          </w:tcPr>
          <w:p w14:paraId="60BBC37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4WD</w:t>
            </w:r>
          </w:p>
        </w:tc>
        <w:tc>
          <w:tcPr>
            <w:tcW w:w="467" w:type="pct"/>
            <w:vAlign w:val="center"/>
          </w:tcPr>
          <w:p w14:paraId="1E469DE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1937" w:type="pct"/>
            <w:vAlign w:val="center"/>
          </w:tcPr>
          <w:p w14:paraId="1624491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Ferry</w:t>
            </w:r>
          </w:p>
        </w:tc>
      </w:tr>
      <w:tr w:rsidR="005F02A6" w:rsidRPr="008640A6" w14:paraId="2FDAD23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7ED8A6E" w14:textId="77777777" w:rsidR="005F02A6" w:rsidRDefault="005F02A6" w:rsidP="00B65792">
            <w:pPr>
              <w:jc w:val="right"/>
              <w:rPr>
                <w:rFonts w:ascii="Arial" w:hAnsi="Arial" w:cs="Arial"/>
                <w:b w:val="0"/>
                <w:sz w:val="20"/>
                <w:szCs w:val="20"/>
              </w:rPr>
            </w:pPr>
            <w:r>
              <w:rPr>
                <w:rFonts w:ascii="Arial" w:hAnsi="Arial" w:cs="Arial"/>
                <w:b w:val="0"/>
                <w:sz w:val="20"/>
                <w:szCs w:val="20"/>
              </w:rPr>
              <w:t>23</w:t>
            </w:r>
          </w:p>
        </w:tc>
        <w:tc>
          <w:tcPr>
            <w:tcW w:w="2049" w:type="pct"/>
            <w:noWrap/>
            <w:vAlign w:val="center"/>
          </w:tcPr>
          <w:p w14:paraId="6EE488B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Farm</w:t>
            </w:r>
          </w:p>
        </w:tc>
        <w:tc>
          <w:tcPr>
            <w:tcW w:w="467" w:type="pct"/>
            <w:vAlign w:val="center"/>
          </w:tcPr>
          <w:p w14:paraId="505E67FE"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p>
        </w:tc>
        <w:tc>
          <w:tcPr>
            <w:tcW w:w="1937" w:type="pct"/>
            <w:vAlign w:val="center"/>
          </w:tcPr>
          <w:p w14:paraId="50C8511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Freeway Ramp</w:t>
            </w:r>
          </w:p>
        </w:tc>
      </w:tr>
      <w:tr w:rsidR="005F02A6" w:rsidRPr="008640A6" w14:paraId="0EC8338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8BE738B" w14:textId="77777777" w:rsidR="005F02A6" w:rsidRDefault="005F02A6" w:rsidP="00B65792">
            <w:pPr>
              <w:jc w:val="right"/>
              <w:rPr>
                <w:rFonts w:ascii="Arial" w:hAnsi="Arial" w:cs="Arial"/>
                <w:b w:val="0"/>
                <w:sz w:val="20"/>
                <w:szCs w:val="20"/>
              </w:rPr>
            </w:pPr>
            <w:r>
              <w:rPr>
                <w:rFonts w:ascii="Arial" w:hAnsi="Arial" w:cs="Arial"/>
                <w:b w:val="0"/>
                <w:sz w:val="20"/>
                <w:szCs w:val="20"/>
              </w:rPr>
              <w:t>25</w:t>
            </w:r>
          </w:p>
        </w:tc>
        <w:tc>
          <w:tcPr>
            <w:tcW w:w="2049" w:type="pct"/>
            <w:noWrap/>
            <w:vAlign w:val="center"/>
          </w:tcPr>
          <w:p w14:paraId="3D63A238"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Highway Ramp</w:t>
            </w:r>
          </w:p>
        </w:tc>
        <w:tc>
          <w:tcPr>
            <w:tcW w:w="467" w:type="pct"/>
            <w:vAlign w:val="center"/>
          </w:tcPr>
          <w:p w14:paraId="3253089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26</w:t>
            </w:r>
          </w:p>
        </w:tc>
        <w:tc>
          <w:tcPr>
            <w:tcW w:w="1937" w:type="pct"/>
            <w:vAlign w:val="center"/>
          </w:tcPr>
          <w:p w14:paraId="367DAFA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Major Arterial Ramp</w:t>
            </w:r>
          </w:p>
        </w:tc>
      </w:tr>
      <w:tr w:rsidR="005F02A6" w:rsidRPr="008640A6" w14:paraId="40FB2A4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16D4258" w14:textId="77777777" w:rsidR="005F02A6" w:rsidRDefault="005F02A6" w:rsidP="00B65792">
            <w:pPr>
              <w:jc w:val="right"/>
              <w:rPr>
                <w:rFonts w:ascii="Arial" w:hAnsi="Arial" w:cs="Arial"/>
                <w:b w:val="0"/>
                <w:sz w:val="20"/>
                <w:szCs w:val="20"/>
              </w:rPr>
            </w:pPr>
            <w:r>
              <w:rPr>
                <w:rFonts w:ascii="Arial" w:hAnsi="Arial" w:cs="Arial"/>
                <w:b w:val="0"/>
                <w:sz w:val="20"/>
                <w:szCs w:val="20"/>
              </w:rPr>
              <w:t>27</w:t>
            </w:r>
          </w:p>
        </w:tc>
        <w:tc>
          <w:tcPr>
            <w:tcW w:w="2049" w:type="pct"/>
            <w:noWrap/>
            <w:vAlign w:val="center"/>
          </w:tcPr>
          <w:p w14:paraId="4796F951"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Minor Arterial Ram</w:t>
            </w:r>
          </w:p>
        </w:tc>
        <w:tc>
          <w:tcPr>
            <w:tcW w:w="467" w:type="pct"/>
            <w:vAlign w:val="center"/>
          </w:tcPr>
          <w:p w14:paraId="05E77FF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w:t>
            </w:r>
          </w:p>
        </w:tc>
        <w:tc>
          <w:tcPr>
            <w:tcW w:w="1937" w:type="pct"/>
            <w:vAlign w:val="center"/>
          </w:tcPr>
          <w:p w14:paraId="1D2574B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 Ramp</w:t>
            </w:r>
          </w:p>
        </w:tc>
      </w:tr>
      <w:tr w:rsidR="005F02A6" w:rsidRPr="008640A6" w14:paraId="4CF0F9D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90EC08" w14:textId="77777777" w:rsidR="005F02A6" w:rsidRDefault="005F02A6" w:rsidP="00B65792">
            <w:pPr>
              <w:jc w:val="right"/>
              <w:rPr>
                <w:rFonts w:ascii="Arial" w:hAnsi="Arial" w:cs="Arial"/>
                <w:b w:val="0"/>
                <w:sz w:val="20"/>
                <w:szCs w:val="20"/>
              </w:rPr>
            </w:pPr>
            <w:r>
              <w:rPr>
                <w:rFonts w:ascii="Arial" w:hAnsi="Arial" w:cs="Arial"/>
                <w:b w:val="0"/>
                <w:sz w:val="20"/>
                <w:szCs w:val="20"/>
              </w:rPr>
              <w:t>29</w:t>
            </w:r>
          </w:p>
        </w:tc>
        <w:tc>
          <w:tcPr>
            <w:tcW w:w="2049" w:type="pct"/>
            <w:noWrap/>
            <w:vAlign w:val="center"/>
          </w:tcPr>
          <w:p w14:paraId="18BBE8BE"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Ramp</w:t>
            </w:r>
          </w:p>
        </w:tc>
        <w:tc>
          <w:tcPr>
            <w:tcW w:w="467" w:type="pct"/>
            <w:vAlign w:val="center"/>
          </w:tcPr>
          <w:p w14:paraId="7BDC81F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1937" w:type="pct"/>
            <w:vAlign w:val="center"/>
          </w:tcPr>
          <w:p w14:paraId="55738CE4"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bl>
    <w:p w14:paraId="1431BDB1" w14:textId="77777777" w:rsidR="005F02A6" w:rsidRDefault="005F02A6" w:rsidP="00FA2762">
      <w:pPr>
        <w:pStyle w:val="ListParagraph"/>
        <w:numPr>
          <w:ilvl w:val="0"/>
          <w:numId w:val="0"/>
        </w:numPr>
        <w:ind w:left="720"/>
        <w:rPr>
          <w:lang w:val="en-CA"/>
        </w:rPr>
      </w:pPr>
    </w:p>
    <w:p w14:paraId="5346E519" w14:textId="77777777" w:rsidR="005F02A6" w:rsidRDefault="005F02A6" w:rsidP="008C7F3C">
      <w:pPr>
        <w:pStyle w:val="ListParagraph"/>
        <w:numPr>
          <w:ilvl w:val="0"/>
          <w:numId w:val="74"/>
        </w:numPr>
        <w:spacing w:line="240" w:lineRule="auto"/>
        <w:rPr>
          <w:lang w:val="en-CA"/>
        </w:rPr>
      </w:pPr>
      <w:r>
        <w:rPr>
          <w:lang w:val="en-CA"/>
        </w:rPr>
        <w:t>New object property: hasRoadLevel some RoadLevel</w:t>
      </w:r>
    </w:p>
    <w:p w14:paraId="61CFD9F4" w14:textId="77777777" w:rsidR="005F02A6" w:rsidRDefault="005F02A6" w:rsidP="005F02A6">
      <w:pPr>
        <w:pStyle w:val="ListParagraph"/>
        <w:rPr>
          <w:lang w:val="en-CA"/>
        </w:rPr>
      </w:pPr>
      <w:r>
        <w:rPr>
          <w:lang w:val="en-CA"/>
        </w:rPr>
        <w:t>Subclasses of RoadLevel definable wrt hasGFXRoadLevelCode values</w:t>
      </w:r>
    </w:p>
    <w:p w14:paraId="7DE958BA" w14:textId="77777777" w:rsidR="005F02A6" w:rsidRPr="009B3F7D" w:rsidRDefault="005F02A6" w:rsidP="005F02A6">
      <w:pPr>
        <w:rPr>
          <w:b/>
        </w:rPr>
      </w:pPr>
      <w:r w:rsidRPr="009B3F7D">
        <w:rPr>
          <w:b/>
        </w:rPr>
        <w:t xml:space="preserve">Grade Level – Above or below </w:t>
      </w:r>
    </w:p>
    <w:tbl>
      <w:tblPr>
        <w:tblStyle w:val="PlainTable1"/>
        <w:tblW w:w="1649" w:type="pct"/>
        <w:tblLook w:val="04A0" w:firstRow="1" w:lastRow="0" w:firstColumn="1" w:lastColumn="0" w:noHBand="0" w:noVBand="1"/>
      </w:tblPr>
      <w:tblGrid>
        <w:gridCol w:w="463"/>
        <w:gridCol w:w="2621"/>
      </w:tblGrid>
      <w:tr w:rsidR="005F02A6" w:rsidRPr="006776D9" w14:paraId="732D0547" w14:textId="77777777" w:rsidTr="00B65792">
        <w:trPr>
          <w:cnfStyle w:val="100000000000" w:firstRow="1" w:lastRow="0" w:firstColumn="0" w:lastColumn="0" w:oddVBand="0" w:evenVBand="0" w:oddHBand="0"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7BFDD7C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0</w:t>
            </w:r>
          </w:p>
        </w:tc>
        <w:tc>
          <w:tcPr>
            <w:tcW w:w="4250" w:type="pct"/>
          </w:tcPr>
          <w:p w14:paraId="544B98AD" w14:textId="77777777" w:rsidR="005F02A6" w:rsidRPr="006776D9" w:rsidRDefault="005F02A6" w:rsidP="00B65792">
            <w:pPr>
              <w:cnfStyle w:val="100000000000" w:firstRow="1" w:lastRow="0" w:firstColumn="0" w:lastColumn="0" w:oddVBand="0" w:evenVBand="0" w:oddHBand="0" w:evenHBand="0" w:firstRowFirstColumn="0" w:firstRowLastColumn="0" w:lastRowFirstColumn="0" w:lastRowLastColumn="0"/>
              <w:rPr>
                <w:rFonts w:ascii="Calibri" w:hAnsi="Calibri" w:cs="Times New Roman"/>
                <w:b w:val="0"/>
                <w:color w:val="000000"/>
              </w:rPr>
            </w:pPr>
            <w:r w:rsidRPr="006776D9">
              <w:rPr>
                <w:rFonts w:ascii="Calibri" w:hAnsi="Calibri" w:cs="Times New Roman"/>
                <w:b w:val="0"/>
                <w:color w:val="000000"/>
              </w:rPr>
              <w:t>Ground Level</w:t>
            </w:r>
          </w:p>
        </w:tc>
      </w:tr>
      <w:tr w:rsidR="005F02A6" w:rsidRPr="006776D9" w14:paraId="0A5906A0"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21306C3B"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lastRenderedPageBreak/>
              <w:t>1</w:t>
            </w:r>
          </w:p>
        </w:tc>
        <w:tc>
          <w:tcPr>
            <w:tcW w:w="4250" w:type="pct"/>
          </w:tcPr>
          <w:p w14:paraId="59B4DB97"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First Level</w:t>
            </w:r>
          </w:p>
        </w:tc>
      </w:tr>
      <w:tr w:rsidR="005F02A6" w:rsidRPr="006776D9" w14:paraId="67FAA3C3"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45FE8A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E6C9E1D"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Level</w:t>
            </w:r>
          </w:p>
        </w:tc>
      </w:tr>
      <w:tr w:rsidR="005F02A6" w:rsidRPr="006776D9" w14:paraId="318CD44C"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56958E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3</w:t>
            </w:r>
          </w:p>
        </w:tc>
        <w:tc>
          <w:tcPr>
            <w:tcW w:w="4250" w:type="pct"/>
          </w:tcPr>
          <w:p w14:paraId="0583EFA2"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Third Level</w:t>
            </w:r>
          </w:p>
        </w:tc>
      </w:tr>
      <w:tr w:rsidR="005F02A6" w:rsidRPr="006776D9" w14:paraId="2D4C011A"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02B9352A"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4</w:t>
            </w:r>
          </w:p>
        </w:tc>
        <w:tc>
          <w:tcPr>
            <w:tcW w:w="4250" w:type="pct"/>
          </w:tcPr>
          <w:p w14:paraId="16393FA9"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Fourth Level</w:t>
            </w:r>
          </w:p>
        </w:tc>
      </w:tr>
      <w:tr w:rsidR="005F02A6" w:rsidRPr="006776D9" w14:paraId="7B06203E"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57D31098"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730825D"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Subsurface</w:t>
            </w:r>
          </w:p>
        </w:tc>
      </w:tr>
      <w:tr w:rsidR="005F02A6" w:rsidRPr="006776D9" w14:paraId="58DFFB2E"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350FF16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FAC87BC"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Subsurface</w:t>
            </w:r>
          </w:p>
        </w:tc>
      </w:tr>
    </w:tbl>
    <w:p w14:paraId="23B40348" w14:textId="77777777" w:rsidR="005F02A6" w:rsidRPr="005F02A6" w:rsidRDefault="005F02A6" w:rsidP="005F02A6"/>
    <w:p w14:paraId="4BEEA664"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routeNear</w:t>
      </w:r>
    </w:p>
    <w:p w14:paraId="1D721DE0" w14:textId="77777777" w:rsidR="005F02A6" w:rsidRDefault="005F02A6" w:rsidP="005F02A6">
      <w:pPr>
        <w:pStyle w:val="ListParagraph"/>
        <w:numPr>
          <w:ilvl w:val="1"/>
          <w:numId w:val="2"/>
        </w:numPr>
        <w:rPr>
          <w:lang w:val="en-CA"/>
        </w:rPr>
      </w:pPr>
      <w:r>
        <w:rPr>
          <w:lang w:val="en-CA"/>
        </w:rPr>
        <w:t>Possibly definable wrt geo:within between locations of objects?</w:t>
      </w:r>
    </w:p>
    <w:p w14:paraId="3DF0E228"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routeIntersects</w:t>
      </w:r>
    </w:p>
    <w:p w14:paraId="5D20F2D2" w14:textId="77777777" w:rsidR="005F02A6" w:rsidRPr="00753567" w:rsidRDefault="005F02A6" w:rsidP="005F02A6">
      <w:pPr>
        <w:pStyle w:val="ListParagraph"/>
        <w:numPr>
          <w:ilvl w:val="1"/>
          <w:numId w:val="2"/>
        </w:numPr>
        <w:rPr>
          <w:lang w:val="en-CA"/>
        </w:rPr>
      </w:pPr>
      <w:r>
        <w:rPr>
          <w:lang w:val="en-CA"/>
        </w:rPr>
        <w:t>Can define wrt geo:intersects between locations of objects</w:t>
      </w:r>
    </w:p>
    <w:p w14:paraId="62B64D7E" w14:textId="77777777" w:rsidR="005F02A6" w:rsidRPr="005F02A6" w:rsidRDefault="005F02A6" w:rsidP="005F02A6">
      <w:pPr>
        <w:spacing w:line="276" w:lineRule="auto"/>
      </w:pPr>
    </w:p>
    <w:p w14:paraId="597B7611" w14:textId="20F4B409" w:rsidR="00C73696" w:rsidRDefault="005F02A6" w:rsidP="00C73696">
      <w:pPr>
        <w:pStyle w:val="Heading1"/>
        <w:rPr>
          <w:lang w:val="en-CA"/>
        </w:rPr>
      </w:pPr>
      <w:bookmarkStart w:id="242" w:name="_Toc34385420"/>
      <w:r>
        <w:rPr>
          <w:lang w:val="en-CA"/>
        </w:rPr>
        <w:t>Mappings from tables to iCity TPSO Esri Extension</w:t>
      </w:r>
      <w:bookmarkEnd w:id="242"/>
    </w:p>
    <w:p w14:paraId="706D4AAE" w14:textId="77777777" w:rsidR="00C73696" w:rsidRDefault="00C73696" w:rsidP="00C73696">
      <w:pPr>
        <w:pStyle w:val="Heading2"/>
        <w:numPr>
          <w:ilvl w:val="0"/>
          <w:numId w:val="0"/>
        </w:numPr>
        <w:ind w:left="576" w:hanging="576"/>
        <w:rPr>
          <w:lang w:val="en-CA"/>
        </w:rPr>
      </w:pPr>
      <w:bookmarkStart w:id="243" w:name="_Toc34385421"/>
      <w:r>
        <w:rPr>
          <w:lang w:val="en-CA"/>
        </w:rPr>
        <w:t>Neighbourhood (neighbourhood_mun)</w:t>
      </w:r>
      <w:bookmarkEnd w:id="243"/>
    </w:p>
    <w:p w14:paraId="2BD6F39E" w14:textId="77777777" w:rsidR="00C73696" w:rsidRDefault="00C73696" w:rsidP="008C7F3C">
      <w:pPr>
        <w:pStyle w:val="ListParagraph"/>
        <w:numPr>
          <w:ilvl w:val="0"/>
          <w:numId w:val="69"/>
        </w:numPr>
        <w:spacing w:line="240" w:lineRule="auto"/>
        <w:rPr>
          <w:lang w:val="en-CA"/>
        </w:rPr>
      </w:pPr>
      <w:r>
        <w:rPr>
          <w:lang w:val="en-CA"/>
        </w:rPr>
        <w:t>Feature hash</w:t>
      </w:r>
    </w:p>
    <w:p w14:paraId="704CB85B" w14:textId="77777777" w:rsidR="00C73696" w:rsidRPr="00B17B75" w:rsidRDefault="00C73696" w:rsidP="00C73696">
      <w:pPr>
        <w:pStyle w:val="ListParagraph"/>
        <w:rPr>
          <w:lang w:val="en-CA"/>
        </w:rPr>
      </w:pPr>
      <w:r>
        <w:rPr>
          <w:lang w:val="en-CA"/>
        </w:rPr>
        <w:t>{feature hash} a Neighbourhood;</w:t>
      </w:r>
    </w:p>
    <w:p w14:paraId="4A497198" w14:textId="77777777" w:rsidR="00C73696" w:rsidRDefault="00C73696" w:rsidP="008C7F3C">
      <w:pPr>
        <w:pStyle w:val="ListParagraph"/>
        <w:numPr>
          <w:ilvl w:val="0"/>
          <w:numId w:val="69"/>
        </w:numPr>
        <w:spacing w:line="240" w:lineRule="auto"/>
        <w:rPr>
          <w:lang w:val="en-CA"/>
        </w:rPr>
      </w:pPr>
      <w:r>
        <w:rPr>
          <w:lang w:val="en-CA"/>
        </w:rPr>
        <w:t>Name</w:t>
      </w:r>
    </w:p>
    <w:p w14:paraId="7E97BBD7" w14:textId="77777777" w:rsidR="00C73696" w:rsidRDefault="00C73696" w:rsidP="00C73696">
      <w:pPr>
        <w:pStyle w:val="ListParagraph"/>
        <w:rPr>
          <w:lang w:val="en-CA"/>
        </w:rPr>
      </w:pPr>
      <w:r>
        <w:rPr>
          <w:lang w:val="en-CA"/>
        </w:rPr>
        <w:t>{feature hash} foaf:name {Name}</w:t>
      </w:r>
    </w:p>
    <w:p w14:paraId="1E0E2F54"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Province or Territory</w:t>
      </w:r>
    </w:p>
    <w:p w14:paraId="213A65A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Provider type</w:t>
      </w:r>
    </w:p>
    <w:p w14:paraId="585BBEF1"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Data source</w:t>
      </w:r>
    </w:p>
    <w:p w14:paraId="52B9119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Creation date</w:t>
      </w:r>
    </w:p>
    <w:p w14:paraId="20E5D416"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Revision date</w:t>
      </w:r>
    </w:p>
    <w:p w14:paraId="2C0602DF" w14:textId="77777777" w:rsidR="00C73696" w:rsidRDefault="00C73696" w:rsidP="00C73696"/>
    <w:p w14:paraId="7DA8E54C" w14:textId="77777777" w:rsidR="00C73696" w:rsidRDefault="00C73696" w:rsidP="005F02A6">
      <w:pPr>
        <w:pStyle w:val="Heading2"/>
        <w:numPr>
          <w:ilvl w:val="0"/>
          <w:numId w:val="0"/>
        </w:numPr>
        <w:ind w:left="576" w:hanging="576"/>
        <w:rPr>
          <w:lang w:val="en-CA"/>
        </w:rPr>
      </w:pPr>
      <w:bookmarkStart w:id="244" w:name="_Toc34385422"/>
      <w:r>
        <w:rPr>
          <w:lang w:val="en-CA"/>
        </w:rPr>
        <w:t>Land Use (landuse_mun)</w:t>
      </w:r>
      <w:bookmarkEnd w:id="244"/>
    </w:p>
    <w:p w14:paraId="53718EF7" w14:textId="77777777" w:rsidR="00C73696" w:rsidRDefault="00C73696" w:rsidP="00C73696">
      <w:r>
        <w:t>SELECT feature_hash, lu_class, name1, desc_english from landuse_mun</w:t>
      </w:r>
    </w:p>
    <w:p w14:paraId="73392DEE" w14:textId="55A4470D" w:rsidR="00C73696" w:rsidRPr="00C73696" w:rsidRDefault="005F02A6" w:rsidP="00C73696">
      <w:pPr>
        <w:spacing w:line="240" w:lineRule="auto"/>
        <w:ind w:left="360"/>
      </w:pPr>
      <w:r w:rsidRPr="005F02A6">
        <w:rPr>
          <w:b/>
        </w:rPr>
        <w:t>Ontop mapping:</w:t>
      </w:r>
      <w:r w:rsidR="00C73696" w:rsidRPr="00C73696">
        <w:br/>
        <w:t>{feature hash} a Parcel;</w:t>
      </w:r>
    </w:p>
    <w:p w14:paraId="73A3EE3B" w14:textId="77777777" w:rsidR="00C73696" w:rsidRPr="00C73696" w:rsidRDefault="00C73696" w:rsidP="00C73696">
      <w:pPr>
        <w:ind w:left="360"/>
      </w:pPr>
      <w:r w:rsidRPr="00C73696">
        <w:t>hasLandUse [a GFXLandUseClassification;</w:t>
      </w:r>
    </w:p>
    <w:p w14:paraId="72F7477D" w14:textId="77777777" w:rsidR="00C73696" w:rsidRPr="00C73696" w:rsidRDefault="00C73696" w:rsidP="00C73696">
      <w:pPr>
        <w:ind w:left="720" w:hanging="360"/>
      </w:pPr>
      <w:r w:rsidRPr="00C73696">
        <w:t>hasGFXLandUseCode {code}</w:t>
      </w:r>
    </w:p>
    <w:p w14:paraId="137E8292" w14:textId="21763DE2" w:rsidR="00C73696" w:rsidRDefault="00C73696" w:rsidP="00C73696">
      <w:pPr>
        <w:pStyle w:val="ListParagraph"/>
        <w:numPr>
          <w:ilvl w:val="0"/>
          <w:numId w:val="0"/>
        </w:numPr>
        <w:ind w:left="1440"/>
        <w:rPr>
          <w:lang w:val="en-CA"/>
        </w:rPr>
      </w:pPr>
      <w:r>
        <w:rPr>
          <w:lang w:val="en-CA"/>
        </w:rPr>
        <w:t>foaf:name {</w:t>
      </w:r>
      <w:r w:rsidR="005F02A6">
        <w:rPr>
          <w:lang w:val="en-CA"/>
        </w:rPr>
        <w:t>n</w:t>
      </w:r>
      <w:r>
        <w:rPr>
          <w:lang w:val="en-CA"/>
        </w:rPr>
        <w:t>ame 1}</w:t>
      </w:r>
    </w:p>
    <w:p w14:paraId="0E6ED1D2" w14:textId="77777777" w:rsidR="00C73696" w:rsidRDefault="00C73696" w:rsidP="005F02A6">
      <w:pPr>
        <w:pStyle w:val="Heading2"/>
        <w:numPr>
          <w:ilvl w:val="0"/>
          <w:numId w:val="0"/>
        </w:numPr>
        <w:ind w:left="576" w:hanging="576"/>
        <w:rPr>
          <w:lang w:val="en-CA"/>
        </w:rPr>
      </w:pPr>
      <w:bookmarkStart w:id="245" w:name="_Toc34385423"/>
      <w:r>
        <w:rPr>
          <w:lang w:val="en-CA"/>
        </w:rPr>
        <w:t>Land Cover (landcover_mun)</w:t>
      </w:r>
      <w:bookmarkEnd w:id="245"/>
    </w:p>
    <w:p w14:paraId="4C742BB9" w14:textId="77777777" w:rsidR="00C73696" w:rsidRDefault="00C73696" w:rsidP="008C7F3C">
      <w:pPr>
        <w:pStyle w:val="ListParagraph"/>
        <w:numPr>
          <w:ilvl w:val="0"/>
          <w:numId w:val="70"/>
        </w:numPr>
        <w:spacing w:line="240" w:lineRule="auto"/>
        <w:rPr>
          <w:lang w:val="en-CA"/>
        </w:rPr>
      </w:pPr>
      <w:r>
        <w:rPr>
          <w:lang w:val="en-CA"/>
        </w:rPr>
        <w:t>Feature hash</w:t>
      </w:r>
    </w:p>
    <w:p w14:paraId="1FBE2828" w14:textId="77777777" w:rsidR="00C73696" w:rsidRDefault="00C73696" w:rsidP="00C73696">
      <w:pPr>
        <w:pStyle w:val="ListParagraph"/>
        <w:rPr>
          <w:lang w:val="en-CA"/>
        </w:rPr>
      </w:pPr>
      <w:r>
        <w:rPr>
          <w:lang w:val="en-CA"/>
        </w:rPr>
        <w:t>{Feature hash} a Parcel</w:t>
      </w:r>
    </w:p>
    <w:p w14:paraId="5D17591A" w14:textId="77777777" w:rsidR="00C73696" w:rsidRDefault="00C73696" w:rsidP="008C7F3C">
      <w:pPr>
        <w:pStyle w:val="ListParagraph"/>
        <w:numPr>
          <w:ilvl w:val="0"/>
          <w:numId w:val="70"/>
        </w:numPr>
        <w:spacing w:line="240" w:lineRule="auto"/>
        <w:rPr>
          <w:lang w:val="en-CA"/>
        </w:rPr>
      </w:pPr>
      <w:r>
        <w:rPr>
          <w:lang w:val="en-CA"/>
        </w:rPr>
        <w:t>Coverage type</w:t>
      </w:r>
    </w:p>
    <w:p w14:paraId="02A74549" w14:textId="71637156" w:rsidR="00C73696" w:rsidRPr="005F02A6" w:rsidRDefault="00C73696" w:rsidP="005F02A6">
      <w:pPr>
        <w:pStyle w:val="ListParagraph"/>
        <w:rPr>
          <w:lang w:val="en-CA"/>
        </w:rPr>
      </w:pPr>
      <w:r>
        <w:rPr>
          <w:lang w:val="en-CA"/>
        </w:rPr>
        <w:lastRenderedPageBreak/>
        <w:t>{Feature has</w:t>
      </w:r>
      <w:r w:rsidR="005F02A6">
        <w:rPr>
          <w:lang w:val="en-CA"/>
        </w:rPr>
        <w:t>h</w:t>
      </w:r>
      <w:r>
        <w:rPr>
          <w:lang w:val="en-CA"/>
        </w:rPr>
        <w:t>} hasLandUseClassification [a GFXLandCoverClassification; hasGFXLandCoverClassCode {code}]</w:t>
      </w:r>
    </w:p>
    <w:p w14:paraId="6619AE40" w14:textId="77777777" w:rsidR="00C73696" w:rsidRDefault="00C73696" w:rsidP="005F02A6">
      <w:pPr>
        <w:pStyle w:val="Heading2"/>
        <w:numPr>
          <w:ilvl w:val="0"/>
          <w:numId w:val="0"/>
        </w:numPr>
        <w:ind w:left="576" w:hanging="576"/>
        <w:rPr>
          <w:lang w:val="en-CA"/>
        </w:rPr>
      </w:pPr>
      <w:bookmarkStart w:id="246" w:name="_Toc34385424"/>
      <w:r>
        <w:rPr>
          <w:lang w:val="en-CA"/>
        </w:rPr>
        <w:t>Point of Interest (pointofinterest_mun)</w:t>
      </w:r>
      <w:bookmarkEnd w:id="246"/>
    </w:p>
    <w:p w14:paraId="023EB7F4" w14:textId="77777777" w:rsidR="00C73696" w:rsidRDefault="00C73696" w:rsidP="008C7F3C">
      <w:pPr>
        <w:pStyle w:val="ListParagraph"/>
        <w:numPr>
          <w:ilvl w:val="0"/>
          <w:numId w:val="72"/>
        </w:numPr>
        <w:spacing w:line="240" w:lineRule="auto"/>
        <w:rPr>
          <w:lang w:val="en-CA"/>
        </w:rPr>
      </w:pPr>
      <w:r>
        <w:rPr>
          <w:lang w:val="en-CA"/>
        </w:rPr>
        <w:t>Feature hash</w:t>
      </w:r>
    </w:p>
    <w:p w14:paraId="3B23C8EF" w14:textId="77777777" w:rsidR="00C73696" w:rsidRDefault="00C73696" w:rsidP="00C73696">
      <w:pPr>
        <w:pStyle w:val="ListParagraph"/>
        <w:rPr>
          <w:lang w:val="en-CA"/>
        </w:rPr>
      </w:pPr>
      <w:r>
        <w:rPr>
          <w:lang w:val="en-CA"/>
        </w:rPr>
        <w:t>{Feature hash} a Parcel;</w:t>
      </w:r>
    </w:p>
    <w:p w14:paraId="66E042A1" w14:textId="77777777" w:rsidR="00C73696" w:rsidRDefault="00C73696" w:rsidP="00C73696">
      <w:pPr>
        <w:pStyle w:val="ListParagraph"/>
        <w:rPr>
          <w:lang w:val="en-CA"/>
        </w:rPr>
      </w:pPr>
      <w:commentRangeStart w:id="247"/>
      <w:r>
        <w:rPr>
          <w:lang w:val="en-CA"/>
        </w:rPr>
        <w:t>Contains / locatedOn-</w:t>
      </w:r>
      <w:commentRangeEnd w:id="247"/>
      <w:r>
        <w:rPr>
          <w:rStyle w:val="CommentReference"/>
        </w:rPr>
        <w:commentReference w:id="247"/>
      </w:r>
      <w:r>
        <w:rPr>
          <w:lang w:val="en-CA"/>
        </w:rPr>
        <w:t xml:space="preserve"> [a PointOfInterest; hasGFXPOIClassCode {class}; foaf:name {Name 1}]</w:t>
      </w:r>
    </w:p>
    <w:p w14:paraId="4469081C" w14:textId="77777777" w:rsidR="00C73696" w:rsidRPr="00960938" w:rsidRDefault="00C73696" w:rsidP="008C7F3C">
      <w:pPr>
        <w:pStyle w:val="ListParagraph"/>
        <w:numPr>
          <w:ilvl w:val="0"/>
          <w:numId w:val="72"/>
        </w:numPr>
        <w:spacing w:line="240" w:lineRule="auto"/>
        <w:rPr>
          <w:lang w:val="en-CA"/>
        </w:rPr>
      </w:pPr>
      <w:r>
        <w:rPr>
          <w:lang w:val="en-CA"/>
        </w:rPr>
        <w:t>Point of Interest Class</w:t>
      </w:r>
    </w:p>
    <w:p w14:paraId="0C68EA0D" w14:textId="77777777" w:rsidR="00C73696" w:rsidRPr="00E61D77" w:rsidRDefault="00C73696" w:rsidP="008C7F3C">
      <w:pPr>
        <w:pStyle w:val="ListParagraph"/>
        <w:numPr>
          <w:ilvl w:val="0"/>
          <w:numId w:val="72"/>
        </w:numPr>
        <w:spacing w:line="240" w:lineRule="auto"/>
        <w:rPr>
          <w:i/>
          <w:color w:val="C4BC96" w:themeColor="background2" w:themeShade="BF"/>
          <w:lang w:val="en-CA"/>
        </w:rPr>
      </w:pPr>
      <w:commentRangeStart w:id="248"/>
      <w:r w:rsidRPr="00E61D77">
        <w:rPr>
          <w:i/>
          <w:color w:val="C4BC96" w:themeColor="background2" w:themeShade="BF"/>
          <w:lang w:val="en-CA"/>
        </w:rPr>
        <w:t>POI type</w:t>
      </w:r>
      <w:commentRangeEnd w:id="248"/>
      <w:r w:rsidRPr="00E61D77">
        <w:rPr>
          <w:rStyle w:val="CommentReference"/>
          <w:color w:val="C4BC96" w:themeColor="background2" w:themeShade="BF"/>
        </w:rPr>
        <w:commentReference w:id="248"/>
      </w:r>
    </w:p>
    <w:p w14:paraId="2FE799F7" w14:textId="77777777" w:rsidR="00C73696" w:rsidRDefault="00C73696" w:rsidP="008C7F3C">
      <w:pPr>
        <w:pStyle w:val="ListParagraph"/>
        <w:numPr>
          <w:ilvl w:val="0"/>
          <w:numId w:val="72"/>
        </w:numPr>
        <w:spacing w:line="240" w:lineRule="auto"/>
        <w:rPr>
          <w:lang w:val="en-CA"/>
        </w:rPr>
      </w:pPr>
      <w:r>
        <w:rPr>
          <w:lang w:val="en-CA"/>
        </w:rPr>
        <w:t>Name 1</w:t>
      </w:r>
    </w:p>
    <w:p w14:paraId="2FBF7FBF" w14:textId="77777777" w:rsidR="00C73696" w:rsidRPr="00B226F1" w:rsidRDefault="00C73696" w:rsidP="00C73696">
      <w:pPr>
        <w:ind w:left="360"/>
      </w:pPr>
    </w:p>
    <w:p w14:paraId="6094982E" w14:textId="77777777" w:rsidR="00C73696" w:rsidRDefault="00C73696" w:rsidP="005F02A6">
      <w:pPr>
        <w:pStyle w:val="Heading2"/>
        <w:numPr>
          <w:ilvl w:val="0"/>
          <w:numId w:val="0"/>
        </w:numPr>
        <w:ind w:left="576" w:hanging="576"/>
        <w:rPr>
          <w:lang w:val="en-CA"/>
        </w:rPr>
      </w:pPr>
      <w:bookmarkStart w:id="249" w:name="_Toc34385425"/>
      <w:r>
        <w:rPr>
          <w:lang w:val="en-CA"/>
        </w:rPr>
        <w:t>Road Segment (roadsegment_mun)</w:t>
      </w:r>
      <w:bookmarkEnd w:id="249"/>
    </w:p>
    <w:p w14:paraId="3F9EF5BA" w14:textId="77777777" w:rsidR="00C73696" w:rsidRDefault="00C73696" w:rsidP="008C7F3C">
      <w:pPr>
        <w:pStyle w:val="ListParagraph"/>
        <w:numPr>
          <w:ilvl w:val="0"/>
          <w:numId w:val="73"/>
        </w:numPr>
        <w:spacing w:line="240" w:lineRule="auto"/>
        <w:rPr>
          <w:lang w:val="en-CA"/>
        </w:rPr>
      </w:pPr>
      <w:r>
        <w:rPr>
          <w:lang w:val="en-CA"/>
        </w:rPr>
        <w:t>Feature hash</w:t>
      </w:r>
    </w:p>
    <w:p w14:paraId="5045B251" w14:textId="77777777" w:rsidR="00C73696" w:rsidRDefault="00C73696" w:rsidP="00C73696">
      <w:pPr>
        <w:pStyle w:val="ListParagraph"/>
        <w:rPr>
          <w:lang w:val="en-CA"/>
        </w:rPr>
      </w:pPr>
      <w:r>
        <w:rPr>
          <w:lang w:val="en-CA"/>
        </w:rPr>
        <w:t>{Feature hash} a RoadSegment;</w:t>
      </w:r>
    </w:p>
    <w:p w14:paraId="1CD6ADC9" w14:textId="77777777" w:rsidR="00C73696" w:rsidRDefault="00C73696" w:rsidP="00C73696">
      <w:pPr>
        <w:pStyle w:val="ListParagraph"/>
        <w:rPr>
          <w:lang w:val="en-CA"/>
        </w:rPr>
      </w:pPr>
      <w:r w:rsidRPr="0065029F">
        <w:rPr>
          <w:strike/>
          <w:lang w:val="en-CA"/>
        </w:rPr>
        <w:t>isAboveGrade</w:t>
      </w:r>
      <w:r>
        <w:rPr>
          <w:lang w:val="en-CA"/>
        </w:rPr>
        <w:t xml:space="preserve"> roadLevelCode {Above of below grade};</w:t>
      </w:r>
    </w:p>
    <w:p w14:paraId="72D5C21F" w14:textId="77777777" w:rsidR="00C73696" w:rsidRDefault="00C73696" w:rsidP="00C73696">
      <w:pPr>
        <w:pStyle w:val="ListParagraph"/>
        <w:rPr>
          <w:lang w:val="en-CA"/>
        </w:rPr>
      </w:pPr>
      <w:r>
        <w:rPr>
          <w:lang w:val="en-CA"/>
        </w:rPr>
        <w:t>foaf:name {Official Street Name};</w:t>
      </w:r>
    </w:p>
    <w:p w14:paraId="0D8511C1" w14:textId="77777777" w:rsidR="00C73696" w:rsidRDefault="00C73696" w:rsidP="00C73696">
      <w:pPr>
        <w:pStyle w:val="ListParagraph"/>
        <w:rPr>
          <w:lang w:val="en-CA"/>
        </w:rPr>
      </w:pPr>
      <w:r>
        <w:rPr>
          <w:lang w:val="en-CA"/>
        </w:rPr>
        <w:t>hasGFXRoadClassCode {Road Class};</w:t>
      </w:r>
    </w:p>
    <w:p w14:paraId="4506E192" w14:textId="77777777" w:rsidR="00C73696" w:rsidRDefault="00C73696" w:rsidP="00C73696">
      <w:pPr>
        <w:pStyle w:val="ListParagraph"/>
        <w:rPr>
          <w:lang w:val="en-CA"/>
        </w:rPr>
      </w:pPr>
      <w:r>
        <w:rPr>
          <w:lang w:val="en-CA"/>
        </w:rPr>
        <w:t>hasLength [a length; measure [a Measure; numerical_value {Length}]]</w:t>
      </w:r>
    </w:p>
    <w:p w14:paraId="304C7101" w14:textId="77777777" w:rsidR="00C73696" w:rsidRPr="002F70BB" w:rsidRDefault="00C73696" w:rsidP="008C7F3C">
      <w:pPr>
        <w:pStyle w:val="ListParagraph"/>
        <w:numPr>
          <w:ilvl w:val="0"/>
          <w:numId w:val="73"/>
        </w:numPr>
        <w:spacing w:line="240" w:lineRule="auto"/>
        <w:rPr>
          <w:lang w:val="en-CA"/>
        </w:rPr>
      </w:pPr>
      <w:r w:rsidRPr="002F70BB">
        <w:rPr>
          <w:lang w:val="en-CA"/>
        </w:rPr>
        <w:t>Above or below grade</w:t>
      </w:r>
    </w:p>
    <w:p w14:paraId="7F98028F" w14:textId="77777777" w:rsidR="00C73696" w:rsidRDefault="00C73696" w:rsidP="008C7F3C">
      <w:pPr>
        <w:pStyle w:val="ListParagraph"/>
        <w:numPr>
          <w:ilvl w:val="0"/>
          <w:numId w:val="73"/>
        </w:numPr>
        <w:spacing w:line="240" w:lineRule="auto"/>
        <w:rPr>
          <w:lang w:val="en-CA"/>
        </w:rPr>
      </w:pPr>
      <w:r>
        <w:rPr>
          <w:lang w:val="en-CA"/>
        </w:rPr>
        <w:t>Official Street Name</w:t>
      </w:r>
    </w:p>
    <w:p w14:paraId="05A727EE" w14:textId="77777777" w:rsidR="00C73696" w:rsidRDefault="00C73696" w:rsidP="008C7F3C">
      <w:pPr>
        <w:pStyle w:val="ListParagraph"/>
        <w:numPr>
          <w:ilvl w:val="0"/>
          <w:numId w:val="73"/>
        </w:numPr>
        <w:spacing w:line="240" w:lineRule="auto"/>
        <w:rPr>
          <w:lang w:val="en-CA"/>
        </w:rPr>
      </w:pPr>
      <w:r>
        <w:rPr>
          <w:lang w:val="en-CA"/>
        </w:rPr>
        <w:t>Road Class</w:t>
      </w:r>
    </w:p>
    <w:p w14:paraId="6C0F8BE7" w14:textId="77777777" w:rsidR="00C73696" w:rsidRPr="00C73696" w:rsidRDefault="00C73696" w:rsidP="00C73696"/>
    <w:p w14:paraId="2B77012C" w14:textId="77777777" w:rsidR="00C73696" w:rsidRDefault="00C73696" w:rsidP="005F02A6">
      <w:pPr>
        <w:pStyle w:val="Heading2"/>
        <w:numPr>
          <w:ilvl w:val="0"/>
          <w:numId w:val="0"/>
        </w:numPr>
        <w:ind w:left="576" w:hanging="576"/>
        <w:rPr>
          <w:lang w:val="en-CA"/>
        </w:rPr>
      </w:pPr>
      <w:bookmarkStart w:id="250" w:name="_Toc34385426"/>
      <w:r>
        <w:rPr>
          <w:lang w:val="en-CA"/>
        </w:rPr>
        <w:t>Intersect Neighbourhood (generated via ArcGIS process)</w:t>
      </w:r>
      <w:bookmarkEnd w:id="250"/>
    </w:p>
    <w:p w14:paraId="0F74D053" w14:textId="77777777" w:rsidR="00C73696" w:rsidRDefault="00C73696" w:rsidP="008C7F3C">
      <w:pPr>
        <w:pStyle w:val="ListParagraph"/>
        <w:numPr>
          <w:ilvl w:val="0"/>
          <w:numId w:val="71"/>
        </w:numPr>
        <w:spacing w:line="240" w:lineRule="auto"/>
        <w:rPr>
          <w:lang w:val="en-CA"/>
        </w:rPr>
      </w:pPr>
      <w:r>
        <w:rPr>
          <w:lang w:val="en-CA"/>
        </w:rPr>
        <w:t>Roadsegment (feature hash)</w:t>
      </w:r>
    </w:p>
    <w:p w14:paraId="0F68C3BE" w14:textId="77777777" w:rsidR="00C73696" w:rsidRDefault="00C73696" w:rsidP="008C7F3C">
      <w:pPr>
        <w:pStyle w:val="ListParagraph"/>
        <w:numPr>
          <w:ilvl w:val="0"/>
          <w:numId w:val="71"/>
        </w:numPr>
        <w:spacing w:line="240" w:lineRule="auto"/>
        <w:rPr>
          <w:lang w:val="en-CA"/>
        </w:rPr>
      </w:pPr>
      <w:r>
        <w:rPr>
          <w:lang w:val="en-CA"/>
        </w:rPr>
        <w:t>Neighbourhood feature hash</w:t>
      </w:r>
    </w:p>
    <w:p w14:paraId="4129FD5B" w14:textId="77777777" w:rsidR="00C73696" w:rsidRDefault="00C73696" w:rsidP="005F02A6">
      <w:pPr>
        <w:pStyle w:val="Heading2"/>
        <w:numPr>
          <w:ilvl w:val="0"/>
          <w:numId w:val="0"/>
        </w:numPr>
        <w:ind w:left="576" w:hanging="576"/>
        <w:rPr>
          <w:lang w:val="en-CA"/>
        </w:rPr>
      </w:pPr>
      <w:bookmarkStart w:id="251" w:name="_Toc34385427"/>
      <w:r>
        <w:rPr>
          <w:lang w:val="en-CA"/>
        </w:rPr>
        <w:t>Near Land Use (generated via ArcGIS process)</w:t>
      </w:r>
      <w:bookmarkEnd w:id="251"/>
    </w:p>
    <w:p w14:paraId="02E961C8" w14:textId="77777777" w:rsidR="00C73696" w:rsidRDefault="00C73696" w:rsidP="008C7F3C">
      <w:pPr>
        <w:pStyle w:val="ListParagraph"/>
        <w:numPr>
          <w:ilvl w:val="0"/>
          <w:numId w:val="71"/>
        </w:numPr>
        <w:spacing w:line="240" w:lineRule="auto"/>
        <w:rPr>
          <w:lang w:val="en-CA"/>
        </w:rPr>
      </w:pPr>
      <w:r>
        <w:rPr>
          <w:lang w:val="en-CA"/>
        </w:rPr>
        <w:t>Roadsegment (feature hash)</w:t>
      </w:r>
    </w:p>
    <w:p w14:paraId="4E58E157" w14:textId="77777777" w:rsidR="00C73696" w:rsidRDefault="00C73696" w:rsidP="008C7F3C">
      <w:pPr>
        <w:pStyle w:val="ListParagraph"/>
        <w:numPr>
          <w:ilvl w:val="0"/>
          <w:numId w:val="71"/>
        </w:numPr>
        <w:spacing w:line="240" w:lineRule="auto"/>
        <w:rPr>
          <w:lang w:val="en-CA"/>
        </w:rPr>
      </w:pPr>
      <w:r>
        <w:rPr>
          <w:lang w:val="en-CA"/>
        </w:rPr>
        <w:t>Parcel with some land use feature hash</w:t>
      </w:r>
    </w:p>
    <w:p w14:paraId="42C99C7A" w14:textId="77777777" w:rsidR="00C73696" w:rsidRDefault="00C73696" w:rsidP="005F02A6">
      <w:pPr>
        <w:pStyle w:val="Heading2"/>
        <w:numPr>
          <w:ilvl w:val="0"/>
          <w:numId w:val="0"/>
        </w:numPr>
        <w:ind w:left="576" w:hanging="576"/>
        <w:rPr>
          <w:lang w:val="en-CA"/>
        </w:rPr>
      </w:pPr>
      <w:bookmarkStart w:id="252" w:name="_Toc34385428"/>
      <w:r>
        <w:rPr>
          <w:lang w:val="en-CA"/>
        </w:rPr>
        <w:t>Near Land Cover (generated via ArcGIS process)</w:t>
      </w:r>
      <w:bookmarkEnd w:id="252"/>
    </w:p>
    <w:p w14:paraId="4B84C4F1"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F843C79" w14:textId="77777777" w:rsidR="00C73696" w:rsidRPr="00977DAD" w:rsidRDefault="00C73696" w:rsidP="008C7F3C">
      <w:pPr>
        <w:pStyle w:val="ListParagraph"/>
        <w:numPr>
          <w:ilvl w:val="0"/>
          <w:numId w:val="71"/>
        </w:numPr>
        <w:spacing w:line="240" w:lineRule="auto"/>
        <w:rPr>
          <w:lang w:val="en-CA"/>
        </w:rPr>
      </w:pPr>
      <w:r>
        <w:rPr>
          <w:lang w:val="en-CA"/>
        </w:rPr>
        <w:t xml:space="preserve">Parcel with some </w:t>
      </w:r>
      <w:r w:rsidRPr="00977DAD">
        <w:rPr>
          <w:lang w:val="en-CA"/>
        </w:rPr>
        <w:t>Land Cover feature hash</w:t>
      </w:r>
    </w:p>
    <w:p w14:paraId="4F10CF83" w14:textId="77777777" w:rsidR="00C73696" w:rsidRDefault="00C73696" w:rsidP="005F02A6">
      <w:pPr>
        <w:pStyle w:val="Heading2"/>
        <w:numPr>
          <w:ilvl w:val="0"/>
          <w:numId w:val="0"/>
        </w:numPr>
        <w:ind w:left="576" w:hanging="576"/>
        <w:rPr>
          <w:lang w:val="en-CA"/>
        </w:rPr>
      </w:pPr>
      <w:bookmarkStart w:id="253" w:name="_Toc34385429"/>
      <w:r>
        <w:rPr>
          <w:lang w:val="en-CA"/>
        </w:rPr>
        <w:lastRenderedPageBreak/>
        <w:t>Near POI (generated via ArcGIS process)</w:t>
      </w:r>
      <w:bookmarkEnd w:id="253"/>
    </w:p>
    <w:p w14:paraId="52F5C176"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90BA2C9" w14:textId="77777777" w:rsidR="00C73696" w:rsidRDefault="00C73696" w:rsidP="008C7F3C">
      <w:pPr>
        <w:pStyle w:val="ListParagraph"/>
        <w:numPr>
          <w:ilvl w:val="0"/>
          <w:numId w:val="71"/>
        </w:numPr>
        <w:spacing w:line="240" w:lineRule="auto"/>
        <w:rPr>
          <w:lang w:val="en-CA"/>
        </w:rPr>
      </w:pPr>
      <w:r>
        <w:rPr>
          <w:lang w:val="en-CA"/>
        </w:rPr>
        <w:t>POI locatedOnParcel with some Parcel feature hash</w:t>
      </w:r>
    </w:p>
    <w:p w14:paraId="7910B1EA" w14:textId="77777777" w:rsidR="00C73696" w:rsidRPr="00C73696" w:rsidRDefault="00C73696" w:rsidP="00C73696">
      <w:pPr>
        <w:rPr>
          <w:lang w:val="en-US" w:bidi="en-US"/>
        </w:rPr>
      </w:pPr>
    </w:p>
    <w:p w14:paraId="416B6C59" w14:textId="24725ECD" w:rsidR="0040754B" w:rsidRPr="00E17349" w:rsidRDefault="0040754B" w:rsidP="002660E6">
      <w:pPr>
        <w:spacing w:after="200" w:line="276" w:lineRule="auto"/>
      </w:pPr>
    </w:p>
    <w:sectPr w:rsidR="0040754B" w:rsidRPr="00E17349" w:rsidSect="002C59C9">
      <w:footerReference w:type="default" r:id="rId65"/>
      <w:footerReference w:type="first" r:id="rId66"/>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gan Katsumi" w:date="2020-01-15T08:12:00Z" w:initials="MK">
    <w:p w14:paraId="68EE749D" w14:textId="6CB84768" w:rsidR="004B1F12" w:rsidRDefault="004B1F12" w:rsidP="003E24B8">
      <w:pPr>
        <w:pStyle w:val="CommentText"/>
      </w:pPr>
      <w:r>
        <w:rPr>
          <w:rStyle w:val="CommentReference"/>
        </w:rPr>
        <w:annotationRef/>
      </w:r>
      <w:r>
        <w:t>TO DO</w:t>
      </w:r>
    </w:p>
    <w:p w14:paraId="178E595D" w14:textId="69FED13A" w:rsidR="004B1F12" w:rsidRDefault="004B1F12" w:rsidP="00317706">
      <w:pPr>
        <w:pStyle w:val="CommentText"/>
        <w:numPr>
          <w:ilvl w:val="0"/>
          <w:numId w:val="65"/>
        </w:numPr>
      </w:pPr>
      <w:r>
        <w:t>IT-SoS description</w:t>
      </w:r>
    </w:p>
    <w:p w14:paraId="21795AB6" w14:textId="5C7F8884" w:rsidR="004B1F12" w:rsidRDefault="004B1F12" w:rsidP="008C7F3C">
      <w:pPr>
        <w:pStyle w:val="CommentText"/>
        <w:numPr>
          <w:ilvl w:val="0"/>
          <w:numId w:val="65"/>
        </w:numPr>
      </w:pPr>
      <w:r>
        <w:t>Clean up appendices</w:t>
      </w:r>
    </w:p>
    <w:p w14:paraId="37C5C718" w14:textId="204B8A10" w:rsidR="004B1F12" w:rsidRDefault="004B1F12" w:rsidP="00DE6D67">
      <w:pPr>
        <w:pStyle w:val="CommentText"/>
        <w:numPr>
          <w:ilvl w:val="0"/>
          <w:numId w:val="65"/>
        </w:numPr>
      </w:pPr>
      <w:r>
        <w:t>Review entire document</w:t>
      </w:r>
    </w:p>
  </w:comment>
  <w:comment w:id="35" w:author="Megan Katsumi" w:date="2019-11-26T17:06:00Z" w:initials="MK">
    <w:p w14:paraId="3F962004" w14:textId="0813E663" w:rsidR="004B1F12" w:rsidRDefault="004B1F12">
      <w:pPr>
        <w:pStyle w:val="CommentText"/>
      </w:pPr>
      <w:r>
        <w:rPr>
          <w:rStyle w:val="CommentReference"/>
        </w:rPr>
        <w:annotationRef/>
      </w:r>
      <w:r>
        <w:t>TPSO</w:t>
      </w:r>
    </w:p>
  </w:comment>
  <w:comment w:id="83" w:author="Megan Katsumi [2]" w:date="2019-09-27T13:03:00Z" w:initials="MK">
    <w:p w14:paraId="166ED15F" w14:textId="7D34C0C4" w:rsidR="004B1F12" w:rsidRDefault="004B1F12">
      <w:pPr>
        <w:pStyle w:val="CommentText"/>
      </w:pPr>
      <w:r>
        <w:rPr>
          <w:rStyle w:val="CommentReference"/>
        </w:rPr>
        <w:annotationRef/>
      </w:r>
      <w:r>
        <w:t>Revise to “-S” for static</w:t>
      </w:r>
    </w:p>
  </w:comment>
  <w:comment w:id="158" w:author="Megan Katsumi [2]" w:date="2019-10-28T14:17:00Z" w:initials="MK">
    <w:p w14:paraId="60A28637" w14:textId="5FDB5FB4" w:rsidR="004B1F12" w:rsidRDefault="004B1F12">
      <w:pPr>
        <w:pStyle w:val="CommentText"/>
      </w:pPr>
      <w:r>
        <w:rPr>
          <w:rStyle w:val="CommentReference"/>
        </w:rPr>
        <w:annotationRef/>
      </w:r>
      <w:r>
        <w:t>Review &amp; confirm namespaces defined for ontologies</w:t>
      </w:r>
    </w:p>
  </w:comment>
  <w:comment w:id="183" w:author="Megan Katsumi" w:date="2020-01-29T11:22:00Z" w:initials="MK">
    <w:p w14:paraId="497B75F5" w14:textId="1E50E5E2" w:rsidR="004B1F12" w:rsidRDefault="004B1F12">
      <w:pPr>
        <w:pStyle w:val="CommentText"/>
      </w:pPr>
      <w:r>
        <w:rPr>
          <w:rStyle w:val="CommentReference"/>
        </w:rPr>
        <w:annotationRef/>
      </w:r>
      <w:r>
        <w:t>Move this discussion elsewhere?</w:t>
      </w:r>
    </w:p>
  </w:comment>
  <w:comment w:id="222" w:author="Megan Katsumi" w:date="2019-11-26T14:33:00Z" w:initials="MK">
    <w:p w14:paraId="5ECF906D" w14:textId="1F011E41" w:rsidR="004B1F12" w:rsidRDefault="004B1F12">
      <w:pPr>
        <w:pStyle w:val="CommentText"/>
      </w:pPr>
      <w:r>
        <w:rPr>
          <w:rStyle w:val="CommentReference"/>
        </w:rPr>
        <w:annotationRef/>
      </w:r>
      <w:r>
        <w:t>Update to include both Allegrograph &amp; Virtuoso mappings</w:t>
      </w:r>
    </w:p>
  </w:comment>
  <w:comment w:id="224" w:author="Megan Katsumi" w:date="2019-03-15T08:25:00Z" w:initials="MK">
    <w:p w14:paraId="49F03101" w14:textId="77777777" w:rsidR="004B1F12" w:rsidRDefault="004B1F12" w:rsidP="002660E6">
      <w:pPr>
        <w:pStyle w:val="CommentText"/>
      </w:pPr>
      <w:r>
        <w:rPr>
          <w:rStyle w:val="CommentReference"/>
        </w:rPr>
        <w:annotationRef/>
      </w:r>
      <w:r>
        <w:t>Q: do gtfs routes distinguish between input and outbound?</w:t>
      </w:r>
    </w:p>
  </w:comment>
  <w:comment w:id="247" w:author="Megan Katsumi" w:date="2019-11-27T14:19:00Z" w:initials="MK">
    <w:p w14:paraId="6AA6740E" w14:textId="77777777" w:rsidR="004B1F12" w:rsidRDefault="004B1F12" w:rsidP="00C73696">
      <w:pPr>
        <w:pStyle w:val="CommentText"/>
      </w:pPr>
      <w:r>
        <w:rPr>
          <w:rStyle w:val="CommentReference"/>
        </w:rPr>
        <w:annotationRef/>
      </w:r>
      <w:r>
        <w:t>TBD: relationship between a Parcel and some Building / Facility / etc. Define POI class?</w:t>
      </w:r>
    </w:p>
  </w:comment>
  <w:comment w:id="248" w:author="Megan Katsumi" w:date="2019-11-29T14:23:00Z" w:initials="MK">
    <w:p w14:paraId="0EBF3832" w14:textId="77777777" w:rsidR="004B1F12" w:rsidRDefault="004B1F12" w:rsidP="00C73696">
      <w:pPr>
        <w:pStyle w:val="CommentText"/>
      </w:pPr>
      <w:r>
        <w:rPr>
          <w:rStyle w:val="CommentReference"/>
        </w:rPr>
        <w:annotationRef/>
      </w:r>
      <w:r>
        <w:t>Next stage: can we categorize the Point of interest type according to the point of interest class?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C5C718" w15:done="0"/>
  <w15:commentEx w15:paraId="3F962004" w15:done="0"/>
  <w15:commentEx w15:paraId="166ED15F" w15:done="0"/>
  <w15:commentEx w15:paraId="60A28637" w15:done="0"/>
  <w15:commentEx w15:paraId="497B75F5" w15:done="0"/>
  <w15:commentEx w15:paraId="5ECF906D" w15:done="0"/>
  <w15:commentEx w15:paraId="49F03101" w15:done="0"/>
  <w15:commentEx w15:paraId="6AA6740E" w15:done="0"/>
  <w15:commentEx w15:paraId="0EBF38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C5C718" w16cid:durableId="21C94808"/>
  <w16cid:commentId w16cid:paraId="3F962004" w16cid:durableId="2187DA0C"/>
  <w16cid:commentId w16cid:paraId="166ED15F" w16cid:durableId="2138870C"/>
  <w16cid:commentId w16cid:paraId="60A28637" w16cid:durableId="21617704"/>
  <w16cid:commentId w16cid:paraId="497B75F5" w16cid:durableId="21DBE964"/>
  <w16cid:commentId w16cid:paraId="5ECF906D" w16cid:durableId="2187B621"/>
  <w16cid:commentId w16cid:paraId="49F03101" w16cid:durableId="2035E007"/>
  <w16cid:commentId w16cid:paraId="6AA6740E" w16cid:durableId="2189045B"/>
  <w16cid:commentId w16cid:paraId="0EBF3832" w16cid:durableId="218BA8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70F3B" w14:textId="77777777" w:rsidR="00AD3C93" w:rsidRDefault="00AD3C93" w:rsidP="00EA354A">
      <w:r>
        <w:separator/>
      </w:r>
    </w:p>
  </w:endnote>
  <w:endnote w:type="continuationSeparator" w:id="0">
    <w:p w14:paraId="7EE2B419" w14:textId="77777777" w:rsidR="00AD3C93" w:rsidRDefault="00AD3C93"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4B1F12" w:rsidRDefault="004B1F12">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4B1F12" w:rsidRPr="0032583C" w:rsidRDefault="004B1F12">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4B1F12" w14:paraId="2B76F3B3" w14:textId="77777777" w:rsidTr="00967D94">
      <w:tc>
        <w:tcPr>
          <w:tcW w:w="6947" w:type="dxa"/>
        </w:tcPr>
        <w:p w14:paraId="07DEE8C9" w14:textId="77777777" w:rsidR="004B1F12" w:rsidRDefault="004B1F12"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4B1F12" w:rsidRDefault="004B1F12"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4B1F12" w:rsidRDefault="004B1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C487C" w14:textId="77777777" w:rsidR="00AD3C93" w:rsidRDefault="00AD3C93" w:rsidP="00EA354A">
      <w:r>
        <w:separator/>
      </w:r>
    </w:p>
  </w:footnote>
  <w:footnote w:type="continuationSeparator" w:id="0">
    <w:p w14:paraId="4E4630CB" w14:textId="77777777" w:rsidR="00AD3C93" w:rsidRDefault="00AD3C93" w:rsidP="00EA354A">
      <w:r>
        <w:continuationSeparator/>
      </w:r>
    </w:p>
  </w:footnote>
  <w:footnote w:id="1">
    <w:p w14:paraId="005D8B98" w14:textId="5699BB61" w:rsidR="004B1F12" w:rsidRPr="00FF4EA6" w:rsidRDefault="004B1F12">
      <w:pPr>
        <w:pStyle w:val="FootnoteText"/>
        <w:rPr>
          <w:lang w:val="en-CA"/>
        </w:rPr>
      </w:pPr>
      <w:r>
        <w:rPr>
          <w:rStyle w:val="FootnoteReference"/>
        </w:rPr>
        <w:footnoteRef/>
      </w:r>
      <w:r>
        <w:t xml:space="preserve"> </w:t>
      </w:r>
      <w:r w:rsidRPr="00FF4EA6">
        <w:t>https://github.com/dgarijo/Widoco</w:t>
      </w:r>
    </w:p>
  </w:footnote>
  <w:footnote w:id="2">
    <w:p w14:paraId="2A27582E" w14:textId="72F030AB" w:rsidR="004B1F12" w:rsidRPr="008C1769" w:rsidRDefault="004B1F12"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4B1F12" w:rsidRDefault="004B1F12">
      <w:pPr>
        <w:pStyle w:val="FootnoteText"/>
      </w:pPr>
      <w:r>
        <w:rPr>
          <w:rStyle w:val="FootnoteReference"/>
        </w:rPr>
        <w:footnoteRef/>
      </w:r>
      <w:r>
        <w:t xml:space="preserve"> </w:t>
      </w:r>
      <w:r w:rsidRPr="009A36FB">
        <w:t>https://www.w3.org/TR/owl-time/</w:t>
      </w:r>
    </w:p>
  </w:footnote>
  <w:footnote w:id="4">
    <w:p w14:paraId="2926F4D4" w14:textId="77777777" w:rsidR="004B1F12" w:rsidRDefault="004B1F12"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4B1F12" w:rsidRPr="00FE13B1" w:rsidRDefault="004B1F12">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4B1F12" w:rsidRPr="008E7C02" w:rsidRDefault="004B1F12"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4B1F12" w:rsidRPr="00BD4EF4" w:rsidRDefault="004B1F12" w:rsidP="00E80D3C">
      <w:r>
        <w:rPr>
          <w:rStyle w:val="FootnoteReference"/>
        </w:rPr>
        <w:footnoteRef/>
      </w:r>
      <w:r>
        <w:t xml:space="preserve"> </w:t>
      </w:r>
      <w:r w:rsidRPr="00B74DA0">
        <w:rPr>
          <w:sz w:val="20"/>
        </w:rPr>
        <w:t>http://ontology.eil.utoronto.ca/GCI/Foundation/GCI-Foundation-v2.owl#</w:t>
      </w:r>
    </w:p>
    <w:p w14:paraId="4AE1EB08" w14:textId="6D90AB37" w:rsidR="004B1F12" w:rsidRPr="00E80D3C" w:rsidRDefault="004B1F12">
      <w:pPr>
        <w:pStyle w:val="FootnoteText"/>
        <w:rPr>
          <w:lang w:val="en-CA"/>
        </w:rPr>
      </w:pPr>
    </w:p>
  </w:footnote>
  <w:footnote w:id="8">
    <w:p w14:paraId="717C987B" w14:textId="77777777" w:rsidR="004B1F12" w:rsidRPr="008B5808" w:rsidRDefault="004B1F12"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4B1F12" w:rsidRPr="00046E73" w:rsidRDefault="004B1F12">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4B1F12" w:rsidRDefault="004B1F12">
      <w:pPr>
        <w:pStyle w:val="FootnoteText"/>
      </w:pPr>
      <w:r>
        <w:rPr>
          <w:rStyle w:val="FootnoteReference"/>
        </w:rPr>
        <w:footnoteRef/>
      </w:r>
      <w:r>
        <w:t xml:space="preserve"> </w:t>
      </w:r>
      <w:r w:rsidRPr="00827DD8">
        <w:t>http://schema.org/</w:t>
      </w:r>
    </w:p>
  </w:footnote>
  <w:footnote w:id="11">
    <w:p w14:paraId="4E061129" w14:textId="77777777" w:rsidR="004B1F12" w:rsidRDefault="004B1F12">
      <w:pPr>
        <w:pStyle w:val="FootnoteText"/>
      </w:pPr>
      <w:r>
        <w:rPr>
          <w:rStyle w:val="FootnoteReference"/>
        </w:rPr>
        <w:footnoteRef/>
      </w:r>
      <w:r>
        <w:t xml:space="preserve"> </w:t>
      </w:r>
      <w:r w:rsidRPr="00827DD8">
        <w:t>http://ontology.eil.utoronto.ca/GCI/Shelters/GCI-Shelters.html</w:t>
      </w:r>
    </w:p>
  </w:footnote>
  <w:footnote w:id="12">
    <w:p w14:paraId="59CD3014" w14:textId="77777777" w:rsidR="004B1F12" w:rsidRDefault="004B1F12">
      <w:pPr>
        <w:pStyle w:val="FootnoteText"/>
      </w:pPr>
      <w:r>
        <w:rPr>
          <w:rStyle w:val="FootnoteReference"/>
        </w:rPr>
        <w:footnoteRef/>
      </w:r>
      <w:r>
        <w:t xml:space="preserve"> </w:t>
      </w:r>
      <w:r w:rsidRPr="005B2B4C">
        <w:t>http://ontology.eil.utoronto.ca/tove/organization.html</w:t>
      </w:r>
    </w:p>
  </w:footnote>
  <w:footnote w:id="13">
    <w:p w14:paraId="2EAE6E34" w14:textId="77777777" w:rsidR="004B1F12" w:rsidRDefault="004B1F12"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4B1F12" w:rsidRPr="001A792D" w:rsidRDefault="004B1F12">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4B1F12" w:rsidRDefault="004B1F12">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4B1F12" w:rsidRPr="00461993" w:rsidRDefault="004B1F12" w:rsidP="00461993">
      <w:r>
        <w:rPr>
          <w:rStyle w:val="FootnoteReference"/>
        </w:rPr>
        <w:footnoteRef/>
      </w:r>
      <w:r>
        <w:t xml:space="preserve"> </w:t>
      </w:r>
      <w:r w:rsidRPr="00461993">
        <w:t>http://www.w3.org/2006/time#January</w:t>
      </w:r>
    </w:p>
  </w:footnote>
  <w:footnote w:id="17">
    <w:p w14:paraId="511019FB" w14:textId="31BE8285" w:rsidR="004B1F12" w:rsidRPr="00A84A0A" w:rsidRDefault="004B1F12">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4B1F12" w:rsidRPr="00FE42D1" w:rsidRDefault="004B1F12">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4B1F12" w:rsidRPr="005A5BC5" w:rsidRDefault="004B1F12">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4B1F12" w:rsidRPr="00020C6E" w:rsidRDefault="004B1F12">
      <w:pPr>
        <w:pStyle w:val="FootnoteText"/>
        <w:rPr>
          <w:lang w:val="en-CA"/>
        </w:rPr>
      </w:pPr>
      <w:r>
        <w:rPr>
          <w:rStyle w:val="FootnoteReference"/>
        </w:rPr>
        <w:footnoteRef/>
      </w:r>
      <w:r>
        <w:t xml:space="preserve"> </w:t>
      </w:r>
      <w:r w:rsidRPr="00020C6E">
        <w:t>http://ld-r.org</w:t>
      </w:r>
    </w:p>
  </w:footnote>
  <w:footnote w:id="21">
    <w:p w14:paraId="33DA1B45" w14:textId="77777777" w:rsidR="004B1F12" w:rsidRPr="00FB098B" w:rsidRDefault="004B1F12" w:rsidP="007B4B5D">
      <w:pPr>
        <w:pStyle w:val="FootnoteText"/>
        <w:rPr>
          <w:lang w:val="en-CA"/>
        </w:rPr>
      </w:pPr>
      <w:r>
        <w:rPr>
          <w:rStyle w:val="FootnoteReference"/>
        </w:rPr>
        <w:footnoteRef/>
      </w:r>
      <w:r>
        <w:t xml:space="preserve"> </w:t>
      </w:r>
      <w:r w:rsidRPr="00FB098B">
        <w:t>http://ld-r.org/docs/configFacets.html</w:t>
      </w:r>
    </w:p>
  </w:footnote>
  <w:footnote w:id="22">
    <w:p w14:paraId="7E3878FB" w14:textId="7C4D9088" w:rsidR="004B1F12" w:rsidRPr="00D379A5" w:rsidRDefault="004B1F12">
      <w:pPr>
        <w:pStyle w:val="FootnoteText"/>
        <w:rPr>
          <w:lang w:val="en-CA"/>
        </w:rPr>
      </w:pPr>
      <w:r>
        <w:rPr>
          <w:rStyle w:val="FootnoteReference"/>
        </w:rPr>
        <w:footnoteRef/>
      </w:r>
      <w:r>
        <w:t xml:space="preserve"> </w:t>
      </w:r>
      <w:r w:rsidRPr="00D379A5">
        <w:t>https://virtuoso.openlinksw.com</w:t>
      </w:r>
    </w:p>
  </w:footnote>
  <w:footnote w:id="23">
    <w:p w14:paraId="0F29DEC6" w14:textId="77777777" w:rsidR="004B1F12" w:rsidRPr="00FE081C" w:rsidRDefault="004B1F12" w:rsidP="0024077A">
      <w:pPr>
        <w:pStyle w:val="FootnoteText"/>
        <w:rPr>
          <w:lang w:val="en-CA"/>
        </w:rPr>
      </w:pPr>
      <w:r>
        <w:rPr>
          <w:rStyle w:val="FootnoteReference"/>
        </w:rPr>
        <w:footnoteRef/>
      </w:r>
      <w:r>
        <w:t xml:space="preserve"> </w:t>
      </w:r>
      <w:r w:rsidRPr="00FE081C">
        <w:t>http://usc-isi-i2.github.io/karma/</w:t>
      </w:r>
    </w:p>
  </w:footnote>
  <w:footnote w:id="24">
    <w:p w14:paraId="02D2E4C3" w14:textId="77777777" w:rsidR="00E47020" w:rsidRPr="001517C5" w:rsidRDefault="00E47020" w:rsidP="00E47020">
      <w:pPr>
        <w:pStyle w:val="FootnoteText"/>
        <w:rPr>
          <w:lang w:val="en-CA"/>
        </w:rPr>
      </w:pPr>
      <w:r>
        <w:rPr>
          <w:rStyle w:val="FootnoteReference"/>
        </w:rPr>
        <w:footnoteRef/>
      </w:r>
      <w:r>
        <w:t xml:space="preserve"> </w:t>
      </w:r>
      <w:r w:rsidRPr="001517C5">
        <w:t>https://owlready2.readthedocs.io/en/latest/</w:t>
      </w:r>
    </w:p>
  </w:footnote>
  <w:footnote w:id="25">
    <w:p w14:paraId="6F9ECB07" w14:textId="77777777" w:rsidR="00E47020" w:rsidRPr="00915792" w:rsidRDefault="00E47020" w:rsidP="00E47020">
      <w:pPr>
        <w:pStyle w:val="FootnoteText"/>
        <w:rPr>
          <w:lang w:val="en-CA"/>
        </w:rPr>
      </w:pPr>
      <w:r>
        <w:rPr>
          <w:rStyle w:val="FootnoteReference"/>
        </w:rPr>
        <w:footnoteRef/>
      </w:r>
      <w:r>
        <w:t xml:space="preserve"> </w:t>
      </w:r>
      <w:r w:rsidRPr="00915792">
        <w:t>http://rdflib.readthedocs.io</w:t>
      </w:r>
    </w:p>
  </w:footnote>
  <w:footnote w:id="26">
    <w:p w14:paraId="22C94C61" w14:textId="120EAD93" w:rsidR="004B1F12" w:rsidRPr="00053538" w:rsidRDefault="004B1F12">
      <w:pPr>
        <w:pStyle w:val="FootnoteText"/>
        <w:rPr>
          <w:lang w:val="en-CA"/>
        </w:rPr>
      </w:pPr>
      <w:r>
        <w:rPr>
          <w:rStyle w:val="FootnoteReference"/>
        </w:rPr>
        <w:footnoteRef/>
      </w:r>
      <w:r>
        <w:t xml:space="preserve"> </w:t>
      </w:r>
      <w:r w:rsidRPr="00053538">
        <w:t>https://www.w3.org/TR/r2rml/</w:t>
      </w:r>
    </w:p>
  </w:footnote>
  <w:footnote w:id="27">
    <w:p w14:paraId="5F58FA41" w14:textId="77777777" w:rsidR="004B1F12" w:rsidRPr="00846739" w:rsidRDefault="004B1F12" w:rsidP="0015597C">
      <w:pPr>
        <w:pStyle w:val="FootnoteText"/>
        <w:rPr>
          <w:lang w:val="en-CA"/>
        </w:rPr>
      </w:pPr>
      <w:r>
        <w:rPr>
          <w:rStyle w:val="FootnoteReference"/>
        </w:rPr>
        <w:footnoteRef/>
      </w:r>
      <w:r>
        <w:t xml:space="preserve"> </w:t>
      </w:r>
      <w:r w:rsidRPr="00846739">
        <w:t>http://usc-isi-i2.github.io/karma/</w:t>
      </w:r>
    </w:p>
  </w:footnote>
  <w:footnote w:id="28">
    <w:p w14:paraId="687F46B9" w14:textId="6CDC98EF" w:rsidR="004B1F12" w:rsidRPr="002F5FC7" w:rsidRDefault="004B1F12">
      <w:pPr>
        <w:pStyle w:val="FootnoteText"/>
        <w:rPr>
          <w:lang w:val="en-CA"/>
        </w:rPr>
      </w:pPr>
      <w:r>
        <w:rPr>
          <w:rStyle w:val="FootnoteReference"/>
        </w:rPr>
        <w:footnoteRef/>
      </w:r>
      <w:r>
        <w:t xml:space="preserve"> </w:t>
      </w:r>
      <w:r w:rsidRPr="002F5FC7">
        <w:t>http://www.obdasystems.com/mastro</w:t>
      </w:r>
    </w:p>
  </w:footnote>
  <w:footnote w:id="29">
    <w:p w14:paraId="7524A6C7" w14:textId="7A5ECFDB" w:rsidR="004B1F12" w:rsidRPr="002F5FC7" w:rsidRDefault="004B1F12">
      <w:pPr>
        <w:pStyle w:val="FootnoteText"/>
        <w:rPr>
          <w:lang w:val="en-CA"/>
        </w:rPr>
      </w:pPr>
      <w:r>
        <w:rPr>
          <w:rStyle w:val="FootnoteReference"/>
        </w:rPr>
        <w:footnoteRef/>
      </w:r>
      <w:r>
        <w:t xml:space="preserve"> </w:t>
      </w:r>
      <w:r w:rsidRPr="002F5FC7">
        <w:t>https://ontop-vkg.org</w:t>
      </w:r>
    </w:p>
  </w:footnote>
  <w:footnote w:id="30">
    <w:p w14:paraId="73856734" w14:textId="77777777" w:rsidR="004B1F12" w:rsidRPr="00E9694B" w:rsidRDefault="004B1F12" w:rsidP="0015597C">
      <w:r>
        <w:rPr>
          <w:rStyle w:val="FootnoteReference"/>
        </w:rPr>
        <w:footnoteRef/>
      </w:r>
      <w:r>
        <w:t xml:space="preserve"> </w:t>
      </w:r>
      <w:r w:rsidRPr="00E9694B">
        <w:t>https://github.com/usc-isi-i2/Web-Karma/wiki/Batch-Mode-for-RDF-Generation</w:t>
      </w:r>
    </w:p>
    <w:p w14:paraId="5FD51CB1" w14:textId="77777777" w:rsidR="004B1F12" w:rsidRPr="00E9694B" w:rsidRDefault="004B1F12" w:rsidP="0015597C">
      <w:pPr>
        <w:pStyle w:val="FootnoteText"/>
        <w:rPr>
          <w:lang w:val="en-CA"/>
        </w:rPr>
      </w:pPr>
    </w:p>
  </w:footnote>
  <w:footnote w:id="31">
    <w:p w14:paraId="5B5DA7E9" w14:textId="4F322B24" w:rsidR="004B1F12" w:rsidRPr="00682918" w:rsidRDefault="004B1F12">
      <w:pPr>
        <w:pStyle w:val="FootnoteText"/>
        <w:rPr>
          <w:lang w:val="en-CA"/>
        </w:rPr>
      </w:pPr>
      <w:r>
        <w:rPr>
          <w:rStyle w:val="FootnoteReference"/>
        </w:rPr>
        <w:footnoteRef/>
      </w:r>
      <w:r>
        <w:t xml:space="preserve"> </w:t>
      </w:r>
      <w:r w:rsidRPr="00682918">
        <w:t>https://zenodo.org/badge/latestdoi/11427075</w:t>
      </w:r>
    </w:p>
  </w:footnote>
  <w:footnote w:id="32">
    <w:p w14:paraId="2BB33B80" w14:textId="77777777" w:rsidR="004B1F12" w:rsidRPr="002829CA" w:rsidRDefault="004B1F12" w:rsidP="00F6295F">
      <w:pPr>
        <w:pStyle w:val="FootnoteText"/>
        <w:rPr>
          <w:lang w:val="en-CA"/>
        </w:rPr>
      </w:pPr>
      <w:r>
        <w:rPr>
          <w:rStyle w:val="FootnoteReference"/>
        </w:rPr>
        <w:footnoteRef/>
      </w:r>
      <w:r>
        <w:t xml:space="preserve"> </w:t>
      </w:r>
      <w:r>
        <w:rPr>
          <w:lang w:val="en-CA"/>
        </w:rPr>
        <w:t>The exact procedure will vary depending on the storage / purl set-up.</w:t>
      </w:r>
    </w:p>
  </w:footnote>
  <w:footnote w:id="33">
    <w:p w14:paraId="60CE99CD" w14:textId="54325C08" w:rsidR="004B1F12" w:rsidRPr="00541F63" w:rsidRDefault="004B1F12">
      <w:pPr>
        <w:pStyle w:val="FootnoteText"/>
        <w:rPr>
          <w:lang w:val="en-CA"/>
        </w:rPr>
      </w:pPr>
      <w:r>
        <w:rPr>
          <w:rStyle w:val="FootnoteReference"/>
        </w:rPr>
        <w:footnoteRef/>
      </w:r>
      <w:r>
        <w:t xml:space="preserve"> </w:t>
      </w:r>
      <w:r w:rsidRPr="00541F63">
        <w:t>https://raw.githubusercontent.com/EnterpriseIntegrationLab/icity/master/docs/.htaccess</w:t>
      </w:r>
    </w:p>
  </w:footnote>
  <w:footnote w:id="34">
    <w:p w14:paraId="4D1CEA16" w14:textId="77777777" w:rsidR="004B1F12" w:rsidRPr="00094FF5" w:rsidRDefault="004B1F12" w:rsidP="00094FF5">
      <w:pPr>
        <w:pStyle w:val="FootnoteText"/>
        <w:rPr>
          <w:lang w:val="en-CA"/>
        </w:rPr>
      </w:pPr>
      <w:r>
        <w:rPr>
          <w:rStyle w:val="FootnoteReference"/>
        </w:rPr>
        <w:footnoteRef/>
      </w:r>
      <w:r>
        <w:t xml:space="preserve"> </w:t>
      </w:r>
      <w:r w:rsidRPr="00C353D6">
        <w:t>http://semver.org/</w:t>
      </w:r>
    </w:p>
  </w:footnote>
  <w:footnote w:id="35">
    <w:p w14:paraId="34B59A19" w14:textId="77777777" w:rsidR="004B1F12" w:rsidRPr="009B3C10" w:rsidRDefault="004B1F12" w:rsidP="00DE663F">
      <w:pPr>
        <w:pStyle w:val="FootnoteText"/>
        <w:rPr>
          <w:lang w:val="en-CA"/>
        </w:rPr>
      </w:pPr>
      <w:r>
        <w:rPr>
          <w:rStyle w:val="FootnoteReference"/>
        </w:rPr>
        <w:footnoteRef/>
      </w:r>
      <w:r>
        <w:t xml:space="preserve"> </w:t>
      </w:r>
    </w:p>
  </w:footnote>
  <w:footnote w:id="36">
    <w:p w14:paraId="728995B4" w14:textId="32478919" w:rsidR="004B1F12" w:rsidRPr="0046391E" w:rsidRDefault="004B1F12">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7">
    <w:p w14:paraId="1E94CA35" w14:textId="77777777" w:rsidR="004B1F12" w:rsidRPr="002569AE" w:rsidRDefault="004B1F12"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8">
    <w:p w14:paraId="4D1E1ABC" w14:textId="77777777" w:rsidR="004B1F12" w:rsidRPr="00747A61" w:rsidRDefault="004B1F12" w:rsidP="002660E6">
      <w:pPr>
        <w:pStyle w:val="FootnoteText"/>
        <w:rPr>
          <w:lang w:val="en-CA"/>
        </w:rPr>
      </w:pPr>
      <w:r>
        <w:rPr>
          <w:rStyle w:val="FootnoteReference"/>
        </w:rPr>
        <w:footnoteRef/>
      </w:r>
      <w:r>
        <w:t xml:space="preserve"> </w:t>
      </w:r>
      <w:r w:rsidRPr="00747A61">
        <w:t>http://gruff.allegrograph.com:10035/doc/magic-properties.html</w:t>
      </w:r>
    </w:p>
  </w:footnote>
  <w:footnote w:id="39">
    <w:p w14:paraId="16F48314" w14:textId="77777777" w:rsidR="004B1F12" w:rsidRPr="00CC6A63" w:rsidRDefault="004B1F12"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 w:id="40">
    <w:p w14:paraId="762E049E" w14:textId="77777777" w:rsidR="004B1F12" w:rsidRPr="00115140" w:rsidRDefault="004B1F12" w:rsidP="00797143">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41">
    <w:p w14:paraId="5E741D67" w14:textId="77777777" w:rsidR="004B1F12" w:rsidRPr="00115140" w:rsidRDefault="004B1F12" w:rsidP="00797143">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A57"/>
    <w:multiLevelType w:val="hybridMultilevel"/>
    <w:tmpl w:val="0C660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02129"/>
    <w:multiLevelType w:val="hybridMultilevel"/>
    <w:tmpl w:val="C44AFD54"/>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72770E"/>
    <w:multiLevelType w:val="hybridMultilevel"/>
    <w:tmpl w:val="4A0E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30712"/>
    <w:multiLevelType w:val="hybridMultilevel"/>
    <w:tmpl w:val="DBB4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F44053"/>
    <w:multiLevelType w:val="hybridMultilevel"/>
    <w:tmpl w:val="FC004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4336BF"/>
    <w:multiLevelType w:val="hybridMultilevel"/>
    <w:tmpl w:val="833877B4"/>
    <w:lvl w:ilvl="0" w:tplc="E4402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B84F89"/>
    <w:multiLevelType w:val="hybridMultilevel"/>
    <w:tmpl w:val="EC94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FA767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8EC027F"/>
    <w:multiLevelType w:val="hybridMultilevel"/>
    <w:tmpl w:val="F234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F01DAD"/>
    <w:multiLevelType w:val="hybridMultilevel"/>
    <w:tmpl w:val="D85A9E24"/>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6FEAC28E">
      <w:start w:val="9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2756DF"/>
    <w:multiLevelType w:val="hybridMultilevel"/>
    <w:tmpl w:val="BFC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415B1368"/>
    <w:multiLevelType w:val="hybridMultilevel"/>
    <w:tmpl w:val="71F0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82680"/>
    <w:multiLevelType w:val="hybridMultilevel"/>
    <w:tmpl w:val="50F2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4E5223"/>
    <w:multiLevelType w:val="hybridMultilevel"/>
    <w:tmpl w:val="4FDE7646"/>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955554"/>
    <w:multiLevelType w:val="multilevel"/>
    <w:tmpl w:val="E5AA2F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584C2A3C"/>
    <w:multiLevelType w:val="hybridMultilevel"/>
    <w:tmpl w:val="7FBE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8A425E"/>
    <w:multiLevelType w:val="hybridMultilevel"/>
    <w:tmpl w:val="ADF65F6C"/>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5CDD5D89"/>
    <w:multiLevelType w:val="multilevel"/>
    <w:tmpl w:val="485C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652CC9"/>
    <w:multiLevelType w:val="hybridMultilevel"/>
    <w:tmpl w:val="4DA8951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6E6A63"/>
    <w:multiLevelType w:val="hybridMultilevel"/>
    <w:tmpl w:val="5FA26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ED0DFE"/>
    <w:multiLevelType w:val="hybridMultilevel"/>
    <w:tmpl w:val="028866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9"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FF54034"/>
    <w:multiLevelType w:val="multilevel"/>
    <w:tmpl w:val="8BA2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72"/>
  </w:num>
  <w:num w:numId="3">
    <w:abstractNumId w:val="4"/>
  </w:num>
  <w:num w:numId="4">
    <w:abstractNumId w:val="24"/>
  </w:num>
  <w:num w:numId="5">
    <w:abstractNumId w:val="65"/>
  </w:num>
  <w:num w:numId="6">
    <w:abstractNumId w:val="80"/>
  </w:num>
  <w:num w:numId="7">
    <w:abstractNumId w:val="48"/>
  </w:num>
  <w:num w:numId="8">
    <w:abstractNumId w:val="76"/>
  </w:num>
  <w:num w:numId="9">
    <w:abstractNumId w:val="79"/>
  </w:num>
  <w:num w:numId="10">
    <w:abstractNumId w:val="17"/>
  </w:num>
  <w:num w:numId="11">
    <w:abstractNumId w:val="30"/>
  </w:num>
  <w:num w:numId="12">
    <w:abstractNumId w:val="28"/>
  </w:num>
  <w:num w:numId="13">
    <w:abstractNumId w:val="59"/>
  </w:num>
  <w:num w:numId="14">
    <w:abstractNumId w:val="74"/>
  </w:num>
  <w:num w:numId="15">
    <w:abstractNumId w:val="58"/>
  </w:num>
  <w:num w:numId="16">
    <w:abstractNumId w:val="0"/>
  </w:num>
  <w:num w:numId="17">
    <w:abstractNumId w:val="22"/>
  </w:num>
  <w:num w:numId="18">
    <w:abstractNumId w:val="5"/>
  </w:num>
  <w:num w:numId="19">
    <w:abstractNumId w:val="34"/>
  </w:num>
  <w:num w:numId="20">
    <w:abstractNumId w:val="64"/>
  </w:num>
  <w:num w:numId="21">
    <w:abstractNumId w:val="52"/>
  </w:num>
  <w:num w:numId="22">
    <w:abstractNumId w:val="62"/>
  </w:num>
  <w:num w:numId="23">
    <w:abstractNumId w:val="20"/>
  </w:num>
  <w:num w:numId="24">
    <w:abstractNumId w:val="23"/>
  </w:num>
  <w:num w:numId="25">
    <w:abstractNumId w:val="44"/>
  </w:num>
  <w:num w:numId="26">
    <w:abstractNumId w:val="25"/>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3"/>
  </w:num>
  <w:num w:numId="29">
    <w:abstractNumId w:val="70"/>
  </w:num>
  <w:num w:numId="30">
    <w:abstractNumId w:val="51"/>
  </w:num>
  <w:num w:numId="31">
    <w:abstractNumId w:val="26"/>
  </w:num>
  <w:num w:numId="32">
    <w:abstractNumId w:val="71"/>
  </w:num>
  <w:num w:numId="33">
    <w:abstractNumId w:val="3"/>
  </w:num>
  <w:num w:numId="34">
    <w:abstractNumId w:val="16"/>
  </w:num>
  <w:num w:numId="35">
    <w:abstractNumId w:val="43"/>
  </w:num>
  <w:num w:numId="36">
    <w:abstractNumId w:val="41"/>
  </w:num>
  <w:num w:numId="37">
    <w:abstractNumId w:val="10"/>
  </w:num>
  <w:num w:numId="38">
    <w:abstractNumId w:val="61"/>
  </w:num>
  <w:num w:numId="39">
    <w:abstractNumId w:val="27"/>
  </w:num>
  <w:num w:numId="40">
    <w:abstractNumId w:val="14"/>
  </w:num>
  <w:num w:numId="41">
    <w:abstractNumId w:val="13"/>
  </w:num>
  <w:num w:numId="42">
    <w:abstractNumId w:val="1"/>
  </w:num>
  <w:num w:numId="43">
    <w:abstractNumId w:val="63"/>
  </w:num>
  <w:num w:numId="44">
    <w:abstractNumId w:val="33"/>
  </w:num>
  <w:num w:numId="45">
    <w:abstractNumId w:val="15"/>
  </w:num>
  <w:num w:numId="46">
    <w:abstractNumId w:val="67"/>
  </w:num>
  <w:num w:numId="47">
    <w:abstractNumId w:val="50"/>
  </w:num>
  <w:num w:numId="48">
    <w:abstractNumId w:val="2"/>
  </w:num>
  <w:num w:numId="49">
    <w:abstractNumId w:val="75"/>
  </w:num>
  <w:num w:numId="50">
    <w:abstractNumId w:val="36"/>
  </w:num>
  <w:num w:numId="51">
    <w:abstractNumId w:val="40"/>
  </w:num>
  <w:num w:numId="52">
    <w:abstractNumId w:val="56"/>
  </w:num>
  <w:num w:numId="53">
    <w:abstractNumId w:val="68"/>
  </w:num>
  <w:num w:numId="54">
    <w:abstractNumId w:val="38"/>
  </w:num>
  <w:num w:numId="55">
    <w:abstractNumId w:val="55"/>
  </w:num>
  <w:num w:numId="56">
    <w:abstractNumId w:val="69"/>
  </w:num>
  <w:num w:numId="57">
    <w:abstractNumId w:val="77"/>
  </w:num>
  <w:num w:numId="58">
    <w:abstractNumId w:val="54"/>
  </w:num>
  <w:num w:numId="59">
    <w:abstractNumId w:val="6"/>
  </w:num>
  <w:num w:numId="60">
    <w:abstractNumId w:val="42"/>
  </w:num>
  <w:num w:numId="61">
    <w:abstractNumId w:val="12"/>
  </w:num>
  <w:num w:numId="62">
    <w:abstractNumId w:val="19"/>
  </w:num>
  <w:num w:numId="63">
    <w:abstractNumId w:val="45"/>
  </w:num>
  <w:num w:numId="64">
    <w:abstractNumId w:val="66"/>
  </w:num>
  <w:num w:numId="65">
    <w:abstractNumId w:val="60"/>
  </w:num>
  <w:num w:numId="66">
    <w:abstractNumId w:val="7"/>
  </w:num>
  <w:num w:numId="67">
    <w:abstractNumId w:val="21"/>
  </w:num>
  <w:num w:numId="68">
    <w:abstractNumId w:val="35"/>
  </w:num>
  <w:num w:numId="69">
    <w:abstractNumId w:val="29"/>
  </w:num>
  <w:num w:numId="70">
    <w:abstractNumId w:val="39"/>
  </w:num>
  <w:num w:numId="71">
    <w:abstractNumId w:val="11"/>
  </w:num>
  <w:num w:numId="72">
    <w:abstractNumId w:val="18"/>
  </w:num>
  <w:num w:numId="73">
    <w:abstractNumId w:val="37"/>
  </w:num>
  <w:num w:numId="74">
    <w:abstractNumId w:val="47"/>
  </w:num>
  <w:num w:numId="75">
    <w:abstractNumId w:val="32"/>
  </w:num>
  <w:num w:numId="76">
    <w:abstractNumId w:val="9"/>
  </w:num>
  <w:num w:numId="77">
    <w:abstractNumId w:val="78"/>
  </w:num>
  <w:num w:numId="78">
    <w:abstractNumId w:val="31"/>
  </w:num>
  <w:num w:numId="79">
    <w:abstractNumId w:val="49"/>
  </w:num>
  <w:num w:numId="80">
    <w:abstractNumId w:val="81"/>
  </w:num>
  <w:num w:numId="81">
    <w:abstractNumId w:val="53"/>
  </w:num>
  <w:num w:numId="82">
    <w:abstractNumId w:val="8"/>
  </w:num>
  <w:num w:numId="83">
    <w:abstractNumId w:val="57"/>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1DAE"/>
    <w:rsid w:val="00002232"/>
    <w:rsid w:val="00003230"/>
    <w:rsid w:val="00003303"/>
    <w:rsid w:val="00003764"/>
    <w:rsid w:val="00004241"/>
    <w:rsid w:val="000050A4"/>
    <w:rsid w:val="0000590A"/>
    <w:rsid w:val="00005C26"/>
    <w:rsid w:val="00007795"/>
    <w:rsid w:val="0001086A"/>
    <w:rsid w:val="000117A5"/>
    <w:rsid w:val="00011C71"/>
    <w:rsid w:val="00011CCB"/>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4B8F"/>
    <w:rsid w:val="000356F4"/>
    <w:rsid w:val="0003690F"/>
    <w:rsid w:val="00036AF1"/>
    <w:rsid w:val="00037609"/>
    <w:rsid w:val="0003795F"/>
    <w:rsid w:val="00037CEC"/>
    <w:rsid w:val="000407A9"/>
    <w:rsid w:val="00040F7C"/>
    <w:rsid w:val="00041E49"/>
    <w:rsid w:val="0004205B"/>
    <w:rsid w:val="000428DE"/>
    <w:rsid w:val="00043D02"/>
    <w:rsid w:val="00043DB0"/>
    <w:rsid w:val="00043F71"/>
    <w:rsid w:val="00044769"/>
    <w:rsid w:val="00045329"/>
    <w:rsid w:val="00045BC5"/>
    <w:rsid w:val="00045BFD"/>
    <w:rsid w:val="000466FC"/>
    <w:rsid w:val="0004677B"/>
    <w:rsid w:val="00046E73"/>
    <w:rsid w:val="000511A3"/>
    <w:rsid w:val="00051B1E"/>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3B5D"/>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4FF5"/>
    <w:rsid w:val="00095D0A"/>
    <w:rsid w:val="00096310"/>
    <w:rsid w:val="0009707F"/>
    <w:rsid w:val="00097404"/>
    <w:rsid w:val="0009778C"/>
    <w:rsid w:val="000A017C"/>
    <w:rsid w:val="000A050E"/>
    <w:rsid w:val="000A1035"/>
    <w:rsid w:val="000A1CC3"/>
    <w:rsid w:val="000A1FF2"/>
    <w:rsid w:val="000A2475"/>
    <w:rsid w:val="000A327F"/>
    <w:rsid w:val="000A41BB"/>
    <w:rsid w:val="000A4E28"/>
    <w:rsid w:val="000A4FC4"/>
    <w:rsid w:val="000A50D8"/>
    <w:rsid w:val="000A62D9"/>
    <w:rsid w:val="000A6D60"/>
    <w:rsid w:val="000A7307"/>
    <w:rsid w:val="000B03FD"/>
    <w:rsid w:val="000B0762"/>
    <w:rsid w:val="000B0E5F"/>
    <w:rsid w:val="000B1161"/>
    <w:rsid w:val="000B1AE7"/>
    <w:rsid w:val="000B2172"/>
    <w:rsid w:val="000B268D"/>
    <w:rsid w:val="000B2D6B"/>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843"/>
    <w:rsid w:val="000D2B20"/>
    <w:rsid w:val="000D2D51"/>
    <w:rsid w:val="000D3AF9"/>
    <w:rsid w:val="000D4063"/>
    <w:rsid w:val="000D6904"/>
    <w:rsid w:val="000D74C8"/>
    <w:rsid w:val="000D79A3"/>
    <w:rsid w:val="000D79D1"/>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5F7"/>
    <w:rsid w:val="000E661A"/>
    <w:rsid w:val="000E693F"/>
    <w:rsid w:val="000E7680"/>
    <w:rsid w:val="000F054A"/>
    <w:rsid w:val="000F4675"/>
    <w:rsid w:val="000F48DC"/>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5EB"/>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34E"/>
    <w:rsid w:val="00117AEF"/>
    <w:rsid w:val="0012023B"/>
    <w:rsid w:val="00120D1E"/>
    <w:rsid w:val="00121469"/>
    <w:rsid w:val="001216A3"/>
    <w:rsid w:val="0012212D"/>
    <w:rsid w:val="001222AE"/>
    <w:rsid w:val="001223BA"/>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133"/>
    <w:rsid w:val="00161997"/>
    <w:rsid w:val="00163DA5"/>
    <w:rsid w:val="00164066"/>
    <w:rsid w:val="001646D3"/>
    <w:rsid w:val="00164AEB"/>
    <w:rsid w:val="00165031"/>
    <w:rsid w:val="00165B84"/>
    <w:rsid w:val="001668E9"/>
    <w:rsid w:val="00166F85"/>
    <w:rsid w:val="00167AE3"/>
    <w:rsid w:val="0017129E"/>
    <w:rsid w:val="00171ED8"/>
    <w:rsid w:val="0017215C"/>
    <w:rsid w:val="0017276B"/>
    <w:rsid w:val="00172BEE"/>
    <w:rsid w:val="00172C03"/>
    <w:rsid w:val="001731A0"/>
    <w:rsid w:val="001733E0"/>
    <w:rsid w:val="00173F6A"/>
    <w:rsid w:val="0017425A"/>
    <w:rsid w:val="0017456C"/>
    <w:rsid w:val="001754B8"/>
    <w:rsid w:val="00175B0E"/>
    <w:rsid w:val="00175F0A"/>
    <w:rsid w:val="001760B2"/>
    <w:rsid w:val="00176592"/>
    <w:rsid w:val="00176FA5"/>
    <w:rsid w:val="0017710E"/>
    <w:rsid w:val="00177339"/>
    <w:rsid w:val="0017750F"/>
    <w:rsid w:val="001809E9"/>
    <w:rsid w:val="001819C1"/>
    <w:rsid w:val="00181BCD"/>
    <w:rsid w:val="00181DAA"/>
    <w:rsid w:val="00182F91"/>
    <w:rsid w:val="00183346"/>
    <w:rsid w:val="0018346B"/>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B7F62"/>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1E2"/>
    <w:rsid w:val="001D5F7A"/>
    <w:rsid w:val="001D6413"/>
    <w:rsid w:val="001D7226"/>
    <w:rsid w:val="001D7CBC"/>
    <w:rsid w:val="001D7CF9"/>
    <w:rsid w:val="001E0400"/>
    <w:rsid w:val="001E3257"/>
    <w:rsid w:val="001E494D"/>
    <w:rsid w:val="001E4C58"/>
    <w:rsid w:val="001E5B10"/>
    <w:rsid w:val="001E5CDE"/>
    <w:rsid w:val="001E661C"/>
    <w:rsid w:val="001E67D8"/>
    <w:rsid w:val="001E69B2"/>
    <w:rsid w:val="001E7288"/>
    <w:rsid w:val="001E72A5"/>
    <w:rsid w:val="001F0377"/>
    <w:rsid w:val="001F1105"/>
    <w:rsid w:val="001F1E55"/>
    <w:rsid w:val="001F1FB9"/>
    <w:rsid w:val="001F235C"/>
    <w:rsid w:val="001F2CA5"/>
    <w:rsid w:val="001F2F92"/>
    <w:rsid w:val="001F4806"/>
    <w:rsid w:val="001F4E64"/>
    <w:rsid w:val="001F5886"/>
    <w:rsid w:val="001F669D"/>
    <w:rsid w:val="001F7BC7"/>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02D5"/>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0D83"/>
    <w:rsid w:val="0022118F"/>
    <w:rsid w:val="00221F28"/>
    <w:rsid w:val="0022226D"/>
    <w:rsid w:val="002232A7"/>
    <w:rsid w:val="002236A1"/>
    <w:rsid w:val="00223738"/>
    <w:rsid w:val="002238A2"/>
    <w:rsid w:val="00224D94"/>
    <w:rsid w:val="002262DA"/>
    <w:rsid w:val="0022726A"/>
    <w:rsid w:val="0022758E"/>
    <w:rsid w:val="002278F3"/>
    <w:rsid w:val="00227AB4"/>
    <w:rsid w:val="0023193A"/>
    <w:rsid w:val="00231EEB"/>
    <w:rsid w:val="00232ADD"/>
    <w:rsid w:val="00232CF4"/>
    <w:rsid w:val="00233354"/>
    <w:rsid w:val="0023361A"/>
    <w:rsid w:val="0023421C"/>
    <w:rsid w:val="00234444"/>
    <w:rsid w:val="002358F6"/>
    <w:rsid w:val="00235B5F"/>
    <w:rsid w:val="00236C9A"/>
    <w:rsid w:val="0023704E"/>
    <w:rsid w:val="00237391"/>
    <w:rsid w:val="00237F66"/>
    <w:rsid w:val="00240635"/>
    <w:rsid w:val="0024077A"/>
    <w:rsid w:val="00240C97"/>
    <w:rsid w:val="002417DA"/>
    <w:rsid w:val="002439B1"/>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050"/>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6E0F"/>
    <w:rsid w:val="002777E9"/>
    <w:rsid w:val="00280336"/>
    <w:rsid w:val="00280350"/>
    <w:rsid w:val="0028054A"/>
    <w:rsid w:val="0028082E"/>
    <w:rsid w:val="00281C77"/>
    <w:rsid w:val="002829CA"/>
    <w:rsid w:val="00283F74"/>
    <w:rsid w:val="002840F8"/>
    <w:rsid w:val="00284650"/>
    <w:rsid w:val="00284B0F"/>
    <w:rsid w:val="00285647"/>
    <w:rsid w:val="00285CFF"/>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6BA"/>
    <w:rsid w:val="002C0A46"/>
    <w:rsid w:val="002C20C7"/>
    <w:rsid w:val="002C3BD0"/>
    <w:rsid w:val="002C4AE3"/>
    <w:rsid w:val="002C509E"/>
    <w:rsid w:val="002C59C9"/>
    <w:rsid w:val="002C6657"/>
    <w:rsid w:val="002C6F7E"/>
    <w:rsid w:val="002C727C"/>
    <w:rsid w:val="002C7644"/>
    <w:rsid w:val="002C7E2D"/>
    <w:rsid w:val="002D2251"/>
    <w:rsid w:val="002D49FE"/>
    <w:rsid w:val="002D4ACD"/>
    <w:rsid w:val="002D544C"/>
    <w:rsid w:val="002D7288"/>
    <w:rsid w:val="002D7688"/>
    <w:rsid w:val="002E01DF"/>
    <w:rsid w:val="002E05B8"/>
    <w:rsid w:val="002E08AA"/>
    <w:rsid w:val="002E108E"/>
    <w:rsid w:val="002E15FC"/>
    <w:rsid w:val="002E1D5B"/>
    <w:rsid w:val="002E1FD9"/>
    <w:rsid w:val="002E2080"/>
    <w:rsid w:val="002E21C6"/>
    <w:rsid w:val="002E336F"/>
    <w:rsid w:val="002E361B"/>
    <w:rsid w:val="002E36B4"/>
    <w:rsid w:val="002E36E8"/>
    <w:rsid w:val="002E3B0E"/>
    <w:rsid w:val="002E4131"/>
    <w:rsid w:val="002E4715"/>
    <w:rsid w:val="002E4FD3"/>
    <w:rsid w:val="002E5F98"/>
    <w:rsid w:val="002E611F"/>
    <w:rsid w:val="002E6407"/>
    <w:rsid w:val="002E6C09"/>
    <w:rsid w:val="002E74DC"/>
    <w:rsid w:val="002E7622"/>
    <w:rsid w:val="002F0C0F"/>
    <w:rsid w:val="002F0EF1"/>
    <w:rsid w:val="002F1071"/>
    <w:rsid w:val="002F1647"/>
    <w:rsid w:val="002F1A27"/>
    <w:rsid w:val="002F3DA6"/>
    <w:rsid w:val="002F524C"/>
    <w:rsid w:val="002F5FC7"/>
    <w:rsid w:val="002F60DE"/>
    <w:rsid w:val="002F6849"/>
    <w:rsid w:val="002F69C7"/>
    <w:rsid w:val="002F7C60"/>
    <w:rsid w:val="00300D4D"/>
    <w:rsid w:val="00301CFD"/>
    <w:rsid w:val="003035AB"/>
    <w:rsid w:val="003044E9"/>
    <w:rsid w:val="0030460D"/>
    <w:rsid w:val="00304AAE"/>
    <w:rsid w:val="00304C62"/>
    <w:rsid w:val="00304E42"/>
    <w:rsid w:val="0030608A"/>
    <w:rsid w:val="003073EE"/>
    <w:rsid w:val="003102B4"/>
    <w:rsid w:val="00310518"/>
    <w:rsid w:val="003109EB"/>
    <w:rsid w:val="00311313"/>
    <w:rsid w:val="00311611"/>
    <w:rsid w:val="00311B9D"/>
    <w:rsid w:val="003125FD"/>
    <w:rsid w:val="0031270D"/>
    <w:rsid w:val="00315576"/>
    <w:rsid w:val="00315993"/>
    <w:rsid w:val="00315B91"/>
    <w:rsid w:val="00315D14"/>
    <w:rsid w:val="00316A06"/>
    <w:rsid w:val="003177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673"/>
    <w:rsid w:val="00344FDC"/>
    <w:rsid w:val="00345187"/>
    <w:rsid w:val="0034537C"/>
    <w:rsid w:val="00345902"/>
    <w:rsid w:val="00345927"/>
    <w:rsid w:val="00345CD2"/>
    <w:rsid w:val="003463CF"/>
    <w:rsid w:val="0034768F"/>
    <w:rsid w:val="003476E3"/>
    <w:rsid w:val="003477E9"/>
    <w:rsid w:val="00350A50"/>
    <w:rsid w:val="00350BF1"/>
    <w:rsid w:val="00351195"/>
    <w:rsid w:val="00351A5F"/>
    <w:rsid w:val="00352A86"/>
    <w:rsid w:val="0035479B"/>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67F57"/>
    <w:rsid w:val="00370319"/>
    <w:rsid w:val="003706FD"/>
    <w:rsid w:val="00370824"/>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947"/>
    <w:rsid w:val="00384B12"/>
    <w:rsid w:val="00385772"/>
    <w:rsid w:val="0038626E"/>
    <w:rsid w:val="00386539"/>
    <w:rsid w:val="00386D35"/>
    <w:rsid w:val="00387E43"/>
    <w:rsid w:val="00391247"/>
    <w:rsid w:val="00392D50"/>
    <w:rsid w:val="00393168"/>
    <w:rsid w:val="00394433"/>
    <w:rsid w:val="00394BE1"/>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381"/>
    <w:rsid w:val="003D39F3"/>
    <w:rsid w:val="003D3B92"/>
    <w:rsid w:val="003D4C7A"/>
    <w:rsid w:val="003D6DED"/>
    <w:rsid w:val="003D6FB3"/>
    <w:rsid w:val="003D75E1"/>
    <w:rsid w:val="003D78DD"/>
    <w:rsid w:val="003D7E0F"/>
    <w:rsid w:val="003E0EEF"/>
    <w:rsid w:val="003E24B8"/>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1C9B"/>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67C"/>
    <w:rsid w:val="00427874"/>
    <w:rsid w:val="00427BFA"/>
    <w:rsid w:val="0043066A"/>
    <w:rsid w:val="0043074E"/>
    <w:rsid w:val="00430916"/>
    <w:rsid w:val="00430F9E"/>
    <w:rsid w:val="00430FE4"/>
    <w:rsid w:val="00431A50"/>
    <w:rsid w:val="00431BF1"/>
    <w:rsid w:val="00431CAA"/>
    <w:rsid w:val="00432001"/>
    <w:rsid w:val="004322C3"/>
    <w:rsid w:val="00432443"/>
    <w:rsid w:val="00432DF0"/>
    <w:rsid w:val="00432E01"/>
    <w:rsid w:val="004334EA"/>
    <w:rsid w:val="0043356D"/>
    <w:rsid w:val="00433E1D"/>
    <w:rsid w:val="004340BF"/>
    <w:rsid w:val="00434958"/>
    <w:rsid w:val="00435F0D"/>
    <w:rsid w:val="0043630C"/>
    <w:rsid w:val="00436824"/>
    <w:rsid w:val="00436DA8"/>
    <w:rsid w:val="00440C8C"/>
    <w:rsid w:val="0044106C"/>
    <w:rsid w:val="00441CA2"/>
    <w:rsid w:val="004425FB"/>
    <w:rsid w:val="00442D85"/>
    <w:rsid w:val="0044381B"/>
    <w:rsid w:val="00443B0A"/>
    <w:rsid w:val="004440CD"/>
    <w:rsid w:val="00444850"/>
    <w:rsid w:val="00445D13"/>
    <w:rsid w:val="004461CA"/>
    <w:rsid w:val="0044650B"/>
    <w:rsid w:val="00446A35"/>
    <w:rsid w:val="00447B80"/>
    <w:rsid w:val="00451410"/>
    <w:rsid w:val="00451828"/>
    <w:rsid w:val="00451959"/>
    <w:rsid w:val="004519E4"/>
    <w:rsid w:val="004523C2"/>
    <w:rsid w:val="004528D5"/>
    <w:rsid w:val="0045302A"/>
    <w:rsid w:val="00453100"/>
    <w:rsid w:val="00453E60"/>
    <w:rsid w:val="00455856"/>
    <w:rsid w:val="00455BD0"/>
    <w:rsid w:val="004604AD"/>
    <w:rsid w:val="00461993"/>
    <w:rsid w:val="00461A80"/>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3FF"/>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6EF2"/>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1E7B"/>
    <w:rsid w:val="004B1F12"/>
    <w:rsid w:val="004B2921"/>
    <w:rsid w:val="004B31FF"/>
    <w:rsid w:val="004B35BF"/>
    <w:rsid w:val="004B381C"/>
    <w:rsid w:val="004B45F4"/>
    <w:rsid w:val="004B4669"/>
    <w:rsid w:val="004B598C"/>
    <w:rsid w:val="004B5E74"/>
    <w:rsid w:val="004B5EBD"/>
    <w:rsid w:val="004B7120"/>
    <w:rsid w:val="004B72D9"/>
    <w:rsid w:val="004B7F97"/>
    <w:rsid w:val="004C00EA"/>
    <w:rsid w:val="004C15FC"/>
    <w:rsid w:val="004C17AC"/>
    <w:rsid w:val="004C29CD"/>
    <w:rsid w:val="004C2D54"/>
    <w:rsid w:val="004C32B7"/>
    <w:rsid w:val="004C40A9"/>
    <w:rsid w:val="004C60F9"/>
    <w:rsid w:val="004C7583"/>
    <w:rsid w:val="004C7917"/>
    <w:rsid w:val="004C7A6B"/>
    <w:rsid w:val="004D10A9"/>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59B"/>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06070"/>
    <w:rsid w:val="00510CD2"/>
    <w:rsid w:val="00510D38"/>
    <w:rsid w:val="00510DA3"/>
    <w:rsid w:val="00510F2B"/>
    <w:rsid w:val="005119C6"/>
    <w:rsid w:val="00512299"/>
    <w:rsid w:val="00512CBF"/>
    <w:rsid w:val="005132E8"/>
    <w:rsid w:val="0051387A"/>
    <w:rsid w:val="00514173"/>
    <w:rsid w:val="0051476C"/>
    <w:rsid w:val="00514882"/>
    <w:rsid w:val="005148B3"/>
    <w:rsid w:val="00514D83"/>
    <w:rsid w:val="00515D05"/>
    <w:rsid w:val="00517D8F"/>
    <w:rsid w:val="00517F8F"/>
    <w:rsid w:val="00520123"/>
    <w:rsid w:val="0052055B"/>
    <w:rsid w:val="00520AAA"/>
    <w:rsid w:val="00521EE2"/>
    <w:rsid w:val="00521F4F"/>
    <w:rsid w:val="00522B28"/>
    <w:rsid w:val="00523C35"/>
    <w:rsid w:val="00524196"/>
    <w:rsid w:val="00524288"/>
    <w:rsid w:val="00524B95"/>
    <w:rsid w:val="005250D0"/>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1F63"/>
    <w:rsid w:val="00542D17"/>
    <w:rsid w:val="00543523"/>
    <w:rsid w:val="005439F0"/>
    <w:rsid w:val="00543C0C"/>
    <w:rsid w:val="005459FB"/>
    <w:rsid w:val="00547371"/>
    <w:rsid w:val="0054779B"/>
    <w:rsid w:val="00547880"/>
    <w:rsid w:val="00547B69"/>
    <w:rsid w:val="00547C0F"/>
    <w:rsid w:val="00550947"/>
    <w:rsid w:val="00550DEB"/>
    <w:rsid w:val="00550FC8"/>
    <w:rsid w:val="0055163B"/>
    <w:rsid w:val="00551E2B"/>
    <w:rsid w:val="00552456"/>
    <w:rsid w:val="00553340"/>
    <w:rsid w:val="00553525"/>
    <w:rsid w:val="005548E3"/>
    <w:rsid w:val="005555C9"/>
    <w:rsid w:val="00555FDE"/>
    <w:rsid w:val="0055633A"/>
    <w:rsid w:val="005565E5"/>
    <w:rsid w:val="00556759"/>
    <w:rsid w:val="00556A8D"/>
    <w:rsid w:val="0055741E"/>
    <w:rsid w:val="00557F2D"/>
    <w:rsid w:val="00557F3B"/>
    <w:rsid w:val="00560804"/>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2D6"/>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166"/>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6FFD"/>
    <w:rsid w:val="005A7ABB"/>
    <w:rsid w:val="005A7E5B"/>
    <w:rsid w:val="005B0AA7"/>
    <w:rsid w:val="005B0DB3"/>
    <w:rsid w:val="005B0E28"/>
    <w:rsid w:val="005B1267"/>
    <w:rsid w:val="005B2B4C"/>
    <w:rsid w:val="005B3B04"/>
    <w:rsid w:val="005B5A71"/>
    <w:rsid w:val="005B6867"/>
    <w:rsid w:val="005B6DF7"/>
    <w:rsid w:val="005B758E"/>
    <w:rsid w:val="005B7CBE"/>
    <w:rsid w:val="005C054E"/>
    <w:rsid w:val="005C0B05"/>
    <w:rsid w:val="005C0FAE"/>
    <w:rsid w:val="005C171B"/>
    <w:rsid w:val="005C1AFC"/>
    <w:rsid w:val="005C1EB3"/>
    <w:rsid w:val="005C2025"/>
    <w:rsid w:val="005C2713"/>
    <w:rsid w:val="005C2DE5"/>
    <w:rsid w:val="005C310A"/>
    <w:rsid w:val="005C4A05"/>
    <w:rsid w:val="005C4DB9"/>
    <w:rsid w:val="005C50A4"/>
    <w:rsid w:val="005C555E"/>
    <w:rsid w:val="005C57A3"/>
    <w:rsid w:val="005C5ABB"/>
    <w:rsid w:val="005C62B3"/>
    <w:rsid w:val="005C7810"/>
    <w:rsid w:val="005D0B2D"/>
    <w:rsid w:val="005D0FBF"/>
    <w:rsid w:val="005D138F"/>
    <w:rsid w:val="005D1C20"/>
    <w:rsid w:val="005D20D1"/>
    <w:rsid w:val="005D28F4"/>
    <w:rsid w:val="005D3386"/>
    <w:rsid w:val="005D38DC"/>
    <w:rsid w:val="005D3A32"/>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4FD"/>
    <w:rsid w:val="005E19ED"/>
    <w:rsid w:val="005E323D"/>
    <w:rsid w:val="005E45F1"/>
    <w:rsid w:val="005E4B16"/>
    <w:rsid w:val="005E5545"/>
    <w:rsid w:val="005E5F3C"/>
    <w:rsid w:val="005E5FCD"/>
    <w:rsid w:val="005E732C"/>
    <w:rsid w:val="005E7D8F"/>
    <w:rsid w:val="005F00D8"/>
    <w:rsid w:val="005F02A6"/>
    <w:rsid w:val="005F07AB"/>
    <w:rsid w:val="005F0BBD"/>
    <w:rsid w:val="005F0F5A"/>
    <w:rsid w:val="005F1351"/>
    <w:rsid w:val="005F3C16"/>
    <w:rsid w:val="005F5656"/>
    <w:rsid w:val="005F57B5"/>
    <w:rsid w:val="005F6193"/>
    <w:rsid w:val="005F6263"/>
    <w:rsid w:val="005F62EF"/>
    <w:rsid w:val="005F67F8"/>
    <w:rsid w:val="005F681C"/>
    <w:rsid w:val="005F7459"/>
    <w:rsid w:val="005F7625"/>
    <w:rsid w:val="005F7DA5"/>
    <w:rsid w:val="006009F8"/>
    <w:rsid w:val="00600FE3"/>
    <w:rsid w:val="00601167"/>
    <w:rsid w:val="00601DCA"/>
    <w:rsid w:val="00602F42"/>
    <w:rsid w:val="006049CC"/>
    <w:rsid w:val="00604BF5"/>
    <w:rsid w:val="0060579F"/>
    <w:rsid w:val="00605B08"/>
    <w:rsid w:val="00606008"/>
    <w:rsid w:val="00606D12"/>
    <w:rsid w:val="00610355"/>
    <w:rsid w:val="0061052A"/>
    <w:rsid w:val="00610D29"/>
    <w:rsid w:val="00610E67"/>
    <w:rsid w:val="00610F94"/>
    <w:rsid w:val="0061138E"/>
    <w:rsid w:val="006113AD"/>
    <w:rsid w:val="00613688"/>
    <w:rsid w:val="0061372F"/>
    <w:rsid w:val="00613DF2"/>
    <w:rsid w:val="00613F6A"/>
    <w:rsid w:val="0061551F"/>
    <w:rsid w:val="006158D6"/>
    <w:rsid w:val="00615CC0"/>
    <w:rsid w:val="00616203"/>
    <w:rsid w:val="006163F6"/>
    <w:rsid w:val="0061671E"/>
    <w:rsid w:val="00616EC9"/>
    <w:rsid w:val="006177BA"/>
    <w:rsid w:val="006177D9"/>
    <w:rsid w:val="00621451"/>
    <w:rsid w:val="00621B8E"/>
    <w:rsid w:val="00621BEA"/>
    <w:rsid w:val="00621E18"/>
    <w:rsid w:val="0062227B"/>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373E0"/>
    <w:rsid w:val="00637F93"/>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AD"/>
    <w:rsid w:val="00663DB9"/>
    <w:rsid w:val="006641A9"/>
    <w:rsid w:val="006644C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77F58"/>
    <w:rsid w:val="00680235"/>
    <w:rsid w:val="00680A88"/>
    <w:rsid w:val="00680CBC"/>
    <w:rsid w:val="00681BCD"/>
    <w:rsid w:val="00682918"/>
    <w:rsid w:val="00682F22"/>
    <w:rsid w:val="006841E7"/>
    <w:rsid w:val="0068608F"/>
    <w:rsid w:val="00686921"/>
    <w:rsid w:val="00686C04"/>
    <w:rsid w:val="00687AE6"/>
    <w:rsid w:val="00687B20"/>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5709"/>
    <w:rsid w:val="006D612F"/>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3DA6"/>
    <w:rsid w:val="006F4479"/>
    <w:rsid w:val="006F44C8"/>
    <w:rsid w:val="006F4B87"/>
    <w:rsid w:val="006F4CAA"/>
    <w:rsid w:val="006F5C52"/>
    <w:rsid w:val="006F7374"/>
    <w:rsid w:val="006F76ED"/>
    <w:rsid w:val="006F7C33"/>
    <w:rsid w:val="0070052E"/>
    <w:rsid w:val="00700C61"/>
    <w:rsid w:val="00700D3F"/>
    <w:rsid w:val="007010DA"/>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55D2"/>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0A"/>
    <w:rsid w:val="00762EA7"/>
    <w:rsid w:val="007633A9"/>
    <w:rsid w:val="00763A55"/>
    <w:rsid w:val="00763A5C"/>
    <w:rsid w:val="00764839"/>
    <w:rsid w:val="007650AC"/>
    <w:rsid w:val="007654A6"/>
    <w:rsid w:val="0076633D"/>
    <w:rsid w:val="007663E5"/>
    <w:rsid w:val="00766700"/>
    <w:rsid w:val="00766727"/>
    <w:rsid w:val="0076675C"/>
    <w:rsid w:val="007676CD"/>
    <w:rsid w:val="007678F4"/>
    <w:rsid w:val="00767989"/>
    <w:rsid w:val="00770369"/>
    <w:rsid w:val="00770B33"/>
    <w:rsid w:val="00770C66"/>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87BA6"/>
    <w:rsid w:val="00790069"/>
    <w:rsid w:val="007903FB"/>
    <w:rsid w:val="0079041D"/>
    <w:rsid w:val="00791147"/>
    <w:rsid w:val="00791570"/>
    <w:rsid w:val="00791CA6"/>
    <w:rsid w:val="00791F3A"/>
    <w:rsid w:val="007921D6"/>
    <w:rsid w:val="0079284E"/>
    <w:rsid w:val="007933E5"/>
    <w:rsid w:val="007934C8"/>
    <w:rsid w:val="0079461C"/>
    <w:rsid w:val="00794A0A"/>
    <w:rsid w:val="0079514B"/>
    <w:rsid w:val="0079549A"/>
    <w:rsid w:val="0079610A"/>
    <w:rsid w:val="00796315"/>
    <w:rsid w:val="007964B7"/>
    <w:rsid w:val="00796664"/>
    <w:rsid w:val="00796B76"/>
    <w:rsid w:val="00797143"/>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25F0"/>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033"/>
    <w:rsid w:val="007E5AA9"/>
    <w:rsid w:val="007E5C3D"/>
    <w:rsid w:val="007E5F4F"/>
    <w:rsid w:val="007E667D"/>
    <w:rsid w:val="007E76BD"/>
    <w:rsid w:val="007F05D8"/>
    <w:rsid w:val="007F18DA"/>
    <w:rsid w:val="007F1B3B"/>
    <w:rsid w:val="007F1C18"/>
    <w:rsid w:val="007F2649"/>
    <w:rsid w:val="007F3284"/>
    <w:rsid w:val="007F3308"/>
    <w:rsid w:val="007F380B"/>
    <w:rsid w:val="007F39F0"/>
    <w:rsid w:val="007F3BBB"/>
    <w:rsid w:val="007F4062"/>
    <w:rsid w:val="007F5D9E"/>
    <w:rsid w:val="007F61ED"/>
    <w:rsid w:val="007F6AE3"/>
    <w:rsid w:val="007F6B36"/>
    <w:rsid w:val="007F75FD"/>
    <w:rsid w:val="007F76CA"/>
    <w:rsid w:val="007F7B8D"/>
    <w:rsid w:val="00800752"/>
    <w:rsid w:val="008010B8"/>
    <w:rsid w:val="008010DA"/>
    <w:rsid w:val="00802321"/>
    <w:rsid w:val="00803B7C"/>
    <w:rsid w:val="00804490"/>
    <w:rsid w:val="00804CF9"/>
    <w:rsid w:val="00805271"/>
    <w:rsid w:val="00805310"/>
    <w:rsid w:val="00805906"/>
    <w:rsid w:val="00806205"/>
    <w:rsid w:val="00806253"/>
    <w:rsid w:val="0080626C"/>
    <w:rsid w:val="008069AC"/>
    <w:rsid w:val="00806DFE"/>
    <w:rsid w:val="008071BB"/>
    <w:rsid w:val="0080777C"/>
    <w:rsid w:val="00807D4E"/>
    <w:rsid w:val="0081005F"/>
    <w:rsid w:val="00810AC1"/>
    <w:rsid w:val="00810DF6"/>
    <w:rsid w:val="00810FF1"/>
    <w:rsid w:val="00811688"/>
    <w:rsid w:val="0081249B"/>
    <w:rsid w:val="008129DD"/>
    <w:rsid w:val="00812F4A"/>
    <w:rsid w:val="00813497"/>
    <w:rsid w:val="00813981"/>
    <w:rsid w:val="00813A83"/>
    <w:rsid w:val="00813B62"/>
    <w:rsid w:val="0081495A"/>
    <w:rsid w:val="00814A54"/>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17A6"/>
    <w:rsid w:val="00861D01"/>
    <w:rsid w:val="008626EB"/>
    <w:rsid w:val="008635BB"/>
    <w:rsid w:val="0086459A"/>
    <w:rsid w:val="00864D3D"/>
    <w:rsid w:val="00865A1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635"/>
    <w:rsid w:val="008807BA"/>
    <w:rsid w:val="00881236"/>
    <w:rsid w:val="00882108"/>
    <w:rsid w:val="008845CD"/>
    <w:rsid w:val="008857E7"/>
    <w:rsid w:val="00885A48"/>
    <w:rsid w:val="00885ADC"/>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55C"/>
    <w:rsid w:val="008A2ABF"/>
    <w:rsid w:val="008A2BFE"/>
    <w:rsid w:val="008A3E6B"/>
    <w:rsid w:val="008A3FC0"/>
    <w:rsid w:val="008A4004"/>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CC9"/>
    <w:rsid w:val="008B5E3A"/>
    <w:rsid w:val="008B73D0"/>
    <w:rsid w:val="008C0849"/>
    <w:rsid w:val="008C0C6B"/>
    <w:rsid w:val="008C10E3"/>
    <w:rsid w:val="008C1769"/>
    <w:rsid w:val="008C1F06"/>
    <w:rsid w:val="008C2C1D"/>
    <w:rsid w:val="008C3AA4"/>
    <w:rsid w:val="008C4496"/>
    <w:rsid w:val="008C4514"/>
    <w:rsid w:val="008C4E24"/>
    <w:rsid w:val="008C57FD"/>
    <w:rsid w:val="008C5A7E"/>
    <w:rsid w:val="008C7F3C"/>
    <w:rsid w:val="008D073D"/>
    <w:rsid w:val="008D0779"/>
    <w:rsid w:val="008D089D"/>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4D96"/>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2F6"/>
    <w:rsid w:val="00905E1F"/>
    <w:rsid w:val="009064F7"/>
    <w:rsid w:val="00906939"/>
    <w:rsid w:val="00906BD0"/>
    <w:rsid w:val="009073D9"/>
    <w:rsid w:val="00907C64"/>
    <w:rsid w:val="00910AAF"/>
    <w:rsid w:val="00910B6C"/>
    <w:rsid w:val="00910FD9"/>
    <w:rsid w:val="00911008"/>
    <w:rsid w:val="009138D4"/>
    <w:rsid w:val="00915792"/>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6D74"/>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D4E"/>
    <w:rsid w:val="00974F67"/>
    <w:rsid w:val="00976AFD"/>
    <w:rsid w:val="00977133"/>
    <w:rsid w:val="0097778F"/>
    <w:rsid w:val="00977DB8"/>
    <w:rsid w:val="00980A22"/>
    <w:rsid w:val="00982A72"/>
    <w:rsid w:val="009844E2"/>
    <w:rsid w:val="0098475B"/>
    <w:rsid w:val="009857CA"/>
    <w:rsid w:val="0098584A"/>
    <w:rsid w:val="009858FA"/>
    <w:rsid w:val="00985D91"/>
    <w:rsid w:val="00985FB1"/>
    <w:rsid w:val="00986002"/>
    <w:rsid w:val="00990159"/>
    <w:rsid w:val="00990468"/>
    <w:rsid w:val="00990BD1"/>
    <w:rsid w:val="00990F1F"/>
    <w:rsid w:val="00991899"/>
    <w:rsid w:val="009922AE"/>
    <w:rsid w:val="00992672"/>
    <w:rsid w:val="009927C7"/>
    <w:rsid w:val="0099293A"/>
    <w:rsid w:val="00992AD7"/>
    <w:rsid w:val="009932DA"/>
    <w:rsid w:val="0099345A"/>
    <w:rsid w:val="0099398E"/>
    <w:rsid w:val="009948EF"/>
    <w:rsid w:val="00994900"/>
    <w:rsid w:val="009961A8"/>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0D7"/>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641"/>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E00"/>
    <w:rsid w:val="009E2F6D"/>
    <w:rsid w:val="009E304C"/>
    <w:rsid w:val="009E3163"/>
    <w:rsid w:val="009E35ED"/>
    <w:rsid w:val="009E45C2"/>
    <w:rsid w:val="009E4878"/>
    <w:rsid w:val="009E4A69"/>
    <w:rsid w:val="009E506C"/>
    <w:rsid w:val="009E5CF6"/>
    <w:rsid w:val="009E6473"/>
    <w:rsid w:val="009E6B11"/>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3010"/>
    <w:rsid w:val="00A13F13"/>
    <w:rsid w:val="00A158A5"/>
    <w:rsid w:val="00A16916"/>
    <w:rsid w:val="00A169D5"/>
    <w:rsid w:val="00A16CB7"/>
    <w:rsid w:val="00A178EE"/>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A45"/>
    <w:rsid w:val="00A32D62"/>
    <w:rsid w:val="00A33BCE"/>
    <w:rsid w:val="00A33FE2"/>
    <w:rsid w:val="00A34A73"/>
    <w:rsid w:val="00A3510B"/>
    <w:rsid w:val="00A368E3"/>
    <w:rsid w:val="00A36E42"/>
    <w:rsid w:val="00A40575"/>
    <w:rsid w:val="00A40F25"/>
    <w:rsid w:val="00A40F30"/>
    <w:rsid w:val="00A4218F"/>
    <w:rsid w:val="00A42E7B"/>
    <w:rsid w:val="00A43C7A"/>
    <w:rsid w:val="00A44508"/>
    <w:rsid w:val="00A44F43"/>
    <w:rsid w:val="00A45512"/>
    <w:rsid w:val="00A45E0B"/>
    <w:rsid w:val="00A461E5"/>
    <w:rsid w:val="00A46F47"/>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3CA1"/>
    <w:rsid w:val="00A6449B"/>
    <w:rsid w:val="00A65215"/>
    <w:rsid w:val="00A6623E"/>
    <w:rsid w:val="00A6666F"/>
    <w:rsid w:val="00A6667A"/>
    <w:rsid w:val="00A66F8D"/>
    <w:rsid w:val="00A673D1"/>
    <w:rsid w:val="00A67E5C"/>
    <w:rsid w:val="00A70287"/>
    <w:rsid w:val="00A7090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3CE"/>
    <w:rsid w:val="00A85D8C"/>
    <w:rsid w:val="00A860B1"/>
    <w:rsid w:val="00A86E8E"/>
    <w:rsid w:val="00A87357"/>
    <w:rsid w:val="00A879B5"/>
    <w:rsid w:val="00A91B93"/>
    <w:rsid w:val="00A92AA5"/>
    <w:rsid w:val="00A92D48"/>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6F2"/>
    <w:rsid w:val="00AA7EFB"/>
    <w:rsid w:val="00AB1CAE"/>
    <w:rsid w:val="00AB25B7"/>
    <w:rsid w:val="00AB3101"/>
    <w:rsid w:val="00AB4E09"/>
    <w:rsid w:val="00AB4FA9"/>
    <w:rsid w:val="00AB555C"/>
    <w:rsid w:val="00AB7FC6"/>
    <w:rsid w:val="00AC0B4C"/>
    <w:rsid w:val="00AC0C70"/>
    <w:rsid w:val="00AC0D8E"/>
    <w:rsid w:val="00AC170C"/>
    <w:rsid w:val="00AC24CD"/>
    <w:rsid w:val="00AC26E6"/>
    <w:rsid w:val="00AC2A3E"/>
    <w:rsid w:val="00AC2F96"/>
    <w:rsid w:val="00AC372F"/>
    <w:rsid w:val="00AC3C1E"/>
    <w:rsid w:val="00AC3DDB"/>
    <w:rsid w:val="00AC4D18"/>
    <w:rsid w:val="00AC4EEF"/>
    <w:rsid w:val="00AC522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C93"/>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57A4"/>
    <w:rsid w:val="00AF60A2"/>
    <w:rsid w:val="00AF62E7"/>
    <w:rsid w:val="00AF6398"/>
    <w:rsid w:val="00AF66EC"/>
    <w:rsid w:val="00B0037E"/>
    <w:rsid w:val="00B00C9B"/>
    <w:rsid w:val="00B00E80"/>
    <w:rsid w:val="00B01553"/>
    <w:rsid w:val="00B02A71"/>
    <w:rsid w:val="00B02DF9"/>
    <w:rsid w:val="00B03864"/>
    <w:rsid w:val="00B03A0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11C"/>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324"/>
    <w:rsid w:val="00B62E1C"/>
    <w:rsid w:val="00B630CD"/>
    <w:rsid w:val="00B637E1"/>
    <w:rsid w:val="00B6391B"/>
    <w:rsid w:val="00B640FA"/>
    <w:rsid w:val="00B64131"/>
    <w:rsid w:val="00B656F5"/>
    <w:rsid w:val="00B65792"/>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24CC"/>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0C40"/>
    <w:rsid w:val="00BA107A"/>
    <w:rsid w:val="00BA17F1"/>
    <w:rsid w:val="00BA1ACD"/>
    <w:rsid w:val="00BA1BA1"/>
    <w:rsid w:val="00BA1BB5"/>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B02"/>
    <w:rsid w:val="00BC5CD6"/>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E7ACD"/>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5F3"/>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890"/>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3696"/>
    <w:rsid w:val="00C74053"/>
    <w:rsid w:val="00C7484D"/>
    <w:rsid w:val="00C74B62"/>
    <w:rsid w:val="00C74DD3"/>
    <w:rsid w:val="00C74F35"/>
    <w:rsid w:val="00C76514"/>
    <w:rsid w:val="00C76A3B"/>
    <w:rsid w:val="00C76F1C"/>
    <w:rsid w:val="00C77300"/>
    <w:rsid w:val="00C77369"/>
    <w:rsid w:val="00C77501"/>
    <w:rsid w:val="00C77BFB"/>
    <w:rsid w:val="00C8059E"/>
    <w:rsid w:val="00C809BA"/>
    <w:rsid w:val="00C82479"/>
    <w:rsid w:val="00C83188"/>
    <w:rsid w:val="00C83FAE"/>
    <w:rsid w:val="00C84486"/>
    <w:rsid w:val="00C850B1"/>
    <w:rsid w:val="00C85687"/>
    <w:rsid w:val="00C861C8"/>
    <w:rsid w:val="00C86AEB"/>
    <w:rsid w:val="00C87610"/>
    <w:rsid w:val="00C909E9"/>
    <w:rsid w:val="00C9189B"/>
    <w:rsid w:val="00C91AF4"/>
    <w:rsid w:val="00C92A26"/>
    <w:rsid w:val="00C92A82"/>
    <w:rsid w:val="00C933BE"/>
    <w:rsid w:val="00C93D09"/>
    <w:rsid w:val="00C94D04"/>
    <w:rsid w:val="00C95738"/>
    <w:rsid w:val="00C95B20"/>
    <w:rsid w:val="00C96635"/>
    <w:rsid w:val="00C969BA"/>
    <w:rsid w:val="00C9725F"/>
    <w:rsid w:val="00CA0398"/>
    <w:rsid w:val="00CA0A44"/>
    <w:rsid w:val="00CA1023"/>
    <w:rsid w:val="00CA13A3"/>
    <w:rsid w:val="00CA16AC"/>
    <w:rsid w:val="00CA1B40"/>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0EB"/>
    <w:rsid w:val="00CB32EB"/>
    <w:rsid w:val="00CB33AD"/>
    <w:rsid w:val="00CB3A4E"/>
    <w:rsid w:val="00CB3C5D"/>
    <w:rsid w:val="00CB3CB7"/>
    <w:rsid w:val="00CB4925"/>
    <w:rsid w:val="00CB5051"/>
    <w:rsid w:val="00CB59BA"/>
    <w:rsid w:val="00CB5FCB"/>
    <w:rsid w:val="00CB7A9A"/>
    <w:rsid w:val="00CC0630"/>
    <w:rsid w:val="00CC0822"/>
    <w:rsid w:val="00CC0EA8"/>
    <w:rsid w:val="00CC1399"/>
    <w:rsid w:val="00CC30BD"/>
    <w:rsid w:val="00CC30ED"/>
    <w:rsid w:val="00CC3B89"/>
    <w:rsid w:val="00CC62A3"/>
    <w:rsid w:val="00CC6B8B"/>
    <w:rsid w:val="00CC6D4E"/>
    <w:rsid w:val="00CC6FE3"/>
    <w:rsid w:val="00CC71E2"/>
    <w:rsid w:val="00CC7784"/>
    <w:rsid w:val="00CD0594"/>
    <w:rsid w:val="00CD1236"/>
    <w:rsid w:val="00CD145A"/>
    <w:rsid w:val="00CD1521"/>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5C46"/>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5CED"/>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BC3"/>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9A5"/>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B2C"/>
    <w:rsid w:val="00D74EA0"/>
    <w:rsid w:val="00D75616"/>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1351"/>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6D67"/>
    <w:rsid w:val="00DE7031"/>
    <w:rsid w:val="00DE70F1"/>
    <w:rsid w:val="00DE7368"/>
    <w:rsid w:val="00DE747E"/>
    <w:rsid w:val="00DE75A8"/>
    <w:rsid w:val="00DE7BFB"/>
    <w:rsid w:val="00DE7CB1"/>
    <w:rsid w:val="00DF0685"/>
    <w:rsid w:val="00DF0EF3"/>
    <w:rsid w:val="00DF1D7E"/>
    <w:rsid w:val="00DF1FF2"/>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860"/>
    <w:rsid w:val="00E06B62"/>
    <w:rsid w:val="00E07AB4"/>
    <w:rsid w:val="00E11BD1"/>
    <w:rsid w:val="00E12004"/>
    <w:rsid w:val="00E1299A"/>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0C5"/>
    <w:rsid w:val="00E24B3D"/>
    <w:rsid w:val="00E254B2"/>
    <w:rsid w:val="00E2622A"/>
    <w:rsid w:val="00E278B4"/>
    <w:rsid w:val="00E301C1"/>
    <w:rsid w:val="00E30220"/>
    <w:rsid w:val="00E30D2C"/>
    <w:rsid w:val="00E311A8"/>
    <w:rsid w:val="00E31A2A"/>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104A"/>
    <w:rsid w:val="00E420DA"/>
    <w:rsid w:val="00E42B68"/>
    <w:rsid w:val="00E4494A"/>
    <w:rsid w:val="00E44A53"/>
    <w:rsid w:val="00E4566F"/>
    <w:rsid w:val="00E45816"/>
    <w:rsid w:val="00E45E6F"/>
    <w:rsid w:val="00E45F01"/>
    <w:rsid w:val="00E46451"/>
    <w:rsid w:val="00E4682D"/>
    <w:rsid w:val="00E47020"/>
    <w:rsid w:val="00E4780A"/>
    <w:rsid w:val="00E5089A"/>
    <w:rsid w:val="00E5248F"/>
    <w:rsid w:val="00E52FCB"/>
    <w:rsid w:val="00E531C8"/>
    <w:rsid w:val="00E5363A"/>
    <w:rsid w:val="00E53C87"/>
    <w:rsid w:val="00E53DD3"/>
    <w:rsid w:val="00E53F9D"/>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A18"/>
    <w:rsid w:val="00E64B16"/>
    <w:rsid w:val="00E65DBC"/>
    <w:rsid w:val="00E662AD"/>
    <w:rsid w:val="00E666AA"/>
    <w:rsid w:val="00E66883"/>
    <w:rsid w:val="00E66E73"/>
    <w:rsid w:val="00E6732F"/>
    <w:rsid w:val="00E6765C"/>
    <w:rsid w:val="00E706D8"/>
    <w:rsid w:val="00E71D85"/>
    <w:rsid w:val="00E72332"/>
    <w:rsid w:val="00E72AD2"/>
    <w:rsid w:val="00E72BCF"/>
    <w:rsid w:val="00E72DBB"/>
    <w:rsid w:val="00E73311"/>
    <w:rsid w:val="00E73861"/>
    <w:rsid w:val="00E73C79"/>
    <w:rsid w:val="00E740E4"/>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8"/>
    <w:rsid w:val="00EA071C"/>
    <w:rsid w:val="00EA1C1F"/>
    <w:rsid w:val="00EA1F01"/>
    <w:rsid w:val="00EA2087"/>
    <w:rsid w:val="00EA2913"/>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3CDC"/>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0F9"/>
    <w:rsid w:val="00F0213F"/>
    <w:rsid w:val="00F028D3"/>
    <w:rsid w:val="00F032B2"/>
    <w:rsid w:val="00F0372D"/>
    <w:rsid w:val="00F04637"/>
    <w:rsid w:val="00F056EB"/>
    <w:rsid w:val="00F05E36"/>
    <w:rsid w:val="00F06ED1"/>
    <w:rsid w:val="00F07998"/>
    <w:rsid w:val="00F07E99"/>
    <w:rsid w:val="00F1015B"/>
    <w:rsid w:val="00F123E0"/>
    <w:rsid w:val="00F13BFD"/>
    <w:rsid w:val="00F13E98"/>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3D"/>
    <w:rsid w:val="00F232E4"/>
    <w:rsid w:val="00F23F33"/>
    <w:rsid w:val="00F23F62"/>
    <w:rsid w:val="00F2468E"/>
    <w:rsid w:val="00F25444"/>
    <w:rsid w:val="00F255EA"/>
    <w:rsid w:val="00F26474"/>
    <w:rsid w:val="00F272AE"/>
    <w:rsid w:val="00F27815"/>
    <w:rsid w:val="00F27CAF"/>
    <w:rsid w:val="00F27CF4"/>
    <w:rsid w:val="00F30084"/>
    <w:rsid w:val="00F3060A"/>
    <w:rsid w:val="00F3106F"/>
    <w:rsid w:val="00F31201"/>
    <w:rsid w:val="00F3156E"/>
    <w:rsid w:val="00F3219B"/>
    <w:rsid w:val="00F32439"/>
    <w:rsid w:val="00F345F8"/>
    <w:rsid w:val="00F35382"/>
    <w:rsid w:val="00F35872"/>
    <w:rsid w:val="00F367B8"/>
    <w:rsid w:val="00F36B05"/>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295F"/>
    <w:rsid w:val="00F6312D"/>
    <w:rsid w:val="00F63836"/>
    <w:rsid w:val="00F641AF"/>
    <w:rsid w:val="00F65E58"/>
    <w:rsid w:val="00F66192"/>
    <w:rsid w:val="00F6655F"/>
    <w:rsid w:val="00F66865"/>
    <w:rsid w:val="00F66AA4"/>
    <w:rsid w:val="00F67523"/>
    <w:rsid w:val="00F7015C"/>
    <w:rsid w:val="00F703A5"/>
    <w:rsid w:val="00F70C1A"/>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6B1"/>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1F6"/>
    <w:rsid w:val="00F95B7F"/>
    <w:rsid w:val="00F96730"/>
    <w:rsid w:val="00F96CC5"/>
    <w:rsid w:val="00F97C0E"/>
    <w:rsid w:val="00FA059E"/>
    <w:rsid w:val="00FA06BD"/>
    <w:rsid w:val="00FA15AE"/>
    <w:rsid w:val="00FA197F"/>
    <w:rsid w:val="00FA210F"/>
    <w:rsid w:val="00FA2762"/>
    <w:rsid w:val="00FA29BF"/>
    <w:rsid w:val="00FA2DED"/>
    <w:rsid w:val="00FA36DF"/>
    <w:rsid w:val="00FA3859"/>
    <w:rsid w:val="00FA44AE"/>
    <w:rsid w:val="00FA4A04"/>
    <w:rsid w:val="00FA5D70"/>
    <w:rsid w:val="00FA697A"/>
    <w:rsid w:val="00FA6CD4"/>
    <w:rsid w:val="00FA7246"/>
    <w:rsid w:val="00FB022C"/>
    <w:rsid w:val="00FB0489"/>
    <w:rsid w:val="00FB0DA5"/>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4CDE"/>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0FE3"/>
    <w:pPr>
      <w:spacing w:after="0" w:line="36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3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C77BFB"/>
    <w:pPr>
      <w:tabs>
        <w:tab w:val="left" w:pos="400"/>
        <w:tab w:val="right" w:leader="dot" w:pos="9350"/>
      </w:tabs>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spacing w:line="240" w:lineRule="auto"/>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 w:type="paragraph" w:styleId="TOC4">
    <w:name w:val="toc 4"/>
    <w:basedOn w:val="Normal"/>
    <w:next w:val="Normal"/>
    <w:autoRedefine/>
    <w:uiPriority w:val="39"/>
    <w:unhideWhenUsed/>
    <w:rsid w:val="00600FE3"/>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00FE3"/>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00FE3"/>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00FE3"/>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00FE3"/>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00FE3"/>
    <w:pPr>
      <w:spacing w:after="100"/>
      <w:ind w:left="1920"/>
    </w:pPr>
    <w:rPr>
      <w:rFonts w:asciiTheme="minorHAnsi" w:eastAsiaTheme="minorEastAsia" w:hAnsiTheme="minorHAnsi" w:cstheme="minorBidi"/>
    </w:rPr>
  </w:style>
  <w:style w:type="paragraph" w:customStyle="1" w:styleId="Default">
    <w:name w:val="Default"/>
    <w:rsid w:val="00C73696"/>
    <w:pPr>
      <w:autoSpaceDE w:val="0"/>
      <w:autoSpaceDN w:val="0"/>
      <w:adjustRightInd w:val="0"/>
      <w:spacing w:after="0" w:line="240" w:lineRule="auto"/>
    </w:pPr>
    <w:rPr>
      <w:rFonts w:ascii="Calibri" w:eastAsiaTheme="minorHAnsi" w:hAnsi="Calibri" w:cs="Calibri"/>
      <w:color w:val="000000"/>
      <w:sz w:val="24"/>
      <w:szCs w:val="24"/>
      <w:lang w:bidi="ar-SA"/>
    </w:rPr>
  </w:style>
  <w:style w:type="table" w:styleId="PlainTable1">
    <w:name w:val="Plain Table 1"/>
    <w:basedOn w:val="TableNormal"/>
    <w:uiPriority w:val="41"/>
    <w:rsid w:val="00C73696"/>
    <w:pPr>
      <w:spacing w:after="0" w:line="240" w:lineRule="auto"/>
    </w:pPr>
    <w:rPr>
      <w:rFonts w:eastAsiaTheme="minorHAnsi" w:cstheme="minorBidi"/>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52969030">
      <w:bodyDiv w:val="1"/>
      <w:marLeft w:val="0"/>
      <w:marRight w:val="0"/>
      <w:marTop w:val="0"/>
      <w:marBottom w:val="0"/>
      <w:divBdr>
        <w:top w:val="none" w:sz="0" w:space="0" w:color="auto"/>
        <w:left w:val="none" w:sz="0" w:space="0" w:color="auto"/>
        <w:bottom w:val="none" w:sz="0" w:space="0" w:color="auto"/>
        <w:right w:val="none" w:sz="0" w:space="0" w:color="auto"/>
      </w:divBdr>
    </w:div>
    <w:div w:id="84114984">
      <w:bodyDiv w:val="1"/>
      <w:marLeft w:val="0"/>
      <w:marRight w:val="0"/>
      <w:marTop w:val="0"/>
      <w:marBottom w:val="0"/>
      <w:divBdr>
        <w:top w:val="none" w:sz="0" w:space="0" w:color="auto"/>
        <w:left w:val="none" w:sz="0" w:space="0" w:color="auto"/>
        <w:bottom w:val="none" w:sz="0" w:space="0" w:color="auto"/>
        <w:right w:val="none" w:sz="0" w:space="0" w:color="auto"/>
      </w:divBdr>
    </w:div>
    <w:div w:id="105273346">
      <w:bodyDiv w:val="1"/>
      <w:marLeft w:val="0"/>
      <w:marRight w:val="0"/>
      <w:marTop w:val="0"/>
      <w:marBottom w:val="0"/>
      <w:divBdr>
        <w:top w:val="none" w:sz="0" w:space="0" w:color="auto"/>
        <w:left w:val="none" w:sz="0" w:space="0" w:color="auto"/>
        <w:bottom w:val="none" w:sz="0" w:space="0" w:color="auto"/>
        <w:right w:val="none" w:sz="0" w:space="0" w:color="auto"/>
      </w:divBdr>
    </w:div>
    <w:div w:id="106704186">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6516928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199048576">
      <w:bodyDiv w:val="1"/>
      <w:marLeft w:val="0"/>
      <w:marRight w:val="0"/>
      <w:marTop w:val="0"/>
      <w:marBottom w:val="0"/>
      <w:divBdr>
        <w:top w:val="none" w:sz="0" w:space="0" w:color="auto"/>
        <w:left w:val="none" w:sz="0" w:space="0" w:color="auto"/>
        <w:bottom w:val="none" w:sz="0" w:space="0" w:color="auto"/>
        <w:right w:val="none" w:sz="0" w:space="0" w:color="auto"/>
      </w:divBdr>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7673868">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298002140">
      <w:bodyDiv w:val="1"/>
      <w:marLeft w:val="0"/>
      <w:marRight w:val="0"/>
      <w:marTop w:val="0"/>
      <w:marBottom w:val="0"/>
      <w:divBdr>
        <w:top w:val="none" w:sz="0" w:space="0" w:color="auto"/>
        <w:left w:val="none" w:sz="0" w:space="0" w:color="auto"/>
        <w:bottom w:val="none" w:sz="0" w:space="0" w:color="auto"/>
        <w:right w:val="none" w:sz="0" w:space="0" w:color="auto"/>
      </w:divBdr>
    </w:div>
    <w:div w:id="383337272">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05222704">
      <w:bodyDiv w:val="1"/>
      <w:marLeft w:val="0"/>
      <w:marRight w:val="0"/>
      <w:marTop w:val="0"/>
      <w:marBottom w:val="0"/>
      <w:divBdr>
        <w:top w:val="none" w:sz="0" w:space="0" w:color="auto"/>
        <w:left w:val="none" w:sz="0" w:space="0" w:color="auto"/>
        <w:bottom w:val="none" w:sz="0" w:space="0" w:color="auto"/>
        <w:right w:val="none" w:sz="0" w:space="0" w:color="auto"/>
      </w:divBdr>
    </w:div>
    <w:div w:id="416098032">
      <w:bodyDiv w:val="1"/>
      <w:marLeft w:val="0"/>
      <w:marRight w:val="0"/>
      <w:marTop w:val="0"/>
      <w:marBottom w:val="0"/>
      <w:divBdr>
        <w:top w:val="none" w:sz="0" w:space="0" w:color="auto"/>
        <w:left w:val="none" w:sz="0" w:space="0" w:color="auto"/>
        <w:bottom w:val="none" w:sz="0" w:space="0" w:color="auto"/>
        <w:right w:val="none" w:sz="0" w:space="0" w:color="auto"/>
      </w:divBdr>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444009972">
      <w:bodyDiv w:val="1"/>
      <w:marLeft w:val="0"/>
      <w:marRight w:val="0"/>
      <w:marTop w:val="0"/>
      <w:marBottom w:val="0"/>
      <w:divBdr>
        <w:top w:val="none" w:sz="0" w:space="0" w:color="auto"/>
        <w:left w:val="none" w:sz="0" w:space="0" w:color="auto"/>
        <w:bottom w:val="none" w:sz="0" w:space="0" w:color="auto"/>
        <w:right w:val="none" w:sz="0" w:space="0" w:color="auto"/>
      </w:divBdr>
    </w:div>
    <w:div w:id="464933452">
      <w:bodyDiv w:val="1"/>
      <w:marLeft w:val="0"/>
      <w:marRight w:val="0"/>
      <w:marTop w:val="0"/>
      <w:marBottom w:val="0"/>
      <w:divBdr>
        <w:top w:val="none" w:sz="0" w:space="0" w:color="auto"/>
        <w:left w:val="none" w:sz="0" w:space="0" w:color="auto"/>
        <w:bottom w:val="none" w:sz="0" w:space="0" w:color="auto"/>
        <w:right w:val="none" w:sz="0" w:space="0" w:color="auto"/>
      </w:divBdr>
    </w:div>
    <w:div w:id="482048915">
      <w:bodyDiv w:val="1"/>
      <w:marLeft w:val="0"/>
      <w:marRight w:val="0"/>
      <w:marTop w:val="0"/>
      <w:marBottom w:val="0"/>
      <w:divBdr>
        <w:top w:val="none" w:sz="0" w:space="0" w:color="auto"/>
        <w:left w:val="none" w:sz="0" w:space="0" w:color="auto"/>
        <w:bottom w:val="none" w:sz="0" w:space="0" w:color="auto"/>
        <w:right w:val="none" w:sz="0" w:space="0" w:color="auto"/>
      </w:divBdr>
    </w:div>
    <w:div w:id="514342907">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1397806">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628899640">
      <w:bodyDiv w:val="1"/>
      <w:marLeft w:val="0"/>
      <w:marRight w:val="0"/>
      <w:marTop w:val="0"/>
      <w:marBottom w:val="0"/>
      <w:divBdr>
        <w:top w:val="none" w:sz="0" w:space="0" w:color="auto"/>
        <w:left w:val="none" w:sz="0" w:space="0" w:color="auto"/>
        <w:bottom w:val="none" w:sz="0" w:space="0" w:color="auto"/>
        <w:right w:val="none" w:sz="0" w:space="0" w:color="auto"/>
      </w:divBdr>
    </w:div>
    <w:div w:id="641081230">
      <w:bodyDiv w:val="1"/>
      <w:marLeft w:val="0"/>
      <w:marRight w:val="0"/>
      <w:marTop w:val="0"/>
      <w:marBottom w:val="0"/>
      <w:divBdr>
        <w:top w:val="none" w:sz="0" w:space="0" w:color="auto"/>
        <w:left w:val="none" w:sz="0" w:space="0" w:color="auto"/>
        <w:bottom w:val="none" w:sz="0" w:space="0" w:color="auto"/>
        <w:right w:val="none" w:sz="0" w:space="0" w:color="auto"/>
      </w:divBdr>
    </w:div>
    <w:div w:id="724376810">
      <w:bodyDiv w:val="1"/>
      <w:marLeft w:val="0"/>
      <w:marRight w:val="0"/>
      <w:marTop w:val="0"/>
      <w:marBottom w:val="0"/>
      <w:divBdr>
        <w:top w:val="none" w:sz="0" w:space="0" w:color="auto"/>
        <w:left w:val="none" w:sz="0" w:space="0" w:color="auto"/>
        <w:bottom w:val="none" w:sz="0" w:space="0" w:color="auto"/>
        <w:right w:val="none" w:sz="0" w:space="0" w:color="auto"/>
      </w:divBdr>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894581420">
      <w:bodyDiv w:val="1"/>
      <w:marLeft w:val="0"/>
      <w:marRight w:val="0"/>
      <w:marTop w:val="0"/>
      <w:marBottom w:val="0"/>
      <w:divBdr>
        <w:top w:val="none" w:sz="0" w:space="0" w:color="auto"/>
        <w:left w:val="none" w:sz="0" w:space="0" w:color="auto"/>
        <w:bottom w:val="none" w:sz="0" w:space="0" w:color="auto"/>
        <w:right w:val="none" w:sz="0" w:space="0" w:color="auto"/>
      </w:divBdr>
    </w:div>
    <w:div w:id="899364260">
      <w:bodyDiv w:val="1"/>
      <w:marLeft w:val="0"/>
      <w:marRight w:val="0"/>
      <w:marTop w:val="0"/>
      <w:marBottom w:val="0"/>
      <w:divBdr>
        <w:top w:val="none" w:sz="0" w:space="0" w:color="auto"/>
        <w:left w:val="none" w:sz="0" w:space="0" w:color="auto"/>
        <w:bottom w:val="none" w:sz="0" w:space="0" w:color="auto"/>
        <w:right w:val="none" w:sz="0" w:space="0" w:color="auto"/>
      </w:divBdr>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44994133">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6323436">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990133198">
      <w:bodyDiv w:val="1"/>
      <w:marLeft w:val="0"/>
      <w:marRight w:val="0"/>
      <w:marTop w:val="0"/>
      <w:marBottom w:val="0"/>
      <w:divBdr>
        <w:top w:val="none" w:sz="0" w:space="0" w:color="auto"/>
        <w:left w:val="none" w:sz="0" w:space="0" w:color="auto"/>
        <w:bottom w:val="none" w:sz="0" w:space="0" w:color="auto"/>
        <w:right w:val="none" w:sz="0" w:space="0" w:color="auto"/>
      </w:divBdr>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47220269">
      <w:bodyDiv w:val="1"/>
      <w:marLeft w:val="0"/>
      <w:marRight w:val="0"/>
      <w:marTop w:val="0"/>
      <w:marBottom w:val="0"/>
      <w:divBdr>
        <w:top w:val="none" w:sz="0" w:space="0" w:color="auto"/>
        <w:left w:val="none" w:sz="0" w:space="0" w:color="auto"/>
        <w:bottom w:val="none" w:sz="0" w:space="0" w:color="auto"/>
        <w:right w:val="none" w:sz="0" w:space="0" w:color="auto"/>
      </w:divBdr>
    </w:div>
    <w:div w:id="1048920686">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109012099">
      <w:bodyDiv w:val="1"/>
      <w:marLeft w:val="0"/>
      <w:marRight w:val="0"/>
      <w:marTop w:val="0"/>
      <w:marBottom w:val="0"/>
      <w:divBdr>
        <w:top w:val="none" w:sz="0" w:space="0" w:color="auto"/>
        <w:left w:val="none" w:sz="0" w:space="0" w:color="auto"/>
        <w:bottom w:val="none" w:sz="0" w:space="0" w:color="auto"/>
        <w:right w:val="none" w:sz="0" w:space="0" w:color="auto"/>
      </w:divBdr>
    </w:div>
    <w:div w:id="1114667142">
      <w:bodyDiv w:val="1"/>
      <w:marLeft w:val="0"/>
      <w:marRight w:val="0"/>
      <w:marTop w:val="0"/>
      <w:marBottom w:val="0"/>
      <w:divBdr>
        <w:top w:val="none" w:sz="0" w:space="0" w:color="auto"/>
        <w:left w:val="none" w:sz="0" w:space="0" w:color="auto"/>
        <w:bottom w:val="none" w:sz="0" w:space="0" w:color="auto"/>
        <w:right w:val="none" w:sz="0" w:space="0" w:color="auto"/>
      </w:divBdr>
    </w:div>
    <w:div w:id="1150974405">
      <w:bodyDiv w:val="1"/>
      <w:marLeft w:val="0"/>
      <w:marRight w:val="0"/>
      <w:marTop w:val="0"/>
      <w:marBottom w:val="0"/>
      <w:divBdr>
        <w:top w:val="none" w:sz="0" w:space="0" w:color="auto"/>
        <w:left w:val="none" w:sz="0" w:space="0" w:color="auto"/>
        <w:bottom w:val="none" w:sz="0" w:space="0" w:color="auto"/>
        <w:right w:val="none" w:sz="0" w:space="0" w:color="auto"/>
      </w:divBdr>
    </w:div>
    <w:div w:id="1189373656">
      <w:bodyDiv w:val="1"/>
      <w:marLeft w:val="0"/>
      <w:marRight w:val="0"/>
      <w:marTop w:val="0"/>
      <w:marBottom w:val="0"/>
      <w:divBdr>
        <w:top w:val="none" w:sz="0" w:space="0" w:color="auto"/>
        <w:left w:val="none" w:sz="0" w:space="0" w:color="auto"/>
        <w:bottom w:val="none" w:sz="0" w:space="0" w:color="auto"/>
        <w:right w:val="none" w:sz="0" w:space="0" w:color="auto"/>
      </w:divBdr>
    </w:div>
    <w:div w:id="1191600831">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35891986">
      <w:bodyDiv w:val="1"/>
      <w:marLeft w:val="0"/>
      <w:marRight w:val="0"/>
      <w:marTop w:val="0"/>
      <w:marBottom w:val="0"/>
      <w:divBdr>
        <w:top w:val="none" w:sz="0" w:space="0" w:color="auto"/>
        <w:left w:val="none" w:sz="0" w:space="0" w:color="auto"/>
        <w:bottom w:val="none" w:sz="0" w:space="0" w:color="auto"/>
        <w:right w:val="none" w:sz="0" w:space="0" w:color="auto"/>
      </w:divBdr>
    </w:div>
    <w:div w:id="1261378439">
      <w:bodyDiv w:val="1"/>
      <w:marLeft w:val="0"/>
      <w:marRight w:val="0"/>
      <w:marTop w:val="0"/>
      <w:marBottom w:val="0"/>
      <w:divBdr>
        <w:top w:val="none" w:sz="0" w:space="0" w:color="auto"/>
        <w:left w:val="none" w:sz="0" w:space="0" w:color="auto"/>
        <w:bottom w:val="none" w:sz="0" w:space="0" w:color="auto"/>
        <w:right w:val="none" w:sz="0" w:space="0" w:color="auto"/>
      </w:divBdr>
    </w:div>
    <w:div w:id="1274705775">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324699458">
      <w:bodyDiv w:val="1"/>
      <w:marLeft w:val="0"/>
      <w:marRight w:val="0"/>
      <w:marTop w:val="0"/>
      <w:marBottom w:val="0"/>
      <w:divBdr>
        <w:top w:val="none" w:sz="0" w:space="0" w:color="auto"/>
        <w:left w:val="none" w:sz="0" w:space="0" w:color="auto"/>
        <w:bottom w:val="none" w:sz="0" w:space="0" w:color="auto"/>
        <w:right w:val="none" w:sz="0" w:space="0" w:color="auto"/>
      </w:divBdr>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23574215">
      <w:bodyDiv w:val="1"/>
      <w:marLeft w:val="0"/>
      <w:marRight w:val="0"/>
      <w:marTop w:val="0"/>
      <w:marBottom w:val="0"/>
      <w:divBdr>
        <w:top w:val="none" w:sz="0" w:space="0" w:color="auto"/>
        <w:left w:val="none" w:sz="0" w:space="0" w:color="auto"/>
        <w:bottom w:val="none" w:sz="0" w:space="0" w:color="auto"/>
        <w:right w:val="none" w:sz="0" w:space="0" w:color="auto"/>
      </w:divBdr>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57603383">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02626979">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583567886">
      <w:bodyDiv w:val="1"/>
      <w:marLeft w:val="0"/>
      <w:marRight w:val="0"/>
      <w:marTop w:val="0"/>
      <w:marBottom w:val="0"/>
      <w:divBdr>
        <w:top w:val="none" w:sz="0" w:space="0" w:color="auto"/>
        <w:left w:val="none" w:sz="0" w:space="0" w:color="auto"/>
        <w:bottom w:val="none" w:sz="0" w:space="0" w:color="auto"/>
        <w:right w:val="none" w:sz="0" w:space="0" w:color="auto"/>
      </w:divBdr>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0868821">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1016591">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74544612">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30635967">
      <w:bodyDiv w:val="1"/>
      <w:marLeft w:val="0"/>
      <w:marRight w:val="0"/>
      <w:marTop w:val="0"/>
      <w:marBottom w:val="0"/>
      <w:divBdr>
        <w:top w:val="none" w:sz="0" w:space="0" w:color="auto"/>
        <w:left w:val="none" w:sz="0" w:space="0" w:color="auto"/>
        <w:bottom w:val="none" w:sz="0" w:space="0" w:color="auto"/>
        <w:right w:val="none" w:sz="0" w:space="0" w:color="auto"/>
      </w:divBdr>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873884392">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1960255552">
      <w:bodyDiv w:val="1"/>
      <w:marLeft w:val="0"/>
      <w:marRight w:val="0"/>
      <w:marTop w:val="0"/>
      <w:marBottom w:val="0"/>
      <w:divBdr>
        <w:top w:val="none" w:sz="0" w:space="0" w:color="auto"/>
        <w:left w:val="none" w:sz="0" w:space="0" w:color="auto"/>
        <w:bottom w:val="none" w:sz="0" w:space="0" w:color="auto"/>
        <w:right w:val="none" w:sz="0" w:space="0" w:color="auto"/>
      </w:divBdr>
    </w:div>
    <w:div w:id="1997106642">
      <w:bodyDiv w:val="1"/>
      <w:marLeft w:val="0"/>
      <w:marRight w:val="0"/>
      <w:marTop w:val="0"/>
      <w:marBottom w:val="0"/>
      <w:divBdr>
        <w:top w:val="none" w:sz="0" w:space="0" w:color="auto"/>
        <w:left w:val="none" w:sz="0" w:space="0" w:color="auto"/>
        <w:bottom w:val="none" w:sz="0" w:space="0" w:color="auto"/>
        <w:right w:val="none" w:sz="0" w:space="0" w:color="auto"/>
      </w:divBdr>
    </w:div>
    <w:div w:id="2002654598">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hyperlink" Target="https://github.com/EnterpriseIntegrationLab/icity/upload/master/mappings/ITSoS" TargetMode="External"/><Relationship Id="rId47" Type="http://schemas.openxmlformats.org/officeDocument/2006/relationships/hyperlink" Target="http://w3id.org/icity/Change/1.0/" TargetMode="External"/><Relationship Id="rId63" Type="http://schemas.openxmlformats.org/officeDocument/2006/relationships/hyperlink" Target="https://github.com/EnterpriseIntegrationLab/icity/tree/master/mappings/ITSoS"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hyperlink" Target="mailto:ec2-user@ec2-35-183-119-164.ca-central-1.compute.amazonaws.com" TargetMode="External"/><Relationship Id="rId53" Type="http://schemas.openxmlformats.org/officeDocument/2006/relationships/hyperlink" Target="http://ontology.eil.utoronto.ca/icity/Organization/FullTimeHomeEmployee" TargetMode="External"/><Relationship Id="rId58" Type="http://schemas.openxmlformats.org/officeDocument/2006/relationships/hyperlink" Target="http://webservices.nextbus.com/service/publicXMLFeed?command=vehicleLocations&amp;a=ttc&amp;r=501&amp;t=1525184100000"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franz.com/ns/allegrograph/5.0/geo/nd" TargetMode="Externa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tree/master/applications/TASHA/configs" TargetMode="External"/><Relationship Id="rId43" Type="http://schemas.openxmlformats.org/officeDocument/2006/relationships/image" Target="media/image23.emf"/><Relationship Id="rId48" Type="http://schemas.openxmlformats.org/officeDocument/2006/relationships/hyperlink" Target="https://www.w3.org/TR/owl-time/" TargetMode="External"/><Relationship Id="rId56" Type="http://schemas.openxmlformats.org/officeDocument/2006/relationships/hyperlink" Target="http://ontology.eil.utoronto.ca/icity/Organization/PartTimeStudent" TargetMode="External"/><Relationship Id="rId64" Type="http://schemas.openxmlformats.org/officeDocument/2006/relationships/image" Target="media/image24.emf"/><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www"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https://github.com/EnterpriseIntegrationLab/icity/tree/master/mappings/TASHA" TargetMode="External"/><Relationship Id="rId46" Type="http://schemas.openxmlformats.org/officeDocument/2006/relationships/hyperlink" Target="http://dgarijo.github.io/Widoco/doc/bestPractices/index-en.html" TargetMode="External"/><Relationship Id="rId59" Type="http://schemas.openxmlformats.org/officeDocument/2006/relationships/hyperlink" Target="http://www.nextbus.com/xmlFeedDocs/NextBusXMLFeed.pdf" TargetMode="External"/><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hyperlink" Target="http://ontology.eil.utoronto.ca/icity/Organization/PartTimeRegEmployee" TargetMode="External"/><Relationship Id="rId62" Type="http://schemas.openxmlformats.org/officeDocument/2006/relationships/hyperlink" Target="http://franz.com/ns/allegrograph/5.0/geo/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hyperlink" Target="https://www.w3.org/TR/owl-time/" TargetMode="External"/><Relationship Id="rId57" Type="http://schemas.openxmlformats.org/officeDocument/2006/relationships/hyperlink" Target="http://ontology.eil.utoronto.ca/icity/TASHA/Auto"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hyperlink" Target="https://github.com/EnterpriseIntegrationLab/icity/tree/master/mappings/Esri_GSX" TargetMode="External"/><Relationship Id="rId52" Type="http://schemas.openxmlformats.org/officeDocument/2006/relationships/hyperlink" Target="http://ontology.eil.utoronto.ca/icity/Organization/FullTimeRegEmployee" TargetMode="External"/><Relationship Id="rId60" Type="http://schemas.openxmlformats.org/officeDocument/2006/relationships/hyperlink" Target="https://www.nature.com/articles/sdata201889" TargetMode="External"/><Relationship Id="rId65"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hyperlink" Target="https://github.com/EnterpriseIntegrationLab/icity/upload/master/mappings/TTC" TargetMode="External"/><Relationship Id="rId34" Type="http://schemas.openxmlformats.org/officeDocument/2006/relationships/hyperlink" Target="https://w3id.org/icity/PublicTransit.owl" TargetMode="External"/><Relationship Id="rId50" Type="http://schemas.openxmlformats.org/officeDocument/2006/relationships/hyperlink" Target="http://www" TargetMode="External"/><Relationship Id="rId55" Type="http://schemas.openxmlformats.org/officeDocument/2006/relationships/hyperlink" Target="http://ontology.eil.utoronto.ca/icity/Organization/PartTimeHomeEmployee"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1</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2</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3</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4</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5</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6</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7</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8</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9</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10</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11</b:RefOrder>
  </b:Source>
</b:Sources>
</file>

<file path=customXml/itemProps1.xml><?xml version="1.0" encoding="utf-8"?>
<ds:datastoreItem xmlns:ds="http://schemas.openxmlformats.org/officeDocument/2006/customXml" ds:itemID="{3981AE99-FE39-E548-8D97-982545666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195</Pages>
  <Words>48989</Words>
  <Characters>279243</Characters>
  <Application>Microsoft Office Word</Application>
  <DocSecurity>0</DocSecurity>
  <Lines>2327</Lines>
  <Paragraphs>655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57</cp:revision>
  <cp:lastPrinted>2020-02-12T19:11:00Z</cp:lastPrinted>
  <dcterms:created xsi:type="dcterms:W3CDTF">2020-02-12T19:10:00Z</dcterms:created>
  <dcterms:modified xsi:type="dcterms:W3CDTF">2020-03-06T16:06:00Z</dcterms:modified>
</cp:coreProperties>
</file>