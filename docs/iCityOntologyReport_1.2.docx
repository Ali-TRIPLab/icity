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A24F05">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A24F05">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A24F05">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A24F05">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A24F05">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A24F05">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A24F05">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A24F05">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A24F05">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A24F05">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A24F05">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A24F05">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A24F05">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A24F05">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A24F05">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A24F05">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A24F05">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A24F05">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A24F05">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A24F05">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A24F05">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A24F05">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A24F05">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A24F05">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A24F05">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A24F05">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A24F05">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A24F05">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A24F05">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A24F05">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A24F05">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A24F05">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A24F05">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A24F05">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A24F05">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A24F05">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A24F05">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A24F05">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A24F05">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A24F05">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A24F05">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A24F05">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A24F05">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A24F05">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A24F05">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r w:rsidRPr="00105569">
        <w:rPr>
          <w:sz w:val="24"/>
        </w:rPr>
        <w:t>geo:</w:t>
      </w:r>
      <w:r w:rsidR="00C26501" w:rsidRPr="00105569">
        <w:rPr>
          <w:sz w:val="24"/>
        </w:rPr>
        <w:t>SpatialObject</w:t>
      </w:r>
    </w:p>
    <w:p w14:paraId="183DDFE2" w14:textId="56FCF0E3" w:rsidR="00C26501" w:rsidRPr="00105569" w:rsidRDefault="00F93F1C" w:rsidP="009E4A69">
      <w:pPr>
        <w:pStyle w:val="ListParagraph"/>
        <w:rPr>
          <w:sz w:val="24"/>
        </w:rPr>
      </w:pPr>
      <w:r w:rsidRPr="00105569">
        <w:rPr>
          <w:sz w:val="24"/>
        </w:rPr>
        <w:t>geo:</w:t>
      </w:r>
      <w:r w:rsidR="00C26501" w:rsidRPr="00105569">
        <w:rPr>
          <w:sz w:val="24"/>
        </w:rPr>
        <w:t>Feature</w:t>
      </w:r>
    </w:p>
    <w:p w14:paraId="5CD9ABEE" w14:textId="72D497BD" w:rsidR="00C26501" w:rsidRPr="00105569" w:rsidRDefault="00557F2D" w:rsidP="009E4A69">
      <w:pPr>
        <w:pStyle w:val="ListParagraph"/>
        <w:rPr>
          <w:sz w:val="24"/>
        </w:rPr>
      </w:pPr>
      <w:r w:rsidRPr="00105569">
        <w:rPr>
          <w:sz w:val="24"/>
        </w:rPr>
        <w:t>geo:G</w:t>
      </w:r>
      <w:r w:rsidR="00C26501" w:rsidRPr="00105569">
        <w:rPr>
          <w:sz w:val="24"/>
        </w:rPr>
        <w:t>eometry</w:t>
      </w:r>
    </w:p>
    <w:p w14:paraId="08319CD5" w14:textId="61304382" w:rsidR="0077639F" w:rsidRPr="00105569" w:rsidRDefault="00F93F1C" w:rsidP="009E4A69">
      <w:pPr>
        <w:pStyle w:val="ListParagraph"/>
        <w:rPr>
          <w:sz w:val="24"/>
        </w:rPr>
      </w:pPr>
      <w:r w:rsidRPr="00105569">
        <w:rPr>
          <w:sz w:val="24"/>
        </w:rPr>
        <w:t>sf:</w:t>
      </w:r>
      <w:r w:rsidR="0077639F" w:rsidRPr="00105569">
        <w:rPr>
          <w:sz w:val="24"/>
        </w:rPr>
        <w:t>Point</w:t>
      </w:r>
    </w:p>
    <w:p w14:paraId="3110214B" w14:textId="139AC40C" w:rsidR="0077639F" w:rsidRPr="00105569" w:rsidRDefault="00F93F1C" w:rsidP="009E4A69">
      <w:pPr>
        <w:pStyle w:val="ListParagraph"/>
        <w:rPr>
          <w:sz w:val="24"/>
        </w:rPr>
      </w:pPr>
      <w:r w:rsidRPr="00105569">
        <w:rPr>
          <w:sz w:val="24"/>
        </w:rPr>
        <w:t>sf:</w:t>
      </w:r>
      <w:r w:rsidR="0077639F" w:rsidRPr="00105569">
        <w:rPr>
          <w:sz w:val="24"/>
        </w:rPr>
        <w:t>Poly</w:t>
      </w:r>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r w:rsidRPr="00105569">
        <w:rPr>
          <w:sz w:val="24"/>
        </w:rPr>
        <w:t>geo:</w:t>
      </w:r>
      <w:r w:rsidR="003D2A9A" w:rsidRPr="00105569">
        <w:rPr>
          <w:sz w:val="24"/>
        </w:rPr>
        <w:t>wktLiteral</w:t>
      </w:r>
    </w:p>
    <w:p w14:paraId="760CFAC6" w14:textId="0744C802" w:rsidR="003D2A9A" w:rsidRPr="00105569" w:rsidRDefault="00F93F1C" w:rsidP="009E4A69">
      <w:pPr>
        <w:pStyle w:val="ListParagraph"/>
        <w:rPr>
          <w:sz w:val="24"/>
        </w:rPr>
      </w:pPr>
      <w:r w:rsidRPr="00105569">
        <w:rPr>
          <w:sz w:val="24"/>
        </w:rPr>
        <w:t>geo:</w:t>
      </w:r>
      <w:r w:rsidR="003D2A9A" w:rsidRPr="00105569">
        <w:rPr>
          <w:sz w:val="24"/>
        </w:rPr>
        <w:t>gmlLiteral</w:t>
      </w:r>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2C6657" w14:paraId="77B659FF" w14:textId="77777777" w:rsidTr="00F51C25">
        <w:tc>
          <w:tcPr>
            <w:tcW w:w="2728" w:type="dxa"/>
          </w:tcPr>
          <w:p w14:paraId="39211268" w14:textId="01A17345" w:rsidR="002C6657" w:rsidRPr="00F51C25" w:rsidRDefault="002C6657" w:rsidP="00F51C25">
            <w:r>
              <w:t>icity:hasLocation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A24F05" w:rsidRDefault="00A24F05"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A24F05" w:rsidRDefault="00A24F05"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a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A24F05" w:rsidRPr="00680A88" w:rsidRDefault="00A24F05"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A24F05" w:rsidRPr="00680A88" w:rsidRDefault="00A24F05"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A24F05" w:rsidRPr="00680A88" w:rsidRDefault="00A24F05"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A24F05" w:rsidRPr="00680A88" w:rsidRDefault="00A24F05"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A24F05" w:rsidRPr="00680A88" w:rsidRDefault="00A24F05"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A24F05" w:rsidRPr="00680A88" w:rsidRDefault="00A24F05"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A24F05" w:rsidRPr="00680A88" w:rsidRDefault="00A24F05"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A24F05" w:rsidRPr="00680A88" w:rsidRDefault="00A24F05"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A24F05" w:rsidRPr="00680A88" w:rsidRDefault="00A24F05"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A24F05" w:rsidRPr="00680A88" w:rsidRDefault="00A24F05"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ssn:Property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r>
              <w:t>gci:Household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77777777" w:rsidR="008A7A83" w:rsidRDefault="008A7A83" w:rsidP="002626F5">
            <w:r>
              <w:t>exactly 1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r>
              <w:t>change:</w:t>
            </w:r>
            <w:r w:rsidR="003D78DD">
              <w:t>TimeVaryingConcept</w:t>
            </w:r>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r>
              <w:t>change:</w:t>
            </w:r>
            <w:r w:rsidR="006D5597">
              <w:t>existsAt</w:t>
            </w:r>
          </w:p>
        </w:tc>
        <w:tc>
          <w:tcPr>
            <w:tcW w:w="4117" w:type="dxa"/>
          </w:tcPr>
          <w:p w14:paraId="2E7F757E" w14:textId="77777777" w:rsidR="003D78DD" w:rsidRDefault="003D78DD" w:rsidP="003D78DD">
            <w:r>
              <w:t xml:space="preserve">exactly 1 </w:t>
            </w:r>
            <w:r w:rsidR="002F0C0F">
              <w:t>time:</w:t>
            </w:r>
            <w:r>
              <w:t>Interval</w:t>
            </w:r>
          </w:p>
        </w:tc>
      </w:tr>
      <w:tr w:rsidR="00780FAD" w14:paraId="1DE66ABF" w14:textId="77777777" w:rsidTr="00CE3491">
        <w:trPr>
          <w:cantSplit/>
        </w:trPr>
        <w:tc>
          <w:tcPr>
            <w:tcW w:w="2737" w:type="dxa"/>
            <w:vMerge w:val="restart"/>
          </w:tcPr>
          <w:p w14:paraId="0E68ECAC" w14:textId="77777777" w:rsidR="00780FAD" w:rsidRDefault="00780FAD" w:rsidP="00FE6277">
            <w:r>
              <w:t>tove:Organization</w:t>
            </w:r>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r>
              <w:t>change:</w:t>
            </w:r>
            <w:r w:rsidR="00780FAD">
              <w:t>Manifestation</w:t>
            </w:r>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r>
              <w:t>change:</w:t>
            </w:r>
            <w:r w:rsidR="00780FAD">
              <w:t xml:space="preserve">manifestationOf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r>
              <w:t>change:</w:t>
            </w:r>
            <w:r w:rsidR="006D5597">
              <w:t>existsAt</w:t>
            </w:r>
          </w:p>
        </w:tc>
        <w:tc>
          <w:tcPr>
            <w:tcW w:w="4117" w:type="dxa"/>
          </w:tcPr>
          <w:p w14:paraId="7E6C3C5E" w14:textId="77777777" w:rsidR="00780FAD" w:rsidRDefault="00780FAD" w:rsidP="003D78DD">
            <w:r>
              <w:t xml:space="preserve">exactly 1 </w:t>
            </w:r>
            <w:r w:rsidR="002F0C0F">
              <w:t xml:space="preserve"> time:</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r>
              <w:t>schema:address</w:t>
            </w:r>
          </w:p>
        </w:tc>
        <w:tc>
          <w:tcPr>
            <w:tcW w:w="4117" w:type="dxa"/>
          </w:tcPr>
          <w:p w14:paraId="5944A592" w14:textId="77777777" w:rsidR="00780FAD" w:rsidRDefault="00780FAD" w:rsidP="003D78DD">
            <w:r>
              <w:t xml:space="preserve">only </w:t>
            </w:r>
            <w:r w:rsidR="004B15F3">
              <w:t>schema:Postal</w:t>
            </w:r>
            <w:r>
              <w:t>Address</w:t>
            </w:r>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r>
              <w:t>tove:has_goal</w:t>
            </w:r>
          </w:p>
        </w:tc>
        <w:tc>
          <w:tcPr>
            <w:tcW w:w="4117" w:type="dxa"/>
          </w:tcPr>
          <w:p w14:paraId="66E02A7B" w14:textId="77777777" w:rsidR="00780FAD" w:rsidRDefault="00780FAD" w:rsidP="00780FAD">
            <w:r>
              <w:t xml:space="preserve">only </w:t>
            </w:r>
            <w:r w:rsidR="00671E67">
              <w:t>tove:</w:t>
            </w:r>
            <w:r>
              <w:t>Goal</w:t>
            </w:r>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r>
              <w:t>tove:consists_of</w:t>
            </w:r>
          </w:p>
        </w:tc>
        <w:tc>
          <w:tcPr>
            <w:tcW w:w="4117" w:type="dxa"/>
          </w:tcPr>
          <w:p w14:paraId="0031DB60" w14:textId="77777777" w:rsidR="00780FAD" w:rsidRDefault="00780FAD" w:rsidP="00780FAD">
            <w:r>
              <w:t>only tove:Division</w:t>
            </w:r>
          </w:p>
        </w:tc>
      </w:tr>
      <w:tr w:rsidR="00780FAD" w14:paraId="4A16DA15" w14:textId="77777777" w:rsidTr="00CE3491">
        <w:trPr>
          <w:cantSplit/>
        </w:trPr>
        <w:tc>
          <w:tcPr>
            <w:tcW w:w="2737" w:type="dxa"/>
            <w:vMerge w:val="restart"/>
          </w:tcPr>
          <w:p w14:paraId="51A4FAEA" w14:textId="77777777" w:rsidR="00780FAD" w:rsidRDefault="00780FAD" w:rsidP="00780FAD">
            <w:r>
              <w:t>tove:Role</w:t>
            </w:r>
          </w:p>
        </w:tc>
        <w:tc>
          <w:tcPr>
            <w:tcW w:w="2496" w:type="dxa"/>
          </w:tcPr>
          <w:p w14:paraId="413AC632" w14:textId="77777777" w:rsidR="00780FAD" w:rsidRDefault="00780FAD" w:rsidP="00780FAD">
            <w:r>
              <w:t>tove:has_goal</w:t>
            </w:r>
          </w:p>
        </w:tc>
        <w:tc>
          <w:tcPr>
            <w:tcW w:w="4117" w:type="dxa"/>
          </w:tcPr>
          <w:p w14:paraId="06D23A65" w14:textId="77777777" w:rsidR="00780FAD" w:rsidRDefault="00780FAD" w:rsidP="00780FAD">
            <w:r>
              <w:t xml:space="preserve">only </w:t>
            </w:r>
            <w:r w:rsidR="00671E67">
              <w:t>tove:</w:t>
            </w:r>
            <w:r>
              <w:t>Goal</w:t>
            </w:r>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r>
              <w:t>tove:has_process</w:t>
            </w:r>
          </w:p>
        </w:tc>
        <w:tc>
          <w:tcPr>
            <w:tcW w:w="4117"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r>
              <w:t>tove:has_authority</w:t>
            </w:r>
          </w:p>
        </w:tc>
        <w:tc>
          <w:tcPr>
            <w:tcW w:w="4117" w:type="dxa"/>
          </w:tcPr>
          <w:p w14:paraId="58738063" w14:textId="77777777" w:rsidR="00780FAD" w:rsidRDefault="00780FAD" w:rsidP="00780FAD">
            <w:r>
              <w:t>only tove:</w:t>
            </w:r>
            <w:r w:rsidRPr="001C004F">
              <w:t>Authority</w:t>
            </w:r>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r>
              <w:t>tove:requires_skill</w:t>
            </w:r>
          </w:p>
        </w:tc>
        <w:tc>
          <w:tcPr>
            <w:tcW w:w="4117" w:type="dxa"/>
          </w:tcPr>
          <w:p w14:paraId="56B22AEB" w14:textId="77777777" w:rsidR="00780FAD" w:rsidRDefault="00780FAD" w:rsidP="00780FAD">
            <w:r>
              <w:t>only  tove:</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r>
              <w:t>tove:has_resource</w:t>
            </w:r>
          </w:p>
        </w:tc>
        <w:tc>
          <w:tcPr>
            <w:tcW w:w="4117" w:type="dxa"/>
          </w:tcPr>
          <w:p w14:paraId="345928DB" w14:textId="77777777" w:rsidR="00780FAD" w:rsidRDefault="001C004F" w:rsidP="00780FAD">
            <w:r>
              <w:t xml:space="preserve">only </w:t>
            </w:r>
            <w:r w:rsidR="00671E67">
              <w:t>resource:</w:t>
            </w:r>
            <w:r>
              <w:t>ResourceType</w:t>
            </w:r>
          </w:p>
        </w:tc>
      </w:tr>
      <w:tr w:rsidR="00780FAD" w14:paraId="3BC10347" w14:textId="77777777" w:rsidTr="00CE3491">
        <w:trPr>
          <w:cantSplit/>
        </w:trPr>
        <w:tc>
          <w:tcPr>
            <w:tcW w:w="2737" w:type="dxa"/>
          </w:tcPr>
          <w:p w14:paraId="033F4887" w14:textId="77777777" w:rsidR="00780FAD" w:rsidRDefault="00DA6E9C" w:rsidP="00780FAD">
            <w:r>
              <w:t>tove:</w:t>
            </w:r>
            <w:r w:rsidR="00780FAD">
              <w:t>Goal</w:t>
            </w:r>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r>
              <w:t>tove:</w:t>
            </w:r>
            <w:r w:rsidR="00780FAD">
              <w:t>Organization</w:t>
            </w:r>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r>
              <w:t>change:</w:t>
            </w:r>
            <w:r w:rsidR="006D5597">
              <w:t>existsAt</w:t>
            </w:r>
          </w:p>
        </w:tc>
        <w:tc>
          <w:tcPr>
            <w:tcW w:w="4117"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r>
              <w:t>tove:</w:t>
            </w:r>
            <w:r w:rsidR="00780FAD">
              <w:t>Organization</w:t>
            </w:r>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r>
              <w:t>change:</w:t>
            </w:r>
            <w:r w:rsidR="006D5597">
              <w:t>existsAt</w:t>
            </w:r>
          </w:p>
        </w:tc>
        <w:tc>
          <w:tcPr>
            <w:tcW w:w="4117"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r>
              <w:t>schema:address</w:t>
            </w:r>
          </w:p>
        </w:tc>
        <w:tc>
          <w:tcPr>
            <w:tcW w:w="4117" w:type="dxa"/>
          </w:tcPr>
          <w:p w14:paraId="3F4F4814" w14:textId="77777777" w:rsidR="00780FAD" w:rsidRDefault="00780FAD" w:rsidP="00780FAD">
            <w:r>
              <w:t xml:space="preserve">exactly 1 </w:t>
            </w:r>
            <w:r w:rsidR="004B15F3">
              <w:t>schema:Postal</w:t>
            </w:r>
            <w:r>
              <w:t>Address</w:t>
            </w:r>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r>
              <w:t>change:</w:t>
            </w:r>
            <w:r w:rsidR="00780FAD">
              <w:t>TimeVaryingConcept</w:t>
            </w:r>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r>
              <w:t>change:</w:t>
            </w:r>
            <w:r w:rsidR="006D5597">
              <w:t>existsAt</w:t>
            </w:r>
          </w:p>
        </w:tc>
        <w:tc>
          <w:tcPr>
            <w:tcW w:w="4117"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r>
              <w:t>change:</w:t>
            </w:r>
            <w:r w:rsidR="00780FAD">
              <w:t xml:space="preserve">hasManifestation some  BusinessEstablishment and  </w:t>
            </w:r>
            <w:r>
              <w:t xml:space="preserve"> </w:t>
            </w:r>
            <w:r>
              <w:lastRenderedPageBreak/>
              <w:t>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lastRenderedPageBreak/>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r>
              <w:t>change:</w:t>
            </w:r>
            <w:r w:rsidR="00780FAD">
              <w:t>Manifestation</w:t>
            </w:r>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r>
              <w:t>change:</w:t>
            </w:r>
            <w:r w:rsidR="006D5597">
              <w:t>existsAt</w:t>
            </w:r>
          </w:p>
        </w:tc>
        <w:tc>
          <w:tcPr>
            <w:tcW w:w="4117"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spatial_loc:</w:t>
            </w:r>
            <w:r w:rsidR="00780FAD">
              <w:t>hasLocation</w:t>
            </w:r>
          </w:p>
        </w:tc>
        <w:tc>
          <w:tcPr>
            <w:tcW w:w="4117"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r>
              <w:t>schema:</w:t>
            </w:r>
            <w:r w:rsidR="00780FAD">
              <w:t>address</w:t>
            </w:r>
          </w:p>
        </w:tc>
        <w:tc>
          <w:tcPr>
            <w:tcW w:w="4117" w:type="dxa"/>
          </w:tcPr>
          <w:p w14:paraId="4B3550A3" w14:textId="77777777" w:rsidR="00780FAD" w:rsidRDefault="00780FAD" w:rsidP="00780FAD">
            <w:r>
              <w:t xml:space="preserve">only </w:t>
            </w:r>
            <w:r w:rsidR="004B15F3">
              <w:t>schema:Postal</w:t>
            </w:r>
            <w:r>
              <w:t>Address</w:t>
            </w:r>
          </w:p>
        </w:tc>
      </w:tr>
      <w:tr w:rsidR="00662AF4" w14:paraId="683EFBA4" w14:textId="77777777" w:rsidTr="00CE3491">
        <w:trPr>
          <w:cantSplit/>
        </w:trPr>
        <w:tc>
          <w:tcPr>
            <w:tcW w:w="2737" w:type="dxa"/>
            <w:vMerge w:val="restart"/>
          </w:tcPr>
          <w:p w14:paraId="1AE6F08D" w14:textId="77777777" w:rsidR="00662AF4" w:rsidRDefault="00662AF4" w:rsidP="00662AF4">
            <w:r>
              <w:t>tove:OrganizationAgent</w:t>
            </w:r>
          </w:p>
        </w:tc>
        <w:tc>
          <w:tcPr>
            <w:tcW w:w="2496" w:type="dxa"/>
          </w:tcPr>
          <w:p w14:paraId="28A712F0" w14:textId="77777777" w:rsidR="00662AF4" w:rsidRDefault="00662AF4" w:rsidP="00662AF4">
            <w:r>
              <w:t>tove:member_of</w:t>
            </w:r>
          </w:p>
        </w:tc>
        <w:tc>
          <w:tcPr>
            <w:tcW w:w="4117" w:type="dxa"/>
          </w:tcPr>
          <w:p w14:paraId="2C8E4021" w14:textId="77777777" w:rsidR="00662AF4" w:rsidRDefault="00662AF4" w:rsidP="00662AF4">
            <w:r>
              <w:t>only tove:Division</w:t>
            </w:r>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r>
              <w:t>tove:plays</w:t>
            </w:r>
          </w:p>
        </w:tc>
        <w:tc>
          <w:tcPr>
            <w:tcW w:w="4117" w:type="dxa"/>
          </w:tcPr>
          <w:p w14:paraId="07FE6AF2" w14:textId="77777777" w:rsidR="00662AF4" w:rsidRDefault="00662AF4" w:rsidP="00662AF4">
            <w:r>
              <w:t>only  tove:Role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r>
              <w:t>tove:has_goal</w:t>
            </w:r>
          </w:p>
        </w:tc>
        <w:tc>
          <w:tcPr>
            <w:tcW w:w="4117" w:type="dxa"/>
          </w:tcPr>
          <w:p w14:paraId="6488AA7B" w14:textId="77777777" w:rsidR="00662AF4" w:rsidRDefault="00662AF4" w:rsidP="00662AF4">
            <w:r>
              <w:t>only tove:Goal</w:t>
            </w:r>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r>
              <w:t>tove:has_authority</w:t>
            </w:r>
          </w:p>
        </w:tc>
        <w:tc>
          <w:tcPr>
            <w:tcW w:w="4117" w:type="dxa"/>
          </w:tcPr>
          <w:p w14:paraId="2AD13FD5" w14:textId="77777777" w:rsidR="00662AF4" w:rsidRDefault="00662AF4" w:rsidP="00662AF4">
            <w:r>
              <w:t>only tove:Authority</w:t>
            </w:r>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r>
              <w:t>tove:OrganizationAgent</w:t>
            </w:r>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spatial_loc:SpatialFeature</w:t>
            </w:r>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(subClassOf</w:t>
            </w:r>
          </w:p>
        </w:tc>
        <w:tc>
          <w:tcPr>
            <w:tcW w:w="4117" w:type="dxa"/>
          </w:tcPr>
          <w:p w14:paraId="4C51C71F" w14:textId="5780F21D" w:rsidR="000C4D13" w:rsidRDefault="000C4D13" w:rsidP="000C4D13">
            <w:r>
              <w:t>FullTimeEmployee)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PartTimeEmployee) and (not PartTimeHomeEmployee)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exactly 1 monetary:MonetaryValue</w:t>
            </w:r>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r>
              <w:t>only  monetary:MonetaryValue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exactly 1  monetary:MonetaryValue</w:t>
            </w:r>
          </w:p>
        </w:tc>
      </w:tr>
      <w:tr w:rsidR="000C4D13" w14:paraId="20F79FC6" w14:textId="77777777" w:rsidTr="00CE3491">
        <w:trPr>
          <w:cantSplit/>
        </w:trPr>
        <w:tc>
          <w:tcPr>
            <w:tcW w:w="2737" w:type="dxa"/>
          </w:tcPr>
          <w:p w14:paraId="347C6995" w14:textId="77777777" w:rsidR="000C4D13" w:rsidRDefault="000C4D13" w:rsidP="000C4D13">
            <w:r>
              <w:t>tove:Activity</w:t>
            </w:r>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r>
              <w:t>activity:Activity</w:t>
            </w:r>
          </w:p>
        </w:tc>
      </w:tr>
      <w:tr w:rsidR="000C4D13" w14:paraId="69B077D5" w14:textId="77777777" w:rsidTr="00CE3491">
        <w:trPr>
          <w:cantSplit/>
        </w:trPr>
        <w:tc>
          <w:tcPr>
            <w:tcW w:w="2737" w:type="dxa"/>
          </w:tcPr>
          <w:p w14:paraId="56B9227B" w14:textId="77777777" w:rsidR="000C4D13" w:rsidRDefault="000C4D13" w:rsidP="000C4D13">
            <w:r>
              <w:t>tove:Resource</w:t>
            </w:r>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r>
              <w:t>resource:Resource</w:t>
            </w:r>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1" w:name="_Toc523308981"/>
      <w:r>
        <w:t>Building Ontology</w:t>
      </w:r>
      <w:bookmarkEnd w:id="91"/>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2" w:name="_Toc523308982"/>
      <w:r>
        <w:t>Vehicle Ontology</w:t>
      </w:r>
      <w:bookmarkEnd w:id="92"/>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3" w:name="_Toc523308983"/>
      <w:r>
        <w:t>Transportation System Ontology</w:t>
      </w:r>
      <w:bookmarkEnd w:id="93"/>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w:t>
      </w:r>
      <w:r>
        <w:lastRenderedPageBreak/>
        <w:t>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 xml:space="preserve">A Node may contain different types of controls: Network Transfer, Signal Control, and </w:t>
      </w:r>
      <w:r w:rsidRPr="00503161">
        <w:rPr>
          <w:sz w:val="24"/>
        </w:rPr>
        <w:lastRenderedPageBreak/>
        <w:t>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w:t>
      </w:r>
      <w:r w:rsidRPr="00F8610D">
        <w:rPr>
          <w:sz w:val="24"/>
        </w:rPr>
        <w:lastRenderedPageBreak/>
        <w:t xml:space="preserve">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It may have some owner and is accessed by some Node. In the future, it may be useful to extend this class and relate it to 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4" w:author="Megan Katsumi" w:date="2018-11-14T08:39:00Z">
              <w:r>
                <w:t>LoopDetector</w:t>
              </w:r>
            </w:ins>
          </w:p>
        </w:tc>
        <w:tc>
          <w:tcPr>
            <w:tcW w:w="2446" w:type="dxa"/>
          </w:tcPr>
          <w:p w14:paraId="39B665CE" w14:textId="768C97D5" w:rsidR="001020C5" w:rsidRDefault="001020C5" w:rsidP="00272044">
            <w:ins w:id="95" w:author="Megan Katsumi" w:date="2018-11-14T09:12:00Z">
              <w:r>
                <w:t>sosa:</w:t>
              </w:r>
            </w:ins>
            <w:ins w:id="96" w:author="Megan Katsumi" w:date="2018-11-14T10:30:00Z">
              <w:r>
                <w:t>detects</w:t>
              </w:r>
            </w:ins>
          </w:p>
        </w:tc>
        <w:tc>
          <w:tcPr>
            <w:tcW w:w="4399" w:type="dxa"/>
          </w:tcPr>
          <w:p w14:paraId="256C6CC0" w14:textId="2E4DF2A3" w:rsidR="001020C5" w:rsidRDefault="001020C5" w:rsidP="00272044">
            <w:pPr>
              <w:tabs>
                <w:tab w:val="center" w:pos="2335"/>
              </w:tabs>
            </w:pPr>
            <w:ins w:id="97"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98" w:author="Megan Katsumi" w:date="2018-11-14T10:30:00Z">
              <w:r>
                <w:t>sosa:observes</w:t>
              </w:r>
            </w:ins>
          </w:p>
        </w:tc>
        <w:tc>
          <w:tcPr>
            <w:tcW w:w="4399" w:type="dxa"/>
          </w:tcPr>
          <w:p w14:paraId="34D9286A" w14:textId="443F730D" w:rsidR="001020C5" w:rsidRDefault="001020C5" w:rsidP="00272044">
            <w:pPr>
              <w:tabs>
                <w:tab w:val="center" w:pos="2335"/>
              </w:tabs>
            </w:pPr>
            <w:ins w:id="99"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0" w:author="Megan Katsumi" w:date="2018-11-14T10:32:00Z">
              <w:r>
                <w:t>sosa:observes</w:t>
              </w:r>
            </w:ins>
          </w:p>
        </w:tc>
        <w:tc>
          <w:tcPr>
            <w:tcW w:w="4399" w:type="dxa"/>
          </w:tcPr>
          <w:p w14:paraId="45D6BFE2" w14:textId="6B215E2F" w:rsidR="001020C5" w:rsidRDefault="001020C5" w:rsidP="00272044">
            <w:pPr>
              <w:tabs>
                <w:tab w:val="center" w:pos="2335"/>
              </w:tabs>
            </w:pPr>
            <w:ins w:id="101"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2" w:author="Megan Katsumi" w:date="2018-11-14T10:32:00Z">
              <w:r>
                <w:t>sosa:observes</w:t>
              </w:r>
            </w:ins>
          </w:p>
        </w:tc>
        <w:tc>
          <w:tcPr>
            <w:tcW w:w="4399" w:type="dxa"/>
          </w:tcPr>
          <w:p w14:paraId="6B904044" w14:textId="4B4711CD" w:rsidR="001020C5" w:rsidRDefault="001020C5" w:rsidP="00272044">
            <w:pPr>
              <w:tabs>
                <w:tab w:val="center" w:pos="2335"/>
              </w:tabs>
            </w:pPr>
            <w:ins w:id="103" w:author="Megan Katsumi" w:date="2018-11-14T10:32:00Z">
              <w:r>
                <w:t>{</w:t>
              </w:r>
            </w:ins>
            <w:ins w:id="104" w:author="Megan Katsumi" w:date="2018-11-14T10:33:00Z">
              <w:r>
                <w:t>mean_</w:t>
              </w:r>
            </w:ins>
            <w:ins w:id="105" w:author="Megan Katsumi" w:date="2018-11-14T11:14:00Z">
              <w:r>
                <w:t>travel_</w:t>
              </w:r>
            </w:ins>
            <w:ins w:id="106"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07" w:author="Megan Katsumi" w:date="2018-11-14T09:25:00Z">
              <w:r>
                <w:t>sosa:madeObservation</w:t>
              </w:r>
            </w:ins>
          </w:p>
        </w:tc>
        <w:tc>
          <w:tcPr>
            <w:tcW w:w="4399" w:type="dxa"/>
          </w:tcPr>
          <w:p w14:paraId="0EBFD551" w14:textId="3211FBD3" w:rsidR="001020C5" w:rsidRDefault="001020C5" w:rsidP="00272044">
            <w:pPr>
              <w:tabs>
                <w:tab w:val="center" w:pos="2335"/>
              </w:tabs>
            </w:pPr>
            <w:ins w:id="108" w:author="Megan Katsumi" w:date="2018-11-14T09:25:00Z">
              <w:r>
                <w:t>only (sosa:Observation and sosa:hasFeatureOfInterest</w:t>
              </w:r>
            </w:ins>
            <w:ins w:id="109" w:author="Megan Katsumi" w:date="2018-11-14T09:26:00Z">
              <w:r>
                <w:t xml:space="preserve"> only transport:</w:t>
              </w:r>
            </w:ins>
            <w:ins w:id="110" w:author="Megan Katsumi" w:date="2018-11-14T10:27:00Z">
              <w:r>
                <w:t>Arc</w:t>
              </w:r>
            </w:ins>
            <w:ins w:id="111" w:author="Megan Katsumi" w:date="2018-11-14T10:35:00Z">
              <w:r>
                <w:t xml:space="preserve"> and sosa:</w:t>
              </w:r>
            </w:ins>
            <w:ins w:id="112" w:author="Megan Katsumi" w:date="2018-11-14T12:23:00Z">
              <w:r>
                <w:t>wasO</w:t>
              </w:r>
            </w:ins>
            <w:ins w:id="113" w:author="Megan Katsumi" w:date="2018-11-14T10:35:00Z">
              <w:r>
                <w:t>riginatedBy {vehicle</w:t>
              </w:r>
            </w:ins>
            <w:ins w:id="114"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5"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6"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7"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8"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19" w:author="Megan Katsumi" w:date="2018-11-14T10:32:00Z">
              <w:r w:rsidRPr="009C34EF">
                <w:t>{</w:t>
              </w:r>
            </w:ins>
            <w:ins w:id="120" w:author="Megan Katsumi" w:date="2018-11-14T10:33:00Z">
              <w:r w:rsidRPr="009C34EF">
                <w:t>mean_</w:t>
              </w:r>
            </w:ins>
            <w:ins w:id="121" w:author="Megan Katsumi" w:date="2018-11-14T11:14:00Z">
              <w:r w:rsidRPr="009C34EF">
                <w:t>travel_</w:t>
              </w:r>
            </w:ins>
            <w:ins w:id="122"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3" w:name="_Toc523308984"/>
      <w:r>
        <w:t xml:space="preserve">Travel </w:t>
      </w:r>
      <w:r w:rsidR="00E91E39">
        <w:t>Costs</w:t>
      </w:r>
      <w:bookmarkEnd w:id="123"/>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bookmarkStart w:id="124" w:name="_GoBack"/>
            <w:bookmarkEnd w:id="124"/>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5" w:name="_Toc523308985"/>
      <w:r>
        <w:t>Parking Ontology</w:t>
      </w:r>
      <w:bookmarkEnd w:id="12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6" w:name="_Toc523308986"/>
      <w:r>
        <w:t>Public</w:t>
      </w:r>
      <w:r w:rsidR="00BD7C89">
        <w:t xml:space="preserve"> Transit Ontology</w:t>
      </w:r>
      <w:bookmarkEnd w:id="126"/>
    </w:p>
    <w:p w14:paraId="6A7EE14B" w14:textId="07F0684A" w:rsidR="00D479C9" w:rsidRDefault="00A24F05"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7" w:name="_Toc523308987"/>
      <w:r>
        <w:t>Land Use</w:t>
      </w:r>
      <w:r w:rsidR="00BA1ACD">
        <w:t xml:space="preserve"> Ontology</w:t>
      </w:r>
      <w:bookmarkEnd w:id="127"/>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547B69" w14:paraId="0DBFC831" w14:textId="77777777" w:rsidTr="00DF0EF3">
        <w:trPr>
          <w:cantSplit/>
        </w:trPr>
        <w:tc>
          <w:tcPr>
            <w:tcW w:w="2204" w:type="dxa"/>
            <w:vMerge w:val="restart"/>
          </w:tcPr>
          <w:p w14:paraId="20CF4685" w14:textId="144D6DD8" w:rsidR="00547B69" w:rsidRDefault="00547B69" w:rsidP="008E6E32">
            <w:r>
              <w:t>Trip</w:t>
            </w:r>
          </w:p>
        </w:tc>
        <w:tc>
          <w:tcPr>
            <w:tcW w:w="2484" w:type="dxa"/>
          </w:tcPr>
          <w:p w14:paraId="4AD11C62" w14:textId="116FC111" w:rsidR="00547B69" w:rsidRPr="00B706B5" w:rsidRDefault="00547B69" w:rsidP="008E6E32">
            <w:r w:rsidRPr="00B706B5">
              <w:t>subclassOf</w:t>
            </w:r>
          </w:p>
        </w:tc>
        <w:tc>
          <w:tcPr>
            <w:tcW w:w="4662" w:type="dxa"/>
          </w:tcPr>
          <w:p w14:paraId="533AB1B1" w14:textId="50325699" w:rsidR="00547B69" w:rsidRPr="00B706B5" w:rsidRDefault="00547B69" w:rsidP="008E6E32">
            <w:r w:rsidRPr="00B706B5">
              <w:t>activity:Activity</w:t>
            </w:r>
          </w:p>
        </w:tc>
      </w:tr>
      <w:tr w:rsidR="00547B69" w14:paraId="6C931658" w14:textId="77777777" w:rsidTr="00DF0EF3">
        <w:trPr>
          <w:cantSplit/>
        </w:trPr>
        <w:tc>
          <w:tcPr>
            <w:tcW w:w="2204" w:type="dxa"/>
            <w:vMerge/>
          </w:tcPr>
          <w:p w14:paraId="299F03A4" w14:textId="77777777" w:rsidR="00547B69" w:rsidRDefault="00547B69" w:rsidP="008E6E32"/>
        </w:tc>
        <w:tc>
          <w:tcPr>
            <w:tcW w:w="2484" w:type="dxa"/>
          </w:tcPr>
          <w:p w14:paraId="545B6386" w14:textId="77777777" w:rsidR="00547B69" w:rsidRDefault="00547B69" w:rsidP="008E6E32">
            <w:r>
              <w:t>startLoc</w:t>
            </w:r>
          </w:p>
        </w:tc>
        <w:tc>
          <w:tcPr>
            <w:tcW w:w="4662" w:type="dxa"/>
          </w:tcPr>
          <w:p w14:paraId="5105F4F4" w14:textId="77777777" w:rsidR="00547B69" w:rsidRDefault="00547B69" w:rsidP="008E6E32">
            <w:r w:rsidRPr="00E80D3C">
              <w:rPr>
                <w:highlight w:val="yellow"/>
              </w:rPr>
              <w:t>only</w:t>
            </w:r>
            <w:r>
              <w:t xml:space="preserve"> spatial_loc:SpatialFeature</w:t>
            </w:r>
          </w:p>
        </w:tc>
      </w:tr>
      <w:tr w:rsidR="00547B69" w14:paraId="2A555DC1" w14:textId="77777777" w:rsidTr="00DF0EF3">
        <w:trPr>
          <w:cantSplit/>
        </w:trPr>
        <w:tc>
          <w:tcPr>
            <w:tcW w:w="2204" w:type="dxa"/>
            <w:vMerge/>
          </w:tcPr>
          <w:p w14:paraId="61CD28C6" w14:textId="77777777" w:rsidR="00547B69" w:rsidRDefault="00547B69" w:rsidP="008E6E32"/>
        </w:tc>
        <w:tc>
          <w:tcPr>
            <w:tcW w:w="2484" w:type="dxa"/>
          </w:tcPr>
          <w:p w14:paraId="16A2290C" w14:textId="77777777" w:rsidR="00547B69" w:rsidRDefault="00547B69" w:rsidP="008E6E32">
            <w:r>
              <w:t>endLoc</w:t>
            </w:r>
          </w:p>
        </w:tc>
        <w:tc>
          <w:tcPr>
            <w:tcW w:w="4662" w:type="dxa"/>
          </w:tcPr>
          <w:p w14:paraId="660D6129" w14:textId="77777777" w:rsidR="00547B69" w:rsidRDefault="00547B69" w:rsidP="008E6E32">
            <w:r w:rsidRPr="00E80D3C">
              <w:rPr>
                <w:highlight w:val="yellow"/>
              </w:rPr>
              <w:t>only</w:t>
            </w:r>
            <w:r>
              <w:t xml:space="preserve">  spatial_loc:SpatialFeature</w:t>
            </w:r>
          </w:p>
        </w:tc>
      </w:tr>
      <w:tr w:rsidR="00547B69" w14:paraId="31B0A8B5" w14:textId="77777777" w:rsidTr="00DF0EF3">
        <w:trPr>
          <w:cantSplit/>
        </w:trPr>
        <w:tc>
          <w:tcPr>
            <w:tcW w:w="2204" w:type="dxa"/>
            <w:vMerge/>
          </w:tcPr>
          <w:p w14:paraId="27FA7242" w14:textId="77777777" w:rsidR="00547B69" w:rsidRDefault="00547B69" w:rsidP="008E6E32"/>
        </w:tc>
        <w:tc>
          <w:tcPr>
            <w:tcW w:w="2484" w:type="dxa"/>
          </w:tcPr>
          <w:p w14:paraId="4DFE09D8" w14:textId="77777777" w:rsidR="00547B69" w:rsidRPr="00E80D3C" w:rsidRDefault="00547B69" w:rsidP="008E6E32">
            <w:pPr>
              <w:rPr>
                <w:strike/>
              </w:rPr>
            </w:pPr>
            <w:r w:rsidRPr="00E80D3C">
              <w:rPr>
                <w:strike/>
              </w:rPr>
              <w:t>during</w:t>
            </w:r>
          </w:p>
        </w:tc>
        <w:tc>
          <w:tcPr>
            <w:tcW w:w="4662" w:type="dxa"/>
          </w:tcPr>
          <w:p w14:paraId="25CC8254" w14:textId="77777777" w:rsidR="00547B69" w:rsidRPr="00E80D3C" w:rsidRDefault="00547B69" w:rsidP="008E6E32">
            <w:pPr>
              <w:rPr>
                <w:strike/>
              </w:rPr>
            </w:pPr>
            <w:r w:rsidRPr="00E80D3C">
              <w:rPr>
                <w:strike/>
              </w:rPr>
              <w:t>exactly 1 time:Interval</w:t>
            </w:r>
          </w:p>
        </w:tc>
      </w:tr>
      <w:tr w:rsidR="00547B69" w14:paraId="35277DE0" w14:textId="77777777" w:rsidTr="00DF0EF3">
        <w:trPr>
          <w:cantSplit/>
        </w:trPr>
        <w:tc>
          <w:tcPr>
            <w:tcW w:w="2204" w:type="dxa"/>
            <w:vMerge/>
          </w:tcPr>
          <w:p w14:paraId="6144F993" w14:textId="77777777" w:rsidR="00547B69" w:rsidRDefault="00547B69" w:rsidP="008E6E32"/>
        </w:tc>
        <w:tc>
          <w:tcPr>
            <w:tcW w:w="2484" w:type="dxa"/>
          </w:tcPr>
          <w:p w14:paraId="2E2763BB" w14:textId="77777777" w:rsidR="00547B69" w:rsidRDefault="00547B69" w:rsidP="008E6E32">
            <w:r>
              <w:t>accessesNetwork</w:t>
            </w:r>
          </w:p>
        </w:tc>
        <w:tc>
          <w:tcPr>
            <w:tcW w:w="4662" w:type="dxa"/>
          </w:tcPr>
          <w:p w14:paraId="3829C2EB" w14:textId="77777777" w:rsidR="00547B69" w:rsidRDefault="00547B69" w:rsidP="008E6E32">
            <w:r>
              <w:t>min 1 transportation:Network</w:t>
            </w:r>
          </w:p>
        </w:tc>
      </w:tr>
      <w:tr w:rsidR="00547B69" w14:paraId="6489F01A" w14:textId="77777777" w:rsidTr="00DF0EF3">
        <w:trPr>
          <w:cantSplit/>
        </w:trPr>
        <w:tc>
          <w:tcPr>
            <w:tcW w:w="2204" w:type="dxa"/>
            <w:vMerge/>
          </w:tcPr>
          <w:p w14:paraId="4714BF4F" w14:textId="77777777" w:rsidR="00547B69" w:rsidRDefault="00547B69" w:rsidP="008E6E32"/>
        </w:tc>
        <w:tc>
          <w:tcPr>
            <w:tcW w:w="2484" w:type="dxa"/>
          </w:tcPr>
          <w:p w14:paraId="01FC17BD" w14:textId="77777777" w:rsidR="00547B69" w:rsidRDefault="00547B69" w:rsidP="008E6E32">
            <w:r>
              <w:t>accessesArc</w:t>
            </w:r>
          </w:p>
        </w:tc>
        <w:tc>
          <w:tcPr>
            <w:tcW w:w="4662" w:type="dxa"/>
          </w:tcPr>
          <w:p w14:paraId="3F275F90" w14:textId="77777777" w:rsidR="00547B69" w:rsidRDefault="00547B69" w:rsidP="008E6E32">
            <w:r>
              <w:t>min 1  transportation:Arc</w:t>
            </w:r>
          </w:p>
        </w:tc>
      </w:tr>
      <w:tr w:rsidR="00547B69" w14:paraId="2D11479F" w14:textId="77777777" w:rsidTr="00DF0EF3">
        <w:trPr>
          <w:cantSplit/>
        </w:trPr>
        <w:tc>
          <w:tcPr>
            <w:tcW w:w="2204" w:type="dxa"/>
            <w:vMerge/>
          </w:tcPr>
          <w:p w14:paraId="1ACD0FA8" w14:textId="77777777" w:rsidR="00547B69" w:rsidRDefault="00547B69" w:rsidP="008E6E32"/>
        </w:tc>
        <w:tc>
          <w:tcPr>
            <w:tcW w:w="2484" w:type="dxa"/>
          </w:tcPr>
          <w:p w14:paraId="47DE5D53" w14:textId="77777777" w:rsidR="00547B69" w:rsidRDefault="00547B69" w:rsidP="008E6E32">
            <w:r>
              <w:t>occursOn</w:t>
            </w:r>
          </w:p>
        </w:tc>
        <w:tc>
          <w:tcPr>
            <w:tcW w:w="4662" w:type="dxa"/>
          </w:tcPr>
          <w:p w14:paraId="38AF02F5" w14:textId="77777777" w:rsidR="00547B69" w:rsidRDefault="00547B69" w:rsidP="008E6E32">
            <w:r>
              <w:t>min 1  transportation:TransportationComplex</w:t>
            </w:r>
          </w:p>
        </w:tc>
      </w:tr>
      <w:tr w:rsidR="00547B69" w14:paraId="5DE04AC3" w14:textId="77777777" w:rsidTr="00DF0EF3">
        <w:trPr>
          <w:cantSplit/>
        </w:trPr>
        <w:tc>
          <w:tcPr>
            <w:tcW w:w="2204" w:type="dxa"/>
            <w:vMerge/>
          </w:tcPr>
          <w:p w14:paraId="1C770517" w14:textId="77777777" w:rsidR="00547B69" w:rsidRDefault="00547B69" w:rsidP="008E6E32"/>
        </w:tc>
        <w:tc>
          <w:tcPr>
            <w:tcW w:w="2484" w:type="dxa"/>
          </w:tcPr>
          <w:p w14:paraId="1D0B08E4" w14:textId="36154EBA" w:rsidR="00547B69" w:rsidRPr="00E80D3C" w:rsidRDefault="00547B69" w:rsidP="008E6E32">
            <w:pPr>
              <w:rPr>
                <w:highlight w:val="yellow"/>
              </w:rPr>
            </w:pPr>
            <w:r>
              <w:rPr>
                <w:highlight w:val="yellow"/>
              </w:rPr>
              <w:t>via</w:t>
            </w:r>
            <w:r w:rsidRPr="00E80D3C">
              <w:rPr>
                <w:highlight w:val="yellow"/>
              </w:rPr>
              <w:t>Mode</w:t>
            </w:r>
          </w:p>
        </w:tc>
        <w:tc>
          <w:tcPr>
            <w:tcW w:w="4662" w:type="dxa"/>
          </w:tcPr>
          <w:p w14:paraId="4B60DBE2" w14:textId="560D8F95" w:rsidR="00547B69" w:rsidRPr="00E80D3C" w:rsidRDefault="00547B69"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547B69" w14:paraId="663160AE" w14:textId="77777777" w:rsidTr="00DF0EF3">
        <w:trPr>
          <w:cantSplit/>
        </w:trPr>
        <w:tc>
          <w:tcPr>
            <w:tcW w:w="2204" w:type="dxa"/>
            <w:vMerge/>
          </w:tcPr>
          <w:p w14:paraId="389AB2AF" w14:textId="77777777" w:rsidR="00547B69" w:rsidRDefault="00547B69" w:rsidP="008E6E32"/>
        </w:tc>
        <w:tc>
          <w:tcPr>
            <w:tcW w:w="2484" w:type="dxa"/>
          </w:tcPr>
          <w:p w14:paraId="21C5C32F" w14:textId="07037286" w:rsidR="00547B69" w:rsidRDefault="00547B69" w:rsidP="008E6E32">
            <w:pPr>
              <w:rPr>
                <w:highlight w:val="yellow"/>
              </w:rPr>
            </w:pPr>
            <w:r w:rsidRPr="00547B69">
              <w:t xml:space="preserve">viaVehicle </w:t>
            </w:r>
          </w:p>
        </w:tc>
        <w:tc>
          <w:tcPr>
            <w:tcW w:w="4662" w:type="dxa"/>
          </w:tcPr>
          <w:p w14:paraId="3ADDB339" w14:textId="2A4D420B" w:rsidR="00547B69" w:rsidRPr="00E80D3C" w:rsidRDefault="00547B69" w:rsidP="008E6E32">
            <w:pPr>
              <w:rPr>
                <w:highlight w:val="yellow"/>
              </w:rPr>
            </w:pPr>
            <w:r w:rsidRPr="00547B69">
              <w:t>only Vehicle</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w:t>
      </w:r>
      <w:r>
        <w:lastRenderedPageBreak/>
        <w:t>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lastRenderedPageBreak/>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some transit:</w:t>
            </w:r>
            <w:r w:rsidR="00FD13F5" w:rsidRPr="00A852ED">
              <w:t>Pass</w:t>
            </w:r>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lastRenderedPageBreak/>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lastRenderedPageBreak/>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lastRenderedPageBreak/>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lastRenderedPageBreak/>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lastRenderedPageBreak/>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lastRenderedPageBreak/>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4C630" w14:textId="77777777" w:rsidR="008E02CC" w:rsidRDefault="008E02CC" w:rsidP="00EA354A">
      <w:r>
        <w:separator/>
      </w:r>
    </w:p>
  </w:endnote>
  <w:endnote w:type="continuationSeparator" w:id="0">
    <w:p w14:paraId="59ABD4AE" w14:textId="77777777" w:rsidR="008E02CC" w:rsidRDefault="008E02CC"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A24F05" w:rsidRDefault="00A24F05">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A24F05" w:rsidRPr="0032583C" w:rsidRDefault="00A24F05">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A24F05" w14:paraId="2B76F3B3" w14:textId="77777777" w:rsidTr="00967D94">
      <w:tc>
        <w:tcPr>
          <w:tcW w:w="6947" w:type="dxa"/>
        </w:tcPr>
        <w:p w14:paraId="07DEE8C9" w14:textId="77777777" w:rsidR="00A24F05" w:rsidRDefault="00A24F05"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A24F05" w:rsidRDefault="00A24F05"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A24F05" w:rsidRDefault="00A24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85D8B" w14:textId="77777777" w:rsidR="008E02CC" w:rsidRDefault="008E02CC" w:rsidP="00EA354A">
      <w:r>
        <w:separator/>
      </w:r>
    </w:p>
  </w:footnote>
  <w:footnote w:type="continuationSeparator" w:id="0">
    <w:p w14:paraId="562459AE" w14:textId="77777777" w:rsidR="008E02CC" w:rsidRDefault="008E02CC" w:rsidP="00EA354A">
      <w:r>
        <w:continuationSeparator/>
      </w:r>
    </w:p>
  </w:footnote>
  <w:footnote w:id="1">
    <w:p w14:paraId="005D8B98" w14:textId="5699BB61" w:rsidR="00A24F05" w:rsidRPr="00FF4EA6" w:rsidRDefault="00A24F05">
      <w:pPr>
        <w:pStyle w:val="FootnoteText"/>
        <w:rPr>
          <w:lang w:val="en-CA"/>
        </w:rPr>
      </w:pPr>
      <w:r>
        <w:rPr>
          <w:rStyle w:val="FootnoteReference"/>
        </w:rPr>
        <w:footnoteRef/>
      </w:r>
      <w:r>
        <w:t xml:space="preserve"> </w:t>
      </w:r>
      <w:r w:rsidRPr="00FF4EA6">
        <w:t>https://github.com/dgarijo/Widoco</w:t>
      </w:r>
    </w:p>
  </w:footnote>
  <w:footnote w:id="2">
    <w:p w14:paraId="15FCF3B1" w14:textId="77777777" w:rsidR="00A24F05" w:rsidRDefault="00A24F05"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A24F05" w:rsidRPr="00E80D3C" w:rsidRDefault="00A24F05">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A24F05" w:rsidRDefault="00A24F05">
      <w:pPr>
        <w:pStyle w:val="FootnoteText"/>
      </w:pPr>
      <w:r>
        <w:rPr>
          <w:rStyle w:val="FootnoteReference"/>
        </w:rPr>
        <w:footnoteRef/>
      </w:r>
      <w:r>
        <w:t xml:space="preserve"> </w:t>
      </w:r>
      <w:r w:rsidRPr="009A36FB">
        <w:t>https://www.w3.org/TR/owl-time/</w:t>
      </w:r>
    </w:p>
  </w:footnote>
  <w:footnote w:id="5">
    <w:p w14:paraId="357B0B37" w14:textId="77777777" w:rsidR="00A24F05" w:rsidRDefault="00A24F05">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A24F05" w:rsidRPr="00E80D3C" w:rsidRDefault="00A24F05">
      <w:pPr>
        <w:pStyle w:val="FootnoteText"/>
        <w:rPr>
          <w:lang w:val="en-CA"/>
        </w:rPr>
      </w:pPr>
      <w:r>
        <w:rPr>
          <w:rStyle w:val="FootnoteReference"/>
        </w:rPr>
        <w:footnoteRef/>
      </w:r>
      <w:r>
        <w:t xml:space="preserve"> </w:t>
      </w:r>
      <w:r>
        <w:rPr>
          <w:lang w:val="en-CA"/>
        </w:rPr>
        <w:t>equivalent property?</w:t>
      </w:r>
    </w:p>
  </w:footnote>
  <w:footnote w:id="7">
    <w:p w14:paraId="1E58F82F" w14:textId="77777777" w:rsidR="00A24F05" w:rsidRPr="008C0C6B" w:rsidRDefault="00A24F05">
      <w:pPr>
        <w:pStyle w:val="FootnoteText"/>
        <w:rPr>
          <w:lang w:val="en-CA"/>
        </w:rPr>
      </w:pPr>
      <w:r>
        <w:rPr>
          <w:rStyle w:val="FootnoteReference"/>
        </w:rPr>
        <w:footnoteRef/>
      </w:r>
      <w:r>
        <w:t xml:space="preserve"> </w:t>
      </w:r>
      <w:r>
        <w:rPr>
          <w:lang w:val="en-CA"/>
        </w:rPr>
        <w:t>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Likewise with the containedIn and componentOf relations.</w:t>
      </w:r>
    </w:p>
  </w:footnote>
  <w:footnote w:id="8">
    <w:p w14:paraId="5635F86B" w14:textId="77777777" w:rsidR="00A24F05" w:rsidRDefault="00A24F05">
      <w:pPr>
        <w:pStyle w:val="FootnoteText"/>
      </w:pPr>
      <w:r>
        <w:rPr>
          <w:rStyle w:val="FootnoteReference"/>
        </w:rPr>
        <w:footnoteRef/>
      </w:r>
      <w:r>
        <w:t xml:space="preserve"> om:</w:t>
      </w:r>
      <w:r w:rsidRPr="00BD4EF4">
        <w:t>http://www.wurvoc.org/vocabularies/om-1.6/</w:t>
      </w:r>
    </w:p>
  </w:footnote>
  <w:footnote w:id="9">
    <w:p w14:paraId="0CCCF2E2" w14:textId="46693F90" w:rsidR="00A24F05" w:rsidRPr="00E80D3C" w:rsidRDefault="00A24F05">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A24F05" w:rsidRPr="00BD4EF4" w:rsidRDefault="00A24F05" w:rsidP="00E80D3C">
      <w:r>
        <w:rPr>
          <w:rStyle w:val="FootnoteReference"/>
        </w:rPr>
        <w:footnoteRef/>
      </w:r>
      <w:r>
        <w:t xml:space="preserve"> </w:t>
      </w:r>
      <w:r w:rsidRPr="00DC74DA">
        <w:t>http://ontology.eil.utoronto.ca/GCI/Foundation/GCI-Foundation-v2.owl</w:t>
      </w:r>
      <w:r>
        <w:t>#</w:t>
      </w:r>
    </w:p>
    <w:p w14:paraId="4AE1EB08" w14:textId="6D90AB37" w:rsidR="00A24F05" w:rsidRPr="00E80D3C" w:rsidRDefault="00A24F05">
      <w:pPr>
        <w:pStyle w:val="FootnoteText"/>
        <w:rPr>
          <w:lang w:val="en-CA"/>
        </w:rPr>
      </w:pPr>
    </w:p>
  </w:footnote>
  <w:footnote w:id="11">
    <w:p w14:paraId="2B0DD081" w14:textId="0C4649C5" w:rsidR="00A24F05" w:rsidRPr="008E7C02" w:rsidRDefault="00A24F05">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A24F05" w:rsidRPr="00046E73" w:rsidRDefault="00A24F05">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A24F05" w:rsidRDefault="00A24F05">
      <w:pPr>
        <w:pStyle w:val="FootnoteText"/>
      </w:pPr>
      <w:r>
        <w:rPr>
          <w:rStyle w:val="FootnoteReference"/>
        </w:rPr>
        <w:footnoteRef/>
      </w:r>
      <w:r>
        <w:t xml:space="preserve"> </w:t>
      </w:r>
      <w:r w:rsidRPr="00827DD8">
        <w:t>http://schema.org/</w:t>
      </w:r>
    </w:p>
  </w:footnote>
  <w:footnote w:id="14">
    <w:p w14:paraId="4E061129" w14:textId="77777777" w:rsidR="00A24F05" w:rsidRDefault="00A24F05">
      <w:pPr>
        <w:pStyle w:val="FootnoteText"/>
      </w:pPr>
      <w:r>
        <w:rPr>
          <w:rStyle w:val="FootnoteReference"/>
        </w:rPr>
        <w:footnoteRef/>
      </w:r>
      <w:r>
        <w:t xml:space="preserve"> </w:t>
      </w:r>
      <w:r w:rsidRPr="00827DD8">
        <w:t>http://ontology.eil.utoronto.ca/GCI/Shelters/GCI-Shelters.html</w:t>
      </w:r>
    </w:p>
  </w:footnote>
  <w:footnote w:id="15">
    <w:p w14:paraId="59CD3014" w14:textId="77777777" w:rsidR="00A24F05" w:rsidRDefault="00A24F05">
      <w:pPr>
        <w:pStyle w:val="FootnoteText"/>
      </w:pPr>
      <w:r>
        <w:rPr>
          <w:rStyle w:val="FootnoteReference"/>
        </w:rPr>
        <w:footnoteRef/>
      </w:r>
      <w:r>
        <w:t xml:space="preserve"> </w:t>
      </w:r>
      <w:r w:rsidRPr="005B2B4C">
        <w:t>http://ontology.eil.utoronto.ca/tove/organization.html</w:t>
      </w:r>
    </w:p>
  </w:footnote>
  <w:footnote w:id="16">
    <w:p w14:paraId="2EAE6E34" w14:textId="77777777" w:rsidR="00A24F05" w:rsidRDefault="00A24F05"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A24F05" w:rsidRPr="001A792D" w:rsidRDefault="00A24F05">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A24F05" w:rsidRDefault="00A24F05">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A24F05" w:rsidRPr="006539A1" w:rsidRDefault="00A24F05"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A24F05" w:rsidRPr="005B0E28" w:rsidRDefault="00A24F05">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4F05"/>
    <w:rsid w:val="00A25DB5"/>
    <w:rsid w:val="00A273E1"/>
    <w:rsid w:val="00A27B28"/>
    <w:rsid w:val="00A30173"/>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3BE95AFF-FBDE-F94A-BD41-A02912C28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72</Pages>
  <Words>22885</Words>
  <Characters>130445</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56</cp:revision>
  <cp:lastPrinted>2017-08-16T13:18:00Z</cp:lastPrinted>
  <dcterms:created xsi:type="dcterms:W3CDTF">2018-11-28T19:50:00Z</dcterms:created>
  <dcterms:modified xsi:type="dcterms:W3CDTF">2019-01-24T16:05:00Z</dcterms:modified>
</cp:coreProperties>
</file>