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16692FA0"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A5956">
        <w:rPr>
          <w:rFonts w:ascii="Cambria" w:eastAsia="MS Gothic" w:hAnsi="Cambria"/>
          <w:i/>
          <w:iCs/>
          <w:color w:val="000000"/>
          <w:spacing w:val="15"/>
          <w:sz w:val="28"/>
          <w:szCs w:val="28"/>
          <w:lang w:eastAsia="en-CA"/>
        </w:rPr>
        <w:t>July 16, 2018</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4E6E5993" w14:textId="0493B35F" w:rsidR="00680A88"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523308961" w:history="1">
            <w:r w:rsidR="00680A88" w:rsidRPr="00822FFC">
              <w:rPr>
                <w:rStyle w:val="Hyperlink"/>
                <w:noProof/>
              </w:rPr>
              <w:t>1</w:t>
            </w:r>
            <w:r w:rsidR="00680A88">
              <w:rPr>
                <w:rFonts w:cstheme="minorBidi"/>
                <w:noProof/>
                <w:sz w:val="24"/>
                <w:lang w:val="en-CA" w:bidi="ar-SA"/>
              </w:rPr>
              <w:tab/>
            </w:r>
            <w:r w:rsidR="00680A88" w:rsidRPr="00822FFC">
              <w:rPr>
                <w:rStyle w:val="Hyperlink"/>
                <w:noProof/>
              </w:rPr>
              <w:t>Purpose</w:t>
            </w:r>
            <w:r w:rsidR="00680A88">
              <w:rPr>
                <w:noProof/>
                <w:webHidden/>
              </w:rPr>
              <w:tab/>
            </w:r>
            <w:r w:rsidR="00680A88">
              <w:rPr>
                <w:noProof/>
                <w:webHidden/>
              </w:rPr>
              <w:fldChar w:fldCharType="begin"/>
            </w:r>
            <w:r w:rsidR="00680A88">
              <w:rPr>
                <w:noProof/>
                <w:webHidden/>
              </w:rPr>
              <w:instrText xml:space="preserve"> PAGEREF _Toc523308961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7A6F49B8" w14:textId="6CDAEF6C" w:rsidR="00680A88" w:rsidRDefault="00D8001F">
          <w:pPr>
            <w:pStyle w:val="TOC1"/>
            <w:tabs>
              <w:tab w:val="left" w:pos="400"/>
              <w:tab w:val="right" w:leader="dot" w:pos="9350"/>
            </w:tabs>
            <w:rPr>
              <w:rFonts w:cstheme="minorBidi"/>
              <w:noProof/>
              <w:sz w:val="24"/>
              <w:lang w:val="en-CA" w:bidi="ar-SA"/>
            </w:rPr>
          </w:pPr>
          <w:hyperlink w:anchor="_Toc523308962" w:history="1">
            <w:r w:rsidR="00680A88" w:rsidRPr="00822FFC">
              <w:rPr>
                <w:rStyle w:val="Hyperlink"/>
                <w:noProof/>
              </w:rPr>
              <w:t>2</w:t>
            </w:r>
            <w:r w:rsidR="00680A88">
              <w:rPr>
                <w:rFonts w:cstheme="minorBidi"/>
                <w:noProof/>
                <w:sz w:val="24"/>
                <w:lang w:val="en-CA" w:bidi="ar-SA"/>
              </w:rPr>
              <w:tab/>
            </w:r>
            <w:r w:rsidR="00680A88" w:rsidRPr="00822FFC">
              <w:rPr>
                <w:rStyle w:val="Hyperlink"/>
                <w:noProof/>
              </w:rPr>
              <w:t>Scope</w:t>
            </w:r>
            <w:r w:rsidR="00680A88">
              <w:rPr>
                <w:noProof/>
                <w:webHidden/>
              </w:rPr>
              <w:tab/>
            </w:r>
            <w:r w:rsidR="00680A88">
              <w:rPr>
                <w:noProof/>
                <w:webHidden/>
              </w:rPr>
              <w:fldChar w:fldCharType="begin"/>
            </w:r>
            <w:r w:rsidR="00680A88">
              <w:rPr>
                <w:noProof/>
                <w:webHidden/>
              </w:rPr>
              <w:instrText xml:space="preserve"> PAGEREF _Toc523308962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A6C1893" w14:textId="659186E2" w:rsidR="00680A88" w:rsidRDefault="00D8001F">
          <w:pPr>
            <w:pStyle w:val="TOC1"/>
            <w:tabs>
              <w:tab w:val="left" w:pos="400"/>
              <w:tab w:val="right" w:leader="dot" w:pos="9350"/>
            </w:tabs>
            <w:rPr>
              <w:rFonts w:cstheme="minorBidi"/>
              <w:noProof/>
              <w:sz w:val="24"/>
              <w:lang w:val="en-CA" w:bidi="ar-SA"/>
            </w:rPr>
          </w:pPr>
          <w:hyperlink w:anchor="_Toc523308963" w:history="1">
            <w:r w:rsidR="00680A88" w:rsidRPr="00822FFC">
              <w:rPr>
                <w:rStyle w:val="Hyperlink"/>
                <w:noProof/>
              </w:rPr>
              <w:t>3</w:t>
            </w:r>
            <w:r w:rsidR="00680A88">
              <w:rPr>
                <w:rFonts w:cstheme="minorBidi"/>
                <w:noProof/>
                <w:sz w:val="24"/>
                <w:lang w:val="en-CA" w:bidi="ar-SA"/>
              </w:rPr>
              <w:tab/>
            </w:r>
            <w:r w:rsidR="00680A88" w:rsidRPr="00822FFC">
              <w:rPr>
                <w:rStyle w:val="Hyperlink"/>
                <w:noProof/>
              </w:rPr>
              <w:t>Outline</w:t>
            </w:r>
            <w:r w:rsidR="00680A88">
              <w:rPr>
                <w:noProof/>
                <w:webHidden/>
              </w:rPr>
              <w:tab/>
            </w:r>
            <w:r w:rsidR="00680A88">
              <w:rPr>
                <w:noProof/>
                <w:webHidden/>
              </w:rPr>
              <w:fldChar w:fldCharType="begin"/>
            </w:r>
            <w:r w:rsidR="00680A88">
              <w:rPr>
                <w:noProof/>
                <w:webHidden/>
              </w:rPr>
              <w:instrText xml:space="preserve"> PAGEREF _Toc523308963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3FF77547" w14:textId="72165B4D" w:rsidR="00680A88" w:rsidRDefault="00D8001F">
          <w:pPr>
            <w:pStyle w:val="TOC1"/>
            <w:tabs>
              <w:tab w:val="left" w:pos="400"/>
              <w:tab w:val="right" w:leader="dot" w:pos="9350"/>
            </w:tabs>
            <w:rPr>
              <w:rFonts w:cstheme="minorBidi"/>
              <w:noProof/>
              <w:sz w:val="24"/>
              <w:lang w:val="en-CA" w:bidi="ar-SA"/>
            </w:rPr>
          </w:pPr>
          <w:hyperlink w:anchor="_Toc523308964" w:history="1">
            <w:r w:rsidR="00680A88" w:rsidRPr="00822FFC">
              <w:rPr>
                <w:rStyle w:val="Hyperlink"/>
                <w:noProof/>
              </w:rPr>
              <w:t>4</w:t>
            </w:r>
            <w:r w:rsidR="00680A88">
              <w:rPr>
                <w:rFonts w:cstheme="minorBidi"/>
                <w:noProof/>
                <w:sz w:val="24"/>
                <w:lang w:val="en-CA" w:bidi="ar-SA"/>
              </w:rPr>
              <w:tab/>
            </w:r>
            <w:r w:rsidR="00680A88" w:rsidRPr="00822FFC">
              <w:rPr>
                <w:rStyle w:val="Hyperlink"/>
                <w:noProof/>
              </w:rPr>
              <w:t>Role of the Ontology</w:t>
            </w:r>
            <w:r w:rsidR="00680A88">
              <w:rPr>
                <w:noProof/>
                <w:webHidden/>
              </w:rPr>
              <w:tab/>
            </w:r>
            <w:r w:rsidR="00680A88">
              <w:rPr>
                <w:noProof/>
                <w:webHidden/>
              </w:rPr>
              <w:fldChar w:fldCharType="begin"/>
            </w:r>
            <w:r w:rsidR="00680A88">
              <w:rPr>
                <w:noProof/>
                <w:webHidden/>
              </w:rPr>
              <w:instrText xml:space="preserve"> PAGEREF _Toc523308964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35AEF46" w14:textId="3875172D" w:rsidR="00680A88" w:rsidRDefault="00D8001F">
          <w:pPr>
            <w:pStyle w:val="TOC1"/>
            <w:tabs>
              <w:tab w:val="left" w:pos="400"/>
              <w:tab w:val="right" w:leader="dot" w:pos="9350"/>
            </w:tabs>
            <w:rPr>
              <w:rFonts w:cstheme="minorBidi"/>
              <w:noProof/>
              <w:sz w:val="24"/>
              <w:lang w:val="en-CA" w:bidi="ar-SA"/>
            </w:rPr>
          </w:pPr>
          <w:hyperlink w:anchor="_Toc523308965" w:history="1">
            <w:r w:rsidR="00680A88" w:rsidRPr="00822FFC">
              <w:rPr>
                <w:rStyle w:val="Hyperlink"/>
                <w:noProof/>
              </w:rPr>
              <w:t>5</w:t>
            </w:r>
            <w:r w:rsidR="00680A88">
              <w:rPr>
                <w:rFonts w:cstheme="minorBidi"/>
                <w:noProof/>
                <w:sz w:val="24"/>
                <w:lang w:val="en-CA" w:bidi="ar-SA"/>
              </w:rPr>
              <w:tab/>
            </w:r>
            <w:r w:rsidR="00680A88" w:rsidRPr="00822FFC">
              <w:rPr>
                <w:rStyle w:val="Hyperlink"/>
                <w:noProof/>
              </w:rPr>
              <w:t>Summary of Changes from Previous Version</w:t>
            </w:r>
            <w:r w:rsidR="00680A88">
              <w:rPr>
                <w:noProof/>
                <w:webHidden/>
              </w:rPr>
              <w:tab/>
            </w:r>
            <w:r w:rsidR="00680A88">
              <w:rPr>
                <w:noProof/>
                <w:webHidden/>
              </w:rPr>
              <w:fldChar w:fldCharType="begin"/>
            </w:r>
            <w:r w:rsidR="00680A88">
              <w:rPr>
                <w:noProof/>
                <w:webHidden/>
              </w:rPr>
              <w:instrText xml:space="preserve"> PAGEREF _Toc523308965 \h </w:instrText>
            </w:r>
            <w:r w:rsidR="00680A88">
              <w:rPr>
                <w:noProof/>
                <w:webHidden/>
              </w:rPr>
            </w:r>
            <w:r w:rsidR="00680A88">
              <w:rPr>
                <w:noProof/>
                <w:webHidden/>
              </w:rPr>
              <w:fldChar w:fldCharType="separate"/>
            </w:r>
            <w:r w:rsidR="00680A88">
              <w:rPr>
                <w:noProof/>
                <w:webHidden/>
              </w:rPr>
              <w:t>6</w:t>
            </w:r>
            <w:r w:rsidR="00680A88">
              <w:rPr>
                <w:noProof/>
                <w:webHidden/>
              </w:rPr>
              <w:fldChar w:fldCharType="end"/>
            </w:r>
          </w:hyperlink>
        </w:p>
        <w:p w14:paraId="229A190A" w14:textId="23DAC7AB" w:rsidR="00680A88" w:rsidRDefault="00D8001F">
          <w:pPr>
            <w:pStyle w:val="TOC1"/>
            <w:tabs>
              <w:tab w:val="left" w:pos="400"/>
              <w:tab w:val="right" w:leader="dot" w:pos="9350"/>
            </w:tabs>
            <w:rPr>
              <w:rFonts w:cstheme="minorBidi"/>
              <w:noProof/>
              <w:sz w:val="24"/>
              <w:lang w:val="en-CA" w:bidi="ar-SA"/>
            </w:rPr>
          </w:pPr>
          <w:hyperlink w:anchor="_Toc523308966" w:history="1">
            <w:r w:rsidR="00680A88" w:rsidRPr="00822FFC">
              <w:rPr>
                <w:rStyle w:val="Hyperlink"/>
                <w:noProof/>
              </w:rPr>
              <w:t>6</w:t>
            </w:r>
            <w:r w:rsidR="00680A88">
              <w:rPr>
                <w:rFonts w:cstheme="minorBidi"/>
                <w:noProof/>
                <w:sz w:val="24"/>
                <w:lang w:val="en-CA" w:bidi="ar-SA"/>
              </w:rPr>
              <w:tab/>
            </w:r>
            <w:r w:rsidR="00680A88" w:rsidRPr="00822FFC">
              <w:rPr>
                <w:rStyle w:val="Hyperlink"/>
                <w:noProof/>
              </w:rPr>
              <w:t>Urban System Characteristics and Behaviour</w:t>
            </w:r>
            <w:r w:rsidR="00680A88">
              <w:rPr>
                <w:noProof/>
                <w:webHidden/>
              </w:rPr>
              <w:tab/>
            </w:r>
            <w:r w:rsidR="00680A88">
              <w:rPr>
                <w:noProof/>
                <w:webHidden/>
              </w:rPr>
              <w:fldChar w:fldCharType="begin"/>
            </w:r>
            <w:r w:rsidR="00680A88">
              <w:rPr>
                <w:noProof/>
                <w:webHidden/>
              </w:rPr>
              <w:instrText xml:space="preserve"> PAGEREF _Toc523308966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0CBF487D" w14:textId="4F90B7B7" w:rsidR="00680A88" w:rsidRDefault="00D8001F">
          <w:pPr>
            <w:pStyle w:val="TOC2"/>
            <w:tabs>
              <w:tab w:val="left" w:pos="720"/>
              <w:tab w:val="right" w:leader="dot" w:pos="9350"/>
            </w:tabs>
            <w:rPr>
              <w:rFonts w:cstheme="minorBidi"/>
              <w:noProof/>
              <w:sz w:val="24"/>
              <w:lang w:val="en-CA" w:bidi="ar-SA"/>
            </w:rPr>
          </w:pPr>
          <w:hyperlink w:anchor="_Toc523308967" w:history="1">
            <w:r w:rsidR="00680A88" w:rsidRPr="00822FFC">
              <w:rPr>
                <w:rStyle w:val="Hyperlink"/>
                <w:rFonts w:ascii="Times New Roman" w:hAnsi="Times New Roman"/>
                <w:noProof/>
                <w:snapToGrid w:val="0"/>
                <w:w w:val="0"/>
              </w:rPr>
              <w:t>6.1</w:t>
            </w:r>
            <w:r w:rsidR="00680A88">
              <w:rPr>
                <w:rFonts w:cstheme="minorBidi"/>
                <w:noProof/>
                <w:sz w:val="24"/>
                <w:lang w:val="en-CA" w:bidi="ar-SA"/>
              </w:rPr>
              <w:tab/>
            </w:r>
            <w:r w:rsidR="00680A88" w:rsidRPr="00822FFC">
              <w:rPr>
                <w:rStyle w:val="Hyperlink"/>
                <w:noProof/>
              </w:rPr>
              <w:t>Foundational Ontologies</w:t>
            </w:r>
            <w:r w:rsidR="00680A88">
              <w:rPr>
                <w:noProof/>
                <w:webHidden/>
              </w:rPr>
              <w:tab/>
            </w:r>
            <w:r w:rsidR="00680A88">
              <w:rPr>
                <w:noProof/>
                <w:webHidden/>
              </w:rPr>
              <w:fldChar w:fldCharType="begin"/>
            </w:r>
            <w:r w:rsidR="00680A88">
              <w:rPr>
                <w:noProof/>
                <w:webHidden/>
              </w:rPr>
              <w:instrText xml:space="preserve"> PAGEREF _Toc523308967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214C8B33" w14:textId="0A60EC1B" w:rsidR="00680A88" w:rsidRDefault="00D8001F">
          <w:pPr>
            <w:pStyle w:val="TOC3"/>
            <w:tabs>
              <w:tab w:val="left" w:pos="1200"/>
              <w:tab w:val="right" w:leader="dot" w:pos="9350"/>
            </w:tabs>
            <w:rPr>
              <w:rFonts w:cstheme="minorBidi"/>
              <w:noProof/>
              <w:sz w:val="24"/>
              <w:lang w:val="en-CA" w:bidi="ar-SA"/>
            </w:rPr>
          </w:pPr>
          <w:hyperlink w:anchor="_Toc523308968" w:history="1">
            <w:r w:rsidR="00680A88" w:rsidRPr="00822FFC">
              <w:rPr>
                <w:rStyle w:val="Hyperlink"/>
                <w:noProof/>
              </w:rPr>
              <w:t>6.1.1</w:t>
            </w:r>
            <w:r w:rsidR="00680A88">
              <w:rPr>
                <w:rFonts w:cstheme="minorBidi"/>
                <w:noProof/>
                <w:sz w:val="24"/>
                <w:lang w:val="en-CA" w:bidi="ar-SA"/>
              </w:rPr>
              <w:tab/>
            </w:r>
            <w:r w:rsidR="00680A88" w:rsidRPr="00822FFC">
              <w:rPr>
                <w:rStyle w:val="Hyperlink"/>
                <w:noProof/>
              </w:rPr>
              <w:t>Spatial Location Ontology</w:t>
            </w:r>
            <w:r w:rsidR="00680A88">
              <w:rPr>
                <w:noProof/>
                <w:webHidden/>
              </w:rPr>
              <w:tab/>
            </w:r>
            <w:r w:rsidR="00680A88">
              <w:rPr>
                <w:noProof/>
                <w:webHidden/>
              </w:rPr>
              <w:fldChar w:fldCharType="begin"/>
            </w:r>
            <w:r w:rsidR="00680A88">
              <w:rPr>
                <w:noProof/>
                <w:webHidden/>
              </w:rPr>
              <w:instrText xml:space="preserve"> PAGEREF _Toc523308968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1084E851" w14:textId="5AFCFF89" w:rsidR="00680A88" w:rsidRDefault="00D8001F">
          <w:pPr>
            <w:pStyle w:val="TOC3"/>
            <w:tabs>
              <w:tab w:val="left" w:pos="1200"/>
              <w:tab w:val="right" w:leader="dot" w:pos="9350"/>
            </w:tabs>
            <w:rPr>
              <w:rFonts w:cstheme="minorBidi"/>
              <w:noProof/>
              <w:sz w:val="24"/>
              <w:lang w:val="en-CA" w:bidi="ar-SA"/>
            </w:rPr>
          </w:pPr>
          <w:hyperlink w:anchor="_Toc523308969" w:history="1">
            <w:r w:rsidR="00680A88" w:rsidRPr="00822FFC">
              <w:rPr>
                <w:rStyle w:val="Hyperlink"/>
                <w:noProof/>
              </w:rPr>
              <w:t>6.1.2</w:t>
            </w:r>
            <w:r w:rsidR="00680A88">
              <w:rPr>
                <w:rFonts w:cstheme="minorBidi"/>
                <w:noProof/>
                <w:sz w:val="24"/>
                <w:lang w:val="en-CA" w:bidi="ar-SA"/>
              </w:rPr>
              <w:tab/>
            </w:r>
            <w:r w:rsidR="00680A88" w:rsidRPr="00822FFC">
              <w:rPr>
                <w:rStyle w:val="Hyperlink"/>
                <w:noProof/>
              </w:rPr>
              <w:t>Time Ontology</w:t>
            </w:r>
            <w:r w:rsidR="00680A88">
              <w:rPr>
                <w:noProof/>
                <w:webHidden/>
              </w:rPr>
              <w:tab/>
            </w:r>
            <w:r w:rsidR="00680A88">
              <w:rPr>
                <w:noProof/>
                <w:webHidden/>
              </w:rPr>
              <w:fldChar w:fldCharType="begin"/>
            </w:r>
            <w:r w:rsidR="00680A88">
              <w:rPr>
                <w:noProof/>
                <w:webHidden/>
              </w:rPr>
              <w:instrText xml:space="preserve"> PAGEREF _Toc523308969 \h </w:instrText>
            </w:r>
            <w:r w:rsidR="00680A88">
              <w:rPr>
                <w:noProof/>
                <w:webHidden/>
              </w:rPr>
            </w:r>
            <w:r w:rsidR="00680A88">
              <w:rPr>
                <w:noProof/>
                <w:webHidden/>
              </w:rPr>
              <w:fldChar w:fldCharType="separate"/>
            </w:r>
            <w:r w:rsidR="00680A88">
              <w:rPr>
                <w:noProof/>
                <w:webHidden/>
              </w:rPr>
              <w:t>11</w:t>
            </w:r>
            <w:r w:rsidR="00680A88">
              <w:rPr>
                <w:noProof/>
                <w:webHidden/>
              </w:rPr>
              <w:fldChar w:fldCharType="end"/>
            </w:r>
          </w:hyperlink>
        </w:p>
        <w:p w14:paraId="55D11529" w14:textId="3FBD4935" w:rsidR="00680A88" w:rsidRDefault="00D8001F">
          <w:pPr>
            <w:pStyle w:val="TOC3"/>
            <w:tabs>
              <w:tab w:val="left" w:pos="1200"/>
              <w:tab w:val="right" w:leader="dot" w:pos="9350"/>
            </w:tabs>
            <w:rPr>
              <w:rFonts w:cstheme="minorBidi"/>
              <w:noProof/>
              <w:sz w:val="24"/>
              <w:lang w:val="en-CA" w:bidi="ar-SA"/>
            </w:rPr>
          </w:pPr>
          <w:hyperlink w:anchor="_Toc523308970" w:history="1">
            <w:r w:rsidR="00680A88" w:rsidRPr="00822FFC">
              <w:rPr>
                <w:rStyle w:val="Hyperlink"/>
                <w:noProof/>
              </w:rPr>
              <w:t>6.1.3</w:t>
            </w:r>
            <w:r w:rsidR="00680A88">
              <w:rPr>
                <w:rFonts w:cstheme="minorBidi"/>
                <w:noProof/>
                <w:sz w:val="24"/>
                <w:lang w:val="en-CA" w:bidi="ar-SA"/>
              </w:rPr>
              <w:tab/>
            </w:r>
            <w:r w:rsidR="00680A88" w:rsidRPr="00822FFC">
              <w:rPr>
                <w:rStyle w:val="Hyperlink"/>
                <w:noProof/>
              </w:rPr>
              <w:t>Change Ontology</w:t>
            </w:r>
            <w:r w:rsidR="00680A88">
              <w:rPr>
                <w:noProof/>
                <w:webHidden/>
              </w:rPr>
              <w:tab/>
            </w:r>
            <w:r w:rsidR="00680A88">
              <w:rPr>
                <w:noProof/>
                <w:webHidden/>
              </w:rPr>
              <w:fldChar w:fldCharType="begin"/>
            </w:r>
            <w:r w:rsidR="00680A88">
              <w:rPr>
                <w:noProof/>
                <w:webHidden/>
              </w:rPr>
              <w:instrText xml:space="preserve"> PAGEREF _Toc523308970 \h </w:instrText>
            </w:r>
            <w:r w:rsidR="00680A88">
              <w:rPr>
                <w:noProof/>
                <w:webHidden/>
              </w:rPr>
            </w:r>
            <w:r w:rsidR="00680A88">
              <w:rPr>
                <w:noProof/>
                <w:webHidden/>
              </w:rPr>
              <w:fldChar w:fldCharType="separate"/>
            </w:r>
            <w:r w:rsidR="00680A88">
              <w:rPr>
                <w:noProof/>
                <w:webHidden/>
              </w:rPr>
              <w:t>12</w:t>
            </w:r>
            <w:r w:rsidR="00680A88">
              <w:rPr>
                <w:noProof/>
                <w:webHidden/>
              </w:rPr>
              <w:fldChar w:fldCharType="end"/>
            </w:r>
          </w:hyperlink>
        </w:p>
        <w:p w14:paraId="5125A667" w14:textId="4866C33E" w:rsidR="00680A88" w:rsidRDefault="00D8001F">
          <w:pPr>
            <w:pStyle w:val="TOC3"/>
            <w:tabs>
              <w:tab w:val="left" w:pos="1200"/>
              <w:tab w:val="right" w:leader="dot" w:pos="9350"/>
            </w:tabs>
            <w:rPr>
              <w:rFonts w:cstheme="minorBidi"/>
              <w:noProof/>
              <w:sz w:val="24"/>
              <w:lang w:val="en-CA" w:bidi="ar-SA"/>
            </w:rPr>
          </w:pPr>
          <w:hyperlink w:anchor="_Toc523308971" w:history="1">
            <w:r w:rsidR="00680A88" w:rsidRPr="00822FFC">
              <w:rPr>
                <w:rStyle w:val="Hyperlink"/>
                <w:noProof/>
              </w:rPr>
              <w:t>6.1.4</w:t>
            </w:r>
            <w:r w:rsidR="00680A88">
              <w:rPr>
                <w:rFonts w:cstheme="minorBidi"/>
                <w:noProof/>
                <w:sz w:val="24"/>
                <w:lang w:val="en-CA" w:bidi="ar-SA"/>
              </w:rPr>
              <w:tab/>
            </w:r>
            <w:r w:rsidR="00680A88" w:rsidRPr="00822FFC">
              <w:rPr>
                <w:rStyle w:val="Hyperlink"/>
                <w:noProof/>
              </w:rPr>
              <w:t>Activity Ontology</w:t>
            </w:r>
            <w:r w:rsidR="00680A88">
              <w:rPr>
                <w:noProof/>
                <w:webHidden/>
              </w:rPr>
              <w:tab/>
            </w:r>
            <w:r w:rsidR="00680A88">
              <w:rPr>
                <w:noProof/>
                <w:webHidden/>
              </w:rPr>
              <w:fldChar w:fldCharType="begin"/>
            </w:r>
            <w:r w:rsidR="00680A88">
              <w:rPr>
                <w:noProof/>
                <w:webHidden/>
              </w:rPr>
              <w:instrText xml:space="preserve"> PAGEREF _Toc523308971 \h </w:instrText>
            </w:r>
            <w:r w:rsidR="00680A88">
              <w:rPr>
                <w:noProof/>
                <w:webHidden/>
              </w:rPr>
            </w:r>
            <w:r w:rsidR="00680A88">
              <w:rPr>
                <w:noProof/>
                <w:webHidden/>
              </w:rPr>
              <w:fldChar w:fldCharType="separate"/>
            </w:r>
            <w:r w:rsidR="00680A88">
              <w:rPr>
                <w:noProof/>
                <w:webHidden/>
              </w:rPr>
              <w:t>13</w:t>
            </w:r>
            <w:r w:rsidR="00680A88">
              <w:rPr>
                <w:noProof/>
                <w:webHidden/>
              </w:rPr>
              <w:fldChar w:fldCharType="end"/>
            </w:r>
          </w:hyperlink>
        </w:p>
        <w:p w14:paraId="2C6D9576" w14:textId="3A24972B" w:rsidR="00680A88" w:rsidRDefault="00D8001F">
          <w:pPr>
            <w:pStyle w:val="TOC3"/>
            <w:tabs>
              <w:tab w:val="left" w:pos="1200"/>
              <w:tab w:val="right" w:leader="dot" w:pos="9350"/>
            </w:tabs>
            <w:rPr>
              <w:rFonts w:cstheme="minorBidi"/>
              <w:noProof/>
              <w:sz w:val="24"/>
              <w:lang w:val="en-CA" w:bidi="ar-SA"/>
            </w:rPr>
          </w:pPr>
          <w:hyperlink w:anchor="_Toc523308972" w:history="1">
            <w:r w:rsidR="00680A88" w:rsidRPr="00822FFC">
              <w:rPr>
                <w:rStyle w:val="Hyperlink"/>
                <w:noProof/>
              </w:rPr>
              <w:t>6.1.5</w:t>
            </w:r>
            <w:r w:rsidR="00680A88">
              <w:rPr>
                <w:rFonts w:cstheme="minorBidi"/>
                <w:noProof/>
                <w:sz w:val="24"/>
                <w:lang w:val="en-CA" w:bidi="ar-SA"/>
              </w:rPr>
              <w:tab/>
            </w:r>
            <w:r w:rsidR="00680A88" w:rsidRPr="00822FFC">
              <w:rPr>
                <w:rStyle w:val="Hyperlink"/>
                <w:noProof/>
              </w:rPr>
              <w:t>Resource Ontology</w:t>
            </w:r>
            <w:r w:rsidR="00680A88">
              <w:rPr>
                <w:noProof/>
                <w:webHidden/>
              </w:rPr>
              <w:tab/>
            </w:r>
            <w:r w:rsidR="00680A88">
              <w:rPr>
                <w:noProof/>
                <w:webHidden/>
              </w:rPr>
              <w:fldChar w:fldCharType="begin"/>
            </w:r>
            <w:r w:rsidR="00680A88">
              <w:rPr>
                <w:noProof/>
                <w:webHidden/>
              </w:rPr>
              <w:instrText xml:space="preserve"> PAGEREF _Toc523308972 \h </w:instrText>
            </w:r>
            <w:r w:rsidR="00680A88">
              <w:rPr>
                <w:noProof/>
                <w:webHidden/>
              </w:rPr>
            </w:r>
            <w:r w:rsidR="00680A88">
              <w:rPr>
                <w:noProof/>
                <w:webHidden/>
              </w:rPr>
              <w:fldChar w:fldCharType="separate"/>
            </w:r>
            <w:r w:rsidR="00680A88">
              <w:rPr>
                <w:noProof/>
                <w:webHidden/>
              </w:rPr>
              <w:t>16</w:t>
            </w:r>
            <w:r w:rsidR="00680A88">
              <w:rPr>
                <w:noProof/>
                <w:webHidden/>
              </w:rPr>
              <w:fldChar w:fldCharType="end"/>
            </w:r>
          </w:hyperlink>
        </w:p>
        <w:p w14:paraId="030B93C2" w14:textId="686E93FE" w:rsidR="00680A88" w:rsidRDefault="00D8001F">
          <w:pPr>
            <w:pStyle w:val="TOC3"/>
            <w:tabs>
              <w:tab w:val="left" w:pos="1200"/>
              <w:tab w:val="right" w:leader="dot" w:pos="9350"/>
            </w:tabs>
            <w:rPr>
              <w:rFonts w:cstheme="minorBidi"/>
              <w:noProof/>
              <w:sz w:val="24"/>
              <w:lang w:val="en-CA" w:bidi="ar-SA"/>
            </w:rPr>
          </w:pPr>
          <w:hyperlink w:anchor="_Toc523308973" w:history="1">
            <w:r w:rsidR="00680A88" w:rsidRPr="00822FFC">
              <w:rPr>
                <w:rStyle w:val="Hyperlink"/>
                <w:noProof/>
              </w:rPr>
              <w:t>6.1.6</w:t>
            </w:r>
            <w:r w:rsidR="00680A88">
              <w:rPr>
                <w:rFonts w:cstheme="minorBidi"/>
                <w:noProof/>
                <w:sz w:val="24"/>
                <w:lang w:val="en-CA" w:bidi="ar-SA"/>
              </w:rPr>
              <w:tab/>
            </w:r>
            <w:r w:rsidR="00680A88" w:rsidRPr="00822FFC">
              <w:rPr>
                <w:rStyle w:val="Hyperlink"/>
                <w:noProof/>
              </w:rPr>
              <w:t>Mereology Ontology</w:t>
            </w:r>
            <w:r w:rsidR="00680A88">
              <w:rPr>
                <w:noProof/>
                <w:webHidden/>
              </w:rPr>
              <w:tab/>
            </w:r>
            <w:r w:rsidR="00680A88">
              <w:rPr>
                <w:noProof/>
                <w:webHidden/>
              </w:rPr>
              <w:fldChar w:fldCharType="begin"/>
            </w:r>
            <w:r w:rsidR="00680A88">
              <w:rPr>
                <w:noProof/>
                <w:webHidden/>
              </w:rPr>
              <w:instrText xml:space="preserve"> PAGEREF _Toc523308973 \h </w:instrText>
            </w:r>
            <w:r w:rsidR="00680A88">
              <w:rPr>
                <w:noProof/>
                <w:webHidden/>
              </w:rPr>
            </w:r>
            <w:r w:rsidR="00680A88">
              <w:rPr>
                <w:noProof/>
                <w:webHidden/>
              </w:rPr>
              <w:fldChar w:fldCharType="separate"/>
            </w:r>
            <w:r w:rsidR="00680A88">
              <w:rPr>
                <w:noProof/>
                <w:webHidden/>
              </w:rPr>
              <w:t>17</w:t>
            </w:r>
            <w:r w:rsidR="00680A88">
              <w:rPr>
                <w:noProof/>
                <w:webHidden/>
              </w:rPr>
              <w:fldChar w:fldCharType="end"/>
            </w:r>
          </w:hyperlink>
        </w:p>
        <w:p w14:paraId="6E301C51" w14:textId="3927CA1E" w:rsidR="00680A88" w:rsidRDefault="00D8001F">
          <w:pPr>
            <w:pStyle w:val="TOC3"/>
            <w:tabs>
              <w:tab w:val="left" w:pos="1200"/>
              <w:tab w:val="right" w:leader="dot" w:pos="9350"/>
            </w:tabs>
            <w:rPr>
              <w:rFonts w:cstheme="minorBidi"/>
              <w:noProof/>
              <w:sz w:val="24"/>
              <w:lang w:val="en-CA" w:bidi="ar-SA"/>
            </w:rPr>
          </w:pPr>
          <w:hyperlink w:anchor="_Toc523308974" w:history="1">
            <w:r w:rsidR="00680A88" w:rsidRPr="00822FFC">
              <w:rPr>
                <w:rStyle w:val="Hyperlink"/>
                <w:noProof/>
              </w:rPr>
              <w:t>6.1.7</w:t>
            </w:r>
            <w:r w:rsidR="00680A88">
              <w:rPr>
                <w:rFonts w:cstheme="minorBidi"/>
                <w:noProof/>
                <w:sz w:val="24"/>
                <w:lang w:val="en-CA" w:bidi="ar-SA"/>
              </w:rPr>
              <w:tab/>
            </w:r>
            <w:r w:rsidR="00680A88" w:rsidRPr="00822FFC">
              <w:rPr>
                <w:rStyle w:val="Hyperlink"/>
                <w:noProof/>
              </w:rPr>
              <w:t>Ontology of Units of Measure</w:t>
            </w:r>
            <w:r w:rsidR="00680A88">
              <w:rPr>
                <w:noProof/>
                <w:webHidden/>
              </w:rPr>
              <w:tab/>
            </w:r>
            <w:r w:rsidR="00680A88">
              <w:rPr>
                <w:noProof/>
                <w:webHidden/>
              </w:rPr>
              <w:fldChar w:fldCharType="begin"/>
            </w:r>
            <w:r w:rsidR="00680A88">
              <w:rPr>
                <w:noProof/>
                <w:webHidden/>
              </w:rPr>
              <w:instrText xml:space="preserve"> PAGEREF _Toc523308974 \h </w:instrText>
            </w:r>
            <w:r w:rsidR="00680A88">
              <w:rPr>
                <w:noProof/>
                <w:webHidden/>
              </w:rPr>
            </w:r>
            <w:r w:rsidR="00680A88">
              <w:rPr>
                <w:noProof/>
                <w:webHidden/>
              </w:rPr>
              <w:fldChar w:fldCharType="separate"/>
            </w:r>
            <w:r w:rsidR="00680A88">
              <w:rPr>
                <w:noProof/>
                <w:webHidden/>
              </w:rPr>
              <w:t>19</w:t>
            </w:r>
            <w:r w:rsidR="00680A88">
              <w:rPr>
                <w:noProof/>
                <w:webHidden/>
              </w:rPr>
              <w:fldChar w:fldCharType="end"/>
            </w:r>
          </w:hyperlink>
        </w:p>
        <w:p w14:paraId="46BB3B06" w14:textId="7B367500" w:rsidR="00680A88" w:rsidRDefault="00D8001F">
          <w:pPr>
            <w:pStyle w:val="TOC3"/>
            <w:tabs>
              <w:tab w:val="left" w:pos="1200"/>
              <w:tab w:val="right" w:leader="dot" w:pos="9350"/>
            </w:tabs>
            <w:rPr>
              <w:rFonts w:cstheme="minorBidi"/>
              <w:noProof/>
              <w:sz w:val="24"/>
              <w:lang w:val="en-CA" w:bidi="ar-SA"/>
            </w:rPr>
          </w:pPr>
          <w:hyperlink w:anchor="_Toc523308975" w:history="1">
            <w:r w:rsidR="00680A88" w:rsidRPr="00822FFC">
              <w:rPr>
                <w:rStyle w:val="Hyperlink"/>
                <w:noProof/>
              </w:rPr>
              <w:t>6.1.8</w:t>
            </w:r>
            <w:r w:rsidR="00680A88">
              <w:rPr>
                <w:rFonts w:cstheme="minorBidi"/>
                <w:noProof/>
                <w:sz w:val="24"/>
                <w:lang w:val="en-CA" w:bidi="ar-SA"/>
              </w:rPr>
              <w:tab/>
            </w:r>
            <w:r w:rsidR="00680A88" w:rsidRPr="00822FFC">
              <w:rPr>
                <w:rStyle w:val="Hyperlink"/>
                <w:noProof/>
              </w:rPr>
              <w:t>Monetary Value Ontology</w:t>
            </w:r>
            <w:r w:rsidR="00680A88">
              <w:rPr>
                <w:noProof/>
                <w:webHidden/>
              </w:rPr>
              <w:tab/>
            </w:r>
            <w:r w:rsidR="00680A88">
              <w:rPr>
                <w:noProof/>
                <w:webHidden/>
              </w:rPr>
              <w:fldChar w:fldCharType="begin"/>
            </w:r>
            <w:r w:rsidR="00680A88">
              <w:rPr>
                <w:noProof/>
                <w:webHidden/>
              </w:rPr>
              <w:instrText xml:space="preserve"> PAGEREF _Toc523308975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17D43FCE" w14:textId="2A37BA07" w:rsidR="00680A88" w:rsidRDefault="00D8001F">
          <w:pPr>
            <w:pStyle w:val="TOC2"/>
            <w:tabs>
              <w:tab w:val="left" w:pos="720"/>
              <w:tab w:val="right" w:leader="dot" w:pos="9350"/>
            </w:tabs>
            <w:rPr>
              <w:rFonts w:cstheme="minorBidi"/>
              <w:noProof/>
              <w:sz w:val="24"/>
              <w:lang w:val="en-CA" w:bidi="ar-SA"/>
            </w:rPr>
          </w:pPr>
          <w:hyperlink w:anchor="_Toc523308976" w:history="1">
            <w:r w:rsidR="00680A88" w:rsidRPr="00822FFC">
              <w:rPr>
                <w:rStyle w:val="Hyperlink"/>
                <w:rFonts w:ascii="Times New Roman" w:hAnsi="Times New Roman"/>
                <w:noProof/>
                <w:snapToGrid w:val="0"/>
                <w:w w:val="0"/>
              </w:rPr>
              <w:t>6.2</w:t>
            </w:r>
            <w:r w:rsidR="00680A88">
              <w:rPr>
                <w:rFonts w:cstheme="minorBidi"/>
                <w:noProof/>
                <w:sz w:val="24"/>
                <w:lang w:val="en-CA" w:bidi="ar-SA"/>
              </w:rPr>
              <w:tab/>
            </w:r>
            <w:r w:rsidR="00680A88" w:rsidRPr="00822FFC">
              <w:rPr>
                <w:rStyle w:val="Hyperlink"/>
                <w:noProof/>
              </w:rPr>
              <w:t>SSN Ontology</w:t>
            </w:r>
            <w:r w:rsidR="00680A88">
              <w:rPr>
                <w:noProof/>
                <w:webHidden/>
              </w:rPr>
              <w:tab/>
            </w:r>
            <w:r w:rsidR="00680A88">
              <w:rPr>
                <w:noProof/>
                <w:webHidden/>
              </w:rPr>
              <w:fldChar w:fldCharType="begin"/>
            </w:r>
            <w:r w:rsidR="00680A88">
              <w:rPr>
                <w:noProof/>
                <w:webHidden/>
              </w:rPr>
              <w:instrText xml:space="preserve"> PAGEREF _Toc523308976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44A08785" w14:textId="129D8917" w:rsidR="00680A88" w:rsidRDefault="00D8001F">
          <w:pPr>
            <w:pStyle w:val="TOC2"/>
            <w:tabs>
              <w:tab w:val="left" w:pos="720"/>
              <w:tab w:val="right" w:leader="dot" w:pos="9350"/>
            </w:tabs>
            <w:rPr>
              <w:rFonts w:cstheme="minorBidi"/>
              <w:noProof/>
              <w:sz w:val="24"/>
              <w:lang w:val="en-CA" w:bidi="ar-SA"/>
            </w:rPr>
          </w:pPr>
          <w:hyperlink w:anchor="_Toc523308977" w:history="1">
            <w:r w:rsidR="00680A88" w:rsidRPr="00822FFC">
              <w:rPr>
                <w:rStyle w:val="Hyperlink"/>
                <w:rFonts w:ascii="Times New Roman" w:hAnsi="Times New Roman"/>
                <w:noProof/>
                <w:snapToGrid w:val="0"/>
                <w:w w:val="0"/>
              </w:rPr>
              <w:t>6.3</w:t>
            </w:r>
            <w:r w:rsidR="00680A88">
              <w:rPr>
                <w:rFonts w:cstheme="minorBidi"/>
                <w:noProof/>
                <w:sz w:val="24"/>
                <w:lang w:val="en-CA" w:bidi="ar-SA"/>
              </w:rPr>
              <w:tab/>
            </w:r>
            <w:r w:rsidR="00680A88" w:rsidRPr="00822FFC">
              <w:rPr>
                <w:rStyle w:val="Hyperlink"/>
                <w:noProof/>
              </w:rPr>
              <w:t>iContact Ontology</w:t>
            </w:r>
            <w:r w:rsidR="00680A88">
              <w:rPr>
                <w:noProof/>
                <w:webHidden/>
              </w:rPr>
              <w:tab/>
            </w:r>
            <w:r w:rsidR="00680A88">
              <w:rPr>
                <w:noProof/>
                <w:webHidden/>
              </w:rPr>
              <w:fldChar w:fldCharType="begin"/>
            </w:r>
            <w:r w:rsidR="00680A88">
              <w:rPr>
                <w:noProof/>
                <w:webHidden/>
              </w:rPr>
              <w:instrText xml:space="preserve"> PAGEREF _Toc523308977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5D7BD04F" w14:textId="72C73409" w:rsidR="00680A88" w:rsidRDefault="00D8001F">
          <w:pPr>
            <w:pStyle w:val="TOC2"/>
            <w:tabs>
              <w:tab w:val="left" w:pos="720"/>
              <w:tab w:val="right" w:leader="dot" w:pos="9350"/>
            </w:tabs>
            <w:rPr>
              <w:rFonts w:cstheme="minorBidi"/>
              <w:noProof/>
              <w:sz w:val="24"/>
              <w:lang w:val="en-CA" w:bidi="ar-SA"/>
            </w:rPr>
          </w:pPr>
          <w:hyperlink w:anchor="_Toc523308978" w:history="1">
            <w:r w:rsidR="00680A88" w:rsidRPr="00822FFC">
              <w:rPr>
                <w:rStyle w:val="Hyperlink"/>
                <w:rFonts w:ascii="Times New Roman" w:hAnsi="Times New Roman"/>
                <w:noProof/>
                <w:snapToGrid w:val="0"/>
                <w:w w:val="0"/>
              </w:rPr>
              <w:t>6.4</w:t>
            </w:r>
            <w:r w:rsidR="00680A88">
              <w:rPr>
                <w:rFonts w:cstheme="minorBidi"/>
                <w:noProof/>
                <w:sz w:val="24"/>
                <w:lang w:val="en-CA" w:bidi="ar-SA"/>
              </w:rPr>
              <w:tab/>
            </w:r>
            <w:r w:rsidR="00680A88" w:rsidRPr="00822FFC">
              <w:rPr>
                <w:rStyle w:val="Hyperlink"/>
                <w:noProof/>
              </w:rPr>
              <w:t>Person Ontology</w:t>
            </w:r>
            <w:r w:rsidR="00680A88">
              <w:rPr>
                <w:noProof/>
                <w:webHidden/>
              </w:rPr>
              <w:tab/>
            </w:r>
            <w:r w:rsidR="00680A88">
              <w:rPr>
                <w:noProof/>
                <w:webHidden/>
              </w:rPr>
              <w:fldChar w:fldCharType="begin"/>
            </w:r>
            <w:r w:rsidR="00680A88">
              <w:rPr>
                <w:noProof/>
                <w:webHidden/>
              </w:rPr>
              <w:instrText xml:space="preserve"> PAGEREF _Toc523308978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71F33C1D" w14:textId="3143590C" w:rsidR="00680A88" w:rsidRDefault="00D8001F">
          <w:pPr>
            <w:pStyle w:val="TOC2"/>
            <w:tabs>
              <w:tab w:val="left" w:pos="720"/>
              <w:tab w:val="right" w:leader="dot" w:pos="9350"/>
            </w:tabs>
            <w:rPr>
              <w:rFonts w:cstheme="minorBidi"/>
              <w:noProof/>
              <w:sz w:val="24"/>
              <w:lang w:val="en-CA" w:bidi="ar-SA"/>
            </w:rPr>
          </w:pPr>
          <w:hyperlink w:anchor="_Toc523308979" w:history="1">
            <w:r w:rsidR="00680A88" w:rsidRPr="00822FFC">
              <w:rPr>
                <w:rStyle w:val="Hyperlink"/>
                <w:rFonts w:ascii="Times New Roman" w:hAnsi="Times New Roman"/>
                <w:noProof/>
                <w:snapToGrid w:val="0"/>
                <w:w w:val="0"/>
              </w:rPr>
              <w:t>6.5</w:t>
            </w:r>
            <w:r w:rsidR="00680A88">
              <w:rPr>
                <w:rFonts w:cstheme="minorBidi"/>
                <w:noProof/>
                <w:sz w:val="24"/>
                <w:lang w:val="en-CA" w:bidi="ar-SA"/>
              </w:rPr>
              <w:tab/>
            </w:r>
            <w:r w:rsidR="00680A88" w:rsidRPr="00822FFC">
              <w:rPr>
                <w:rStyle w:val="Hyperlink"/>
                <w:noProof/>
              </w:rPr>
              <w:t>Household Ontology</w:t>
            </w:r>
            <w:r w:rsidR="00680A88">
              <w:rPr>
                <w:noProof/>
                <w:webHidden/>
              </w:rPr>
              <w:tab/>
            </w:r>
            <w:r w:rsidR="00680A88">
              <w:rPr>
                <w:noProof/>
                <w:webHidden/>
              </w:rPr>
              <w:fldChar w:fldCharType="begin"/>
            </w:r>
            <w:r w:rsidR="00680A88">
              <w:rPr>
                <w:noProof/>
                <w:webHidden/>
              </w:rPr>
              <w:instrText xml:space="preserve"> PAGEREF _Toc523308979 \h </w:instrText>
            </w:r>
            <w:r w:rsidR="00680A88">
              <w:rPr>
                <w:noProof/>
                <w:webHidden/>
              </w:rPr>
            </w:r>
            <w:r w:rsidR="00680A88">
              <w:rPr>
                <w:noProof/>
                <w:webHidden/>
              </w:rPr>
              <w:fldChar w:fldCharType="separate"/>
            </w:r>
            <w:r w:rsidR="00680A88">
              <w:rPr>
                <w:noProof/>
                <w:webHidden/>
              </w:rPr>
              <w:t>25</w:t>
            </w:r>
            <w:r w:rsidR="00680A88">
              <w:rPr>
                <w:noProof/>
                <w:webHidden/>
              </w:rPr>
              <w:fldChar w:fldCharType="end"/>
            </w:r>
          </w:hyperlink>
        </w:p>
        <w:p w14:paraId="1B562770" w14:textId="6A2BB5FF" w:rsidR="00680A88" w:rsidRDefault="00D8001F">
          <w:pPr>
            <w:pStyle w:val="TOC2"/>
            <w:tabs>
              <w:tab w:val="left" w:pos="720"/>
              <w:tab w:val="right" w:leader="dot" w:pos="9350"/>
            </w:tabs>
            <w:rPr>
              <w:rFonts w:cstheme="minorBidi"/>
              <w:noProof/>
              <w:sz w:val="24"/>
              <w:lang w:val="en-CA" w:bidi="ar-SA"/>
            </w:rPr>
          </w:pPr>
          <w:hyperlink w:anchor="_Toc523308980" w:history="1">
            <w:r w:rsidR="00680A88" w:rsidRPr="00822FFC">
              <w:rPr>
                <w:rStyle w:val="Hyperlink"/>
                <w:rFonts w:ascii="Times New Roman" w:hAnsi="Times New Roman"/>
                <w:noProof/>
                <w:snapToGrid w:val="0"/>
                <w:w w:val="0"/>
              </w:rPr>
              <w:t>6.6</w:t>
            </w:r>
            <w:r w:rsidR="00680A88">
              <w:rPr>
                <w:rFonts w:cstheme="minorBidi"/>
                <w:noProof/>
                <w:sz w:val="24"/>
                <w:lang w:val="en-CA" w:bidi="ar-SA"/>
              </w:rPr>
              <w:tab/>
            </w:r>
            <w:r w:rsidR="00680A88" w:rsidRPr="00822FFC">
              <w:rPr>
                <w:rStyle w:val="Hyperlink"/>
                <w:noProof/>
              </w:rPr>
              <w:t>Organization Ontology</w:t>
            </w:r>
            <w:r w:rsidR="00680A88">
              <w:rPr>
                <w:noProof/>
                <w:webHidden/>
              </w:rPr>
              <w:tab/>
            </w:r>
            <w:r w:rsidR="00680A88">
              <w:rPr>
                <w:noProof/>
                <w:webHidden/>
              </w:rPr>
              <w:fldChar w:fldCharType="begin"/>
            </w:r>
            <w:r w:rsidR="00680A88">
              <w:rPr>
                <w:noProof/>
                <w:webHidden/>
              </w:rPr>
              <w:instrText xml:space="preserve"> PAGEREF _Toc523308980 \h </w:instrText>
            </w:r>
            <w:r w:rsidR="00680A88">
              <w:rPr>
                <w:noProof/>
                <w:webHidden/>
              </w:rPr>
            </w:r>
            <w:r w:rsidR="00680A88">
              <w:rPr>
                <w:noProof/>
                <w:webHidden/>
              </w:rPr>
              <w:fldChar w:fldCharType="separate"/>
            </w:r>
            <w:r w:rsidR="00680A88">
              <w:rPr>
                <w:noProof/>
                <w:webHidden/>
              </w:rPr>
              <w:t>27</w:t>
            </w:r>
            <w:r w:rsidR="00680A88">
              <w:rPr>
                <w:noProof/>
                <w:webHidden/>
              </w:rPr>
              <w:fldChar w:fldCharType="end"/>
            </w:r>
          </w:hyperlink>
        </w:p>
        <w:p w14:paraId="5333B3C0" w14:textId="6DF904D4" w:rsidR="00680A88" w:rsidRDefault="00D8001F">
          <w:pPr>
            <w:pStyle w:val="TOC2"/>
            <w:tabs>
              <w:tab w:val="left" w:pos="720"/>
              <w:tab w:val="right" w:leader="dot" w:pos="9350"/>
            </w:tabs>
            <w:rPr>
              <w:rFonts w:cstheme="minorBidi"/>
              <w:noProof/>
              <w:sz w:val="24"/>
              <w:lang w:val="en-CA" w:bidi="ar-SA"/>
            </w:rPr>
          </w:pPr>
          <w:hyperlink w:anchor="_Toc523308981" w:history="1">
            <w:r w:rsidR="00680A88" w:rsidRPr="00822FFC">
              <w:rPr>
                <w:rStyle w:val="Hyperlink"/>
                <w:rFonts w:ascii="Times New Roman" w:hAnsi="Times New Roman"/>
                <w:noProof/>
                <w:snapToGrid w:val="0"/>
                <w:w w:val="0"/>
              </w:rPr>
              <w:t>6.7</w:t>
            </w:r>
            <w:r w:rsidR="00680A88">
              <w:rPr>
                <w:rFonts w:cstheme="minorBidi"/>
                <w:noProof/>
                <w:sz w:val="24"/>
                <w:lang w:val="en-CA" w:bidi="ar-SA"/>
              </w:rPr>
              <w:tab/>
            </w:r>
            <w:r w:rsidR="00680A88" w:rsidRPr="00822FFC">
              <w:rPr>
                <w:rStyle w:val="Hyperlink"/>
                <w:noProof/>
              </w:rPr>
              <w:t>Building Ontology</w:t>
            </w:r>
            <w:r w:rsidR="00680A88">
              <w:rPr>
                <w:noProof/>
                <w:webHidden/>
              </w:rPr>
              <w:tab/>
            </w:r>
            <w:r w:rsidR="00680A88">
              <w:rPr>
                <w:noProof/>
                <w:webHidden/>
              </w:rPr>
              <w:fldChar w:fldCharType="begin"/>
            </w:r>
            <w:r w:rsidR="00680A88">
              <w:rPr>
                <w:noProof/>
                <w:webHidden/>
              </w:rPr>
              <w:instrText xml:space="preserve"> PAGEREF _Toc523308981 \h </w:instrText>
            </w:r>
            <w:r w:rsidR="00680A88">
              <w:rPr>
                <w:noProof/>
                <w:webHidden/>
              </w:rPr>
            </w:r>
            <w:r w:rsidR="00680A88">
              <w:rPr>
                <w:noProof/>
                <w:webHidden/>
              </w:rPr>
              <w:fldChar w:fldCharType="separate"/>
            </w:r>
            <w:r w:rsidR="00680A88">
              <w:rPr>
                <w:noProof/>
                <w:webHidden/>
              </w:rPr>
              <w:t>29</w:t>
            </w:r>
            <w:r w:rsidR="00680A88">
              <w:rPr>
                <w:noProof/>
                <w:webHidden/>
              </w:rPr>
              <w:fldChar w:fldCharType="end"/>
            </w:r>
          </w:hyperlink>
        </w:p>
        <w:p w14:paraId="0183B235" w14:textId="12DE7D37" w:rsidR="00680A88" w:rsidRDefault="00D8001F">
          <w:pPr>
            <w:pStyle w:val="TOC2"/>
            <w:tabs>
              <w:tab w:val="left" w:pos="720"/>
              <w:tab w:val="right" w:leader="dot" w:pos="9350"/>
            </w:tabs>
            <w:rPr>
              <w:rFonts w:cstheme="minorBidi"/>
              <w:noProof/>
              <w:sz w:val="24"/>
              <w:lang w:val="en-CA" w:bidi="ar-SA"/>
            </w:rPr>
          </w:pPr>
          <w:hyperlink w:anchor="_Toc523308982" w:history="1">
            <w:r w:rsidR="00680A88" w:rsidRPr="00822FFC">
              <w:rPr>
                <w:rStyle w:val="Hyperlink"/>
                <w:rFonts w:ascii="Times New Roman" w:hAnsi="Times New Roman"/>
                <w:noProof/>
                <w:snapToGrid w:val="0"/>
                <w:w w:val="0"/>
              </w:rPr>
              <w:t>6.8</w:t>
            </w:r>
            <w:r w:rsidR="00680A88">
              <w:rPr>
                <w:rFonts w:cstheme="minorBidi"/>
                <w:noProof/>
                <w:sz w:val="24"/>
                <w:lang w:val="en-CA" w:bidi="ar-SA"/>
              </w:rPr>
              <w:tab/>
            </w:r>
            <w:r w:rsidR="00680A88" w:rsidRPr="00822FFC">
              <w:rPr>
                <w:rStyle w:val="Hyperlink"/>
                <w:noProof/>
              </w:rPr>
              <w:t>Vehicle Ontology</w:t>
            </w:r>
            <w:r w:rsidR="00680A88">
              <w:rPr>
                <w:noProof/>
                <w:webHidden/>
              </w:rPr>
              <w:tab/>
            </w:r>
            <w:r w:rsidR="00680A88">
              <w:rPr>
                <w:noProof/>
                <w:webHidden/>
              </w:rPr>
              <w:fldChar w:fldCharType="begin"/>
            </w:r>
            <w:r w:rsidR="00680A88">
              <w:rPr>
                <w:noProof/>
                <w:webHidden/>
              </w:rPr>
              <w:instrText xml:space="preserve"> PAGEREF _Toc523308982 \h </w:instrText>
            </w:r>
            <w:r w:rsidR="00680A88">
              <w:rPr>
                <w:noProof/>
                <w:webHidden/>
              </w:rPr>
            </w:r>
            <w:r w:rsidR="00680A88">
              <w:rPr>
                <w:noProof/>
                <w:webHidden/>
              </w:rPr>
              <w:fldChar w:fldCharType="separate"/>
            </w:r>
            <w:r w:rsidR="00680A88">
              <w:rPr>
                <w:noProof/>
                <w:webHidden/>
              </w:rPr>
              <w:t>30</w:t>
            </w:r>
            <w:r w:rsidR="00680A88">
              <w:rPr>
                <w:noProof/>
                <w:webHidden/>
              </w:rPr>
              <w:fldChar w:fldCharType="end"/>
            </w:r>
          </w:hyperlink>
        </w:p>
        <w:p w14:paraId="34584C7C" w14:textId="6C20BB21" w:rsidR="00680A88" w:rsidRDefault="00D8001F">
          <w:pPr>
            <w:pStyle w:val="TOC2"/>
            <w:tabs>
              <w:tab w:val="left" w:pos="720"/>
              <w:tab w:val="right" w:leader="dot" w:pos="9350"/>
            </w:tabs>
            <w:rPr>
              <w:rFonts w:cstheme="minorBidi"/>
              <w:noProof/>
              <w:sz w:val="24"/>
              <w:lang w:val="en-CA" w:bidi="ar-SA"/>
            </w:rPr>
          </w:pPr>
          <w:hyperlink w:anchor="_Toc523308983" w:history="1">
            <w:r w:rsidR="00680A88" w:rsidRPr="00822FFC">
              <w:rPr>
                <w:rStyle w:val="Hyperlink"/>
                <w:rFonts w:ascii="Times New Roman" w:hAnsi="Times New Roman"/>
                <w:noProof/>
                <w:snapToGrid w:val="0"/>
                <w:w w:val="0"/>
              </w:rPr>
              <w:t>6.9</w:t>
            </w:r>
            <w:r w:rsidR="00680A88">
              <w:rPr>
                <w:rFonts w:cstheme="minorBidi"/>
                <w:noProof/>
                <w:sz w:val="24"/>
                <w:lang w:val="en-CA" w:bidi="ar-SA"/>
              </w:rPr>
              <w:tab/>
            </w:r>
            <w:r w:rsidR="00680A88" w:rsidRPr="00822FFC">
              <w:rPr>
                <w:rStyle w:val="Hyperlink"/>
                <w:noProof/>
              </w:rPr>
              <w:t>Transportation System Ontology</w:t>
            </w:r>
            <w:r w:rsidR="00680A88">
              <w:rPr>
                <w:noProof/>
                <w:webHidden/>
              </w:rPr>
              <w:tab/>
            </w:r>
            <w:r w:rsidR="00680A88">
              <w:rPr>
                <w:noProof/>
                <w:webHidden/>
              </w:rPr>
              <w:fldChar w:fldCharType="begin"/>
            </w:r>
            <w:r w:rsidR="00680A88">
              <w:rPr>
                <w:noProof/>
                <w:webHidden/>
              </w:rPr>
              <w:instrText xml:space="preserve"> PAGEREF _Toc523308983 \h </w:instrText>
            </w:r>
            <w:r w:rsidR="00680A88">
              <w:rPr>
                <w:noProof/>
                <w:webHidden/>
              </w:rPr>
            </w:r>
            <w:r w:rsidR="00680A88">
              <w:rPr>
                <w:noProof/>
                <w:webHidden/>
              </w:rPr>
              <w:fldChar w:fldCharType="separate"/>
            </w:r>
            <w:r w:rsidR="00680A88">
              <w:rPr>
                <w:noProof/>
                <w:webHidden/>
              </w:rPr>
              <w:t>31</w:t>
            </w:r>
            <w:r w:rsidR="00680A88">
              <w:rPr>
                <w:noProof/>
                <w:webHidden/>
              </w:rPr>
              <w:fldChar w:fldCharType="end"/>
            </w:r>
          </w:hyperlink>
        </w:p>
        <w:p w14:paraId="3A7AF17D" w14:textId="3F65D79C" w:rsidR="00680A88" w:rsidRDefault="00D8001F">
          <w:pPr>
            <w:pStyle w:val="TOC3"/>
            <w:tabs>
              <w:tab w:val="left" w:pos="1200"/>
              <w:tab w:val="right" w:leader="dot" w:pos="9350"/>
            </w:tabs>
            <w:rPr>
              <w:rFonts w:cstheme="minorBidi"/>
              <w:noProof/>
              <w:sz w:val="24"/>
              <w:lang w:val="en-CA" w:bidi="ar-SA"/>
            </w:rPr>
          </w:pPr>
          <w:hyperlink w:anchor="_Toc523308984" w:history="1">
            <w:r w:rsidR="00680A88" w:rsidRPr="00822FFC">
              <w:rPr>
                <w:rStyle w:val="Hyperlink"/>
                <w:noProof/>
              </w:rPr>
              <w:t>6.9.1</w:t>
            </w:r>
            <w:r w:rsidR="00680A88">
              <w:rPr>
                <w:rFonts w:cstheme="minorBidi"/>
                <w:noProof/>
                <w:sz w:val="24"/>
                <w:lang w:val="en-CA" w:bidi="ar-SA"/>
              </w:rPr>
              <w:tab/>
            </w:r>
            <w:r w:rsidR="00680A88" w:rsidRPr="00822FFC">
              <w:rPr>
                <w:rStyle w:val="Hyperlink"/>
                <w:noProof/>
              </w:rPr>
              <w:t>Travel Costs</w:t>
            </w:r>
            <w:r w:rsidR="00680A88">
              <w:rPr>
                <w:noProof/>
                <w:webHidden/>
              </w:rPr>
              <w:tab/>
            </w:r>
            <w:r w:rsidR="00680A88">
              <w:rPr>
                <w:noProof/>
                <w:webHidden/>
              </w:rPr>
              <w:fldChar w:fldCharType="begin"/>
            </w:r>
            <w:r w:rsidR="00680A88">
              <w:rPr>
                <w:noProof/>
                <w:webHidden/>
              </w:rPr>
              <w:instrText xml:space="preserve"> PAGEREF _Toc523308984 \h </w:instrText>
            </w:r>
            <w:r w:rsidR="00680A88">
              <w:rPr>
                <w:noProof/>
                <w:webHidden/>
              </w:rPr>
            </w:r>
            <w:r w:rsidR="00680A88">
              <w:rPr>
                <w:noProof/>
                <w:webHidden/>
              </w:rPr>
              <w:fldChar w:fldCharType="separate"/>
            </w:r>
            <w:r w:rsidR="00680A88">
              <w:rPr>
                <w:noProof/>
                <w:webHidden/>
              </w:rPr>
              <w:t>38</w:t>
            </w:r>
            <w:r w:rsidR="00680A88">
              <w:rPr>
                <w:noProof/>
                <w:webHidden/>
              </w:rPr>
              <w:fldChar w:fldCharType="end"/>
            </w:r>
          </w:hyperlink>
        </w:p>
        <w:p w14:paraId="198F0F7B" w14:textId="13934455" w:rsidR="00680A88" w:rsidRDefault="00D8001F">
          <w:pPr>
            <w:pStyle w:val="TOC2"/>
            <w:tabs>
              <w:tab w:val="left" w:pos="960"/>
              <w:tab w:val="right" w:leader="dot" w:pos="9350"/>
            </w:tabs>
            <w:rPr>
              <w:rFonts w:cstheme="minorBidi"/>
              <w:noProof/>
              <w:sz w:val="24"/>
              <w:lang w:val="en-CA" w:bidi="ar-SA"/>
            </w:rPr>
          </w:pPr>
          <w:hyperlink w:anchor="_Toc523308985" w:history="1">
            <w:r w:rsidR="00680A88" w:rsidRPr="00822FFC">
              <w:rPr>
                <w:rStyle w:val="Hyperlink"/>
                <w:rFonts w:ascii="Times New Roman" w:hAnsi="Times New Roman"/>
                <w:noProof/>
                <w:snapToGrid w:val="0"/>
                <w:w w:val="0"/>
              </w:rPr>
              <w:t>6.10</w:t>
            </w:r>
            <w:r w:rsidR="00680A88">
              <w:rPr>
                <w:rFonts w:cstheme="minorBidi"/>
                <w:noProof/>
                <w:sz w:val="24"/>
                <w:lang w:val="en-CA" w:bidi="ar-SA"/>
              </w:rPr>
              <w:tab/>
            </w:r>
            <w:r w:rsidR="00680A88" w:rsidRPr="00822FFC">
              <w:rPr>
                <w:rStyle w:val="Hyperlink"/>
                <w:noProof/>
              </w:rPr>
              <w:t>Parking Ontology</w:t>
            </w:r>
            <w:r w:rsidR="00680A88">
              <w:rPr>
                <w:noProof/>
                <w:webHidden/>
              </w:rPr>
              <w:tab/>
            </w:r>
            <w:r w:rsidR="00680A88">
              <w:rPr>
                <w:noProof/>
                <w:webHidden/>
              </w:rPr>
              <w:fldChar w:fldCharType="begin"/>
            </w:r>
            <w:r w:rsidR="00680A88">
              <w:rPr>
                <w:noProof/>
                <w:webHidden/>
              </w:rPr>
              <w:instrText xml:space="preserve"> PAGEREF _Toc523308985 \h </w:instrText>
            </w:r>
            <w:r w:rsidR="00680A88">
              <w:rPr>
                <w:noProof/>
                <w:webHidden/>
              </w:rPr>
            </w:r>
            <w:r w:rsidR="00680A88">
              <w:rPr>
                <w:noProof/>
                <w:webHidden/>
              </w:rPr>
              <w:fldChar w:fldCharType="separate"/>
            </w:r>
            <w:r w:rsidR="00680A88">
              <w:rPr>
                <w:noProof/>
                <w:webHidden/>
              </w:rPr>
              <w:t>39</w:t>
            </w:r>
            <w:r w:rsidR="00680A88">
              <w:rPr>
                <w:noProof/>
                <w:webHidden/>
              </w:rPr>
              <w:fldChar w:fldCharType="end"/>
            </w:r>
          </w:hyperlink>
        </w:p>
        <w:p w14:paraId="2051B35C" w14:textId="06172E7B" w:rsidR="00680A88" w:rsidRDefault="00D8001F">
          <w:pPr>
            <w:pStyle w:val="TOC2"/>
            <w:tabs>
              <w:tab w:val="left" w:pos="960"/>
              <w:tab w:val="right" w:leader="dot" w:pos="9350"/>
            </w:tabs>
            <w:rPr>
              <w:rFonts w:cstheme="minorBidi"/>
              <w:noProof/>
              <w:sz w:val="24"/>
              <w:lang w:val="en-CA" w:bidi="ar-SA"/>
            </w:rPr>
          </w:pPr>
          <w:hyperlink w:anchor="_Toc523308986" w:history="1">
            <w:r w:rsidR="00680A88" w:rsidRPr="00822FFC">
              <w:rPr>
                <w:rStyle w:val="Hyperlink"/>
                <w:rFonts w:ascii="Times New Roman" w:hAnsi="Times New Roman"/>
                <w:noProof/>
                <w:snapToGrid w:val="0"/>
                <w:w w:val="0"/>
              </w:rPr>
              <w:t>6.11</w:t>
            </w:r>
            <w:r w:rsidR="00680A88">
              <w:rPr>
                <w:rFonts w:cstheme="minorBidi"/>
                <w:noProof/>
                <w:sz w:val="24"/>
                <w:lang w:val="en-CA" w:bidi="ar-SA"/>
              </w:rPr>
              <w:tab/>
            </w:r>
            <w:r w:rsidR="00680A88" w:rsidRPr="00822FFC">
              <w:rPr>
                <w:rStyle w:val="Hyperlink"/>
                <w:noProof/>
              </w:rPr>
              <w:t>Pu</w:t>
            </w:r>
            <w:r w:rsidR="00680A88" w:rsidRPr="00822FFC">
              <w:rPr>
                <w:rStyle w:val="Hyperlink"/>
                <w:noProof/>
              </w:rPr>
              <w:t>b</w:t>
            </w:r>
            <w:r w:rsidR="00680A88" w:rsidRPr="00822FFC">
              <w:rPr>
                <w:rStyle w:val="Hyperlink"/>
                <w:noProof/>
              </w:rPr>
              <w:t>lic Transit Ontology</w:t>
            </w:r>
            <w:r w:rsidR="00680A88">
              <w:rPr>
                <w:noProof/>
                <w:webHidden/>
              </w:rPr>
              <w:tab/>
            </w:r>
            <w:r w:rsidR="00680A88">
              <w:rPr>
                <w:noProof/>
                <w:webHidden/>
              </w:rPr>
              <w:fldChar w:fldCharType="begin"/>
            </w:r>
            <w:r w:rsidR="00680A88">
              <w:rPr>
                <w:noProof/>
                <w:webHidden/>
              </w:rPr>
              <w:instrText xml:space="preserve"> PAGEREF _Toc523308986 \h </w:instrText>
            </w:r>
            <w:r w:rsidR="00680A88">
              <w:rPr>
                <w:noProof/>
                <w:webHidden/>
              </w:rPr>
            </w:r>
            <w:r w:rsidR="00680A88">
              <w:rPr>
                <w:noProof/>
                <w:webHidden/>
              </w:rPr>
              <w:fldChar w:fldCharType="separate"/>
            </w:r>
            <w:r w:rsidR="00680A88">
              <w:rPr>
                <w:noProof/>
                <w:webHidden/>
              </w:rPr>
              <w:t>41</w:t>
            </w:r>
            <w:r w:rsidR="00680A88">
              <w:rPr>
                <w:noProof/>
                <w:webHidden/>
              </w:rPr>
              <w:fldChar w:fldCharType="end"/>
            </w:r>
          </w:hyperlink>
        </w:p>
        <w:p w14:paraId="795A8372" w14:textId="40F7025F" w:rsidR="00680A88" w:rsidRDefault="00D8001F">
          <w:pPr>
            <w:pStyle w:val="TOC2"/>
            <w:tabs>
              <w:tab w:val="left" w:pos="960"/>
              <w:tab w:val="right" w:leader="dot" w:pos="9350"/>
            </w:tabs>
            <w:rPr>
              <w:rFonts w:cstheme="minorBidi"/>
              <w:noProof/>
              <w:sz w:val="24"/>
              <w:lang w:val="en-CA" w:bidi="ar-SA"/>
            </w:rPr>
          </w:pPr>
          <w:hyperlink w:anchor="_Toc523308987" w:history="1">
            <w:r w:rsidR="00680A88" w:rsidRPr="00822FFC">
              <w:rPr>
                <w:rStyle w:val="Hyperlink"/>
                <w:rFonts w:ascii="Times New Roman" w:hAnsi="Times New Roman"/>
                <w:noProof/>
                <w:snapToGrid w:val="0"/>
                <w:w w:val="0"/>
              </w:rPr>
              <w:t>6.12</w:t>
            </w:r>
            <w:r w:rsidR="00680A88">
              <w:rPr>
                <w:rFonts w:cstheme="minorBidi"/>
                <w:noProof/>
                <w:sz w:val="24"/>
                <w:lang w:val="en-CA" w:bidi="ar-SA"/>
              </w:rPr>
              <w:tab/>
            </w:r>
            <w:r w:rsidR="00680A88" w:rsidRPr="00822FFC">
              <w:rPr>
                <w:rStyle w:val="Hyperlink"/>
                <w:noProof/>
              </w:rPr>
              <w:t>Land Use Ontology</w:t>
            </w:r>
            <w:r w:rsidR="00680A88">
              <w:rPr>
                <w:noProof/>
                <w:webHidden/>
              </w:rPr>
              <w:tab/>
            </w:r>
            <w:r w:rsidR="00680A88">
              <w:rPr>
                <w:noProof/>
                <w:webHidden/>
              </w:rPr>
              <w:fldChar w:fldCharType="begin"/>
            </w:r>
            <w:r w:rsidR="00680A88">
              <w:rPr>
                <w:noProof/>
                <w:webHidden/>
              </w:rPr>
              <w:instrText xml:space="preserve"> PAGEREF _Toc523308987 \h </w:instrText>
            </w:r>
            <w:r w:rsidR="00680A88">
              <w:rPr>
                <w:noProof/>
                <w:webHidden/>
              </w:rPr>
            </w:r>
            <w:r w:rsidR="00680A88">
              <w:rPr>
                <w:noProof/>
                <w:webHidden/>
              </w:rPr>
              <w:fldChar w:fldCharType="separate"/>
            </w:r>
            <w:r w:rsidR="00680A88">
              <w:rPr>
                <w:noProof/>
                <w:webHidden/>
              </w:rPr>
              <w:t>44</w:t>
            </w:r>
            <w:r w:rsidR="00680A88">
              <w:rPr>
                <w:noProof/>
                <w:webHidden/>
              </w:rPr>
              <w:fldChar w:fldCharType="end"/>
            </w:r>
          </w:hyperlink>
        </w:p>
        <w:p w14:paraId="2071A101" w14:textId="623EEE73" w:rsidR="00680A88" w:rsidRDefault="00D8001F">
          <w:pPr>
            <w:pStyle w:val="TOC2"/>
            <w:tabs>
              <w:tab w:val="left" w:pos="960"/>
              <w:tab w:val="right" w:leader="dot" w:pos="9350"/>
            </w:tabs>
            <w:rPr>
              <w:rFonts w:cstheme="minorBidi"/>
              <w:noProof/>
              <w:sz w:val="24"/>
              <w:lang w:val="en-CA" w:bidi="ar-SA"/>
            </w:rPr>
          </w:pPr>
          <w:hyperlink w:anchor="_Toc523308988" w:history="1">
            <w:r w:rsidR="00680A88" w:rsidRPr="00822FFC">
              <w:rPr>
                <w:rStyle w:val="Hyperlink"/>
                <w:rFonts w:ascii="Times New Roman" w:hAnsi="Times New Roman"/>
                <w:noProof/>
                <w:snapToGrid w:val="0"/>
                <w:w w:val="0"/>
              </w:rPr>
              <w:t>6.13</w:t>
            </w:r>
            <w:r w:rsidR="00680A88">
              <w:rPr>
                <w:rFonts w:cstheme="minorBidi"/>
                <w:noProof/>
                <w:sz w:val="24"/>
                <w:lang w:val="en-CA" w:bidi="ar-SA"/>
              </w:rPr>
              <w:tab/>
            </w:r>
            <w:r w:rsidR="00680A88" w:rsidRPr="00822FFC">
              <w:rPr>
                <w:rStyle w:val="Hyperlink"/>
                <w:noProof/>
              </w:rPr>
              <w:t>Trip Ontology</w:t>
            </w:r>
            <w:r w:rsidR="00680A88">
              <w:rPr>
                <w:noProof/>
                <w:webHidden/>
              </w:rPr>
              <w:tab/>
            </w:r>
            <w:r w:rsidR="00680A88">
              <w:rPr>
                <w:noProof/>
                <w:webHidden/>
              </w:rPr>
              <w:fldChar w:fldCharType="begin"/>
            </w:r>
            <w:r w:rsidR="00680A88">
              <w:rPr>
                <w:noProof/>
                <w:webHidden/>
              </w:rPr>
              <w:instrText xml:space="preserve"> PAGEREF _Toc523308988 \h </w:instrText>
            </w:r>
            <w:r w:rsidR="00680A88">
              <w:rPr>
                <w:noProof/>
                <w:webHidden/>
              </w:rPr>
            </w:r>
            <w:r w:rsidR="00680A88">
              <w:rPr>
                <w:noProof/>
                <w:webHidden/>
              </w:rPr>
              <w:fldChar w:fldCharType="separate"/>
            </w:r>
            <w:r w:rsidR="00680A88">
              <w:rPr>
                <w:noProof/>
                <w:webHidden/>
              </w:rPr>
              <w:t>47</w:t>
            </w:r>
            <w:r w:rsidR="00680A88">
              <w:rPr>
                <w:noProof/>
                <w:webHidden/>
              </w:rPr>
              <w:fldChar w:fldCharType="end"/>
            </w:r>
          </w:hyperlink>
        </w:p>
        <w:p w14:paraId="423A6F1E" w14:textId="7B1C9FDD" w:rsidR="00680A88" w:rsidRDefault="00D8001F">
          <w:pPr>
            <w:pStyle w:val="TOC3"/>
            <w:tabs>
              <w:tab w:val="left" w:pos="1200"/>
              <w:tab w:val="right" w:leader="dot" w:pos="9350"/>
            </w:tabs>
            <w:rPr>
              <w:rFonts w:cstheme="minorBidi"/>
              <w:noProof/>
              <w:sz w:val="24"/>
              <w:lang w:val="en-CA" w:bidi="ar-SA"/>
            </w:rPr>
          </w:pPr>
          <w:hyperlink w:anchor="_Toc523308989" w:history="1">
            <w:r w:rsidR="00680A88" w:rsidRPr="00822FFC">
              <w:rPr>
                <w:rStyle w:val="Hyperlink"/>
                <w:noProof/>
              </w:rPr>
              <w:t>6.13.1</w:t>
            </w:r>
            <w:r w:rsidR="00680A88">
              <w:rPr>
                <w:rFonts w:cstheme="minorBidi"/>
                <w:noProof/>
                <w:sz w:val="24"/>
                <w:lang w:val="en-CA" w:bidi="ar-SA"/>
              </w:rPr>
              <w:tab/>
            </w:r>
            <w:r w:rsidR="00680A88" w:rsidRPr="00822FFC">
              <w:rPr>
                <w:rStyle w:val="Hyperlink"/>
                <w:noProof/>
              </w:rPr>
              <w:t>Trip Costs</w:t>
            </w:r>
            <w:r w:rsidR="00680A88">
              <w:rPr>
                <w:noProof/>
                <w:webHidden/>
              </w:rPr>
              <w:tab/>
            </w:r>
            <w:r w:rsidR="00680A88">
              <w:rPr>
                <w:noProof/>
                <w:webHidden/>
              </w:rPr>
              <w:fldChar w:fldCharType="begin"/>
            </w:r>
            <w:r w:rsidR="00680A88">
              <w:rPr>
                <w:noProof/>
                <w:webHidden/>
              </w:rPr>
              <w:instrText xml:space="preserve"> PAGEREF _Toc523308989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56C59DE0" w14:textId="1549FCB8" w:rsidR="00680A88" w:rsidRDefault="00D8001F">
          <w:pPr>
            <w:pStyle w:val="TOC2"/>
            <w:tabs>
              <w:tab w:val="left" w:pos="960"/>
              <w:tab w:val="right" w:leader="dot" w:pos="9350"/>
            </w:tabs>
            <w:rPr>
              <w:rFonts w:cstheme="minorBidi"/>
              <w:noProof/>
              <w:sz w:val="24"/>
              <w:lang w:val="en-CA" w:bidi="ar-SA"/>
            </w:rPr>
          </w:pPr>
          <w:hyperlink w:anchor="_Toc523308990" w:history="1">
            <w:r w:rsidR="00680A88" w:rsidRPr="00822FFC">
              <w:rPr>
                <w:rStyle w:val="Hyperlink"/>
                <w:rFonts w:ascii="Times New Roman" w:hAnsi="Times New Roman"/>
                <w:noProof/>
                <w:snapToGrid w:val="0"/>
                <w:w w:val="0"/>
              </w:rPr>
              <w:t>6.14</w:t>
            </w:r>
            <w:r w:rsidR="00680A88">
              <w:rPr>
                <w:rFonts w:cstheme="minorBidi"/>
                <w:noProof/>
                <w:sz w:val="24"/>
                <w:lang w:val="en-CA" w:bidi="ar-SA"/>
              </w:rPr>
              <w:tab/>
            </w:r>
            <w:r w:rsidR="00680A88" w:rsidRPr="00822FFC">
              <w:rPr>
                <w:rStyle w:val="Hyperlink"/>
                <w:noProof/>
              </w:rPr>
              <w:t>Urban System Ontology</w:t>
            </w:r>
            <w:r w:rsidR="00680A88">
              <w:rPr>
                <w:noProof/>
                <w:webHidden/>
              </w:rPr>
              <w:tab/>
            </w:r>
            <w:r w:rsidR="00680A88">
              <w:rPr>
                <w:noProof/>
                <w:webHidden/>
              </w:rPr>
              <w:fldChar w:fldCharType="begin"/>
            </w:r>
            <w:r w:rsidR="00680A88">
              <w:rPr>
                <w:noProof/>
                <w:webHidden/>
              </w:rPr>
              <w:instrText xml:space="preserve"> PAGEREF _Toc523308990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76467B41" w14:textId="581C6798" w:rsidR="00680A88" w:rsidRDefault="00D8001F">
          <w:pPr>
            <w:pStyle w:val="TOC1"/>
            <w:tabs>
              <w:tab w:val="left" w:pos="400"/>
              <w:tab w:val="right" w:leader="dot" w:pos="9350"/>
            </w:tabs>
            <w:rPr>
              <w:rFonts w:cstheme="minorBidi"/>
              <w:noProof/>
              <w:sz w:val="24"/>
              <w:lang w:val="en-CA" w:bidi="ar-SA"/>
            </w:rPr>
          </w:pPr>
          <w:hyperlink w:anchor="_Toc523308991" w:history="1">
            <w:r w:rsidR="00680A88" w:rsidRPr="00822FFC">
              <w:rPr>
                <w:rStyle w:val="Hyperlink"/>
                <w:noProof/>
              </w:rPr>
              <w:t>7</w:t>
            </w:r>
            <w:r w:rsidR="00680A88">
              <w:rPr>
                <w:rFonts w:cstheme="minorBidi"/>
                <w:noProof/>
                <w:sz w:val="24"/>
                <w:lang w:val="en-CA" w:bidi="ar-SA"/>
              </w:rPr>
              <w:tab/>
            </w:r>
            <w:r w:rsidR="00680A88" w:rsidRPr="00822FFC">
              <w:rPr>
                <w:rStyle w:val="Hyperlink"/>
                <w:noProof/>
              </w:rPr>
              <w:t>Applications</w:t>
            </w:r>
            <w:r w:rsidR="00680A88">
              <w:rPr>
                <w:noProof/>
                <w:webHidden/>
              </w:rPr>
              <w:tab/>
            </w:r>
            <w:r w:rsidR="00680A88">
              <w:rPr>
                <w:noProof/>
                <w:webHidden/>
              </w:rPr>
              <w:fldChar w:fldCharType="begin"/>
            </w:r>
            <w:r w:rsidR="00680A88">
              <w:rPr>
                <w:noProof/>
                <w:webHidden/>
              </w:rPr>
              <w:instrText xml:space="preserve"> PAGEREF _Toc523308991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08F36780" w14:textId="4AFB78E2" w:rsidR="00680A88" w:rsidRDefault="00D8001F">
          <w:pPr>
            <w:pStyle w:val="TOC2"/>
            <w:tabs>
              <w:tab w:val="left" w:pos="720"/>
              <w:tab w:val="right" w:leader="dot" w:pos="9350"/>
            </w:tabs>
            <w:rPr>
              <w:rFonts w:cstheme="minorBidi"/>
              <w:noProof/>
              <w:sz w:val="24"/>
              <w:lang w:val="en-CA" w:bidi="ar-SA"/>
            </w:rPr>
          </w:pPr>
          <w:hyperlink w:anchor="_Toc523308992" w:history="1">
            <w:r w:rsidR="00680A88" w:rsidRPr="00822FFC">
              <w:rPr>
                <w:rStyle w:val="Hyperlink"/>
                <w:rFonts w:ascii="Times New Roman" w:hAnsi="Times New Roman"/>
                <w:noProof/>
                <w:snapToGrid w:val="0"/>
                <w:w w:val="0"/>
              </w:rPr>
              <w:t>7.1</w:t>
            </w:r>
            <w:r w:rsidR="00680A88">
              <w:rPr>
                <w:rFonts w:cstheme="minorBidi"/>
                <w:noProof/>
                <w:sz w:val="24"/>
                <w:lang w:val="en-CA" w:bidi="ar-SA"/>
              </w:rPr>
              <w:tab/>
            </w:r>
            <w:r w:rsidR="00680A88" w:rsidRPr="00822FFC">
              <w:rPr>
                <w:rStyle w:val="Hyperlink"/>
                <w:noProof/>
              </w:rPr>
              <w:t>iCity Ontology for the IT-SoS Framework</w:t>
            </w:r>
            <w:r w:rsidR="00680A88">
              <w:rPr>
                <w:noProof/>
                <w:webHidden/>
              </w:rPr>
              <w:tab/>
            </w:r>
            <w:r w:rsidR="00680A88">
              <w:rPr>
                <w:noProof/>
                <w:webHidden/>
              </w:rPr>
              <w:fldChar w:fldCharType="begin"/>
            </w:r>
            <w:r w:rsidR="00680A88">
              <w:rPr>
                <w:noProof/>
                <w:webHidden/>
              </w:rPr>
              <w:instrText xml:space="preserve"> PAGEREF _Toc523308992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7CD648C7" w14:textId="5AFBC306" w:rsidR="00680A88" w:rsidRDefault="00D8001F">
          <w:pPr>
            <w:pStyle w:val="TOC3"/>
            <w:tabs>
              <w:tab w:val="left" w:pos="1200"/>
              <w:tab w:val="right" w:leader="dot" w:pos="9350"/>
            </w:tabs>
            <w:rPr>
              <w:rFonts w:cstheme="minorBidi"/>
              <w:noProof/>
              <w:sz w:val="24"/>
              <w:lang w:val="en-CA" w:bidi="ar-SA"/>
            </w:rPr>
          </w:pPr>
          <w:hyperlink w:anchor="_Toc523308993" w:history="1">
            <w:r w:rsidR="00680A88" w:rsidRPr="00822FFC">
              <w:rPr>
                <w:rStyle w:val="Hyperlink"/>
                <w:noProof/>
              </w:rPr>
              <w:t>7.1.1</w:t>
            </w:r>
            <w:r w:rsidR="00680A88">
              <w:rPr>
                <w:rFonts w:cstheme="minorBidi"/>
                <w:noProof/>
                <w:sz w:val="24"/>
                <w:lang w:val="en-CA" w:bidi="ar-SA"/>
              </w:rPr>
              <w:tab/>
            </w:r>
            <w:r w:rsidR="00680A88" w:rsidRPr="00822FFC">
              <w:rPr>
                <w:rStyle w:val="Hyperlink"/>
                <w:noProof/>
              </w:rPr>
              <w:t>Ontology Interface: Functional Requirements</w:t>
            </w:r>
            <w:r w:rsidR="00680A88">
              <w:rPr>
                <w:noProof/>
                <w:webHidden/>
              </w:rPr>
              <w:tab/>
            </w:r>
            <w:r w:rsidR="00680A88">
              <w:rPr>
                <w:noProof/>
                <w:webHidden/>
              </w:rPr>
              <w:fldChar w:fldCharType="begin"/>
            </w:r>
            <w:r w:rsidR="00680A88">
              <w:rPr>
                <w:noProof/>
                <w:webHidden/>
              </w:rPr>
              <w:instrText xml:space="preserve"> PAGEREF _Toc523308993 \h </w:instrText>
            </w:r>
            <w:r w:rsidR="00680A88">
              <w:rPr>
                <w:noProof/>
                <w:webHidden/>
              </w:rPr>
            </w:r>
            <w:r w:rsidR="00680A88">
              <w:rPr>
                <w:noProof/>
                <w:webHidden/>
              </w:rPr>
              <w:fldChar w:fldCharType="separate"/>
            </w:r>
            <w:r w:rsidR="00680A88">
              <w:rPr>
                <w:noProof/>
                <w:webHidden/>
              </w:rPr>
              <w:t>52</w:t>
            </w:r>
            <w:r w:rsidR="00680A88">
              <w:rPr>
                <w:noProof/>
                <w:webHidden/>
              </w:rPr>
              <w:fldChar w:fldCharType="end"/>
            </w:r>
          </w:hyperlink>
        </w:p>
        <w:p w14:paraId="43B2EBBC" w14:textId="7ACEEB48" w:rsidR="00680A88" w:rsidRDefault="00D8001F">
          <w:pPr>
            <w:pStyle w:val="TOC3"/>
            <w:tabs>
              <w:tab w:val="left" w:pos="1200"/>
              <w:tab w:val="right" w:leader="dot" w:pos="9350"/>
            </w:tabs>
            <w:rPr>
              <w:rFonts w:cstheme="minorBidi"/>
              <w:noProof/>
              <w:sz w:val="24"/>
              <w:lang w:val="en-CA" w:bidi="ar-SA"/>
            </w:rPr>
          </w:pPr>
          <w:hyperlink w:anchor="_Toc523308994" w:history="1">
            <w:r w:rsidR="00680A88" w:rsidRPr="00822FFC">
              <w:rPr>
                <w:rStyle w:val="Hyperlink"/>
                <w:noProof/>
              </w:rPr>
              <w:t>7.1.2</w:t>
            </w:r>
            <w:r w:rsidR="00680A88">
              <w:rPr>
                <w:rFonts w:cstheme="minorBidi"/>
                <w:noProof/>
                <w:sz w:val="24"/>
                <w:lang w:val="en-CA" w:bidi="ar-SA"/>
              </w:rPr>
              <w:tab/>
            </w:r>
            <w:r w:rsidR="00680A88" w:rsidRPr="00822FFC">
              <w:rPr>
                <w:rStyle w:val="Hyperlink"/>
                <w:noProof/>
              </w:rPr>
              <w:t>System Design</w:t>
            </w:r>
            <w:r w:rsidR="00680A88">
              <w:rPr>
                <w:noProof/>
                <w:webHidden/>
              </w:rPr>
              <w:tab/>
            </w:r>
            <w:r w:rsidR="00680A88">
              <w:rPr>
                <w:noProof/>
                <w:webHidden/>
              </w:rPr>
              <w:fldChar w:fldCharType="begin"/>
            </w:r>
            <w:r w:rsidR="00680A88">
              <w:rPr>
                <w:noProof/>
                <w:webHidden/>
              </w:rPr>
              <w:instrText xml:space="preserve"> PAGEREF _Toc523308994 \h </w:instrText>
            </w:r>
            <w:r w:rsidR="00680A88">
              <w:rPr>
                <w:noProof/>
                <w:webHidden/>
              </w:rPr>
            </w:r>
            <w:r w:rsidR="00680A88">
              <w:rPr>
                <w:noProof/>
                <w:webHidden/>
              </w:rPr>
              <w:fldChar w:fldCharType="separate"/>
            </w:r>
            <w:r w:rsidR="00680A88">
              <w:rPr>
                <w:noProof/>
                <w:webHidden/>
              </w:rPr>
              <w:t>55</w:t>
            </w:r>
            <w:r w:rsidR="00680A88">
              <w:rPr>
                <w:noProof/>
                <w:webHidden/>
              </w:rPr>
              <w:fldChar w:fldCharType="end"/>
            </w:r>
          </w:hyperlink>
        </w:p>
        <w:p w14:paraId="420A6570" w14:textId="78174DB6" w:rsidR="00680A88" w:rsidRDefault="00D8001F">
          <w:pPr>
            <w:pStyle w:val="TOC3"/>
            <w:tabs>
              <w:tab w:val="left" w:pos="1200"/>
              <w:tab w:val="right" w:leader="dot" w:pos="9350"/>
            </w:tabs>
            <w:rPr>
              <w:rFonts w:cstheme="minorBidi"/>
              <w:noProof/>
              <w:sz w:val="24"/>
              <w:lang w:val="en-CA" w:bidi="ar-SA"/>
            </w:rPr>
          </w:pPr>
          <w:hyperlink w:anchor="_Toc523308995" w:history="1">
            <w:r w:rsidR="00680A88" w:rsidRPr="00822FFC">
              <w:rPr>
                <w:rStyle w:val="Hyperlink"/>
                <w:noProof/>
              </w:rPr>
              <w:t>7.1.3</w:t>
            </w:r>
            <w:r w:rsidR="00680A88">
              <w:rPr>
                <w:rFonts w:cstheme="minorBidi"/>
                <w:noProof/>
                <w:sz w:val="24"/>
                <w:lang w:val="en-CA" w:bidi="ar-SA"/>
              </w:rPr>
              <w:tab/>
            </w:r>
            <w:r w:rsidR="00680A88" w:rsidRPr="00822FFC">
              <w:rPr>
                <w:rStyle w:val="Hyperlink"/>
                <w:noProof/>
              </w:rPr>
              <w:t>Ontology Design: Required Extensions</w:t>
            </w:r>
            <w:r w:rsidR="00680A88">
              <w:rPr>
                <w:noProof/>
                <w:webHidden/>
              </w:rPr>
              <w:tab/>
            </w:r>
            <w:r w:rsidR="00680A88">
              <w:rPr>
                <w:noProof/>
                <w:webHidden/>
              </w:rPr>
              <w:fldChar w:fldCharType="begin"/>
            </w:r>
            <w:r w:rsidR="00680A88">
              <w:rPr>
                <w:noProof/>
                <w:webHidden/>
              </w:rPr>
              <w:instrText xml:space="preserve"> PAGEREF _Toc523308995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23E240DF" w14:textId="64ED1D7F" w:rsidR="00680A88" w:rsidRDefault="00D8001F">
          <w:pPr>
            <w:pStyle w:val="TOC3"/>
            <w:tabs>
              <w:tab w:val="left" w:pos="1200"/>
              <w:tab w:val="right" w:leader="dot" w:pos="9350"/>
            </w:tabs>
            <w:rPr>
              <w:rFonts w:cstheme="minorBidi"/>
              <w:noProof/>
              <w:sz w:val="24"/>
              <w:lang w:val="en-CA" w:bidi="ar-SA"/>
            </w:rPr>
          </w:pPr>
          <w:hyperlink w:anchor="_Toc523308996" w:history="1">
            <w:r w:rsidR="00680A88" w:rsidRPr="00822FFC">
              <w:rPr>
                <w:rStyle w:val="Hyperlink"/>
                <w:noProof/>
              </w:rPr>
              <w:t>7.1.4</w:t>
            </w:r>
            <w:r w:rsidR="00680A88">
              <w:rPr>
                <w:rFonts w:cstheme="minorBidi"/>
                <w:noProof/>
                <w:sz w:val="24"/>
                <w:lang w:val="en-CA" w:bidi="ar-SA"/>
              </w:rPr>
              <w:tab/>
            </w:r>
            <w:r w:rsidR="00680A88" w:rsidRPr="00822FFC">
              <w:rPr>
                <w:rStyle w:val="Hyperlink"/>
                <w:noProof/>
              </w:rPr>
              <w:t>Next Steps</w:t>
            </w:r>
            <w:r w:rsidR="00680A88">
              <w:rPr>
                <w:noProof/>
                <w:webHidden/>
              </w:rPr>
              <w:tab/>
            </w:r>
            <w:r w:rsidR="00680A88">
              <w:rPr>
                <w:noProof/>
                <w:webHidden/>
              </w:rPr>
              <w:fldChar w:fldCharType="begin"/>
            </w:r>
            <w:r w:rsidR="00680A88">
              <w:rPr>
                <w:noProof/>
                <w:webHidden/>
              </w:rPr>
              <w:instrText xml:space="preserve"> PAGEREF _Toc523308996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39DF73EB" w14:textId="0CC80634" w:rsidR="00680A88" w:rsidRDefault="00D8001F">
          <w:pPr>
            <w:pStyle w:val="TOC1"/>
            <w:tabs>
              <w:tab w:val="left" w:pos="400"/>
              <w:tab w:val="right" w:leader="dot" w:pos="9350"/>
            </w:tabs>
            <w:rPr>
              <w:rFonts w:cstheme="minorBidi"/>
              <w:noProof/>
              <w:sz w:val="24"/>
              <w:lang w:val="en-CA" w:bidi="ar-SA"/>
            </w:rPr>
          </w:pPr>
          <w:hyperlink w:anchor="_Toc523308997" w:history="1">
            <w:r w:rsidR="00680A88" w:rsidRPr="00822FFC">
              <w:rPr>
                <w:rStyle w:val="Hyperlink"/>
                <w:noProof/>
              </w:rPr>
              <w:t>8</w:t>
            </w:r>
            <w:r w:rsidR="00680A88">
              <w:rPr>
                <w:rFonts w:cstheme="minorBidi"/>
                <w:noProof/>
                <w:sz w:val="24"/>
                <w:lang w:val="en-CA" w:bidi="ar-SA"/>
              </w:rPr>
              <w:tab/>
            </w:r>
            <w:r w:rsidR="00680A88" w:rsidRPr="00822FFC">
              <w:rPr>
                <w:rStyle w:val="Hyperlink"/>
                <w:noProof/>
              </w:rPr>
              <w:t>Future Work</w:t>
            </w:r>
            <w:r w:rsidR="00680A88">
              <w:rPr>
                <w:noProof/>
                <w:webHidden/>
              </w:rPr>
              <w:tab/>
            </w:r>
            <w:r w:rsidR="00680A88">
              <w:rPr>
                <w:noProof/>
                <w:webHidden/>
              </w:rPr>
              <w:fldChar w:fldCharType="begin"/>
            </w:r>
            <w:r w:rsidR="00680A88">
              <w:rPr>
                <w:noProof/>
                <w:webHidden/>
              </w:rPr>
              <w:instrText xml:space="preserve"> PAGEREF _Toc523308997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4C6ECE18" w14:textId="0C4F2BD8" w:rsidR="00680A88" w:rsidRDefault="00D8001F">
          <w:pPr>
            <w:pStyle w:val="TOC2"/>
            <w:tabs>
              <w:tab w:val="left" w:pos="720"/>
              <w:tab w:val="right" w:leader="dot" w:pos="9350"/>
            </w:tabs>
            <w:rPr>
              <w:rFonts w:cstheme="minorBidi"/>
              <w:noProof/>
              <w:sz w:val="24"/>
              <w:lang w:val="en-CA" w:bidi="ar-SA"/>
            </w:rPr>
          </w:pPr>
          <w:hyperlink w:anchor="_Toc523308998" w:history="1">
            <w:r w:rsidR="00680A88" w:rsidRPr="00822FFC">
              <w:rPr>
                <w:rStyle w:val="Hyperlink"/>
                <w:rFonts w:ascii="Times New Roman" w:hAnsi="Times New Roman"/>
                <w:noProof/>
                <w:snapToGrid w:val="0"/>
                <w:w w:val="0"/>
              </w:rPr>
              <w:t>8.1</w:t>
            </w:r>
            <w:r w:rsidR="00680A88">
              <w:rPr>
                <w:rFonts w:cstheme="minorBidi"/>
                <w:noProof/>
                <w:sz w:val="24"/>
                <w:lang w:val="en-CA" w:bidi="ar-SA"/>
              </w:rPr>
              <w:tab/>
            </w:r>
            <w:r w:rsidR="00680A88" w:rsidRPr="00822FFC">
              <w:rPr>
                <w:rStyle w:val="Hyperlink"/>
                <w:noProof/>
              </w:rPr>
              <w:t>Extensions to the Urban System Ontology</w:t>
            </w:r>
            <w:r w:rsidR="00680A88">
              <w:rPr>
                <w:noProof/>
                <w:webHidden/>
              </w:rPr>
              <w:tab/>
            </w:r>
            <w:r w:rsidR="00680A88">
              <w:rPr>
                <w:noProof/>
                <w:webHidden/>
              </w:rPr>
              <w:fldChar w:fldCharType="begin"/>
            </w:r>
            <w:r w:rsidR="00680A88">
              <w:rPr>
                <w:noProof/>
                <w:webHidden/>
              </w:rPr>
              <w:instrText xml:space="preserve"> PAGEREF _Toc523308998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51E552BF" w14:textId="75E0833D" w:rsidR="00680A88" w:rsidRDefault="00D8001F">
          <w:pPr>
            <w:pStyle w:val="TOC2"/>
            <w:tabs>
              <w:tab w:val="left" w:pos="720"/>
              <w:tab w:val="right" w:leader="dot" w:pos="9350"/>
            </w:tabs>
            <w:rPr>
              <w:rFonts w:cstheme="minorBidi"/>
              <w:noProof/>
              <w:sz w:val="24"/>
              <w:lang w:val="en-CA" w:bidi="ar-SA"/>
            </w:rPr>
          </w:pPr>
          <w:hyperlink w:anchor="_Toc523308999" w:history="1">
            <w:r w:rsidR="00680A88" w:rsidRPr="00822FFC">
              <w:rPr>
                <w:rStyle w:val="Hyperlink"/>
                <w:rFonts w:ascii="Times New Roman" w:hAnsi="Times New Roman"/>
                <w:noProof/>
                <w:snapToGrid w:val="0"/>
                <w:w w:val="0"/>
              </w:rPr>
              <w:t>8.2</w:t>
            </w:r>
            <w:r w:rsidR="00680A88">
              <w:rPr>
                <w:rFonts w:cstheme="minorBidi"/>
                <w:noProof/>
                <w:sz w:val="24"/>
                <w:lang w:val="en-CA" w:bidi="ar-SA"/>
              </w:rPr>
              <w:tab/>
            </w:r>
            <w:r w:rsidR="00680A88" w:rsidRPr="00822FFC">
              <w:rPr>
                <w:rStyle w:val="Hyperlink"/>
                <w:noProof/>
              </w:rPr>
              <w:t>Extensions for iCity Applications</w:t>
            </w:r>
            <w:r w:rsidR="00680A88">
              <w:rPr>
                <w:noProof/>
                <w:webHidden/>
              </w:rPr>
              <w:tab/>
            </w:r>
            <w:r w:rsidR="00680A88">
              <w:rPr>
                <w:noProof/>
                <w:webHidden/>
              </w:rPr>
              <w:fldChar w:fldCharType="begin"/>
            </w:r>
            <w:r w:rsidR="00680A88">
              <w:rPr>
                <w:noProof/>
                <w:webHidden/>
              </w:rPr>
              <w:instrText xml:space="preserve"> PAGEREF _Toc523308999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65A45608" w14:textId="50341C02" w:rsidR="00680A88" w:rsidRDefault="00D8001F">
          <w:pPr>
            <w:pStyle w:val="TOC3"/>
            <w:tabs>
              <w:tab w:val="left" w:pos="1200"/>
              <w:tab w:val="right" w:leader="dot" w:pos="9350"/>
            </w:tabs>
            <w:rPr>
              <w:rFonts w:cstheme="minorBidi"/>
              <w:noProof/>
              <w:sz w:val="24"/>
              <w:lang w:val="en-CA" w:bidi="ar-SA"/>
            </w:rPr>
          </w:pPr>
          <w:hyperlink w:anchor="_Toc523309000" w:history="1">
            <w:r w:rsidR="00680A88" w:rsidRPr="00822FFC">
              <w:rPr>
                <w:rStyle w:val="Hyperlink"/>
                <w:noProof/>
              </w:rPr>
              <w:t>8.2.1</w:t>
            </w:r>
            <w:r w:rsidR="00680A88">
              <w:rPr>
                <w:rFonts w:cstheme="minorBidi"/>
                <w:noProof/>
                <w:sz w:val="24"/>
                <w:lang w:val="en-CA" w:bidi="ar-SA"/>
              </w:rPr>
              <w:tab/>
            </w:r>
            <w:r w:rsidR="00680A88" w:rsidRPr="00822FFC">
              <w:rPr>
                <w:rStyle w:val="Hyperlink"/>
                <w:noProof/>
              </w:rPr>
              <w:t>Data Collection</w:t>
            </w:r>
            <w:r w:rsidR="00680A88">
              <w:rPr>
                <w:noProof/>
                <w:webHidden/>
              </w:rPr>
              <w:tab/>
            </w:r>
            <w:r w:rsidR="00680A88">
              <w:rPr>
                <w:noProof/>
                <w:webHidden/>
              </w:rPr>
              <w:fldChar w:fldCharType="begin"/>
            </w:r>
            <w:r w:rsidR="00680A88">
              <w:rPr>
                <w:noProof/>
                <w:webHidden/>
              </w:rPr>
              <w:instrText xml:space="preserve"> PAGEREF _Toc523309000 \h </w:instrText>
            </w:r>
            <w:r w:rsidR="00680A88">
              <w:rPr>
                <w:noProof/>
                <w:webHidden/>
              </w:rPr>
            </w:r>
            <w:r w:rsidR="00680A88">
              <w:rPr>
                <w:noProof/>
                <w:webHidden/>
              </w:rPr>
              <w:fldChar w:fldCharType="separate"/>
            </w:r>
            <w:r w:rsidR="00680A88">
              <w:rPr>
                <w:noProof/>
                <w:webHidden/>
              </w:rPr>
              <w:t>59</w:t>
            </w:r>
            <w:r w:rsidR="00680A88">
              <w:rPr>
                <w:noProof/>
                <w:webHidden/>
              </w:rPr>
              <w:fldChar w:fldCharType="end"/>
            </w:r>
          </w:hyperlink>
        </w:p>
        <w:p w14:paraId="6C855947" w14:textId="5398BDCD" w:rsidR="00680A88" w:rsidRDefault="00D8001F">
          <w:pPr>
            <w:pStyle w:val="TOC3"/>
            <w:tabs>
              <w:tab w:val="left" w:pos="1200"/>
              <w:tab w:val="right" w:leader="dot" w:pos="9350"/>
            </w:tabs>
            <w:rPr>
              <w:rFonts w:cstheme="minorBidi"/>
              <w:noProof/>
              <w:sz w:val="24"/>
              <w:lang w:val="en-CA" w:bidi="ar-SA"/>
            </w:rPr>
          </w:pPr>
          <w:hyperlink w:anchor="_Toc523309001" w:history="1">
            <w:r w:rsidR="00680A88" w:rsidRPr="00822FFC">
              <w:rPr>
                <w:rStyle w:val="Hyperlink"/>
                <w:noProof/>
              </w:rPr>
              <w:t>8.2.2</w:t>
            </w:r>
            <w:r w:rsidR="00680A88">
              <w:rPr>
                <w:rFonts w:cstheme="minorBidi"/>
                <w:noProof/>
                <w:sz w:val="24"/>
                <w:lang w:val="en-CA" w:bidi="ar-SA"/>
              </w:rPr>
              <w:tab/>
            </w:r>
            <w:r w:rsidR="00680A88" w:rsidRPr="00822FFC">
              <w:rPr>
                <w:rStyle w:val="Hyperlink"/>
                <w:noProof/>
              </w:rPr>
              <w:t>Simulation of Urban Systems</w:t>
            </w:r>
            <w:r w:rsidR="00680A88">
              <w:rPr>
                <w:noProof/>
                <w:webHidden/>
              </w:rPr>
              <w:tab/>
            </w:r>
            <w:r w:rsidR="00680A88">
              <w:rPr>
                <w:noProof/>
                <w:webHidden/>
              </w:rPr>
              <w:fldChar w:fldCharType="begin"/>
            </w:r>
            <w:r w:rsidR="00680A88">
              <w:rPr>
                <w:noProof/>
                <w:webHidden/>
              </w:rPr>
              <w:instrText xml:space="preserve"> PAGEREF _Toc523309001 \h </w:instrText>
            </w:r>
            <w:r w:rsidR="00680A88">
              <w:rPr>
                <w:noProof/>
                <w:webHidden/>
              </w:rPr>
            </w:r>
            <w:r w:rsidR="00680A88">
              <w:rPr>
                <w:noProof/>
                <w:webHidden/>
              </w:rPr>
              <w:fldChar w:fldCharType="separate"/>
            </w:r>
            <w:r w:rsidR="00680A88">
              <w:rPr>
                <w:noProof/>
                <w:webHidden/>
              </w:rPr>
              <w:t>60</w:t>
            </w:r>
            <w:r w:rsidR="00680A88">
              <w:rPr>
                <w:noProof/>
                <w:webHidden/>
              </w:rPr>
              <w:fldChar w:fldCharType="end"/>
            </w:r>
          </w:hyperlink>
        </w:p>
        <w:p w14:paraId="52BEF9F8" w14:textId="2714759A" w:rsidR="00680A88" w:rsidRDefault="00D8001F">
          <w:pPr>
            <w:pStyle w:val="TOC3"/>
            <w:tabs>
              <w:tab w:val="left" w:pos="1200"/>
              <w:tab w:val="right" w:leader="dot" w:pos="9350"/>
            </w:tabs>
            <w:rPr>
              <w:rFonts w:cstheme="minorBidi"/>
              <w:noProof/>
              <w:sz w:val="24"/>
              <w:lang w:val="en-CA" w:bidi="ar-SA"/>
            </w:rPr>
          </w:pPr>
          <w:hyperlink w:anchor="_Toc523309002" w:history="1">
            <w:r w:rsidR="00680A88" w:rsidRPr="00822FFC">
              <w:rPr>
                <w:rStyle w:val="Hyperlink"/>
                <w:noProof/>
              </w:rPr>
              <w:t>8.2.3</w:t>
            </w:r>
            <w:r w:rsidR="00680A88">
              <w:rPr>
                <w:rFonts w:cstheme="minorBidi"/>
                <w:noProof/>
                <w:sz w:val="24"/>
                <w:lang w:val="en-CA" w:bidi="ar-SA"/>
              </w:rPr>
              <w:tab/>
            </w:r>
            <w:r w:rsidR="00680A88" w:rsidRPr="00822FFC">
              <w:rPr>
                <w:rStyle w:val="Hyperlink"/>
                <w:noProof/>
              </w:rPr>
              <w:t>Analysis of Urban Systems</w:t>
            </w:r>
            <w:r w:rsidR="00680A88">
              <w:rPr>
                <w:noProof/>
                <w:webHidden/>
              </w:rPr>
              <w:tab/>
            </w:r>
            <w:r w:rsidR="00680A88">
              <w:rPr>
                <w:noProof/>
                <w:webHidden/>
              </w:rPr>
              <w:fldChar w:fldCharType="begin"/>
            </w:r>
            <w:r w:rsidR="00680A88">
              <w:rPr>
                <w:noProof/>
                <w:webHidden/>
              </w:rPr>
              <w:instrText xml:space="preserve"> PAGEREF _Toc523309002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03887EA2" w14:textId="12D37E68" w:rsidR="00680A88" w:rsidRDefault="00D8001F">
          <w:pPr>
            <w:pStyle w:val="TOC3"/>
            <w:tabs>
              <w:tab w:val="left" w:pos="1200"/>
              <w:tab w:val="right" w:leader="dot" w:pos="9350"/>
            </w:tabs>
            <w:rPr>
              <w:rFonts w:cstheme="minorBidi"/>
              <w:noProof/>
              <w:sz w:val="24"/>
              <w:lang w:val="en-CA" w:bidi="ar-SA"/>
            </w:rPr>
          </w:pPr>
          <w:hyperlink w:anchor="_Toc523309003" w:history="1">
            <w:r w:rsidR="00680A88" w:rsidRPr="00822FFC">
              <w:rPr>
                <w:rStyle w:val="Hyperlink"/>
                <w:noProof/>
              </w:rPr>
              <w:t>8.2.4</w:t>
            </w:r>
            <w:r w:rsidR="00680A88">
              <w:rPr>
                <w:rFonts w:cstheme="minorBidi"/>
                <w:noProof/>
                <w:sz w:val="24"/>
                <w:lang w:val="en-CA" w:bidi="ar-SA"/>
              </w:rPr>
              <w:tab/>
            </w:r>
            <w:r w:rsidR="00680A88" w:rsidRPr="00822FFC">
              <w:rPr>
                <w:rStyle w:val="Hyperlink"/>
                <w:noProof/>
              </w:rPr>
              <w:t>Visualization of Urban Systems</w:t>
            </w:r>
            <w:r w:rsidR="00680A88">
              <w:rPr>
                <w:noProof/>
                <w:webHidden/>
              </w:rPr>
              <w:tab/>
            </w:r>
            <w:r w:rsidR="00680A88">
              <w:rPr>
                <w:noProof/>
                <w:webHidden/>
              </w:rPr>
              <w:fldChar w:fldCharType="begin"/>
            </w:r>
            <w:r w:rsidR="00680A88">
              <w:rPr>
                <w:noProof/>
                <w:webHidden/>
              </w:rPr>
              <w:instrText xml:space="preserve"> PAGEREF _Toc523309003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266EB0AB" w14:textId="55A44174" w:rsidR="00680A88" w:rsidRDefault="00D8001F">
          <w:pPr>
            <w:pStyle w:val="TOC1"/>
            <w:tabs>
              <w:tab w:val="left" w:pos="400"/>
              <w:tab w:val="right" w:leader="dot" w:pos="9350"/>
            </w:tabs>
            <w:rPr>
              <w:rFonts w:cstheme="minorBidi"/>
              <w:noProof/>
              <w:sz w:val="24"/>
              <w:lang w:val="en-CA" w:bidi="ar-SA"/>
            </w:rPr>
          </w:pPr>
          <w:hyperlink w:anchor="_Toc523309004" w:history="1">
            <w:r w:rsidR="00680A88" w:rsidRPr="00822FFC">
              <w:rPr>
                <w:rStyle w:val="Hyperlink"/>
                <w:noProof/>
              </w:rPr>
              <w:t>9</w:t>
            </w:r>
            <w:r w:rsidR="00680A88">
              <w:rPr>
                <w:rFonts w:cstheme="minorBidi"/>
                <w:noProof/>
                <w:sz w:val="24"/>
                <w:lang w:val="en-CA" w:bidi="ar-SA"/>
              </w:rPr>
              <w:tab/>
            </w:r>
            <w:r w:rsidR="00680A88" w:rsidRPr="00822FFC">
              <w:rPr>
                <w:rStyle w:val="Hyperlink"/>
                <w:noProof/>
              </w:rPr>
              <w:t>Extra-logical Design Practices</w:t>
            </w:r>
            <w:r w:rsidR="00680A88">
              <w:rPr>
                <w:noProof/>
                <w:webHidden/>
              </w:rPr>
              <w:tab/>
            </w:r>
            <w:r w:rsidR="00680A88">
              <w:rPr>
                <w:noProof/>
                <w:webHidden/>
              </w:rPr>
              <w:fldChar w:fldCharType="begin"/>
            </w:r>
            <w:r w:rsidR="00680A88">
              <w:rPr>
                <w:noProof/>
                <w:webHidden/>
              </w:rPr>
              <w:instrText xml:space="preserve"> PAGEREF _Toc523309004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7F7C6337" w14:textId="63B15CCE" w:rsidR="00680A88" w:rsidRDefault="00D8001F">
          <w:pPr>
            <w:pStyle w:val="TOC1"/>
            <w:tabs>
              <w:tab w:val="right" w:leader="dot" w:pos="9350"/>
            </w:tabs>
            <w:rPr>
              <w:rFonts w:cstheme="minorBidi"/>
              <w:noProof/>
              <w:sz w:val="24"/>
              <w:lang w:val="en-CA" w:bidi="ar-SA"/>
            </w:rPr>
          </w:pPr>
          <w:hyperlink w:anchor="_Toc523309005" w:history="1">
            <w:r w:rsidR="00680A88" w:rsidRPr="00822FFC">
              <w:rPr>
                <w:rStyle w:val="Hyperlink"/>
                <w:noProof/>
              </w:rPr>
              <w:t>Acknowledgements</w:t>
            </w:r>
            <w:r w:rsidR="00680A88">
              <w:rPr>
                <w:noProof/>
                <w:webHidden/>
              </w:rPr>
              <w:tab/>
            </w:r>
            <w:r w:rsidR="00680A88">
              <w:rPr>
                <w:noProof/>
                <w:webHidden/>
              </w:rPr>
              <w:fldChar w:fldCharType="begin"/>
            </w:r>
            <w:r w:rsidR="00680A88">
              <w:rPr>
                <w:noProof/>
                <w:webHidden/>
              </w:rPr>
              <w:instrText xml:space="preserve"> PAGEREF _Toc523309005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61F71FAD" w14:textId="12E5C6FE" w:rsidR="00680A88" w:rsidRDefault="00D8001F">
          <w:pPr>
            <w:pStyle w:val="TOC1"/>
            <w:tabs>
              <w:tab w:val="right" w:leader="dot" w:pos="9350"/>
            </w:tabs>
            <w:rPr>
              <w:rFonts w:cstheme="minorBidi"/>
              <w:noProof/>
              <w:sz w:val="24"/>
              <w:lang w:val="en-CA" w:bidi="ar-SA"/>
            </w:rPr>
          </w:pPr>
          <w:hyperlink w:anchor="_Toc523309006" w:history="1">
            <w:r w:rsidR="00680A88" w:rsidRPr="00822FFC">
              <w:rPr>
                <w:rStyle w:val="Hyperlink"/>
                <w:noProof/>
              </w:rPr>
              <w:t>Bibliography</w:t>
            </w:r>
            <w:r w:rsidR="00680A88">
              <w:rPr>
                <w:noProof/>
                <w:webHidden/>
              </w:rPr>
              <w:tab/>
            </w:r>
            <w:r w:rsidR="00680A88">
              <w:rPr>
                <w:noProof/>
                <w:webHidden/>
              </w:rPr>
              <w:fldChar w:fldCharType="begin"/>
            </w:r>
            <w:r w:rsidR="00680A88">
              <w:rPr>
                <w:noProof/>
                <w:webHidden/>
              </w:rPr>
              <w:instrText xml:space="preserve"> PAGEREF _Toc523309006 \h </w:instrText>
            </w:r>
            <w:r w:rsidR="00680A88">
              <w:rPr>
                <w:noProof/>
                <w:webHidden/>
              </w:rPr>
            </w:r>
            <w:r w:rsidR="00680A88">
              <w:rPr>
                <w:noProof/>
                <w:webHidden/>
              </w:rPr>
              <w:fldChar w:fldCharType="separate"/>
            </w:r>
            <w:r w:rsidR="00680A88">
              <w:rPr>
                <w:noProof/>
                <w:webHidden/>
              </w:rPr>
              <w:t>62</w:t>
            </w:r>
            <w:r w:rsidR="00680A88">
              <w:rPr>
                <w:noProof/>
                <w:webHidden/>
              </w:rPr>
              <w:fldChar w:fldCharType="end"/>
            </w:r>
          </w:hyperlink>
        </w:p>
        <w:p w14:paraId="6D1DC623" w14:textId="3F44D363"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52330896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77777777"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eventual implementation across the iCity projects.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523308962"/>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523308963"/>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523308964"/>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5D98504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523308965"/>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proofErr w:type="gramStart"/>
      <w:r>
        <w:t>-“</w:t>
      </w:r>
      <w:r w:rsidR="00BE6A2E" w:rsidRPr="00E80D3C">
        <w:t xml:space="preserve"> prefix</w:t>
      </w:r>
      <w:proofErr w:type="gramEnd"/>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w:t>
      </w:r>
      <w:proofErr w:type="gramStart"/>
      <w:r w:rsidRPr="00E80D3C">
        <w:rPr>
          <w:color w:val="000000" w:themeColor="text1"/>
          <w:sz w:val="24"/>
        </w:rPr>
        <w:t>nodes</w:t>
      </w:r>
      <w:proofErr w:type="gramEnd"/>
      <w:r w:rsidRPr="00E80D3C">
        <w:rPr>
          <w:color w:val="000000" w:themeColor="text1"/>
          <w:sz w:val="24"/>
        </w:rPr>
        <w:t xml:space="preserve">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Features have geometry (</w:t>
      </w:r>
      <w:proofErr w:type="gramStart"/>
      <w:r w:rsidRPr="00E80D3C">
        <w:rPr>
          <w:color w:val="000000" w:themeColor="text1"/>
          <w:sz w:val="24"/>
        </w:rPr>
        <w:t>geo:hasGeometry</w:t>
      </w:r>
      <w:proofErr w:type="gramEnd"/>
      <w:r w:rsidRPr="00E80D3C">
        <w:rPr>
          <w:color w:val="000000" w:themeColor="text1"/>
          <w:sz w:val="24"/>
        </w:rPr>
        <w:t xml:space="preserve">);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w:t>
      </w:r>
      <w:proofErr w:type="gramStart"/>
      <w:r w:rsidR="00BE6A2E" w:rsidRPr="00E80D3C">
        <w:rPr>
          <w:color w:val="000000" w:themeColor="text1"/>
          <w:sz w:val="24"/>
        </w:rPr>
        <w:t>geosparql:Feature</w:t>
      </w:r>
      <w:proofErr w:type="gramEnd"/>
      <w:r w:rsidR="00BE6A2E" w:rsidRPr="00E80D3C">
        <w:rPr>
          <w:color w:val="000000" w:themeColor="text1"/>
          <w:sz w:val="24"/>
        </w:rPr>
        <w:t xml:space="preserv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 xml:space="preserve">This was originally done for </w:t>
      </w:r>
      <w:proofErr w:type="gramStart"/>
      <w:r w:rsidRPr="00105569">
        <w:rPr>
          <w:color w:val="000000" w:themeColor="text1"/>
          <w:sz w:val="24"/>
        </w:rPr>
        <w:t>convenience,</w:t>
      </w:r>
      <w:proofErr w:type="gramEnd"/>
      <w:r w:rsidRPr="00105569">
        <w:rPr>
          <w:color w:val="000000" w:themeColor="text1"/>
          <w:sz w:val="24"/>
        </w:rPr>
        <w:t xml:space="preserv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523308966"/>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523308967"/>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523308968"/>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14828045" w14:textId="280DA678" w:rsidR="00A47647" w:rsidRPr="00A47647" w:rsidRDefault="00A47647" w:rsidP="00A47647">
      <w:r>
        <w:t>To capture generic spatial features</w:t>
      </w:r>
      <w:r w:rsidR="000F7B6B">
        <w:t>,</w:t>
      </w:r>
      <w:r>
        <w:t xml:space="preserve"> we require concepts of location, but also concepts of geometry in order to describe shapes that are more complex than a single point in space.</w:t>
      </w:r>
      <w:r w:rsidR="000F7B6B">
        <w:t xml:space="preserve"> In addition, we need to be able to describe the spatial relationship between various features (e.g. containment, overlaps).</w:t>
      </w:r>
      <w:r>
        <w:t xml:space="preserve"> To achieve this, we </w:t>
      </w:r>
      <w:r w:rsidR="000C0909">
        <w:t>leverage geoSPARQL</w:t>
      </w:r>
      <w:r w:rsidR="000C0909">
        <w:rPr>
          <w:rStyle w:val="FootnoteReference"/>
        </w:rPr>
        <w:footnoteReference w:id="3"/>
      </w:r>
      <w:r w:rsidR="000F7B6B">
        <w:t>. geoSPARQL sp</w:t>
      </w:r>
      <w:r w:rsidR="002E08AA">
        <w:t>ecifies the required vocabulary</w:t>
      </w:r>
      <w:r w:rsidR="000F7B6B">
        <w:t xml:space="preserve"> and provides specialized functions</w:t>
      </w:r>
      <w:r w:rsidR="005357C8">
        <w:t xml:space="preserve"> for querying spatial data</w:t>
      </w:r>
      <w:r w:rsidR="000F7B6B">
        <w:t xml:space="preserve"> that are supported by some implementations.</w:t>
      </w:r>
      <w:r w:rsidR="00786B83">
        <w:t xml:space="preserve"> The Spatial Location Ontology also includes the property hasLocation to capture the relationship between non-spatial objects and their associated spatial locations.</w:t>
      </w:r>
    </w:p>
    <w:p w14:paraId="2D32FDC3" w14:textId="650A4B70" w:rsidR="00C26501" w:rsidRPr="00105569" w:rsidRDefault="00F93F1C" w:rsidP="009E4A69">
      <w:pPr>
        <w:pStyle w:val="ListParagraph"/>
        <w:rPr>
          <w:sz w:val="24"/>
        </w:rPr>
      </w:pPr>
      <w:proofErr w:type="gramStart"/>
      <w:r w:rsidRPr="00105569">
        <w:rPr>
          <w:sz w:val="24"/>
        </w:rPr>
        <w:t>geo:</w:t>
      </w:r>
      <w:r w:rsidR="00C26501" w:rsidRPr="00105569">
        <w:rPr>
          <w:sz w:val="24"/>
        </w:rPr>
        <w:t>SpatialObject</w:t>
      </w:r>
      <w:proofErr w:type="gramEnd"/>
    </w:p>
    <w:p w14:paraId="183DDFE2" w14:textId="56FCF0E3" w:rsidR="00C26501" w:rsidRPr="00105569" w:rsidRDefault="00F93F1C" w:rsidP="009E4A69">
      <w:pPr>
        <w:pStyle w:val="ListParagraph"/>
        <w:rPr>
          <w:sz w:val="24"/>
        </w:rPr>
      </w:pPr>
      <w:proofErr w:type="gramStart"/>
      <w:r w:rsidRPr="00105569">
        <w:rPr>
          <w:sz w:val="24"/>
        </w:rPr>
        <w:t>geo:</w:t>
      </w:r>
      <w:r w:rsidR="00C26501" w:rsidRPr="00105569">
        <w:rPr>
          <w:sz w:val="24"/>
        </w:rPr>
        <w:t>Feature</w:t>
      </w:r>
      <w:proofErr w:type="gramEnd"/>
    </w:p>
    <w:p w14:paraId="5CD9ABEE" w14:textId="72D497BD" w:rsidR="00C26501" w:rsidRPr="00105569" w:rsidRDefault="00557F2D" w:rsidP="009E4A69">
      <w:pPr>
        <w:pStyle w:val="ListParagraph"/>
        <w:rPr>
          <w:sz w:val="24"/>
        </w:rPr>
      </w:pPr>
      <w:proofErr w:type="gramStart"/>
      <w:r w:rsidRPr="00105569">
        <w:rPr>
          <w:sz w:val="24"/>
        </w:rPr>
        <w:t>geo:G</w:t>
      </w:r>
      <w:r w:rsidR="00C26501" w:rsidRPr="00105569">
        <w:rPr>
          <w:sz w:val="24"/>
        </w:rPr>
        <w:t>eometry</w:t>
      </w:r>
      <w:proofErr w:type="gramEnd"/>
    </w:p>
    <w:p w14:paraId="08319CD5" w14:textId="61304382" w:rsidR="0077639F" w:rsidRPr="00105569" w:rsidRDefault="00F93F1C" w:rsidP="009E4A69">
      <w:pPr>
        <w:pStyle w:val="ListParagraph"/>
        <w:rPr>
          <w:sz w:val="24"/>
        </w:rPr>
      </w:pPr>
      <w:proofErr w:type="gramStart"/>
      <w:r w:rsidRPr="00105569">
        <w:rPr>
          <w:sz w:val="24"/>
        </w:rPr>
        <w:t>sf:</w:t>
      </w:r>
      <w:r w:rsidR="0077639F" w:rsidRPr="00105569">
        <w:rPr>
          <w:sz w:val="24"/>
        </w:rPr>
        <w:t>Point</w:t>
      </w:r>
      <w:proofErr w:type="gramEnd"/>
    </w:p>
    <w:p w14:paraId="3110214B" w14:textId="139AC40C" w:rsidR="0077639F" w:rsidRPr="00105569" w:rsidRDefault="00F93F1C" w:rsidP="009E4A69">
      <w:pPr>
        <w:pStyle w:val="ListParagraph"/>
        <w:rPr>
          <w:sz w:val="24"/>
        </w:rPr>
      </w:pPr>
      <w:proofErr w:type="gramStart"/>
      <w:r w:rsidRPr="00105569">
        <w:rPr>
          <w:sz w:val="24"/>
        </w:rPr>
        <w:t>sf:</w:t>
      </w:r>
      <w:r w:rsidR="0077639F" w:rsidRPr="00105569">
        <w:rPr>
          <w:sz w:val="24"/>
        </w:rPr>
        <w:t>Poly</w:t>
      </w:r>
      <w:proofErr w:type="gramEnd"/>
    </w:p>
    <w:p w14:paraId="1EDA7EE0" w14:textId="1B0E8B6D" w:rsidR="003D2A9A" w:rsidRPr="00105569" w:rsidRDefault="003D2A9A" w:rsidP="009E4A69">
      <w:pPr>
        <w:pStyle w:val="ListParagraph"/>
        <w:rPr>
          <w:sz w:val="24"/>
        </w:rPr>
      </w:pPr>
      <w:r w:rsidRPr="00105569">
        <w:rPr>
          <w:sz w:val="24"/>
        </w:rPr>
        <w:t>…</w:t>
      </w:r>
    </w:p>
    <w:p w14:paraId="180795DD" w14:textId="335FB077" w:rsidR="003D2A9A" w:rsidRPr="00105569" w:rsidRDefault="00F93F1C" w:rsidP="009E4A69">
      <w:pPr>
        <w:pStyle w:val="ListParagraph"/>
        <w:rPr>
          <w:sz w:val="24"/>
        </w:rPr>
      </w:pPr>
      <w:proofErr w:type="gramStart"/>
      <w:r w:rsidRPr="00105569">
        <w:rPr>
          <w:sz w:val="24"/>
        </w:rPr>
        <w:t>geo:</w:t>
      </w:r>
      <w:r w:rsidR="003D2A9A" w:rsidRPr="00105569">
        <w:rPr>
          <w:sz w:val="24"/>
        </w:rPr>
        <w:t>wktLiteral</w:t>
      </w:r>
      <w:proofErr w:type="gramEnd"/>
    </w:p>
    <w:p w14:paraId="760CFAC6" w14:textId="0744C802" w:rsidR="003D2A9A" w:rsidRPr="00105569" w:rsidRDefault="00F93F1C" w:rsidP="009E4A69">
      <w:pPr>
        <w:pStyle w:val="ListParagraph"/>
        <w:rPr>
          <w:sz w:val="24"/>
        </w:rPr>
      </w:pPr>
      <w:proofErr w:type="gramStart"/>
      <w:r w:rsidRPr="00105569">
        <w:rPr>
          <w:sz w:val="24"/>
        </w:rPr>
        <w:t>geo:</w:t>
      </w:r>
      <w:r w:rsidR="003D2A9A" w:rsidRPr="00105569">
        <w:rPr>
          <w:sz w:val="24"/>
        </w:rPr>
        <w:t>gmlLiteral</w:t>
      </w:r>
      <w:proofErr w:type="gramEnd"/>
    </w:p>
    <w:p w14:paraId="0110265B" w14:textId="0B942339" w:rsidR="007F4062" w:rsidRDefault="007F4062" w:rsidP="009E4A69">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proofErr w:type="gramStart"/>
            <w:r>
              <w:t>geo:Feature</w:t>
            </w:r>
            <w:proofErr w:type="gramEnd"/>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proofErr w:type="gramStart"/>
            <w:r>
              <w:t>geo:SpatialObject</w:t>
            </w:r>
            <w:proofErr w:type="gramEnd"/>
          </w:p>
        </w:tc>
      </w:tr>
      <w:tr w:rsidR="00722F88" w14:paraId="557E2B62" w14:textId="77777777" w:rsidTr="00722F88">
        <w:tc>
          <w:tcPr>
            <w:tcW w:w="2433" w:type="dxa"/>
          </w:tcPr>
          <w:p w14:paraId="59662B06" w14:textId="341108C1" w:rsidR="00722F88" w:rsidRDefault="00722F88" w:rsidP="0008527B">
            <w:proofErr w:type="gramStart"/>
            <w:r>
              <w:t>geo:Geometry</w:t>
            </w:r>
            <w:proofErr w:type="gramEnd"/>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proofErr w:type="gramStart"/>
            <w:r>
              <w:t>geo:SpatialObject</w:t>
            </w:r>
            <w:proofErr w:type="gramEnd"/>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proofErr w:type="gramStart"/>
            <w:r>
              <w:t>geo:sfEquals</w:t>
            </w:r>
            <w:proofErr w:type="gramEnd"/>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proofErr w:type="gramStart"/>
            <w:r>
              <w:t>geo:SpatialObject</w:t>
            </w:r>
            <w:proofErr w:type="gramEnd"/>
          </w:p>
        </w:tc>
      </w:tr>
      <w:tr w:rsidR="00F51C25" w14:paraId="37CFBAE2" w14:textId="77777777" w:rsidTr="00F51C25">
        <w:tc>
          <w:tcPr>
            <w:tcW w:w="2728" w:type="dxa"/>
          </w:tcPr>
          <w:p w14:paraId="0D2CB3F8" w14:textId="283A551B" w:rsidR="00F51C25" w:rsidRDefault="00F51C25" w:rsidP="00F51C25">
            <w:proofErr w:type="gramStart"/>
            <w:r>
              <w:t>geo:</w:t>
            </w:r>
            <w:r w:rsidRPr="00F51C25">
              <w:t>sfDisjoint</w:t>
            </w:r>
            <w:proofErr w:type="gramEnd"/>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proofErr w:type="gramStart"/>
            <w:r>
              <w:t>geo:SpatialObject</w:t>
            </w:r>
            <w:proofErr w:type="gramEnd"/>
          </w:p>
        </w:tc>
      </w:tr>
      <w:tr w:rsidR="00F51C25" w14:paraId="366BFE36" w14:textId="77777777" w:rsidTr="00F51C25">
        <w:tc>
          <w:tcPr>
            <w:tcW w:w="2728" w:type="dxa"/>
          </w:tcPr>
          <w:p w14:paraId="37414752" w14:textId="4C6DF754" w:rsidR="00F51C25" w:rsidRDefault="00F51C25" w:rsidP="00F51C25">
            <w:proofErr w:type="gramStart"/>
            <w:r w:rsidRPr="00F51C25">
              <w:t>geo:sfIntersects</w:t>
            </w:r>
            <w:proofErr w:type="gramEnd"/>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proofErr w:type="gramStart"/>
            <w:r>
              <w:t>geo:SpatialObject</w:t>
            </w:r>
            <w:proofErr w:type="gramEnd"/>
          </w:p>
        </w:tc>
      </w:tr>
      <w:tr w:rsidR="00F51C25" w14:paraId="5677F8DE" w14:textId="77777777" w:rsidTr="00F51C25">
        <w:tc>
          <w:tcPr>
            <w:tcW w:w="2728" w:type="dxa"/>
          </w:tcPr>
          <w:p w14:paraId="68043189" w14:textId="072F2633" w:rsidR="00F51C25" w:rsidRDefault="00F51C25" w:rsidP="00F51C25">
            <w:proofErr w:type="gramStart"/>
            <w:r w:rsidRPr="00F51C25">
              <w:t>geo:sfTouches</w:t>
            </w:r>
            <w:proofErr w:type="gramEnd"/>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proofErr w:type="gramStart"/>
            <w:r>
              <w:t>geo:SpatialObject</w:t>
            </w:r>
            <w:proofErr w:type="gramEnd"/>
          </w:p>
        </w:tc>
      </w:tr>
      <w:tr w:rsidR="00F51C25" w14:paraId="5B001CEA" w14:textId="77777777" w:rsidTr="00F51C25">
        <w:tc>
          <w:tcPr>
            <w:tcW w:w="2728" w:type="dxa"/>
          </w:tcPr>
          <w:p w14:paraId="77607C54" w14:textId="0555DAD8" w:rsidR="00F51C25" w:rsidRPr="00F51C25" w:rsidRDefault="00F51C25" w:rsidP="00F51C25">
            <w:proofErr w:type="gramStart"/>
            <w:r w:rsidRPr="00F51C25">
              <w:t>geo:sfWithin</w:t>
            </w:r>
            <w:proofErr w:type="gramEnd"/>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proofErr w:type="gramStart"/>
            <w:r>
              <w:t>geo:SpatialObject</w:t>
            </w:r>
            <w:proofErr w:type="gramEnd"/>
          </w:p>
        </w:tc>
      </w:tr>
      <w:tr w:rsidR="00F51C25" w14:paraId="4669DD1B" w14:textId="77777777" w:rsidTr="00F51C25">
        <w:tc>
          <w:tcPr>
            <w:tcW w:w="2728" w:type="dxa"/>
          </w:tcPr>
          <w:p w14:paraId="61839740" w14:textId="10B32F91" w:rsidR="00F51C25" w:rsidRPr="00F51C25" w:rsidRDefault="00F51C25" w:rsidP="00F51C25">
            <w:proofErr w:type="gramStart"/>
            <w:r w:rsidRPr="00F51C25">
              <w:t>geo:sfContains</w:t>
            </w:r>
            <w:proofErr w:type="gramEnd"/>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proofErr w:type="gramStart"/>
            <w:r>
              <w:t>geo:SpatialObject</w:t>
            </w:r>
            <w:proofErr w:type="gramEnd"/>
          </w:p>
        </w:tc>
      </w:tr>
      <w:tr w:rsidR="00F51C25" w14:paraId="3A18CD55" w14:textId="77777777" w:rsidTr="00F51C25">
        <w:tc>
          <w:tcPr>
            <w:tcW w:w="2728" w:type="dxa"/>
          </w:tcPr>
          <w:p w14:paraId="57578F39" w14:textId="3BC5AD22" w:rsidR="00F51C25" w:rsidRPr="00F51C25" w:rsidRDefault="00F51C25" w:rsidP="00F51C25">
            <w:proofErr w:type="gramStart"/>
            <w:r w:rsidRPr="00F51C25">
              <w:t>geo:sfOverlaps</w:t>
            </w:r>
            <w:proofErr w:type="gramEnd"/>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proofErr w:type="gramStart"/>
            <w:r>
              <w:t>geo:SpatialObject</w:t>
            </w:r>
            <w:proofErr w:type="gramEnd"/>
          </w:p>
        </w:tc>
      </w:tr>
      <w:tr w:rsidR="00F51C25" w14:paraId="7BA841A3" w14:textId="77777777" w:rsidTr="00F51C25">
        <w:tc>
          <w:tcPr>
            <w:tcW w:w="2728" w:type="dxa"/>
          </w:tcPr>
          <w:p w14:paraId="3A1932AC" w14:textId="7794DD35" w:rsidR="00F51C25" w:rsidRPr="00F51C25" w:rsidRDefault="00F51C25" w:rsidP="00F51C25">
            <w:proofErr w:type="gramStart"/>
            <w:r w:rsidRPr="00F51C25">
              <w:t>geo:sfCrosses</w:t>
            </w:r>
            <w:proofErr w:type="gramEnd"/>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proofErr w:type="gramStart"/>
            <w:r>
              <w:t>geo:SpatialObject</w:t>
            </w:r>
            <w:proofErr w:type="gramEnd"/>
          </w:p>
        </w:tc>
      </w:tr>
      <w:tr w:rsidR="002C6657" w14:paraId="77B659FF" w14:textId="77777777" w:rsidTr="00F51C25">
        <w:tc>
          <w:tcPr>
            <w:tcW w:w="2728" w:type="dxa"/>
          </w:tcPr>
          <w:p w14:paraId="39211268" w14:textId="01A17345" w:rsidR="002C6657" w:rsidRPr="00F51C25" w:rsidRDefault="002C6657" w:rsidP="00F51C25">
            <w:proofErr w:type="gramStart"/>
            <w:r>
              <w:t>icity:hasLocation</w:t>
            </w:r>
            <w:proofErr w:type="gramEnd"/>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proofErr w:type="gramStart"/>
            <w:r>
              <w:t>geo:Feature</w:t>
            </w:r>
            <w:proofErr w:type="gramEnd"/>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77777777" w:rsidR="00D273D4" w:rsidRDefault="00D273D4" w:rsidP="00E80D3C">
      <w:pPr>
        <w:keepNext/>
      </w:pPr>
      <w:r>
        <w:rPr>
          <w:noProof/>
        </w:rPr>
        <w:lastRenderedPageBreak/>
        <mc:AlternateContent>
          <mc:Choice Requires="wpg">
            <w:drawing>
              <wp:inline distT="0" distB="0" distL="0" distR="0" wp14:anchorId="092AF581" wp14:editId="77C3CAFD">
                <wp:extent cx="3502025" cy="1966595"/>
                <wp:effectExtent l="12700" t="12700" r="15875" b="1460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2025" cy="1966595"/>
                          <a:chOff x="0" y="0"/>
                          <a:chExt cx="35018" cy="19667"/>
                        </a:xfrm>
                      </wpg:grpSpPr>
                      <wps:wsp>
                        <wps:cNvPr id="19" name="Oval 3"/>
                        <wps:cNvSpPr>
                          <a:spLocks noChangeArrowheads="1"/>
                        </wps:cNvSpPr>
                        <wps:spPr bwMode="auto">
                          <a:xfrm>
                            <a:off x="11386" y="0"/>
                            <a:ext cx="11474" cy="6901"/>
                          </a:xfrm>
                          <a:prstGeom prst="ellipse">
                            <a:avLst/>
                          </a:prstGeom>
                          <a:solidFill>
                            <a:srgbClr val="F9D8CD"/>
                          </a:solidFill>
                          <a:ln w="25400">
                            <a:solidFill>
                              <a:srgbClr val="68230B"/>
                            </a:solidFill>
                            <a:round/>
                            <a:headEnd/>
                            <a:tailEnd/>
                          </a:ln>
                        </wps:spPr>
                        <wps:txbx>
                          <w:txbxContent>
                            <w:p w14:paraId="6BF55B5C" w14:textId="77777777" w:rsidR="00D8001F" w:rsidRPr="00F62579" w:rsidRDefault="00D8001F" w:rsidP="00D273D4">
                              <w:pPr>
                                <w:spacing w:before="100" w:beforeAutospacing="1"/>
                                <w:jc w:val="center"/>
                                <w:rPr>
                                  <w:color w:val="000000"/>
                                </w:rPr>
                              </w:pPr>
                              <w:r w:rsidRPr="00F62579">
                                <w:rPr>
                                  <w:color w:val="000000"/>
                                </w:rPr>
                                <w:t>Spatial Object</w:t>
                              </w:r>
                            </w:p>
                          </w:txbxContent>
                        </wps:txbx>
                        <wps:bodyPr rot="0" vert="horz" wrap="square" lIns="91440" tIns="45720" rIns="91440" bIns="45720" anchor="ctr" anchorCtr="0" upright="1">
                          <a:noAutofit/>
                        </wps:bodyPr>
                      </wps:wsp>
                      <wps:wsp>
                        <wps:cNvPr id="21" name="Oval 4"/>
                        <wps:cNvSpPr>
                          <a:spLocks noChangeArrowheads="1"/>
                        </wps:cNvSpPr>
                        <wps:spPr bwMode="auto">
                          <a:xfrm>
                            <a:off x="0" y="15441"/>
                            <a:ext cx="11468" cy="3619"/>
                          </a:xfrm>
                          <a:prstGeom prst="ellipse">
                            <a:avLst/>
                          </a:prstGeom>
                          <a:solidFill>
                            <a:srgbClr val="F9D8CD"/>
                          </a:solidFill>
                          <a:ln w="25400">
                            <a:solidFill>
                              <a:srgbClr val="68230B"/>
                            </a:solidFill>
                            <a:round/>
                            <a:headEnd/>
                            <a:tailEnd/>
                          </a:ln>
                        </wps:spPr>
                        <wps:txbx>
                          <w:txbxContent>
                            <w:p w14:paraId="39FF4A15" w14:textId="77777777" w:rsidR="00D8001F" w:rsidRPr="00F62579" w:rsidRDefault="00D8001F" w:rsidP="00D273D4">
                              <w:pPr>
                                <w:spacing w:before="100" w:beforeAutospacing="1"/>
                                <w:jc w:val="center"/>
                                <w:rPr>
                                  <w:color w:val="000000"/>
                                </w:rPr>
                              </w:pPr>
                              <w:r w:rsidRPr="00F62579">
                                <w:rPr>
                                  <w:color w:val="000000"/>
                                </w:rPr>
                                <w:t>Feature</w:t>
                              </w:r>
                            </w:p>
                          </w:txbxContent>
                        </wps:txbx>
                        <wps:bodyPr rot="0" vert="horz" wrap="square" lIns="91440" tIns="45720" rIns="91440" bIns="45720" anchor="ctr" anchorCtr="0" upright="1">
                          <a:noAutofit/>
                        </wps:bodyPr>
                      </wps:wsp>
                      <wps:wsp>
                        <wps:cNvPr id="22" name="Oval 5"/>
                        <wps:cNvSpPr>
                          <a:spLocks noChangeArrowheads="1"/>
                        </wps:cNvSpPr>
                        <wps:spPr bwMode="auto">
                          <a:xfrm>
                            <a:off x="23550" y="15527"/>
                            <a:ext cx="11468" cy="4140"/>
                          </a:xfrm>
                          <a:prstGeom prst="ellipse">
                            <a:avLst/>
                          </a:prstGeom>
                          <a:solidFill>
                            <a:srgbClr val="F9D8CD"/>
                          </a:solidFill>
                          <a:ln w="25400">
                            <a:solidFill>
                              <a:srgbClr val="68230B"/>
                            </a:solidFill>
                            <a:round/>
                            <a:headEnd/>
                            <a:tailEnd/>
                          </a:ln>
                        </wps:spPr>
                        <wps:txbx>
                          <w:txbxContent>
                            <w:p w14:paraId="04FBD6E3" w14:textId="77777777" w:rsidR="00D8001F" w:rsidRPr="00F62579" w:rsidRDefault="00D8001F" w:rsidP="00D273D4">
                              <w:pPr>
                                <w:spacing w:before="100" w:beforeAutospacing="1"/>
                                <w:jc w:val="center"/>
                                <w:rPr>
                                  <w:color w:val="000000"/>
                                </w:rPr>
                              </w:pPr>
                              <w:r w:rsidRPr="00F62579">
                                <w:rPr>
                                  <w:color w:val="000000"/>
                                </w:rPr>
                                <w:t>Geometry</w:t>
                              </w:r>
                            </w:p>
                          </w:txbxContent>
                        </wps:txbx>
                        <wps:bodyPr rot="0" vert="horz" wrap="square" lIns="91440" tIns="45720" rIns="91440" bIns="45720" anchor="ctr" anchorCtr="0" upright="1">
                          <a:noAutofit/>
                        </wps:bodyPr>
                      </wps:wsp>
                      <wps:wsp>
                        <wps:cNvPr id="23" name="Straight Arrow Connector 6"/>
                        <wps:cNvCnPr>
                          <a:cxnSpLocks noChangeShapeType="1"/>
                        </wps:cNvCnPr>
                        <wps:spPr bwMode="auto">
                          <a:xfrm flipV="1">
                            <a:off x="6211" y="6901"/>
                            <a:ext cx="10598" cy="8534"/>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4" name="Straight Arrow Connector 7"/>
                        <wps:cNvCnPr>
                          <a:cxnSpLocks noChangeShapeType="1"/>
                        </wps:cNvCnPr>
                        <wps:spPr bwMode="auto">
                          <a:xfrm flipH="1" flipV="1">
                            <a:off x="17684" y="6901"/>
                            <a:ext cx="10265" cy="8626"/>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5" name="Straight Arrow Connector 8"/>
                        <wps:cNvCnPr>
                          <a:cxnSpLocks noChangeShapeType="1"/>
                        </wps:cNvCnPr>
                        <wps:spPr bwMode="auto">
                          <a:xfrm>
                            <a:off x="11386" y="17252"/>
                            <a:ext cx="12164" cy="8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2594" y="15182"/>
                            <a:ext cx="10266" cy="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44CFD" w14:textId="77777777" w:rsidR="00D8001F" w:rsidRDefault="00D8001F" w:rsidP="00D273D4">
                              <w:pPr>
                                <w:spacing w:before="100" w:beforeAutospacing="1"/>
                              </w:pPr>
                              <w:r>
                                <w:t>hasGeometry</w:t>
                              </w:r>
                            </w:p>
                          </w:txbxContent>
                        </wps:txbx>
                        <wps:bodyPr rot="0" vert="horz" wrap="square" lIns="91440" tIns="45720" rIns="91440" bIns="45720" anchor="t" anchorCtr="0" upright="1">
                          <a:noAutofit/>
                        </wps:bodyPr>
                      </wps:wsp>
                    </wpg:wgp>
                  </a:graphicData>
                </a:graphic>
              </wp:inline>
            </w:drawing>
          </mc:Choice>
          <mc:Fallback>
            <w:pict>
              <v:group w14:anchorId="092AF581" id="Group 8" o:spid="_x0000_s1026" style="width:275.75pt;height:154.85pt;mso-position-horizontal-relative:char;mso-position-vertical-relative:line" coordsize="35018,196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">
                <v:oval id="Oval 3" o:spid="_x0000_s1027" style="position:absolute;left:11386;width:11474;height:69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" fillcolor="#f9d8cd" strokecolor="#68230b" strokeweight="2pt">
                  <v:textbox>
                    <w:txbxContent>
                      <w:p w14:paraId="6BF55B5C" w14:textId="77777777" w:rsidR="00D8001F" w:rsidRPr="00F62579" w:rsidRDefault="00D8001F" w:rsidP="00D273D4">
                        <w:pPr>
                          <w:spacing w:before="100" w:beforeAutospacing="1"/>
                          <w:jc w:val="center"/>
                          <w:rPr>
                            <w:color w:val="000000"/>
                          </w:rPr>
                        </w:pPr>
                        <w:r w:rsidRPr="00F62579">
                          <w:rPr>
                            <w:color w:val="000000"/>
                          </w:rPr>
                          <w:t>Spatial Object</w:t>
                        </w:r>
                      </w:p>
                    </w:txbxContent>
                  </v:textbox>
                </v:oval>
                <v:oval id="Oval 4" o:spid="_x0000_s1028" style="position:absolute;top:15441;width:11468;height:36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" fillcolor="#f9d8cd" strokecolor="#68230b" strokeweight="2pt">
                  <v:textbox>
                    <w:txbxContent>
                      <w:p w14:paraId="39FF4A15" w14:textId="77777777" w:rsidR="00D8001F" w:rsidRPr="00F62579" w:rsidRDefault="00D8001F" w:rsidP="00D273D4">
                        <w:pPr>
                          <w:spacing w:before="100" w:beforeAutospacing="1"/>
                          <w:jc w:val="center"/>
                          <w:rPr>
                            <w:color w:val="000000"/>
                          </w:rPr>
                        </w:pPr>
                        <w:r w:rsidRPr="00F62579">
                          <w:rPr>
                            <w:color w:val="000000"/>
                          </w:rPr>
                          <w:t>Feature</w:t>
                        </w:r>
                      </w:p>
                    </w:txbxContent>
                  </v:textbox>
                </v:oval>
                <v:oval id="Oval 5" o:spid="_x0000_s1029" style="position:absolute;left:23550;top:15527;width:11468;height:41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" fillcolor="#f9d8cd" strokecolor="#68230b" strokeweight="2pt">
                  <v:textbox>
                    <w:txbxContent>
                      <w:p w14:paraId="04FBD6E3" w14:textId="77777777" w:rsidR="00D8001F" w:rsidRPr="00F62579" w:rsidRDefault="00D8001F" w:rsidP="00D273D4">
                        <w:pPr>
                          <w:spacing w:before="100" w:beforeAutospacing="1"/>
                          <w:jc w:val="center"/>
                          <w:rPr>
                            <w:color w:val="000000"/>
                          </w:rPr>
                        </w:pPr>
                        <w:r w:rsidRPr="00F62579">
                          <w:rPr>
                            <w:color w:val="000000"/>
                          </w:rPr>
                          <w:t>Geometry</w:t>
                        </w:r>
                      </w:p>
                    </w:txbxContent>
                  </v:textbox>
                </v:oval>
                <v:shapetype id="_x0000_t32" coordsize="21600,21600" o:spt="32" o:oned="t" path="m,l21600,21600e" filled="f">
                  <v:path arrowok="t" fillok="f" o:connecttype="none"/>
                  <o:lock v:ext="edit" shapetype="t"/>
                </v:shapetype>
                <v:shape id="Straight Arrow Connector 6" o:spid="_x0000_s1030" type="#_x0000_t32" style="position:absolute;left:6211;top:6901;width:10598;height:853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" strokeweight="2pt">
                  <v:stroke endarrow="block" endarrowwidth="wide" endarrowlength="long"/>
                  <v:shadow on="t" color="black" opacity="24903f" origin=",.5" offset="0,.55556mm"/>
                </v:shape>
                <v:shape id="Straight Arrow Connector 7" o:spid="_x0000_s1031" type="#_x0000_t32" style="position:absolute;left:17684;top:6901;width:10265;height:862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" strokeweight="2pt">
                  <v:stroke endarrow="block" endarrowwidth="wide" endarrowlength="long"/>
                  <v:shadow on="t" color="black" opacity="24903f" origin=",.5" offset="0,.55556mm"/>
                </v:shape>
                <v:shape id="Straight Arrow Connector 8" o:spid="_x0000_s1032" type="#_x0000_t32" style="position:absolute;left:11386;top:17252;width:12164;height: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">
                  <v:stroke endarrow="open"/>
                </v:shape>
                <v:shapetype id="_x0000_t202" coordsize="21600,21600" o:spt="202" path="m,l,21600r21600,l21600,xe">
                  <v:stroke joinstyle="miter"/>
                  <v:path gradientshapeok="t" o:connecttype="rect"/>
                </v:shapetype>
                <v:shape id="Text Box 11" o:spid="_x0000_s1033" type="#_x0000_t202" style="position:absolute;left:12594;top:15182;width:10266;height:2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" filled="f" stroked="f">
                  <v:textbox>
                    <w:txbxContent>
                      <w:p w14:paraId="6B544CFD" w14:textId="77777777" w:rsidR="00D8001F" w:rsidRDefault="00D8001F" w:rsidP="00D273D4">
                        <w:pPr>
                          <w:spacing w:before="100" w:beforeAutospacing="1"/>
                        </w:pPr>
                        <w:r>
                          <w:t>hasGeometry</w:t>
                        </w:r>
                      </w:p>
                    </w:txbxContent>
                  </v:textbox>
                </v:shape>
                <w10:anchorlock/>
              </v:group>
            </w:pict>
          </mc:Fallback>
        </mc:AlternateContent>
      </w:r>
    </w:p>
    <w:p w14:paraId="2C4FB6F7" w14:textId="10A46FDB"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2</w:t>
      </w:r>
      <w:r w:rsidR="00FA06BD">
        <w:rPr>
          <w:noProof/>
        </w:rPr>
        <w:fldChar w:fldCharType="end"/>
      </w:r>
      <w:r>
        <w:t>: The key classes i</w:t>
      </w:r>
      <w:r w:rsidR="006158D6">
        <w:t xml:space="preserve">n geoSPARQL, from </w:t>
      </w:r>
      <w:sdt>
        <w:sdtPr>
          <w:id w:val="-1593151544"/>
          <w:citation/>
        </w:sdtPr>
        <w:sdtContent>
          <w:r w:rsidR="006158D6">
            <w:fldChar w:fldCharType="begin"/>
          </w:r>
          <w:r w:rsidR="006158D6">
            <w:rPr>
              <w:lang w:val="en-CA"/>
            </w:rPr>
            <w:instrText xml:space="preserve"> CITATION Kol12 \l 4105 </w:instrText>
          </w:r>
          <w:r w:rsidR="006158D6">
            <w:fldChar w:fldCharType="separate"/>
          </w:r>
          <w:r w:rsidR="006158D6">
            <w:rPr>
              <w:noProof/>
              <w:lang w:val="en-CA"/>
            </w:rPr>
            <w:t>(Kolas &amp; Battle, 2012)</w:t>
          </w:r>
          <w:r w:rsidR="006158D6">
            <w:fldChar w:fldCharType="end"/>
          </w:r>
        </w:sdtContent>
      </w:sdt>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oval w14:anchorId="79CE3B42"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&#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sf:Point</w:t>
            </w:r>
            <w:proofErr w:type="gramEnd"/>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POINT(</w:t>
            </w:r>
            <w:proofErr w:type="gramEnd"/>
            <w:r w:rsidRPr="00F62579">
              <w:rPr>
                <w:rFonts w:ascii="Courier New" w:hAnsi="Courier New" w:cs="Courier New"/>
              </w:rPr>
              <w: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2317B01"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&#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5C779CD"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&#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0A87A191"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&#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sf:LineString</w:t>
            </w:r>
            <w:proofErr w:type="gramEnd"/>
          </w:p>
        </w:tc>
        <w:tc>
          <w:tcPr>
            <w:tcW w:w="5148" w:type="dxa"/>
          </w:tcPr>
          <w:p w14:paraId="146EDF8E"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LINESTRING(</w:t>
            </w:r>
            <w:proofErr w:type="gramEnd"/>
            <w:r w:rsidRPr="00F62579">
              <w:rPr>
                <w:rFonts w:ascii="Courier New" w:hAnsi="Courier New" w:cs="Courier New"/>
              </w:rPr>
              <w:t>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287D9AAB" id="_x0000_t56" coordsize="21600,21600" o:spt="56" path="m10800,0l0,8259,4200,21600,17400,21600,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&#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3A03AB7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&#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0906BE8F"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&#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 (longA latA, longB latB, …, longA latA))</w:t>
            </w:r>
          </w:p>
        </w:tc>
      </w:tr>
    </w:tbl>
    <w:p w14:paraId="7F196EEB" w14:textId="7BAB4173"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3</w:t>
      </w:r>
      <w:r w:rsidR="00FA06BD">
        <w:rPr>
          <w:noProof/>
        </w:rPr>
        <w:fldChar w:fldCharType="end"/>
      </w:r>
      <w:r>
        <w:t>: An example of some basic sh</w:t>
      </w:r>
      <w:r w:rsidR="005E45F1">
        <w:t xml:space="preserve">ape encodings in WKT, from </w:t>
      </w:r>
      <w:sdt>
        <w:sdtPr>
          <w:id w:val="72401784"/>
          <w:citation/>
        </w:sdt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proofErr w:type="gramStart"/>
      <w:r w:rsidRPr="00C91DF3">
        <w:rPr>
          <w:rStyle w:val="CodeChar"/>
          <w:rFonts w:eastAsiaTheme="minorEastAsia"/>
        </w:rPr>
        <w:t>geo:WktLiteral</w:t>
      </w:r>
      <w:proofErr w:type="gramEnd"/>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D8001F" w:rsidRPr="00870DF4" w:rsidRDefault="00D8001F" w:rsidP="00DA460B">
                            <w:pPr>
                              <w:rPr>
                                <w:rFonts w:ascii="Courier New" w:hAnsi="Courier New"/>
                              </w:rPr>
                            </w:pPr>
                            <w:r w:rsidRPr="00870DF4">
                              <w:rPr>
                                <w:rFonts w:ascii="Courier New" w:hAnsi="Courier New"/>
                              </w:rPr>
                              <w:t>ex:Monument1 a ex:Monument;</w:t>
                            </w:r>
                          </w:p>
                          <w:p w14:paraId="10094341" w14:textId="77777777" w:rsidR="00D8001F" w:rsidRPr="00870DF4" w:rsidRDefault="00D8001F" w:rsidP="00DA460B">
                            <w:pPr>
                              <w:rPr>
                                <w:rFonts w:ascii="Courier New" w:hAnsi="Courier New"/>
                              </w:rPr>
                            </w:pPr>
                            <w:r w:rsidRPr="00870DF4">
                              <w:rPr>
                                <w:rFonts w:ascii="Courier New" w:hAnsi="Courier New"/>
                              </w:rPr>
                              <w:t xml:space="preserve">   rdfs:label "Washington Monument";</w:t>
                            </w:r>
                          </w:p>
                          <w:p w14:paraId="4E65DB1F" w14:textId="77777777" w:rsidR="00D8001F" w:rsidRPr="00870DF4" w:rsidRDefault="00D8001F" w:rsidP="00DA460B">
                            <w:pPr>
                              <w:rPr>
                                <w:rFonts w:ascii="Courier New" w:hAnsi="Courier New"/>
                              </w:rPr>
                            </w:pPr>
                            <w:r w:rsidRPr="00870DF4">
                              <w:rPr>
                                <w:rFonts w:ascii="Courier New" w:hAnsi="Courier New"/>
                              </w:rPr>
                              <w:t xml:space="preserve">   geo:hasGeometry ex:Point1 .</w:t>
                            </w:r>
                          </w:p>
                          <w:p w14:paraId="34940B2E" w14:textId="77777777" w:rsidR="00D8001F" w:rsidRPr="00870DF4" w:rsidRDefault="00D8001F" w:rsidP="00DA460B">
                            <w:pPr>
                              <w:rPr>
                                <w:rFonts w:ascii="Courier New" w:hAnsi="Courier New"/>
                              </w:rPr>
                            </w:pPr>
                            <w:r w:rsidRPr="00870DF4">
                              <w:rPr>
                                <w:rFonts w:ascii="Courier New" w:hAnsi="Courier New"/>
                              </w:rPr>
                              <w:t>ex:Point1 a geo:Point;</w:t>
                            </w:r>
                          </w:p>
                          <w:p w14:paraId="2E7DB22A" w14:textId="77777777" w:rsidR="00D8001F" w:rsidRPr="00870DF4" w:rsidRDefault="00D8001F"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D8001F" w:rsidRPr="00870DF4" w:rsidRDefault="00D8001F" w:rsidP="00DA460B">
                            <w:pPr>
                              <w:rPr>
                                <w:rFonts w:ascii="Courier New" w:hAnsi="Courier New"/>
                              </w:rPr>
                            </w:pPr>
                            <w:r w:rsidRPr="00870DF4">
                              <w:rPr>
                                <w:rFonts w:ascii="Courier New" w:hAnsi="Courier New"/>
                              </w:rPr>
                              <w:t>Ex:Park1 a ex:Park;</w:t>
                            </w:r>
                          </w:p>
                          <w:p w14:paraId="5EE39A33" w14:textId="77777777" w:rsidR="00D8001F" w:rsidRPr="00870DF4" w:rsidRDefault="00D8001F" w:rsidP="00DA460B">
                            <w:pPr>
                              <w:rPr>
                                <w:rFonts w:ascii="Courier New" w:hAnsi="Courier New"/>
                              </w:rPr>
                            </w:pPr>
                            <w:r w:rsidRPr="00870DF4">
                              <w:rPr>
                                <w:rFonts w:ascii="Courier New" w:hAnsi="Courier New"/>
                              </w:rPr>
                              <w:tab/>
                              <w:t>rdfs:label "Example Park";</w:t>
                            </w:r>
                          </w:p>
                          <w:p w14:paraId="5C9F7888" w14:textId="77777777" w:rsidR="00D8001F" w:rsidRPr="00870DF4" w:rsidRDefault="00D8001F" w:rsidP="00DA460B">
                            <w:pPr>
                              <w:rPr>
                                <w:rFonts w:ascii="Courier New" w:hAnsi="Courier New"/>
                              </w:rPr>
                            </w:pPr>
                            <w:r w:rsidRPr="00870DF4">
                              <w:rPr>
                                <w:rFonts w:ascii="Courier New" w:hAnsi="Courier New"/>
                              </w:rPr>
                              <w:tab/>
                              <w:t>geo:hasGeometry ex:Polygon1 .</w:t>
                            </w:r>
                          </w:p>
                          <w:p w14:paraId="6CDFE9B9" w14:textId="77777777" w:rsidR="00D8001F" w:rsidRPr="00870DF4" w:rsidRDefault="00D8001F" w:rsidP="00DA460B">
                            <w:pPr>
                              <w:rPr>
                                <w:rFonts w:ascii="Courier New" w:hAnsi="Courier New"/>
                              </w:rPr>
                            </w:pPr>
                            <w:r w:rsidRPr="00870DF4">
                              <w:rPr>
                                <w:rFonts w:ascii="Courier New" w:hAnsi="Courier New"/>
                              </w:rPr>
                              <w:t>ex:Polygon1 a geo:Polygon;</w:t>
                            </w:r>
                          </w:p>
                          <w:p w14:paraId="651642C2" w14:textId="77777777" w:rsidR="00D8001F" w:rsidRPr="00870DF4" w:rsidRDefault="00D8001F"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 w14:anchorId="5157FED3" id="Text Box 34" o:spid="_x0000_s1034"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" fillcolor="#e1dfdf">
                <v:textbox style="mso-fit-shape-to-text:t" inset="14.4pt,7.2pt,14.4pt">
                  <w:txbxContent>
                    <w:p w14:paraId="6952295A" w14:textId="77777777" w:rsidR="00D8001F" w:rsidRPr="00870DF4" w:rsidRDefault="00D8001F" w:rsidP="00DA460B">
                      <w:pPr>
                        <w:rPr>
                          <w:rFonts w:ascii="Courier New" w:hAnsi="Courier New"/>
                        </w:rPr>
                      </w:pPr>
                      <w:r w:rsidRPr="00870DF4">
                        <w:rPr>
                          <w:rFonts w:ascii="Courier New" w:hAnsi="Courier New"/>
                        </w:rPr>
                        <w:t>ex:Monument1 a ex:Monument;</w:t>
                      </w:r>
                    </w:p>
                    <w:p w14:paraId="10094341" w14:textId="77777777" w:rsidR="00D8001F" w:rsidRPr="00870DF4" w:rsidRDefault="00D8001F" w:rsidP="00DA460B">
                      <w:pPr>
                        <w:rPr>
                          <w:rFonts w:ascii="Courier New" w:hAnsi="Courier New"/>
                        </w:rPr>
                      </w:pPr>
                      <w:r w:rsidRPr="00870DF4">
                        <w:rPr>
                          <w:rFonts w:ascii="Courier New" w:hAnsi="Courier New"/>
                        </w:rPr>
                        <w:t xml:space="preserve">   rdfs:label "Washington Monument";</w:t>
                      </w:r>
                    </w:p>
                    <w:p w14:paraId="4E65DB1F" w14:textId="77777777" w:rsidR="00D8001F" w:rsidRPr="00870DF4" w:rsidRDefault="00D8001F" w:rsidP="00DA460B">
                      <w:pPr>
                        <w:rPr>
                          <w:rFonts w:ascii="Courier New" w:hAnsi="Courier New"/>
                        </w:rPr>
                      </w:pPr>
                      <w:r w:rsidRPr="00870DF4">
                        <w:rPr>
                          <w:rFonts w:ascii="Courier New" w:hAnsi="Courier New"/>
                        </w:rPr>
                        <w:t xml:space="preserve">   geo:hasGeometry ex:Point1 .</w:t>
                      </w:r>
                    </w:p>
                    <w:p w14:paraId="34940B2E" w14:textId="77777777" w:rsidR="00D8001F" w:rsidRPr="00870DF4" w:rsidRDefault="00D8001F" w:rsidP="00DA460B">
                      <w:pPr>
                        <w:rPr>
                          <w:rFonts w:ascii="Courier New" w:hAnsi="Courier New"/>
                        </w:rPr>
                      </w:pPr>
                      <w:r w:rsidRPr="00870DF4">
                        <w:rPr>
                          <w:rFonts w:ascii="Courier New" w:hAnsi="Courier New"/>
                        </w:rPr>
                        <w:t>ex:Point1 a geo:Point;</w:t>
                      </w:r>
                    </w:p>
                    <w:p w14:paraId="2E7DB22A" w14:textId="77777777" w:rsidR="00D8001F" w:rsidRPr="00870DF4" w:rsidRDefault="00D8001F"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D8001F" w:rsidRPr="00870DF4" w:rsidRDefault="00D8001F" w:rsidP="00DA460B">
                      <w:pPr>
                        <w:rPr>
                          <w:rFonts w:ascii="Courier New" w:hAnsi="Courier New"/>
                        </w:rPr>
                      </w:pPr>
                      <w:r w:rsidRPr="00870DF4">
                        <w:rPr>
                          <w:rFonts w:ascii="Courier New" w:hAnsi="Courier New"/>
                        </w:rPr>
                        <w:t>Ex:Park1 a ex:Park;</w:t>
                      </w:r>
                    </w:p>
                    <w:p w14:paraId="5EE39A33" w14:textId="77777777" w:rsidR="00D8001F" w:rsidRPr="00870DF4" w:rsidRDefault="00D8001F" w:rsidP="00DA460B">
                      <w:pPr>
                        <w:rPr>
                          <w:rFonts w:ascii="Courier New" w:hAnsi="Courier New"/>
                        </w:rPr>
                      </w:pPr>
                      <w:r w:rsidRPr="00870DF4">
                        <w:rPr>
                          <w:rFonts w:ascii="Courier New" w:hAnsi="Courier New"/>
                        </w:rPr>
                        <w:tab/>
                        <w:t>rdfs:label "Example Park";</w:t>
                      </w:r>
                    </w:p>
                    <w:p w14:paraId="5C9F7888" w14:textId="77777777" w:rsidR="00D8001F" w:rsidRPr="00870DF4" w:rsidRDefault="00D8001F" w:rsidP="00DA460B">
                      <w:pPr>
                        <w:rPr>
                          <w:rFonts w:ascii="Courier New" w:hAnsi="Courier New"/>
                        </w:rPr>
                      </w:pPr>
                      <w:r w:rsidRPr="00870DF4">
                        <w:rPr>
                          <w:rFonts w:ascii="Courier New" w:hAnsi="Courier New"/>
                        </w:rPr>
                        <w:tab/>
                        <w:t>geo:hasGeometry ex:Polygon1 .</w:t>
                      </w:r>
                    </w:p>
                    <w:p w14:paraId="6CDFE9B9" w14:textId="77777777" w:rsidR="00D8001F" w:rsidRPr="00870DF4" w:rsidRDefault="00D8001F" w:rsidP="00DA460B">
                      <w:pPr>
                        <w:rPr>
                          <w:rFonts w:ascii="Courier New" w:hAnsi="Courier New"/>
                        </w:rPr>
                      </w:pPr>
                      <w:r w:rsidRPr="00870DF4">
                        <w:rPr>
                          <w:rFonts w:ascii="Courier New" w:hAnsi="Courier New"/>
                        </w:rPr>
                        <w:t>ex:Polygon1 a geo:Polygon;</w:t>
                      </w:r>
                    </w:p>
                    <w:p w14:paraId="651642C2" w14:textId="77777777" w:rsidR="00D8001F" w:rsidRPr="00870DF4" w:rsidRDefault="00D8001F"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64BE0D5"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1584DB4D" w14:textId="6510A7F8" w:rsidR="00DA460B" w:rsidRDefault="00DA460B" w:rsidP="00D50012">
      <w:r>
        <w:t>To do: include diagram of the above example.</w:t>
      </w:r>
    </w:p>
    <w:p w14:paraId="24DDD092" w14:textId="77777777" w:rsidR="00DA460B" w:rsidRDefault="00DA460B" w:rsidP="00D50012"/>
    <w:p w14:paraId="2CE99E12" w14:textId="2EA94C30" w:rsidR="00706F9C" w:rsidRPr="00E80D3C" w:rsidRDefault="00706F9C" w:rsidP="00D50012">
      <w:r>
        <w:t xml:space="preserve">Regarding the specification of the reference system used, </w:t>
      </w:r>
      <w:r w:rsidR="00FE07DA">
        <w:t xml:space="preserve">the default is assumed to be WGS84. In theory, GeoSPARQL supports the identification of alternate reference systems (however, these are captured as IRIs and concatenated with the coordinates). Currently, </w:t>
      </w:r>
      <w:r w:rsidR="00990BD1">
        <w:t xml:space="preserve">a translation </w:t>
      </w:r>
      <w:r w:rsidR="00990BD1">
        <w:lastRenderedPageBreak/>
        <w:t>between these systems is not implemented in geoSPARQL, however it appears as though other systems (e.g. Virtuoso) have implemented their own translations.</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523308969"/>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proofErr w:type="gramStart"/>
            <w:r>
              <w:t>time:</w:t>
            </w:r>
            <w:r w:rsidR="00A97751">
              <w:t>TemporalEntity</w:t>
            </w:r>
            <w:proofErr w:type="gramEnd"/>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proofErr w:type="gramStart"/>
            <w:r>
              <w:t>time:</w:t>
            </w:r>
            <w:r w:rsidR="00A97751">
              <w:t>Instant</w:t>
            </w:r>
            <w:proofErr w:type="gramEnd"/>
            <w:r w:rsidR="00A97751">
              <w:t xml:space="preserve">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proofErr w:type="gramStart"/>
            <w:r>
              <w:t>time:</w:t>
            </w:r>
            <w:r w:rsidR="00A97751">
              <w:t>before</w:t>
            </w:r>
            <w:proofErr w:type="gramEnd"/>
          </w:p>
        </w:tc>
        <w:tc>
          <w:tcPr>
            <w:tcW w:w="4586" w:type="dxa"/>
          </w:tcPr>
          <w:p w14:paraId="42B12674"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proofErr w:type="gramStart"/>
            <w:r>
              <w:t>time:a</w:t>
            </w:r>
            <w:r w:rsidR="00A97751">
              <w:t>fter</w:t>
            </w:r>
            <w:proofErr w:type="gramEnd"/>
          </w:p>
        </w:tc>
        <w:tc>
          <w:tcPr>
            <w:tcW w:w="4586" w:type="dxa"/>
          </w:tcPr>
          <w:p w14:paraId="2C42D68A"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proofErr w:type="gramStart"/>
            <w:r>
              <w:t>time:</w:t>
            </w:r>
            <w:r w:rsidR="00A97751">
              <w:t>hasBeginning</w:t>
            </w:r>
            <w:proofErr w:type="gramEnd"/>
          </w:p>
        </w:tc>
        <w:tc>
          <w:tcPr>
            <w:tcW w:w="4586" w:type="dxa"/>
          </w:tcPr>
          <w:p w14:paraId="38529535"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proofErr w:type="gramStart"/>
            <w:r>
              <w:t>time:</w:t>
            </w:r>
            <w:r w:rsidR="00A97751">
              <w:t>hasEnding</w:t>
            </w:r>
            <w:proofErr w:type="gramEnd"/>
          </w:p>
        </w:tc>
        <w:tc>
          <w:tcPr>
            <w:tcW w:w="4586" w:type="dxa"/>
          </w:tcPr>
          <w:p w14:paraId="01E269D3"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proofErr w:type="gramStart"/>
            <w:r>
              <w:t>time:</w:t>
            </w:r>
            <w:r w:rsidR="00A97751">
              <w:t>hasDuration</w:t>
            </w:r>
            <w:proofErr w:type="gramEnd"/>
          </w:p>
        </w:tc>
        <w:tc>
          <w:tcPr>
            <w:tcW w:w="4586" w:type="dxa"/>
          </w:tcPr>
          <w:p w14:paraId="479F0C47" w14:textId="77777777" w:rsidR="00A97751" w:rsidRDefault="00A97751" w:rsidP="00000334">
            <w:proofErr w:type="gramStart"/>
            <w:r>
              <w:t xml:space="preserve">only </w:t>
            </w:r>
            <w:r w:rsidR="00E254B2">
              <w:t xml:space="preserve"> time</w:t>
            </w:r>
            <w:proofErr w:type="gramEnd"/>
            <w:r w:rsidR="00E254B2">
              <w:t>:</w:t>
            </w:r>
            <w:r>
              <w:t>Duration</w:t>
            </w:r>
          </w:p>
        </w:tc>
      </w:tr>
      <w:tr w:rsidR="00A97751" w14:paraId="22FDB0CE" w14:textId="77777777" w:rsidTr="00EE1032">
        <w:tc>
          <w:tcPr>
            <w:tcW w:w="2484" w:type="dxa"/>
            <w:vMerge w:val="restart"/>
          </w:tcPr>
          <w:p w14:paraId="0D1FD4B2" w14:textId="77777777" w:rsidR="00A97751" w:rsidRDefault="00E254B2" w:rsidP="00935842">
            <w:proofErr w:type="gramStart"/>
            <w:r>
              <w:t>time:</w:t>
            </w:r>
            <w:r w:rsidR="00A97751">
              <w:t>Instant</w:t>
            </w:r>
            <w:proofErr w:type="gramEnd"/>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proofErr w:type="gramStart"/>
            <w:r>
              <w:t>time:</w:t>
            </w:r>
            <w:r w:rsidR="00A97751">
              <w:t>TemporalEntity</w:t>
            </w:r>
            <w:proofErr w:type="gramEnd"/>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proofErr w:type="gramStart"/>
            <w:r>
              <w:t>time:</w:t>
            </w:r>
            <w:r w:rsidR="00A97751">
              <w:t>inside</w:t>
            </w:r>
            <w:proofErr w:type="gramEnd"/>
          </w:p>
        </w:tc>
        <w:tc>
          <w:tcPr>
            <w:tcW w:w="4586" w:type="dxa"/>
          </w:tcPr>
          <w:p w14:paraId="4A8AB701"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proofErr w:type="gramStart"/>
            <w:r>
              <w:t>time:</w:t>
            </w:r>
            <w:r w:rsidR="00A97751">
              <w:t>inTimePosition</w:t>
            </w:r>
            <w:proofErr w:type="gramEnd"/>
          </w:p>
        </w:tc>
        <w:tc>
          <w:tcPr>
            <w:tcW w:w="4586" w:type="dxa"/>
          </w:tcPr>
          <w:p w14:paraId="1E97020D" w14:textId="77777777" w:rsidR="00A97751" w:rsidRDefault="00A97751" w:rsidP="00000334">
            <w:r>
              <w:t xml:space="preserve">max </w:t>
            </w:r>
            <w:proofErr w:type="gramStart"/>
            <w:r>
              <w:t xml:space="preserve">1 </w:t>
            </w:r>
            <w:r w:rsidR="00E254B2">
              <w:t xml:space="preserve"> time</w:t>
            </w:r>
            <w:proofErr w:type="gramEnd"/>
            <w:r w:rsidR="00E254B2">
              <w:t>:</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proofErr w:type="gramStart"/>
            <w:r>
              <w:t>time:</w:t>
            </w:r>
            <w:r w:rsidR="00A97751">
              <w:t>inXSDDateTime</w:t>
            </w:r>
            <w:proofErr w:type="gramEnd"/>
          </w:p>
        </w:tc>
        <w:tc>
          <w:tcPr>
            <w:tcW w:w="4586" w:type="dxa"/>
          </w:tcPr>
          <w:p w14:paraId="32BC0410" w14:textId="77777777" w:rsidR="00A97751" w:rsidRDefault="00A97751" w:rsidP="00000334">
            <w:r>
              <w:t xml:space="preserve">max 1 </w:t>
            </w:r>
            <w:proofErr w:type="gramStart"/>
            <w:r>
              <w:t>xsd:DateTime</w:t>
            </w:r>
            <w:proofErr w:type="gramEnd"/>
          </w:p>
        </w:tc>
      </w:tr>
      <w:tr w:rsidR="00A97751" w14:paraId="42591A97" w14:textId="77777777" w:rsidTr="00EE1032">
        <w:tc>
          <w:tcPr>
            <w:tcW w:w="2484" w:type="dxa"/>
            <w:vMerge w:val="restart"/>
          </w:tcPr>
          <w:p w14:paraId="530D25CE" w14:textId="77777777" w:rsidR="00A97751" w:rsidRDefault="00E254B2" w:rsidP="00935842">
            <w:proofErr w:type="gramStart"/>
            <w:r>
              <w:t>time:</w:t>
            </w:r>
            <w:r w:rsidR="00A97751">
              <w:t>Interval</w:t>
            </w:r>
            <w:proofErr w:type="gramEnd"/>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proofErr w:type="gramStart"/>
            <w:r>
              <w:t>time:</w:t>
            </w:r>
            <w:r w:rsidR="00A97751">
              <w:t>TemporalEntity</w:t>
            </w:r>
            <w:proofErr w:type="gramEnd"/>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proofErr w:type="gramStart"/>
            <w:r>
              <w:t>time:</w:t>
            </w:r>
            <w:r w:rsidR="00A97751">
              <w:t>before</w:t>
            </w:r>
            <w:proofErr w:type="gramEnd"/>
          </w:p>
        </w:tc>
        <w:tc>
          <w:tcPr>
            <w:tcW w:w="4586" w:type="dxa"/>
          </w:tcPr>
          <w:p w14:paraId="0E2A16D8"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proofErr w:type="gramStart"/>
            <w:r>
              <w:t>time:</w:t>
            </w:r>
            <w:r w:rsidR="00A97751">
              <w:t>meets</w:t>
            </w:r>
            <w:proofErr w:type="gramEnd"/>
          </w:p>
        </w:tc>
        <w:tc>
          <w:tcPr>
            <w:tcW w:w="4586" w:type="dxa"/>
          </w:tcPr>
          <w:p w14:paraId="25322DB9"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proofErr w:type="gramStart"/>
            <w:r>
              <w:t>time:</w:t>
            </w:r>
            <w:r w:rsidR="00A97751">
              <w:t>overlaps</w:t>
            </w:r>
            <w:proofErr w:type="gramEnd"/>
          </w:p>
        </w:tc>
        <w:tc>
          <w:tcPr>
            <w:tcW w:w="4586" w:type="dxa"/>
          </w:tcPr>
          <w:p w14:paraId="5A3B7566"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proofErr w:type="gramStart"/>
            <w:r>
              <w:t>time:</w:t>
            </w:r>
            <w:r w:rsidR="00A97751">
              <w:t>starts</w:t>
            </w:r>
            <w:proofErr w:type="gramEnd"/>
          </w:p>
        </w:tc>
        <w:tc>
          <w:tcPr>
            <w:tcW w:w="4586" w:type="dxa"/>
          </w:tcPr>
          <w:p w14:paraId="666F2350"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proofErr w:type="gramStart"/>
            <w:r>
              <w:t>time:</w:t>
            </w:r>
            <w:r w:rsidR="00A97751">
              <w:t>finishes</w:t>
            </w:r>
            <w:proofErr w:type="gramEnd"/>
          </w:p>
        </w:tc>
        <w:tc>
          <w:tcPr>
            <w:tcW w:w="4586" w:type="dxa"/>
          </w:tcPr>
          <w:p w14:paraId="37A64547"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proofErr w:type="gramStart"/>
            <w:r>
              <w:t>time:</w:t>
            </w:r>
            <w:r w:rsidR="00A97751">
              <w:t>during</w:t>
            </w:r>
            <w:proofErr w:type="gramEnd"/>
          </w:p>
        </w:tc>
        <w:tc>
          <w:tcPr>
            <w:tcW w:w="4586" w:type="dxa"/>
          </w:tcPr>
          <w:p w14:paraId="23E4AD35"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proofErr w:type="gramStart"/>
            <w:r>
              <w:t>time:</w:t>
            </w:r>
            <w:r w:rsidR="00A97751">
              <w:t>equals</w:t>
            </w:r>
            <w:proofErr w:type="gramEnd"/>
          </w:p>
        </w:tc>
        <w:tc>
          <w:tcPr>
            <w:tcW w:w="4586" w:type="dxa"/>
          </w:tcPr>
          <w:p w14:paraId="1677D13C" w14:textId="77777777" w:rsidR="00EE1032" w:rsidRDefault="00A97751" w:rsidP="00000334">
            <w:proofErr w:type="gramStart"/>
            <w:r>
              <w:t xml:space="preserve">only </w:t>
            </w:r>
            <w:r w:rsidR="00E254B2">
              <w:t xml:space="preserve"> time</w:t>
            </w:r>
            <w:proofErr w:type="gramEnd"/>
            <w:r w:rsidR="00E254B2">
              <w:t>:</w:t>
            </w:r>
            <w:r>
              <w:t>Interval</w:t>
            </w:r>
          </w:p>
        </w:tc>
      </w:tr>
      <w:tr w:rsidR="00EE1032" w14:paraId="055FDC39" w14:textId="77777777" w:rsidTr="00EE1032">
        <w:tc>
          <w:tcPr>
            <w:tcW w:w="2484" w:type="dxa"/>
            <w:vMerge w:val="restart"/>
          </w:tcPr>
          <w:p w14:paraId="31B01FD6" w14:textId="77777777" w:rsidR="00EE1032" w:rsidRDefault="00EE1032" w:rsidP="00000334">
            <w:proofErr w:type="gramStart"/>
            <w:r>
              <w:t>time:DateTimeDescription</w:t>
            </w:r>
            <w:proofErr w:type="gramEnd"/>
          </w:p>
        </w:tc>
        <w:tc>
          <w:tcPr>
            <w:tcW w:w="2506" w:type="dxa"/>
          </w:tcPr>
          <w:p w14:paraId="4CC22AE9" w14:textId="77777777" w:rsidR="00EE1032" w:rsidRDefault="00EE1032" w:rsidP="00000334">
            <w:proofErr w:type="gramStart"/>
            <w:r>
              <w:t>time:day</w:t>
            </w:r>
            <w:proofErr w:type="gramEnd"/>
          </w:p>
        </w:tc>
        <w:tc>
          <w:tcPr>
            <w:tcW w:w="4586" w:type="dxa"/>
          </w:tcPr>
          <w:p w14:paraId="4FF50223" w14:textId="77777777" w:rsidR="00EE1032" w:rsidRDefault="00EE1032" w:rsidP="00000334">
            <w:r>
              <w:t xml:space="preserve">max 1 </w:t>
            </w:r>
            <w:proofErr w:type="gramStart"/>
            <w:r>
              <w:t>rdfs:Literal</w:t>
            </w:r>
            <w:proofErr w:type="gramEnd"/>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proofErr w:type="gramStart"/>
            <w:r>
              <w:t>time:dayOfWeek</w:t>
            </w:r>
            <w:proofErr w:type="gramEnd"/>
          </w:p>
        </w:tc>
        <w:tc>
          <w:tcPr>
            <w:tcW w:w="4586" w:type="dxa"/>
          </w:tcPr>
          <w:p w14:paraId="2A09B288" w14:textId="77777777" w:rsidR="00EE1032" w:rsidRDefault="00EE1032" w:rsidP="00EE1032">
            <w:r>
              <w:t xml:space="preserve">max 1 </w:t>
            </w:r>
            <w:proofErr w:type="gramStart"/>
            <w:r>
              <w:t>owl:Thing</w:t>
            </w:r>
            <w:proofErr w:type="gramEnd"/>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proofErr w:type="gramStart"/>
            <w:r>
              <w:t>time:dayOfYear</w:t>
            </w:r>
            <w:proofErr w:type="gramEnd"/>
          </w:p>
        </w:tc>
        <w:tc>
          <w:tcPr>
            <w:tcW w:w="4586" w:type="dxa"/>
          </w:tcPr>
          <w:p w14:paraId="34AC6823" w14:textId="77777777" w:rsidR="00EE1032" w:rsidRDefault="00EE1032" w:rsidP="00EE1032">
            <w:r>
              <w:t xml:space="preserve">max 1 </w:t>
            </w:r>
            <w:proofErr w:type="gramStart"/>
            <w:r>
              <w:t>rdfs:Literal</w:t>
            </w:r>
            <w:proofErr w:type="gramEnd"/>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proofErr w:type="gramStart"/>
            <w:r>
              <w:t>time:hour</w:t>
            </w:r>
            <w:proofErr w:type="gramEnd"/>
          </w:p>
        </w:tc>
        <w:tc>
          <w:tcPr>
            <w:tcW w:w="4586" w:type="dxa"/>
          </w:tcPr>
          <w:p w14:paraId="2C2E25CE" w14:textId="77777777" w:rsidR="00EE1032" w:rsidRDefault="00EE1032" w:rsidP="00EE1032">
            <w:r>
              <w:t xml:space="preserve">max 1 </w:t>
            </w:r>
            <w:proofErr w:type="gramStart"/>
            <w:r>
              <w:t>rdfs:Literal</w:t>
            </w:r>
            <w:proofErr w:type="gramEnd"/>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proofErr w:type="gramStart"/>
            <w:r>
              <w:t>time:minute</w:t>
            </w:r>
            <w:proofErr w:type="gramEnd"/>
          </w:p>
        </w:tc>
        <w:tc>
          <w:tcPr>
            <w:tcW w:w="4586" w:type="dxa"/>
          </w:tcPr>
          <w:p w14:paraId="1F1800FA" w14:textId="77777777" w:rsidR="00EE1032" w:rsidRDefault="00EE1032" w:rsidP="00EE1032">
            <w:r>
              <w:t xml:space="preserve">max 1 </w:t>
            </w:r>
            <w:proofErr w:type="gramStart"/>
            <w:r>
              <w:t>rdfs:Literal</w:t>
            </w:r>
            <w:proofErr w:type="gramEnd"/>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proofErr w:type="gramStart"/>
            <w:r>
              <w:t>time:month</w:t>
            </w:r>
            <w:proofErr w:type="gramEnd"/>
          </w:p>
        </w:tc>
        <w:tc>
          <w:tcPr>
            <w:tcW w:w="4586" w:type="dxa"/>
          </w:tcPr>
          <w:p w14:paraId="30AF49D0" w14:textId="77777777" w:rsidR="00EE1032" w:rsidRDefault="00EE1032" w:rsidP="00EE1032">
            <w:r>
              <w:t xml:space="preserve">max 1 </w:t>
            </w:r>
            <w:proofErr w:type="gramStart"/>
            <w:r>
              <w:t>rdfs:Literal</w:t>
            </w:r>
            <w:proofErr w:type="gramEnd"/>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proofErr w:type="gramStart"/>
            <w:r>
              <w:t>time:second</w:t>
            </w:r>
            <w:proofErr w:type="gramEnd"/>
          </w:p>
        </w:tc>
        <w:tc>
          <w:tcPr>
            <w:tcW w:w="4586" w:type="dxa"/>
          </w:tcPr>
          <w:p w14:paraId="17342A0C" w14:textId="77777777" w:rsidR="00EE1032" w:rsidRDefault="00EE1032" w:rsidP="00EE1032">
            <w:r>
              <w:t xml:space="preserve">max 1 </w:t>
            </w:r>
            <w:proofErr w:type="gramStart"/>
            <w:r>
              <w:t>rdfs:Literal</w:t>
            </w:r>
            <w:proofErr w:type="gramEnd"/>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proofErr w:type="gramStart"/>
            <w:r>
              <w:t>time:DateTimeDescription</w:t>
            </w:r>
            <w:proofErr w:type="gramEnd"/>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proofErr w:type="gramStart"/>
            <w:r>
              <w:t>time:DateTimeDescription</w:t>
            </w:r>
            <w:proofErr w:type="gramEnd"/>
          </w:p>
        </w:tc>
      </w:tr>
    </w:tbl>
    <w:p w14:paraId="16984B7C" w14:textId="77777777" w:rsidR="00EA354A" w:rsidRDefault="00EA354A" w:rsidP="00EA354A">
      <w:pPr>
        <w:rPr>
          <w:b/>
        </w:rPr>
      </w:pPr>
    </w:p>
    <w:p w14:paraId="452952BB" w14:textId="6CC9B504" w:rsidR="00B22684" w:rsidRPr="00E80D3C" w:rsidRDefault="00B22684" w:rsidP="00EA354A">
      <w:r>
        <w:rPr>
          <w:b/>
        </w:rPr>
        <w:lastRenderedPageBreak/>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523308970"/>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77777777"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 xml:space="preserve">s </w:t>
      </w:r>
      <w:proofErr w:type="gramStart"/>
      <w:r w:rsidR="00E53DD3">
        <w:t>have</w:t>
      </w:r>
      <w:proofErr w:type="gramEnd"/>
      <w:r w:rsidR="00E53DD3">
        <w:t xml:space="preser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w:t>
            </w:r>
            <w:proofErr w:type="gramStart"/>
            <w:r>
              <w:t xml:space="preserve">1 </w:t>
            </w:r>
            <w:r w:rsidR="00197D00">
              <w:t xml:space="preserve"> time</w:t>
            </w:r>
            <w:proofErr w:type="gramEnd"/>
            <w:r w:rsidR="00197D00">
              <w:t>:</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w:t>
            </w:r>
            <w:proofErr w:type="gramStart"/>
            <w:r w:rsidR="00494297">
              <w:t xml:space="preserve">and </w:t>
            </w:r>
            <w:r>
              <w:t xml:space="preserve"> hasManifestation</w:t>
            </w:r>
            <w:proofErr w:type="gramEnd"/>
            <w:r>
              <w:t xml:space="preserve">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w:t>
            </w:r>
            <w:proofErr w:type="gramStart"/>
            <w:r>
              <w:t xml:space="preserve">and </w:t>
            </w:r>
            <w:r w:rsidR="00197D00">
              <w:t xml:space="preserve"> time</w:t>
            </w:r>
            <w:proofErr w:type="gramEnd"/>
            <w:r w:rsidR="00197D00">
              <w:t>:</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proofErr w:type="gramStart"/>
            <w:r w:rsidR="00494297">
              <w:t>some  TimeVaryingConcept</w:t>
            </w:r>
            <w:proofErr w:type="gramEnd"/>
            <w:r w:rsidR="00494297">
              <w:t xml:space="preserve">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w:t>
            </w:r>
            <w:proofErr w:type="gramStart"/>
            <w:r>
              <w:t xml:space="preserve">1 </w:t>
            </w:r>
            <w:r w:rsidR="00197D00">
              <w:t xml:space="preserve"> time</w:t>
            </w:r>
            <w:proofErr w:type="gramEnd"/>
            <w:r w:rsidR="00197D00">
              <w:t>:</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proofErr w:type="gramStart"/>
            <w:r>
              <w:t>time:</w:t>
            </w:r>
            <w:r w:rsidR="006D5597">
              <w:t>TemporalEntity</w:t>
            </w:r>
            <w:proofErr w:type="gramEnd"/>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523308971"/>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67E56D4D"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proofErr w:type="gramStart"/>
      <w:r>
        <w:t>precondition(</w:t>
      </w:r>
      <w:proofErr w:type="gramEnd"/>
      <w:r>
        <w:t xml:space="preserve">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proofErr w:type="gramStart"/>
      <w:r>
        <w:t>preconditio</w:t>
      </w:r>
      <w:r w:rsidR="00F31201">
        <w:t>n(</w:t>
      </w:r>
      <w:proofErr w:type="gramEnd"/>
      <w:r w:rsidR="00F31201">
        <w:t>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t>A state type cannot be both non-terminal and terminal.</w:t>
      </w:r>
    </w:p>
    <w:p w14:paraId="617161EE" w14:textId="07D1DF2A" w:rsidR="00203506" w:rsidRPr="00203506" w:rsidRDefault="00203506" w:rsidP="00583C89">
      <w:pPr>
        <w:ind w:left="720"/>
        <w:rPr>
          <w:i/>
        </w:rPr>
      </w:pPr>
      <w:r>
        <w:rPr>
          <w:i/>
        </w:rPr>
        <w:lastRenderedPageBreak/>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w:t>
      </w:r>
      <w:proofErr w:type="gramStart"/>
      <w:r>
        <w:rPr>
          <w:lang w:val="en-CA"/>
        </w:rPr>
        <w:t>x,y</w:t>
      </w:r>
      <w:proofErr w:type="gramEnd"/>
      <w:r>
        <w:rPr>
          <w:lang w:val="en-CA"/>
        </w:rPr>
        <w:t>) -&gt; substate(x,y)</w:t>
      </w:r>
    </w:p>
    <w:p w14:paraId="576245B6" w14:textId="77777777" w:rsidR="00354ABE" w:rsidRPr="00354ABE" w:rsidRDefault="00354ABE" w:rsidP="00354ABE">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9B1A62" w14:paraId="65B8BA56" w14:textId="77777777" w:rsidTr="009B1A62">
        <w:tc>
          <w:tcPr>
            <w:tcW w:w="2553" w:type="dxa"/>
            <w:vMerge w:val="restart"/>
          </w:tcPr>
          <w:p w14:paraId="0D24F212" w14:textId="2FE4A390" w:rsidR="009B1A62" w:rsidRDefault="009B1A62" w:rsidP="00C63381">
            <w:r>
              <w:t>Activity</w:t>
            </w:r>
          </w:p>
        </w:tc>
        <w:tc>
          <w:tcPr>
            <w:tcW w:w="2564" w:type="dxa"/>
          </w:tcPr>
          <w:p w14:paraId="5D676717" w14:textId="77777777" w:rsidR="009B1A62" w:rsidRDefault="009B1A62" w:rsidP="00C63381">
            <w:r>
              <w:t>hasSubactivity</w:t>
            </w:r>
          </w:p>
        </w:tc>
        <w:tc>
          <w:tcPr>
            <w:tcW w:w="4233" w:type="dxa"/>
          </w:tcPr>
          <w:p w14:paraId="62EAD34A" w14:textId="77777777" w:rsidR="009B1A62" w:rsidRDefault="009B1A62" w:rsidP="00C63381">
            <w:r>
              <w:t>only Activity</w:t>
            </w:r>
          </w:p>
        </w:tc>
      </w:tr>
      <w:tr w:rsidR="009B1A62" w14:paraId="12FB2815" w14:textId="77777777" w:rsidTr="009B1A62">
        <w:tc>
          <w:tcPr>
            <w:tcW w:w="2553" w:type="dxa"/>
            <w:vMerge/>
          </w:tcPr>
          <w:p w14:paraId="7AD16A21" w14:textId="77777777" w:rsidR="009B1A62" w:rsidRDefault="009B1A62" w:rsidP="00C63381"/>
        </w:tc>
        <w:tc>
          <w:tcPr>
            <w:tcW w:w="2564" w:type="dxa"/>
          </w:tcPr>
          <w:p w14:paraId="4EE15B9D" w14:textId="77777777" w:rsidR="009B1A62" w:rsidRDefault="009B1A62" w:rsidP="00C63381">
            <w:r>
              <w:t>hasPrecondition</w:t>
            </w:r>
          </w:p>
        </w:tc>
        <w:tc>
          <w:tcPr>
            <w:tcW w:w="4233" w:type="dxa"/>
          </w:tcPr>
          <w:p w14:paraId="368477F8" w14:textId="77777777" w:rsidR="009B1A62" w:rsidRDefault="009B1A62" w:rsidP="00C63381">
            <w:r>
              <w:t>only State</w:t>
            </w:r>
          </w:p>
        </w:tc>
      </w:tr>
      <w:tr w:rsidR="009B1A62" w14:paraId="0D84415B" w14:textId="77777777" w:rsidTr="009B1A62">
        <w:tc>
          <w:tcPr>
            <w:tcW w:w="2553" w:type="dxa"/>
            <w:vMerge/>
          </w:tcPr>
          <w:p w14:paraId="483D6FF1" w14:textId="77777777" w:rsidR="009B1A62" w:rsidRDefault="009B1A62" w:rsidP="00C63381"/>
        </w:tc>
        <w:tc>
          <w:tcPr>
            <w:tcW w:w="2564" w:type="dxa"/>
          </w:tcPr>
          <w:p w14:paraId="77FC40DF" w14:textId="77777777" w:rsidR="009B1A62" w:rsidRDefault="009B1A62" w:rsidP="00C63381">
            <w:r>
              <w:t>enabledBy</w:t>
            </w:r>
          </w:p>
        </w:tc>
        <w:tc>
          <w:tcPr>
            <w:tcW w:w="4233" w:type="dxa"/>
          </w:tcPr>
          <w:p w14:paraId="2351A06D" w14:textId="77777777" w:rsidR="009B1A62" w:rsidRDefault="009B1A62" w:rsidP="00C63381">
            <w:r>
              <w:t>only State</w:t>
            </w:r>
          </w:p>
        </w:tc>
      </w:tr>
      <w:tr w:rsidR="009B1A62" w14:paraId="2D310FC4" w14:textId="77777777" w:rsidTr="009B1A62">
        <w:tc>
          <w:tcPr>
            <w:tcW w:w="2553" w:type="dxa"/>
            <w:vMerge/>
          </w:tcPr>
          <w:p w14:paraId="25CBE5AD" w14:textId="77777777" w:rsidR="009B1A62" w:rsidRDefault="009B1A62" w:rsidP="00C63381"/>
        </w:tc>
        <w:tc>
          <w:tcPr>
            <w:tcW w:w="2564" w:type="dxa"/>
          </w:tcPr>
          <w:p w14:paraId="1A36D85F" w14:textId="77777777" w:rsidR="009B1A62" w:rsidRDefault="009B1A62" w:rsidP="00C63381">
            <w:r>
              <w:t>hasEffect</w:t>
            </w:r>
          </w:p>
        </w:tc>
        <w:tc>
          <w:tcPr>
            <w:tcW w:w="4233" w:type="dxa"/>
          </w:tcPr>
          <w:p w14:paraId="451762AB" w14:textId="77777777" w:rsidR="009B1A62" w:rsidRDefault="009B1A62" w:rsidP="00C63381">
            <w:r>
              <w:t>only State</w:t>
            </w:r>
          </w:p>
        </w:tc>
      </w:tr>
      <w:tr w:rsidR="009B1A62" w14:paraId="5AFE77DE" w14:textId="77777777" w:rsidTr="009B1A62">
        <w:tc>
          <w:tcPr>
            <w:tcW w:w="2553" w:type="dxa"/>
            <w:vMerge/>
          </w:tcPr>
          <w:p w14:paraId="4E369D48" w14:textId="77777777" w:rsidR="009B1A62" w:rsidRDefault="009B1A62" w:rsidP="00C63381"/>
        </w:tc>
        <w:tc>
          <w:tcPr>
            <w:tcW w:w="2564" w:type="dxa"/>
          </w:tcPr>
          <w:p w14:paraId="203CAD26" w14:textId="77777777" w:rsidR="009B1A62" w:rsidRDefault="009B1A62" w:rsidP="00C63381">
            <w:r>
              <w:t>causes</w:t>
            </w:r>
          </w:p>
        </w:tc>
        <w:tc>
          <w:tcPr>
            <w:tcW w:w="4233" w:type="dxa"/>
          </w:tcPr>
          <w:p w14:paraId="52CB440D" w14:textId="77777777" w:rsidR="009B1A62" w:rsidRDefault="009B1A62" w:rsidP="00C63381">
            <w:r>
              <w:t>only State</w:t>
            </w:r>
          </w:p>
        </w:tc>
      </w:tr>
      <w:tr w:rsidR="009B1A62" w14:paraId="4B9218B7" w14:textId="77777777" w:rsidTr="009B1A62">
        <w:tc>
          <w:tcPr>
            <w:tcW w:w="2553" w:type="dxa"/>
            <w:vMerge/>
          </w:tcPr>
          <w:p w14:paraId="1335B2EF" w14:textId="77777777" w:rsidR="009B1A62" w:rsidRDefault="009B1A62" w:rsidP="00C63381"/>
        </w:tc>
        <w:tc>
          <w:tcPr>
            <w:tcW w:w="2564" w:type="dxa"/>
          </w:tcPr>
          <w:p w14:paraId="0E1E3E7D" w14:textId="77777777" w:rsidR="009B1A62" w:rsidRDefault="009B1A62" w:rsidP="00C63381">
            <w:pPr>
              <w:tabs>
                <w:tab w:val="center" w:pos="1174"/>
              </w:tabs>
            </w:pPr>
            <w:r>
              <w:t>occursAt</w:t>
            </w:r>
            <w:r>
              <w:tab/>
            </w:r>
          </w:p>
        </w:tc>
        <w:tc>
          <w:tcPr>
            <w:tcW w:w="4233" w:type="dxa"/>
          </w:tcPr>
          <w:p w14:paraId="394FF5B6" w14:textId="0EBDCA8C" w:rsidR="009B1A62" w:rsidRDefault="00F86CDE" w:rsidP="00C63381">
            <w:r>
              <w:t xml:space="preserve">some </w:t>
            </w:r>
            <w:proofErr w:type="gramStart"/>
            <w:r w:rsidR="009B1A62">
              <w:t>time:Interval</w:t>
            </w:r>
            <w:proofErr w:type="gramEnd"/>
          </w:p>
        </w:tc>
      </w:tr>
      <w:tr w:rsidR="009B1A62" w14:paraId="55E73F20" w14:textId="77777777" w:rsidTr="009B1A62">
        <w:tc>
          <w:tcPr>
            <w:tcW w:w="2553" w:type="dxa"/>
            <w:vMerge/>
          </w:tcPr>
          <w:p w14:paraId="3ECAF6E7" w14:textId="77777777" w:rsidR="009B1A62" w:rsidRDefault="009B1A62" w:rsidP="00C63381"/>
        </w:tc>
        <w:tc>
          <w:tcPr>
            <w:tcW w:w="2564" w:type="dxa"/>
          </w:tcPr>
          <w:p w14:paraId="0B6ECE45" w14:textId="77777777" w:rsidR="009B1A62" w:rsidRDefault="009B1A62" w:rsidP="00C63381">
            <w:pPr>
              <w:tabs>
                <w:tab w:val="center" w:pos="1174"/>
              </w:tabs>
            </w:pPr>
            <w:r>
              <w:t>beginOf</w:t>
            </w:r>
          </w:p>
        </w:tc>
        <w:tc>
          <w:tcPr>
            <w:tcW w:w="4233" w:type="dxa"/>
          </w:tcPr>
          <w:p w14:paraId="34EBD215" w14:textId="22100300" w:rsidR="009B1A62" w:rsidRDefault="00BD70F9" w:rsidP="00C63381">
            <w:r>
              <w:t xml:space="preserve">some </w:t>
            </w:r>
            <w:proofErr w:type="gramStart"/>
            <w:r w:rsidR="009B1A62">
              <w:t>time:Instant</w:t>
            </w:r>
            <w:proofErr w:type="gramEnd"/>
          </w:p>
        </w:tc>
      </w:tr>
      <w:tr w:rsidR="009B1A62" w14:paraId="690278BE" w14:textId="77777777" w:rsidTr="009B1A62">
        <w:tc>
          <w:tcPr>
            <w:tcW w:w="2553" w:type="dxa"/>
            <w:vMerge/>
          </w:tcPr>
          <w:p w14:paraId="236DA41D" w14:textId="77777777" w:rsidR="009B1A62" w:rsidRDefault="009B1A62" w:rsidP="00C63381"/>
        </w:tc>
        <w:tc>
          <w:tcPr>
            <w:tcW w:w="2564" w:type="dxa"/>
          </w:tcPr>
          <w:p w14:paraId="403DBF2E" w14:textId="77777777" w:rsidR="009B1A62" w:rsidRDefault="009B1A62" w:rsidP="00C63381">
            <w:pPr>
              <w:tabs>
                <w:tab w:val="center" w:pos="1174"/>
              </w:tabs>
            </w:pPr>
            <w:r>
              <w:t>endOf</w:t>
            </w:r>
          </w:p>
        </w:tc>
        <w:tc>
          <w:tcPr>
            <w:tcW w:w="4233" w:type="dxa"/>
          </w:tcPr>
          <w:p w14:paraId="1BDC2EF7" w14:textId="5B4FDBEF" w:rsidR="009B1A62" w:rsidRDefault="00BD70F9" w:rsidP="00C63381">
            <w:r>
              <w:t xml:space="preserve">some </w:t>
            </w:r>
            <w:proofErr w:type="gramStart"/>
            <w:r w:rsidR="009B1A62">
              <w:t>time:Instant</w:t>
            </w:r>
            <w:proofErr w:type="gramEnd"/>
          </w:p>
        </w:tc>
      </w:tr>
      <w:tr w:rsidR="009B1A62" w14:paraId="0B2158F2" w14:textId="77777777" w:rsidTr="009B1A62">
        <w:tc>
          <w:tcPr>
            <w:tcW w:w="2553" w:type="dxa"/>
            <w:vMerge/>
          </w:tcPr>
          <w:p w14:paraId="1EDF0803" w14:textId="77777777" w:rsidR="009B1A62" w:rsidRDefault="009B1A62" w:rsidP="00C63381"/>
        </w:tc>
        <w:tc>
          <w:tcPr>
            <w:tcW w:w="2564" w:type="dxa"/>
          </w:tcPr>
          <w:p w14:paraId="6D431FA6" w14:textId="77777777" w:rsidR="009B1A62" w:rsidRDefault="009B1A62" w:rsidP="00C63381">
            <w:r>
              <w:t>spatial_</w:t>
            </w:r>
            <w:proofErr w:type="gramStart"/>
            <w:r>
              <w:t>loc:hasLocation</w:t>
            </w:r>
            <w:proofErr w:type="gramEnd"/>
          </w:p>
        </w:tc>
        <w:tc>
          <w:tcPr>
            <w:tcW w:w="4233" w:type="dxa"/>
          </w:tcPr>
          <w:p w14:paraId="432204DD" w14:textId="77777777" w:rsidR="009B1A62" w:rsidRDefault="009B1A62" w:rsidP="00C63381">
            <w:r>
              <w:t>only spatial_</w:t>
            </w:r>
            <w:proofErr w:type="gramStart"/>
            <w:r>
              <w:t>loc:SpatialFeature</w:t>
            </w:r>
            <w:proofErr w:type="gramEnd"/>
          </w:p>
        </w:tc>
      </w:tr>
      <w:tr w:rsidR="009B1A62" w14:paraId="1C47165D" w14:textId="77777777" w:rsidTr="009B1A62">
        <w:tc>
          <w:tcPr>
            <w:tcW w:w="2553" w:type="dxa"/>
            <w:vMerge/>
          </w:tcPr>
          <w:p w14:paraId="195DFA68" w14:textId="77777777" w:rsidR="009B1A62" w:rsidRDefault="009B1A62" w:rsidP="00C63381"/>
        </w:tc>
        <w:tc>
          <w:tcPr>
            <w:tcW w:w="2564" w:type="dxa"/>
          </w:tcPr>
          <w:p w14:paraId="455C2DFD" w14:textId="77777777" w:rsidR="009B1A62" w:rsidRDefault="009B1A62" w:rsidP="00C63381">
            <w:r>
              <w:t>hasParticipant</w:t>
            </w:r>
          </w:p>
        </w:tc>
        <w:tc>
          <w:tcPr>
            <w:tcW w:w="4233" w:type="dxa"/>
          </w:tcPr>
          <w:p w14:paraId="7C5D2450" w14:textId="77777777" w:rsidR="009B1A62" w:rsidRDefault="009B1A62" w:rsidP="00C63381">
            <w:r>
              <w:t xml:space="preserve">only </w:t>
            </w:r>
            <w:proofErr w:type="gramStart"/>
            <w:r>
              <w:t>change:Manifestation</w:t>
            </w:r>
            <w:proofErr w:type="gramEnd"/>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 xml:space="preserve">only </w:t>
            </w:r>
            <w:proofErr w:type="gramStart"/>
            <w:r>
              <w:t>time:TemporalEntity</w:t>
            </w:r>
            <w:proofErr w:type="gramEnd"/>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proofErr w:type="gramStart"/>
            <w:r>
              <w:t>change:Manifestation</w:t>
            </w:r>
            <w:proofErr w:type="gramEnd"/>
            <w:r>
              <w:t xml:space="preserve">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77777777" w:rsidR="009B1A62" w:rsidRDefault="009B1A62" w:rsidP="00C63381">
            <w:proofErr w:type="gramStart"/>
            <w:r>
              <w:t>only  State</w:t>
            </w:r>
            <w:proofErr w:type="gramEnd"/>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proofErr w:type="gramStart"/>
            <w:r>
              <w:t>time:TemporalEntity</w:t>
            </w:r>
            <w:proofErr w:type="gramEnd"/>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proofErr w:type="gramStart"/>
            <w:r>
              <w:t>change:Manifestation</w:t>
            </w:r>
            <w:proofErr w:type="gramEnd"/>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proofErr w:type="gramStart"/>
            <w:r>
              <w:t>time:TemporalEntity</w:t>
            </w:r>
            <w:proofErr w:type="gramEnd"/>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proofErr w:type="gramStart"/>
            <w:r>
              <w:t>time:Instant</w:t>
            </w:r>
            <w:proofErr w:type="gramEnd"/>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 xml:space="preserve">occursAt o </w:t>
            </w:r>
            <w:proofErr w:type="gramStart"/>
            <w:r>
              <w:t>time:hasBeginning</w:t>
            </w:r>
            <w:proofErr w:type="gramEnd"/>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proofErr w:type="gramStart"/>
            <w:r>
              <w:t>time:Instant</w:t>
            </w:r>
            <w:proofErr w:type="gramEnd"/>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 xml:space="preserve">occursAt o </w:t>
            </w:r>
            <w:proofErr w:type="gramStart"/>
            <w:r>
              <w:t>time:hasEnd</w:t>
            </w:r>
            <w:proofErr w:type="gramEnd"/>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523308972"/>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1745A9CD" w:rsidR="005371CB" w:rsidRDefault="00520123" w:rsidP="00166F85">
      <w:pPr>
        <w:pStyle w:val="ListParagraph"/>
      </w:pPr>
      <w:r>
        <w:t>A Resource is a generic representation of some Thing that can be "used"</w:t>
      </w:r>
      <w:r w:rsidR="001E494D">
        <w:t xml:space="preserve"> in an Activity.</w:t>
      </w:r>
      <w:r>
        <w:br/>
      </w:r>
      <w:r w:rsidR="003C6BC4">
        <w:t xml:space="preserve">A </w:t>
      </w:r>
      <w:r w:rsidR="00D00BF4">
        <w:t>Resource may have some</w:t>
      </w:r>
      <w:r w:rsidR="003C6BC4">
        <w:t xml:space="preserve"> </w:t>
      </w:r>
      <w:r w:rsidR="00DA41F3">
        <w:t>Location</w:t>
      </w:r>
      <w:r w:rsidR="00D00BF4">
        <w:t xml:space="preserve">, amount or </w:t>
      </w:r>
      <w:r w:rsidR="003C6BC4">
        <w:t>availability</w:t>
      </w:r>
      <w:r w:rsidR="00D00BF4">
        <w:t>, according to the definition of the Manifestation or TimeVaryingEntity.</w:t>
      </w:r>
      <w:r w:rsidR="003C6BC4">
        <w:br/>
        <w:t xml:space="preserve">A Resource </w:t>
      </w:r>
      <w:r w:rsidR="00D00BF4">
        <w:t>must be</w:t>
      </w:r>
      <w:r w:rsidR="002E6C09">
        <w:t xml:space="preserve"> </w:t>
      </w:r>
      <w:r w:rsidR="003C6BC4" w:rsidRPr="00D00BF4">
        <w:rPr>
          <w:b/>
        </w:rPr>
        <w:t>classified as</w:t>
      </w:r>
      <w:r w:rsidR="003C6BC4">
        <w:t xml:space="preserve"> some Resource Type.</w:t>
      </w:r>
      <w:r w:rsidR="003C6BC4">
        <w:br/>
        <w:t>A Resource may</w:t>
      </w:r>
      <w:r w:rsidR="003C6BC4" w:rsidRPr="00D00BF4">
        <w:rPr>
          <w:b/>
        </w:rPr>
        <w:t xml:space="preserve"> participate in</w:t>
      </w:r>
      <w:r w:rsidR="003C6BC4">
        <w:t xml:space="preserve"> some Activity</w:t>
      </w:r>
      <w:r w:rsidR="001E494D">
        <w:t>.</w:t>
      </w:r>
      <w:r w:rsidR="001E494D">
        <w:br/>
      </w:r>
      <w:r w:rsidR="00D00BF4">
        <w:t>A</w:t>
      </w:r>
      <w:r w:rsidR="001E494D">
        <w:t xml:space="preserve"> </w:t>
      </w:r>
      <w:r w:rsidR="001E494D">
        <w:rPr>
          <w:i/>
        </w:rPr>
        <w:t>specific</w:t>
      </w:r>
      <w:r w:rsidR="00D00BF4">
        <w:t xml:space="preserve"> Resource may be </w:t>
      </w:r>
      <w:r w:rsidR="006A73EE" w:rsidRPr="00F16ED5">
        <w:rPr>
          <w:b/>
        </w:rPr>
        <w:t>used in</w:t>
      </w:r>
      <w:r w:rsidR="006A73EE">
        <w:t xml:space="preserve"> or </w:t>
      </w:r>
      <w:r w:rsidR="006A73EE" w:rsidRPr="00F16ED5">
        <w:rPr>
          <w:b/>
        </w:rPr>
        <w:t>consumed in</w:t>
      </w:r>
      <w:r w:rsidR="006A73EE">
        <w:t xml:space="preserve"> </w:t>
      </w:r>
      <w:r w:rsidR="001E494D">
        <w:t>some activit.</w:t>
      </w:r>
      <w:r w:rsidR="00344553">
        <w:t xml:space="preserve"> As with the precondition and effect properties defined in the Activity Ontology, these relationships are specific to a particular activity; more general properties may be defined (analogous to enables and causes) should this be required. </w:t>
      </w:r>
      <w:r w:rsidR="005371CB">
        <w:br/>
        <w:t xml:space="preserve">A Resource may have some </w:t>
      </w:r>
      <w:r w:rsidR="005371CB">
        <w:rPr>
          <w:b/>
        </w:rPr>
        <w:t>associated location</w:t>
      </w:r>
      <w:r w:rsidR="005371CB">
        <w:t xml:space="preserve">. </w:t>
      </w:r>
      <w:r w:rsidR="00166F85" w:rsidRPr="00166F85">
        <w:t>This property captures an approximate location that may or may not differ from its actual location. For example, a landmark may be associated with a particular point (single set of coordinates), whereas the landmark itself in fact has a location that extends beyond this single point. It may even be the case that the associated location is distinct from (ie. not contained in) the actual location.</w:t>
      </w:r>
      <w:r w:rsidR="005371CB">
        <w:br/>
        <w:t xml:space="preserve">A Resource may have some </w:t>
      </w:r>
      <w:r w:rsidR="005371CB">
        <w:rPr>
          <w:b/>
        </w:rPr>
        <w:t>owner</w:t>
      </w:r>
      <w:r w:rsidR="005371CB">
        <w:t>.</w:t>
      </w:r>
    </w:p>
    <w:p w14:paraId="2F9819FE" w14:textId="129783D0" w:rsidR="00B61C73" w:rsidRDefault="00B61C73" w:rsidP="009E4A69">
      <w:pPr>
        <w:pStyle w:val="ListParagraph"/>
      </w:pPr>
      <w:r>
        <w:t xml:space="preserve">A Resource may </w:t>
      </w:r>
      <w:r w:rsidRPr="00926C73">
        <w:rPr>
          <w:i/>
        </w:rPr>
        <w:t>either</w:t>
      </w:r>
      <w:r>
        <w:t xml:space="preserve"> be a</w:t>
      </w:r>
      <w:r w:rsidR="006A73EE">
        <w:t xml:space="preserve"> Divisible Resour</w:t>
      </w:r>
      <w:r w:rsidR="00926C73">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br/>
        <w:t>A divisible resource may be used by or consumed by more than one activity, whereas a non-divisible resource may only be used by one activity (i.e. the object may only be used by one activity at a time).</w:t>
      </w:r>
    </w:p>
    <w:p w14:paraId="7929E509" w14:textId="074E1C77" w:rsidR="00216301" w:rsidRDefault="003C6BC4" w:rsidP="00F16ED5">
      <w:pPr>
        <w:pStyle w:val="ListParagraph"/>
      </w:pPr>
      <w:r>
        <w:t>A Resource Type</w:t>
      </w:r>
      <w:r w:rsidR="00D00BF4">
        <w:t xml:space="preserve"> describes a class of Resources, (intuitively similar to the State Type class).</w:t>
      </w:r>
      <w:r w:rsidR="00D00BF4">
        <w:br/>
        <w:t>A Resource Typ</w:t>
      </w:r>
      <w:r w:rsidR="00092E5D">
        <w:t xml:space="preserve">e may be </w:t>
      </w:r>
      <w:r w:rsidR="00092E5D" w:rsidRPr="00F16ED5">
        <w:rPr>
          <w:b/>
        </w:rPr>
        <w:t>usedBy</w:t>
      </w:r>
      <w:r w:rsidR="00092E5D">
        <w:t xml:space="preserve"> or </w:t>
      </w:r>
      <w:r w:rsidR="00092E5D" w:rsidRPr="00F16ED5">
        <w:rPr>
          <w:b/>
        </w:rPr>
        <w:t>consumedBy</w:t>
      </w:r>
      <w:r w:rsidR="00092E5D">
        <w:t xml:space="preserve"> </w:t>
      </w:r>
      <w:r>
        <w:t>some Activity</w:t>
      </w:r>
      <w:r w:rsidR="00092E5D">
        <w:t>; the specification of the Resource Type defines the quantity of a particular resource that will be used or consumed by a particular activity.</w:t>
      </w:r>
      <w:r w:rsidR="006A73EE">
        <w:br/>
      </w:r>
      <w:r w:rsidR="00216301" w:rsidRPr="00216301">
        <w:t>If some resource</w:t>
      </w:r>
      <w:r w:rsidR="003109EB">
        <w:t xml:space="preserve"> type</w:t>
      </w:r>
      <w:r w:rsidR="00216301" w:rsidRPr="00216301">
        <w:t xml:space="preserve"> is used by an activity, then </w:t>
      </w:r>
      <w:r w:rsidR="00923109">
        <w:t>when the</w:t>
      </w:r>
      <w:r w:rsidR="00216301" w:rsidRPr="00216301">
        <w:t xml:space="preserve"> activity</w:t>
      </w:r>
      <w:r w:rsidR="00923109">
        <w:t xml:space="preserve"> occurs</w:t>
      </w:r>
      <w:r w:rsidR="00216301" w:rsidRPr="00216301">
        <w:t xml:space="preserve">, </w:t>
      </w:r>
      <w:r w:rsidR="003109EB">
        <w:t xml:space="preserve">there </w:t>
      </w:r>
      <w:r w:rsidR="00923109">
        <w:t>must be some</w:t>
      </w:r>
      <w:r w:rsidR="00216301" w:rsidRPr="00216301">
        <w:t xml:space="preserve"> resource </w:t>
      </w:r>
      <w:r w:rsidR="003109EB">
        <w:t xml:space="preserve">of that type that </w:t>
      </w:r>
      <w:r w:rsidR="00216301" w:rsidRPr="00216301">
        <w:t>is</w:t>
      </w:r>
      <w:r w:rsidR="00092E5D">
        <w:t xml:space="preserve"> (partially)</w:t>
      </w:r>
      <w:r w:rsidR="00216301" w:rsidRPr="00216301">
        <w:t xml:space="preserve"> not available.</w:t>
      </w:r>
      <w:r w:rsidR="00F16ED5">
        <w:rPr>
          <w:rStyle w:val="QuoteChar"/>
          <w:i w:val="0"/>
          <w:sz w:val="20"/>
        </w:rPr>
        <w:t xml:space="preserve"> </w:t>
      </w:r>
      <w:r w:rsidR="00F16ED5">
        <w:t xml:space="preserve">Further, </w:t>
      </w:r>
      <w:r w:rsidR="00216301">
        <w:t xml:space="preserve">the resource and the entity it is a manifestation of </w:t>
      </w:r>
      <w:r w:rsidR="00092E5D">
        <w:t xml:space="preserve">(partially) </w:t>
      </w:r>
      <w:r w:rsidR="00216301">
        <w:t>cease to exist by the end of the occurrence.</w:t>
      </w:r>
    </w:p>
    <w:p w14:paraId="57447A36" w14:textId="77777777" w:rsidR="006A73EE" w:rsidRPr="00216301" w:rsidRDefault="006A73EE" w:rsidP="006A73EE">
      <w:pPr>
        <w:pStyle w:val="ListParagraph"/>
        <w:numPr>
          <w:ilvl w:val="0"/>
          <w:numId w:val="0"/>
        </w:numPr>
        <w:ind w:left="720"/>
      </w:pPr>
      <w:r>
        <w:lastRenderedPageBreak/>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proofErr w:type="gramStart"/>
            <w:r>
              <w:t>change:</w:t>
            </w:r>
            <w:r w:rsidR="00753CBA">
              <w:t>Manifestation</w:t>
            </w:r>
            <w:proofErr w:type="gramEnd"/>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proofErr w:type="gramStart"/>
            <w:r>
              <w:t>change:</w:t>
            </w:r>
            <w:r w:rsidR="006D5597">
              <w:t>existsAt</w:t>
            </w:r>
            <w:proofErr w:type="gramEnd"/>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w:t>
            </w:r>
            <w:proofErr w:type="gramStart"/>
            <w:r>
              <w:t>loc:</w:t>
            </w:r>
            <w:r w:rsidR="00753CBA">
              <w:t>hasLocation</w:t>
            </w:r>
            <w:proofErr w:type="gramEnd"/>
          </w:p>
        </w:tc>
        <w:tc>
          <w:tcPr>
            <w:tcW w:w="4398" w:type="dxa"/>
          </w:tcPr>
          <w:p w14:paraId="1624FD2D" w14:textId="77777777" w:rsidR="00753CBA" w:rsidRDefault="00753CBA" w:rsidP="00C8059E">
            <w:r>
              <w:t xml:space="preserve">only </w:t>
            </w:r>
            <w:r w:rsidR="00DA41F3">
              <w:t>spatial_</w:t>
            </w:r>
            <w:proofErr w:type="gramStart"/>
            <w:r w:rsidR="00DA41F3">
              <w:t>loc:</w:t>
            </w:r>
            <w:r w:rsidR="005A7ABB">
              <w:t>SpatialFeature</w:t>
            </w:r>
            <w:proofErr w:type="gramEnd"/>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 xml:space="preserve">only </w:t>
            </w:r>
            <w:proofErr w:type="gramStart"/>
            <w:r>
              <w:t>om:</w:t>
            </w:r>
            <w:r w:rsidR="00CA5570">
              <w:t>CapacitySize</w:t>
            </w:r>
            <w:proofErr w:type="gramEnd"/>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 xml:space="preserve">only </w:t>
            </w:r>
            <w:proofErr w:type="gramStart"/>
            <w:r>
              <w:t>om:</w:t>
            </w:r>
            <w:r w:rsidR="00CA5570">
              <w:t>CapacitySize</w:t>
            </w:r>
            <w:proofErr w:type="gramEnd"/>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proofErr w:type="gramStart"/>
            <w:r>
              <w:t>activity:participatesIn</w:t>
            </w:r>
            <w:proofErr w:type="gramEnd"/>
          </w:p>
        </w:tc>
        <w:tc>
          <w:tcPr>
            <w:tcW w:w="4398" w:type="dxa"/>
          </w:tcPr>
          <w:p w14:paraId="298CF8EF" w14:textId="3E5AE996" w:rsidR="00C25319" w:rsidRDefault="00C25319" w:rsidP="00C25319">
            <w:r>
              <w:t xml:space="preserve">min 1 </w:t>
            </w:r>
            <w:proofErr w:type="gramStart"/>
            <w:r>
              <w:t>activity:Activity</w:t>
            </w:r>
            <w:proofErr w:type="gramEnd"/>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proofErr w:type="gramStart"/>
            <w:r>
              <w:t>only  activity</w:t>
            </w:r>
            <w:proofErr w:type="gramEnd"/>
            <w:r>
              <w:t>:Activity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proofErr w:type="gramStart"/>
            <w:r>
              <w:t>only  activity</w:t>
            </w:r>
            <w:proofErr w:type="gramEnd"/>
            <w:r>
              <w:t>:Activity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 xml:space="preserve">only </w:t>
            </w:r>
            <w:proofErr w:type="gramStart"/>
            <w:r>
              <w:t>om:</w:t>
            </w:r>
            <w:r w:rsidR="00A42E7B">
              <w:t>CapacitySize</w:t>
            </w:r>
            <w:proofErr w:type="gramEnd"/>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 xml:space="preserve">exactly 1 </w:t>
            </w:r>
            <w:proofErr w:type="gramStart"/>
            <w:r>
              <w:t>activity:Activity</w:t>
            </w:r>
            <w:proofErr w:type="gramEnd"/>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523308973"/>
      <w:r w:rsidRPr="00BB05EE">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47A1989" w14:textId="4DB6F407" w:rsidR="00896202" w:rsidRPr="009D1A0C" w:rsidRDefault="00896202" w:rsidP="00896202">
      <w:r>
        <w:t>While sometimes co</w:t>
      </w:r>
      <w:r w:rsidR="00F16ED5">
        <w:t xml:space="preserve">nflated, there are distinctly different types </w:t>
      </w:r>
      <w:r>
        <w:t xml:space="preserve">of "parthood". </w:t>
      </w:r>
      <w:r w:rsidR="00F16ED5">
        <w:t xml:space="preserve">Mereology focuses on identifying and defining these differences. </w:t>
      </w:r>
      <w:r>
        <w:t xml:space="preserve">In particular, we define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The distinction between component-of and proper-part-of is slightly </w:t>
      </w:r>
      <w:r w:rsidR="000B72D5">
        <w:t>subtler</w:t>
      </w:r>
      <w:r w:rsidR="009D1A0C">
        <w:t xml:space="preserve">, however there is a difference in semantics. </w:t>
      </w:r>
      <w:r w:rsidR="005459FB">
        <w:t>While we may define components of a vehicle, different zone systems (wards, postal codes) are not components, but proper parts of larger areas. Two areas that have the same area as a proper-part do not necessarily share a proper-part relation (i.e. they may simply overlap), whereas two car parts that share the same part as a component must somehow be related through the component-of relation.</w:t>
      </w:r>
    </w:p>
    <w:p w14:paraId="7B3264C6" w14:textId="77777777" w:rsidR="00896202" w:rsidRDefault="00896202" w:rsidP="00896202">
      <w:pPr>
        <w:pStyle w:val="ListParagraph"/>
      </w:pPr>
      <w:r>
        <w:t>Something may be a Proper Part of some other thing.</w:t>
      </w:r>
      <w:r>
        <w:br/>
        <w:t>An object cannot be a proper part of itself. Thus, any object must have more than one proper part.</w:t>
      </w:r>
      <w:r>
        <w:br/>
      </w:r>
      <w:r>
        <w:lastRenderedPageBreak/>
        <w:t>Proper Parthood is transitive.</w:t>
      </w:r>
      <w:r>
        <w:br/>
        <w:t xml:space="preserve">Proper parthood is dense and so there exist no immediate proper parts; in other words, given some object, whatever proper part, </w:t>
      </w:r>
      <w:r>
        <w:rPr>
          <w:i/>
        </w:rPr>
        <w:t>x</w:t>
      </w:r>
      <w:r>
        <w:t xml:space="preserve">, we choose, there exists some slightly larger proper part of the object that also has </w:t>
      </w:r>
      <w:r>
        <w:rPr>
          <w:i/>
        </w:rPr>
        <w:t>x</w:t>
      </w:r>
      <w:r>
        <w:t xml:space="preserve"> as a proper part.</w:t>
      </w:r>
    </w:p>
    <w:p w14:paraId="5750EF1F" w14:textId="77777777" w:rsidR="00896202" w:rsidRDefault="00896202" w:rsidP="00896202">
      <w:pPr>
        <w:pStyle w:val="ListParagraph"/>
      </w:pPr>
      <w:r>
        <w:t>Something may be a Component of some other thing</w:t>
      </w:r>
      <w:r>
        <w:br/>
        <w:t xml:space="preserve">More specifically, something may be </w:t>
      </w:r>
      <w:proofErr w:type="gramStart"/>
      <w:r>
        <w:t>a</w:t>
      </w:r>
      <w:proofErr w:type="gramEnd"/>
      <w:r>
        <w:t xml:space="preserve"> </w:t>
      </w:r>
      <w:r w:rsidRPr="00BB05EE">
        <w:rPr>
          <w:i/>
        </w:rPr>
        <w:t>immediate</w:t>
      </w:r>
      <w:r>
        <w:t xml:space="preserve"> component of something; in other words, if </w:t>
      </w:r>
      <w:r>
        <w:rPr>
          <w:i/>
        </w:rPr>
        <w:t xml:space="preserve">x </w:t>
      </w:r>
      <w:r>
        <w:t xml:space="preserve">is an immediate component of </w:t>
      </w:r>
      <w:r>
        <w:rPr>
          <w:i/>
        </w:rPr>
        <w:t>y</w:t>
      </w:r>
      <w:r>
        <w:t xml:space="preserve">, then there does not exist any other object that is a component of </w:t>
      </w:r>
      <w:r>
        <w:rPr>
          <w:i/>
        </w:rPr>
        <w:t>y</w:t>
      </w:r>
      <w:r>
        <w:t xml:space="preserve"> and has </w:t>
      </w:r>
      <w:r>
        <w:rPr>
          <w:i/>
        </w:rPr>
        <w:t>x</w:t>
      </w:r>
      <w:r>
        <w:t xml:space="preserve"> as a component.</w:t>
      </w:r>
      <w:r>
        <w:br/>
        <w:t>Component-of is transitive. Immediate component-of is not transitive.</w:t>
      </w:r>
      <w:r>
        <w:br/>
        <w:t>Immediate component-of is a subproperty of component-of.</w:t>
      </w:r>
    </w:p>
    <w:p w14:paraId="56F26761" w14:textId="77777777" w:rsidR="00896202" w:rsidRDefault="00896202" w:rsidP="00896202">
      <w:pPr>
        <w:pStyle w:val="ListParagraph"/>
      </w:pPr>
      <w:r>
        <w:t xml:space="preserve">Something may be contained-in some other thing; more specifically it may be </w:t>
      </w:r>
      <w:r>
        <w:rPr>
          <w:i/>
        </w:rPr>
        <w:t>immediately</w:t>
      </w:r>
      <w:r>
        <w:t xml:space="preserve"> contained in something.</w:t>
      </w:r>
      <w:r>
        <w:br/>
        <w:t>Containment is transitive. Immediate containment is not transitive.</w:t>
      </w:r>
      <w:r>
        <w:br/>
        <w:t>Immediate containment is a subproperty of containment.</w:t>
      </w:r>
    </w:p>
    <w:tbl>
      <w:tblPr>
        <w:tblStyle w:val="TableGrid"/>
        <w:tblpPr w:leftFromText="180" w:rightFromText="180" w:vertAnchor="text" w:horzAnchor="margin" w:tblpY="128"/>
        <w:tblW w:w="0" w:type="auto"/>
        <w:tblLook w:val="04A0" w:firstRow="1" w:lastRow="0" w:firstColumn="1" w:lastColumn="0" w:noHBand="0" w:noVBand="1"/>
      </w:tblPr>
      <w:tblGrid>
        <w:gridCol w:w="2160"/>
        <w:gridCol w:w="2494"/>
        <w:gridCol w:w="4696"/>
      </w:tblGrid>
      <w:tr w:rsidR="00896202" w14:paraId="35E0B8B8" w14:textId="77777777" w:rsidTr="00FD13F5">
        <w:tc>
          <w:tcPr>
            <w:tcW w:w="2213" w:type="dxa"/>
            <w:shd w:val="clear" w:color="auto" w:fill="00FFFF"/>
          </w:tcPr>
          <w:p w14:paraId="2C74DC64" w14:textId="77777777" w:rsidR="00896202" w:rsidRDefault="00896202" w:rsidP="00FD13F5">
            <w:r>
              <w:t>Object</w:t>
            </w:r>
          </w:p>
        </w:tc>
        <w:tc>
          <w:tcPr>
            <w:tcW w:w="2541" w:type="dxa"/>
            <w:shd w:val="clear" w:color="auto" w:fill="00FFFF"/>
          </w:tcPr>
          <w:p w14:paraId="1A37AE3D" w14:textId="77777777" w:rsidR="00896202" w:rsidRDefault="00896202" w:rsidP="00FD13F5">
            <w:r>
              <w:t>Property</w:t>
            </w:r>
          </w:p>
        </w:tc>
        <w:tc>
          <w:tcPr>
            <w:tcW w:w="4822" w:type="dxa"/>
            <w:shd w:val="clear" w:color="auto" w:fill="00FFFF"/>
          </w:tcPr>
          <w:p w14:paraId="65241FB1" w14:textId="77777777" w:rsidR="00896202" w:rsidRDefault="00896202" w:rsidP="00FD13F5">
            <w:r>
              <w:t>Value</w:t>
            </w:r>
          </w:p>
        </w:tc>
      </w:tr>
      <w:tr w:rsidR="00896202" w14:paraId="49CF455C" w14:textId="77777777" w:rsidTr="00FD13F5">
        <w:tc>
          <w:tcPr>
            <w:tcW w:w="2213" w:type="dxa"/>
          </w:tcPr>
          <w:p w14:paraId="091B4882" w14:textId="77777777" w:rsidR="00896202" w:rsidRDefault="00896202" w:rsidP="00FD13F5">
            <w:r>
              <w:t>Thing</w:t>
            </w:r>
          </w:p>
        </w:tc>
        <w:tc>
          <w:tcPr>
            <w:tcW w:w="2541" w:type="dxa"/>
          </w:tcPr>
          <w:p w14:paraId="76B958A6" w14:textId="77777777" w:rsidR="00896202" w:rsidRDefault="00896202" w:rsidP="00FD13F5">
            <w:r>
              <w:t>subClassOf</w:t>
            </w:r>
          </w:p>
        </w:tc>
        <w:tc>
          <w:tcPr>
            <w:tcW w:w="4822" w:type="dxa"/>
          </w:tcPr>
          <w:p w14:paraId="3F8AC5B3" w14:textId="77777777" w:rsidR="00896202" w:rsidRDefault="00896202" w:rsidP="00FD13F5">
            <w:r>
              <w:t>hasProperPart exactly 0 Thing or hasProperPart min 2 Thing</w:t>
            </w:r>
          </w:p>
        </w:tc>
      </w:tr>
    </w:tbl>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FD13F5">
        <w:tc>
          <w:tcPr>
            <w:tcW w:w="2335" w:type="dxa"/>
            <w:shd w:val="clear" w:color="auto" w:fill="00FFFF"/>
          </w:tcPr>
          <w:p w14:paraId="5C5C633E" w14:textId="77777777" w:rsidR="00896202" w:rsidRDefault="00896202" w:rsidP="00FD13F5">
            <w:pPr>
              <w:tabs>
                <w:tab w:val="left" w:pos="1027"/>
              </w:tabs>
            </w:pPr>
            <w:r>
              <w:t>Property</w:t>
            </w:r>
            <w:r>
              <w:tab/>
            </w:r>
          </w:p>
        </w:tc>
        <w:tc>
          <w:tcPr>
            <w:tcW w:w="2552" w:type="dxa"/>
            <w:shd w:val="clear" w:color="auto" w:fill="00FFFF"/>
          </w:tcPr>
          <w:p w14:paraId="5F583536" w14:textId="77777777" w:rsidR="00896202" w:rsidRDefault="00896202" w:rsidP="00FD13F5">
            <w:r>
              <w:t>Characteristic</w:t>
            </w:r>
          </w:p>
        </w:tc>
        <w:tc>
          <w:tcPr>
            <w:tcW w:w="4689" w:type="dxa"/>
            <w:shd w:val="clear" w:color="auto" w:fill="00FFFF"/>
          </w:tcPr>
          <w:p w14:paraId="55FE43D7" w14:textId="77777777" w:rsidR="00896202" w:rsidRDefault="00896202" w:rsidP="00FD13F5">
            <w:r>
              <w:t>Value (if applicable)</w:t>
            </w:r>
          </w:p>
        </w:tc>
      </w:tr>
      <w:tr w:rsidR="00896202" w14:paraId="43F1399E" w14:textId="77777777" w:rsidTr="00FD13F5">
        <w:tc>
          <w:tcPr>
            <w:tcW w:w="2335" w:type="dxa"/>
          </w:tcPr>
          <w:p w14:paraId="63C5825E" w14:textId="77777777" w:rsidR="00896202" w:rsidRDefault="00896202" w:rsidP="00FD13F5">
            <w:r>
              <w:t>partOf</w:t>
            </w:r>
          </w:p>
        </w:tc>
        <w:tc>
          <w:tcPr>
            <w:tcW w:w="2552" w:type="dxa"/>
          </w:tcPr>
          <w:p w14:paraId="2B274EEE" w14:textId="77777777" w:rsidR="00896202" w:rsidRDefault="00896202" w:rsidP="00FD13F5"/>
        </w:tc>
        <w:tc>
          <w:tcPr>
            <w:tcW w:w="4689" w:type="dxa"/>
          </w:tcPr>
          <w:p w14:paraId="1E0BC0D4" w14:textId="77777777" w:rsidR="00896202" w:rsidRDefault="00896202" w:rsidP="00FD13F5"/>
        </w:tc>
      </w:tr>
      <w:tr w:rsidR="00896202" w14:paraId="282ABE1A" w14:textId="77777777" w:rsidTr="00FD13F5">
        <w:tc>
          <w:tcPr>
            <w:tcW w:w="2335" w:type="dxa"/>
          </w:tcPr>
          <w:p w14:paraId="183C2982" w14:textId="77777777" w:rsidR="00896202" w:rsidRDefault="00896202" w:rsidP="00FD13F5">
            <w:r>
              <w:t>hasPart</w:t>
            </w:r>
          </w:p>
        </w:tc>
        <w:tc>
          <w:tcPr>
            <w:tcW w:w="2552" w:type="dxa"/>
          </w:tcPr>
          <w:p w14:paraId="5711222A" w14:textId="77777777" w:rsidR="00896202" w:rsidRDefault="00896202" w:rsidP="00FD13F5">
            <w:r>
              <w:t>inverseOf</w:t>
            </w:r>
          </w:p>
        </w:tc>
        <w:tc>
          <w:tcPr>
            <w:tcW w:w="4689" w:type="dxa"/>
          </w:tcPr>
          <w:p w14:paraId="4758791A" w14:textId="77777777" w:rsidR="00896202" w:rsidRDefault="00896202" w:rsidP="00FD13F5">
            <w:r>
              <w:t>partOf</w:t>
            </w:r>
          </w:p>
        </w:tc>
      </w:tr>
      <w:tr w:rsidR="00896202" w14:paraId="03A912A3" w14:textId="77777777" w:rsidTr="00FD13F5">
        <w:tc>
          <w:tcPr>
            <w:tcW w:w="2335" w:type="dxa"/>
          </w:tcPr>
          <w:p w14:paraId="0ACBB541" w14:textId="77777777" w:rsidR="00896202" w:rsidRDefault="00896202" w:rsidP="00FD13F5">
            <w:r>
              <w:t>properPartOf</w:t>
            </w:r>
            <w:r w:rsidR="008C0C6B">
              <w:rPr>
                <w:rStyle w:val="FootnoteReference"/>
              </w:rPr>
              <w:footnoteReference w:id="7"/>
            </w:r>
          </w:p>
        </w:tc>
        <w:tc>
          <w:tcPr>
            <w:tcW w:w="2552" w:type="dxa"/>
          </w:tcPr>
          <w:p w14:paraId="43F52EDE" w14:textId="77777777" w:rsidR="00896202" w:rsidRDefault="00896202" w:rsidP="00FD13F5">
            <w:r>
              <w:t>subPropertyOf</w:t>
            </w:r>
          </w:p>
        </w:tc>
        <w:tc>
          <w:tcPr>
            <w:tcW w:w="4689" w:type="dxa"/>
          </w:tcPr>
          <w:p w14:paraId="3013D397" w14:textId="77777777" w:rsidR="00896202" w:rsidRDefault="00896202" w:rsidP="00FD13F5">
            <w:r>
              <w:t>partOf</w:t>
            </w:r>
          </w:p>
        </w:tc>
      </w:tr>
      <w:tr w:rsidR="007E2E8C" w14:paraId="34EE55DA" w14:textId="77777777" w:rsidTr="00FD13F5">
        <w:tc>
          <w:tcPr>
            <w:tcW w:w="2335" w:type="dxa"/>
            <w:vMerge w:val="restart"/>
          </w:tcPr>
          <w:p w14:paraId="083CB556" w14:textId="77777777" w:rsidR="007E2E8C" w:rsidRDefault="007E2E8C" w:rsidP="00FD13F5">
            <w:r>
              <w:t>hasProperPart</w:t>
            </w:r>
          </w:p>
        </w:tc>
        <w:tc>
          <w:tcPr>
            <w:tcW w:w="2552" w:type="dxa"/>
          </w:tcPr>
          <w:p w14:paraId="1C05479C" w14:textId="77777777" w:rsidR="007E2E8C" w:rsidRDefault="007E2E8C" w:rsidP="00FD13F5">
            <w:r>
              <w:t>inverseOf</w:t>
            </w:r>
          </w:p>
        </w:tc>
        <w:tc>
          <w:tcPr>
            <w:tcW w:w="4689" w:type="dxa"/>
          </w:tcPr>
          <w:p w14:paraId="1198FB53" w14:textId="77777777" w:rsidR="007E2E8C" w:rsidRDefault="007E2E8C" w:rsidP="00FD13F5">
            <w:r>
              <w:t>properPartOf</w:t>
            </w:r>
          </w:p>
        </w:tc>
      </w:tr>
      <w:tr w:rsidR="007E2E8C" w14:paraId="13C8B802" w14:textId="77777777" w:rsidTr="00FD13F5">
        <w:tc>
          <w:tcPr>
            <w:tcW w:w="2335" w:type="dxa"/>
            <w:vMerge/>
          </w:tcPr>
          <w:p w14:paraId="3660569A" w14:textId="77777777" w:rsidR="007E2E8C" w:rsidRDefault="007E2E8C" w:rsidP="00FD13F5"/>
        </w:tc>
        <w:tc>
          <w:tcPr>
            <w:tcW w:w="2552" w:type="dxa"/>
          </w:tcPr>
          <w:p w14:paraId="28E71396" w14:textId="77777777" w:rsidR="007E2E8C" w:rsidRDefault="007E2E8C" w:rsidP="00FD13F5">
            <w:r>
              <w:t>subPropertyOf</w:t>
            </w:r>
          </w:p>
        </w:tc>
        <w:tc>
          <w:tcPr>
            <w:tcW w:w="4689" w:type="dxa"/>
          </w:tcPr>
          <w:p w14:paraId="43E71977" w14:textId="77777777" w:rsidR="007E2E8C" w:rsidRDefault="007E2E8C" w:rsidP="00FD13F5">
            <w:r>
              <w:t>hasPart</w:t>
            </w:r>
          </w:p>
        </w:tc>
      </w:tr>
      <w:tr w:rsidR="00896202" w14:paraId="1E382CFD" w14:textId="77777777" w:rsidTr="00FD13F5">
        <w:tc>
          <w:tcPr>
            <w:tcW w:w="2335" w:type="dxa"/>
          </w:tcPr>
          <w:p w14:paraId="1647ED09" w14:textId="77777777" w:rsidR="00896202" w:rsidRDefault="00896202" w:rsidP="00FD13F5">
            <w:pPr>
              <w:tabs>
                <w:tab w:val="right" w:pos="2348"/>
              </w:tabs>
            </w:pPr>
            <w:r>
              <w:t>componentOf</w:t>
            </w:r>
          </w:p>
        </w:tc>
        <w:tc>
          <w:tcPr>
            <w:tcW w:w="2552" w:type="dxa"/>
          </w:tcPr>
          <w:p w14:paraId="605D309C" w14:textId="77777777" w:rsidR="00896202" w:rsidRDefault="00896202" w:rsidP="00FD13F5">
            <w:pPr>
              <w:tabs>
                <w:tab w:val="right" w:pos="2348"/>
              </w:tabs>
            </w:pPr>
            <w:r>
              <w:t>subPropertyOf</w:t>
            </w:r>
          </w:p>
        </w:tc>
        <w:tc>
          <w:tcPr>
            <w:tcW w:w="4689" w:type="dxa"/>
          </w:tcPr>
          <w:p w14:paraId="721EAF4E" w14:textId="77777777" w:rsidR="00896202" w:rsidRDefault="00896202" w:rsidP="00FD13F5">
            <w:r>
              <w:t>partOf</w:t>
            </w:r>
          </w:p>
        </w:tc>
      </w:tr>
      <w:tr w:rsidR="007E2E8C" w14:paraId="51311E71" w14:textId="77777777" w:rsidTr="00FD13F5">
        <w:tc>
          <w:tcPr>
            <w:tcW w:w="2335" w:type="dxa"/>
            <w:vMerge w:val="restart"/>
          </w:tcPr>
          <w:p w14:paraId="6C229DE1" w14:textId="77777777" w:rsidR="007E2E8C" w:rsidRDefault="007E2E8C" w:rsidP="00FD13F5">
            <w:pPr>
              <w:tabs>
                <w:tab w:val="right" w:pos="2348"/>
              </w:tabs>
            </w:pPr>
            <w:r>
              <w:t>hasComponent</w:t>
            </w:r>
          </w:p>
        </w:tc>
        <w:tc>
          <w:tcPr>
            <w:tcW w:w="2552" w:type="dxa"/>
          </w:tcPr>
          <w:p w14:paraId="070FB4E2" w14:textId="77777777" w:rsidR="007E2E8C" w:rsidRDefault="007E2E8C" w:rsidP="00FD13F5">
            <w:pPr>
              <w:tabs>
                <w:tab w:val="right" w:pos="2348"/>
              </w:tabs>
            </w:pPr>
            <w:r>
              <w:t>inverseOf</w:t>
            </w:r>
          </w:p>
        </w:tc>
        <w:tc>
          <w:tcPr>
            <w:tcW w:w="4689" w:type="dxa"/>
          </w:tcPr>
          <w:p w14:paraId="009AE433" w14:textId="77777777" w:rsidR="007E2E8C" w:rsidRDefault="007E2E8C" w:rsidP="00FD13F5">
            <w:r>
              <w:t>componentOf</w:t>
            </w:r>
          </w:p>
        </w:tc>
      </w:tr>
      <w:tr w:rsidR="007E2E8C" w14:paraId="032AA600" w14:textId="77777777" w:rsidTr="00FD13F5">
        <w:tc>
          <w:tcPr>
            <w:tcW w:w="2335" w:type="dxa"/>
            <w:vMerge/>
          </w:tcPr>
          <w:p w14:paraId="6469AB71" w14:textId="77777777" w:rsidR="007E2E8C" w:rsidRDefault="007E2E8C" w:rsidP="00FD13F5">
            <w:pPr>
              <w:tabs>
                <w:tab w:val="right" w:pos="2348"/>
              </w:tabs>
            </w:pPr>
          </w:p>
        </w:tc>
        <w:tc>
          <w:tcPr>
            <w:tcW w:w="2552" w:type="dxa"/>
          </w:tcPr>
          <w:p w14:paraId="44E303EA" w14:textId="77777777" w:rsidR="007E2E8C" w:rsidRDefault="007E2E8C" w:rsidP="00FD13F5">
            <w:pPr>
              <w:tabs>
                <w:tab w:val="right" w:pos="2348"/>
              </w:tabs>
            </w:pPr>
            <w:r>
              <w:t>subPropertyOf</w:t>
            </w:r>
          </w:p>
        </w:tc>
        <w:tc>
          <w:tcPr>
            <w:tcW w:w="4689" w:type="dxa"/>
          </w:tcPr>
          <w:p w14:paraId="5419F722" w14:textId="77777777" w:rsidR="007E2E8C" w:rsidRDefault="007E2E8C" w:rsidP="00FD13F5">
            <w:r>
              <w:t>hasPart</w:t>
            </w:r>
          </w:p>
        </w:tc>
      </w:tr>
      <w:tr w:rsidR="00896202" w14:paraId="3F9C1F93" w14:textId="77777777" w:rsidTr="00FD13F5">
        <w:tc>
          <w:tcPr>
            <w:tcW w:w="2335" w:type="dxa"/>
          </w:tcPr>
          <w:p w14:paraId="162F0EE4" w14:textId="77777777" w:rsidR="00896202" w:rsidRDefault="00896202" w:rsidP="00FD13F5">
            <w:pPr>
              <w:tabs>
                <w:tab w:val="right" w:pos="2348"/>
              </w:tabs>
            </w:pPr>
            <w:r>
              <w:t>immediateComponentOf</w:t>
            </w:r>
          </w:p>
        </w:tc>
        <w:tc>
          <w:tcPr>
            <w:tcW w:w="2552" w:type="dxa"/>
          </w:tcPr>
          <w:p w14:paraId="265AFFD9" w14:textId="77777777" w:rsidR="00896202" w:rsidRDefault="00896202" w:rsidP="00FD13F5">
            <w:pPr>
              <w:tabs>
                <w:tab w:val="right" w:pos="2348"/>
              </w:tabs>
            </w:pPr>
            <w:r>
              <w:t>subPropertyOf</w:t>
            </w:r>
          </w:p>
        </w:tc>
        <w:tc>
          <w:tcPr>
            <w:tcW w:w="4689" w:type="dxa"/>
          </w:tcPr>
          <w:p w14:paraId="0C15E919" w14:textId="77777777" w:rsidR="00896202" w:rsidRDefault="00896202" w:rsidP="00FD13F5">
            <w:r>
              <w:t>componentOf</w:t>
            </w:r>
          </w:p>
        </w:tc>
      </w:tr>
      <w:tr w:rsidR="00896202" w14:paraId="42D81800" w14:textId="77777777" w:rsidTr="00FD13F5">
        <w:tc>
          <w:tcPr>
            <w:tcW w:w="2335" w:type="dxa"/>
          </w:tcPr>
          <w:p w14:paraId="63742CC8" w14:textId="77777777" w:rsidR="00896202" w:rsidRDefault="00896202" w:rsidP="00FD13F5">
            <w:r>
              <w:t>containedIn</w:t>
            </w:r>
          </w:p>
        </w:tc>
        <w:tc>
          <w:tcPr>
            <w:tcW w:w="2552" w:type="dxa"/>
          </w:tcPr>
          <w:p w14:paraId="7AE6E173" w14:textId="77777777" w:rsidR="00896202" w:rsidRDefault="00896202" w:rsidP="00FD13F5">
            <w:pPr>
              <w:tabs>
                <w:tab w:val="right" w:pos="2348"/>
              </w:tabs>
            </w:pPr>
            <w:r>
              <w:t>subPropertyOf</w:t>
            </w:r>
          </w:p>
        </w:tc>
        <w:tc>
          <w:tcPr>
            <w:tcW w:w="4689" w:type="dxa"/>
          </w:tcPr>
          <w:p w14:paraId="0663EF18" w14:textId="77777777" w:rsidR="00896202" w:rsidRDefault="00896202" w:rsidP="00FD13F5">
            <w:r>
              <w:t>partOf</w:t>
            </w:r>
          </w:p>
        </w:tc>
      </w:tr>
      <w:tr w:rsidR="007E2E8C" w14:paraId="5A4500F7" w14:textId="77777777" w:rsidTr="00FD13F5">
        <w:tc>
          <w:tcPr>
            <w:tcW w:w="2335" w:type="dxa"/>
            <w:vMerge w:val="restart"/>
          </w:tcPr>
          <w:p w14:paraId="771D9F40" w14:textId="77777777" w:rsidR="007E2E8C" w:rsidRDefault="007E2E8C" w:rsidP="00FD13F5">
            <w:r>
              <w:t>contains</w:t>
            </w:r>
          </w:p>
        </w:tc>
        <w:tc>
          <w:tcPr>
            <w:tcW w:w="2552" w:type="dxa"/>
          </w:tcPr>
          <w:p w14:paraId="46733FA1" w14:textId="77777777" w:rsidR="007E2E8C" w:rsidRDefault="007E2E8C" w:rsidP="00FD13F5">
            <w:pPr>
              <w:tabs>
                <w:tab w:val="right" w:pos="2348"/>
              </w:tabs>
            </w:pPr>
            <w:r>
              <w:t>inverseOf</w:t>
            </w:r>
          </w:p>
        </w:tc>
        <w:tc>
          <w:tcPr>
            <w:tcW w:w="4689" w:type="dxa"/>
          </w:tcPr>
          <w:p w14:paraId="4E5CD42F" w14:textId="77777777" w:rsidR="007E2E8C" w:rsidRDefault="007E2E8C" w:rsidP="00FD13F5">
            <w:r>
              <w:t>containedIn</w:t>
            </w:r>
          </w:p>
        </w:tc>
      </w:tr>
      <w:tr w:rsidR="007E2E8C" w14:paraId="5E3AA92F" w14:textId="77777777" w:rsidTr="00FD13F5">
        <w:tc>
          <w:tcPr>
            <w:tcW w:w="2335" w:type="dxa"/>
            <w:vMerge/>
          </w:tcPr>
          <w:p w14:paraId="2442E12B" w14:textId="77777777" w:rsidR="007E2E8C" w:rsidRDefault="007E2E8C" w:rsidP="00FD13F5"/>
        </w:tc>
        <w:tc>
          <w:tcPr>
            <w:tcW w:w="2552" w:type="dxa"/>
          </w:tcPr>
          <w:p w14:paraId="34C4F581" w14:textId="77777777" w:rsidR="007E2E8C" w:rsidRDefault="007E2E8C" w:rsidP="00FD13F5">
            <w:pPr>
              <w:tabs>
                <w:tab w:val="right" w:pos="2348"/>
              </w:tabs>
            </w:pPr>
            <w:r>
              <w:t>subPropertyOf</w:t>
            </w:r>
          </w:p>
        </w:tc>
        <w:tc>
          <w:tcPr>
            <w:tcW w:w="4689" w:type="dxa"/>
          </w:tcPr>
          <w:p w14:paraId="030B2943" w14:textId="77777777" w:rsidR="007E2E8C" w:rsidRDefault="007E2E8C" w:rsidP="00FD13F5">
            <w:r>
              <w:t>hasPart</w:t>
            </w:r>
          </w:p>
        </w:tc>
      </w:tr>
      <w:tr w:rsidR="00896202" w14:paraId="722DD11F" w14:textId="77777777" w:rsidTr="00FD13F5">
        <w:tc>
          <w:tcPr>
            <w:tcW w:w="2335" w:type="dxa"/>
          </w:tcPr>
          <w:p w14:paraId="0B79529C" w14:textId="77777777" w:rsidR="00896202" w:rsidRDefault="00896202" w:rsidP="00FD13F5">
            <w:r>
              <w:t>immediatelyContainedIn</w:t>
            </w:r>
          </w:p>
        </w:tc>
        <w:tc>
          <w:tcPr>
            <w:tcW w:w="2552" w:type="dxa"/>
          </w:tcPr>
          <w:p w14:paraId="4862EFAE" w14:textId="77777777" w:rsidR="00896202" w:rsidRDefault="00896202" w:rsidP="00FD13F5">
            <w:pPr>
              <w:tabs>
                <w:tab w:val="right" w:pos="2348"/>
              </w:tabs>
            </w:pPr>
            <w:r>
              <w:t>subPropertyOf</w:t>
            </w:r>
          </w:p>
        </w:tc>
        <w:tc>
          <w:tcPr>
            <w:tcW w:w="4689" w:type="dxa"/>
          </w:tcPr>
          <w:p w14:paraId="1691CB38" w14:textId="77777777" w:rsidR="00896202" w:rsidRDefault="00896202" w:rsidP="00FD13F5">
            <w:r>
              <w:t>containedIn</w:t>
            </w:r>
          </w:p>
        </w:tc>
      </w:tr>
    </w:tbl>
    <w:p w14:paraId="62BC91CA" w14:textId="77777777" w:rsidR="00896202" w:rsidRDefault="00896202" w:rsidP="00896202"/>
    <w:p w14:paraId="7731D237" w14:textId="77777777" w:rsidR="00896202" w:rsidRDefault="00896202" w:rsidP="00896202">
      <w:r>
        <w:rPr>
          <w:b/>
        </w:rPr>
        <w:t xml:space="preserve">Reused </w:t>
      </w:r>
      <w:r w:rsidR="00827DD8">
        <w:rPr>
          <w:b/>
        </w:rPr>
        <w:t>Ontologies</w:t>
      </w:r>
      <w:r>
        <w:rPr>
          <w:b/>
        </w:rPr>
        <w:t>:</w:t>
      </w:r>
    </w:p>
    <w:p w14:paraId="4D5A6E08" w14:textId="77777777" w:rsidR="00896202" w:rsidRDefault="00827DD8" w:rsidP="00896202">
      <w:pPr>
        <w:pStyle w:val="ListParagraph"/>
      </w:pPr>
      <w:r>
        <w:t xml:space="preserve">None directly, but reused concepts as defined </w:t>
      </w:r>
      <w:r w:rsidR="00896202">
        <w:t>by</w:t>
      </w:r>
      <w:r>
        <w:t xml:space="preserve"> </w:t>
      </w:r>
      <w:sdt>
        <w:sdtPr>
          <w:id w:val="186619330"/>
          <w:citation/>
        </w:sdtPr>
        <w:sdtContent>
          <w:r w:rsidR="00967D94">
            <w:fldChar w:fldCharType="begin"/>
          </w:r>
          <w:r w:rsidR="00967D94">
            <w:instrText xml:space="preserve"> CITATION Bit05 \l 1033 </w:instrText>
          </w:r>
          <w:r w:rsidR="00967D94">
            <w:fldChar w:fldCharType="separate"/>
          </w:r>
          <w:r w:rsidR="006158D6">
            <w:rPr>
              <w:noProof/>
            </w:rPr>
            <w:t>(Bittner &amp; Donnelly, 2005)</w:t>
          </w:r>
          <w:r w:rsidR="00967D94">
            <w:rPr>
              <w:noProof/>
            </w:rPr>
            <w:fldChar w:fldCharType="end"/>
          </w:r>
        </w:sdtContent>
      </w:sdt>
      <w:r w:rsidR="00896202">
        <w:t>, however theirs is not an</w:t>
      </w:r>
      <w:r>
        <w:t xml:space="preserve"> officially published ontology.</w:t>
      </w:r>
    </w:p>
    <w:p w14:paraId="213C1208" w14:textId="77777777" w:rsidR="004053E0" w:rsidRDefault="004053E0" w:rsidP="004053E0">
      <w:pPr>
        <w:pStyle w:val="Heading3"/>
      </w:pPr>
      <w:bookmarkStart w:id="62" w:name="_Toc523308974"/>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w:t>
      </w:r>
      <w:r w:rsidR="00357123">
        <w:lastRenderedPageBreak/>
        <w:t xml:space="preserve">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w:t>
      </w:r>
      <w:proofErr w:type="gramStart"/>
      <w:r w:rsidR="00070B80" w:rsidRPr="00680A88">
        <w:rPr>
          <w:sz w:val="24"/>
        </w:rPr>
        <w:t>om:Measure</w:t>
      </w:r>
      <w:proofErr w:type="gramEnd"/>
      <w:r w:rsidR="00070B80" w:rsidRPr="00680A88">
        <w:rPr>
          <w:sz w:val="24"/>
        </w:rPr>
        <w:t>)</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D8001F" w:rsidRPr="00680A88" w:rsidRDefault="00D8001F"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D8001F" w:rsidRPr="00680A88" w:rsidRDefault="00D8001F"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D8001F" w:rsidRPr="00680A88" w:rsidRDefault="00D8001F"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D8001F" w:rsidRPr="00680A88" w:rsidRDefault="00D8001F"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D8001F" w:rsidRPr="00680A88" w:rsidRDefault="00D8001F"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D8001F" w:rsidRPr="00680A88" w:rsidRDefault="00D8001F"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35"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">
                <o:lock v:ext="edit" aspectratio="t"/>
                <v:rect id="AutoShape 8" o:spid="_x0000_s1036"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37"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D8001F" w:rsidRPr="00680A88" w:rsidRDefault="00D8001F" w:rsidP="00345927">
                        <w:pPr>
                          <w:rPr>
                            <w:sz w:val="22"/>
                            <w:szCs w:val="22"/>
                          </w:rPr>
                        </w:pPr>
                        <w:r w:rsidRPr="00680A88">
                          <w:rPr>
                            <w:sz w:val="22"/>
                            <w:szCs w:val="22"/>
                          </w:rPr>
                          <w:t>om:Quantity</w:t>
                        </w:r>
                      </w:p>
                    </w:txbxContent>
                  </v:textbox>
                </v:shape>
                <v:shape id="Text Box 11" o:spid="_x0000_s1038"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D8001F" w:rsidRPr="00680A88" w:rsidRDefault="00D8001F" w:rsidP="00345927">
                        <w:pPr>
                          <w:rPr>
                            <w:sz w:val="22"/>
                            <w:szCs w:val="22"/>
                          </w:rPr>
                        </w:pPr>
                        <w:r w:rsidRPr="00680A88">
                          <w:rPr>
                            <w:sz w:val="22"/>
                            <w:szCs w:val="22"/>
                          </w:rPr>
                          <w:t>om:Measure</w:t>
                        </w:r>
                      </w:p>
                    </w:txbxContent>
                  </v:textbox>
                </v:shape>
                <v:shape id="Text Box 12" o:spid="_x0000_s1039"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D8001F" w:rsidRPr="00680A88" w:rsidRDefault="00D8001F" w:rsidP="00345927">
                        <w:pPr>
                          <w:rPr>
                            <w:sz w:val="22"/>
                            <w:szCs w:val="22"/>
                          </w:rPr>
                        </w:pPr>
                        <w:r w:rsidRPr="00680A88">
                          <w:rPr>
                            <w:sz w:val="22"/>
                            <w:szCs w:val="22"/>
                          </w:rPr>
                          <w:t>om:Unit_of_measure</w:t>
                        </w:r>
                      </w:p>
                    </w:txbxContent>
                  </v:textbox>
                </v:shape>
                <v:shape id="AutoShape 13" o:spid="_x0000_s1040"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41"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D8001F" w:rsidRPr="00680A88" w:rsidRDefault="00D8001F" w:rsidP="00345927">
                        <w:pPr>
                          <w:rPr>
                            <w:sz w:val="22"/>
                            <w:szCs w:val="22"/>
                          </w:rPr>
                        </w:pPr>
                        <w:r w:rsidRPr="00680A88">
                          <w:rPr>
                            <w:sz w:val="22"/>
                            <w:szCs w:val="22"/>
                          </w:rPr>
                          <w:t>om:hasValue</w:t>
                        </w:r>
                      </w:p>
                    </w:txbxContent>
                  </v:textbox>
                </v:shape>
                <v:shape id="AutoShape 16" o:spid="_x0000_s1042"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43"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D8001F" w:rsidRPr="00680A88" w:rsidRDefault="00D8001F" w:rsidP="00345927">
                        <w:pPr>
                          <w:rPr>
                            <w:sz w:val="22"/>
                            <w:szCs w:val="22"/>
                          </w:rPr>
                        </w:pPr>
                        <w:r w:rsidRPr="00680A88">
                          <w:rPr>
                            <w:sz w:val="22"/>
                            <w:szCs w:val="22"/>
                          </w:rPr>
                          <w:t>om:unit_of_measure_or_measurement_scale</w:t>
                        </w:r>
                      </w:p>
                    </w:txbxContent>
                  </v:textbox>
                </v:shape>
                <v:shape id="AutoShape 19" o:spid="_x0000_s1044"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45"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D8001F" w:rsidRPr="00680A88" w:rsidRDefault="00D8001F"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lastRenderedPageBreak/>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93185"/>
                    </a:xfrm>
                    <a:prstGeom prst="rect">
                      <a:avLst/>
                    </a:prstGeom>
                  </pic:spPr>
                </pic:pic>
              </a:graphicData>
            </a:graphic>
          </wp:inline>
        </w:drawing>
      </w:r>
    </w:p>
    <w:p w14:paraId="352FD9C0" w14:textId="230AE6F8"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t>In order to represent populations, w</w:t>
      </w:r>
      <w:r w:rsidR="00C87610">
        <w:t xml:space="preserve">e reuse the following classes from the GCI-Foundation ontology: </w:t>
      </w:r>
      <w:proofErr w:type="gramStart"/>
      <w:r w:rsidR="00C87610" w:rsidRPr="00E80D3C">
        <w:rPr>
          <w:strike/>
        </w:rPr>
        <w:t>govstat:Population</w:t>
      </w:r>
      <w:proofErr w:type="gramEnd"/>
      <w:r w:rsidR="00C87610" w:rsidRPr="00E80D3C">
        <w:rPr>
          <w:strike/>
        </w:rPr>
        <w:t xml:space="preserve">,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lastRenderedPageBreak/>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6980"/>
                    </a:xfrm>
                    <a:prstGeom prst="rect">
                      <a:avLst/>
                    </a:prstGeom>
                  </pic:spPr>
                </pic:pic>
              </a:graphicData>
            </a:graphic>
          </wp:inline>
        </w:drawing>
      </w:r>
    </w:p>
    <w:p w14:paraId="246819FE" w14:textId="12EE35EF"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proofErr w:type="gramStart"/>
      <w:r w:rsidRPr="000B72D5">
        <w:rPr>
          <w:sz w:val="24"/>
        </w:rPr>
        <w:t>OM:MonetaryValue</w:t>
      </w:r>
      <w:proofErr w:type="gramEnd"/>
      <w:r w:rsidRPr="000B72D5">
        <w:rPr>
          <w:sz w:val="24"/>
        </w:rPr>
        <w:t xml:space="preserv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w:t>
      </w:r>
      <w:proofErr w:type="gramStart"/>
      <w:r w:rsidRPr="000B72D5">
        <w:rPr>
          <w:sz w:val="24"/>
        </w:rPr>
        <w:t>om:Quantity</w:t>
      </w:r>
      <w:proofErr w:type="gramEnd"/>
      <w:r w:rsidRPr="000B72D5">
        <w:rPr>
          <w:sz w:val="24"/>
        </w:rPr>
        <w:t xml:space="preserve">.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proofErr w:type="gramStart"/>
      <w:r w:rsidRPr="000B72D5">
        <w:rPr>
          <w:sz w:val="24"/>
        </w:rPr>
        <w:t>OM:lanecap</w:t>
      </w:r>
      <w:proofErr w:type="gramEnd"/>
      <w:r w:rsidRPr="000B72D5">
        <w:rPr>
          <w:sz w:val="24"/>
        </w:rPr>
        <w:t xml:space="preserve"> a om:Unit_of_measure (vehicles/hour)</w:t>
      </w:r>
    </w:p>
    <w:p w14:paraId="346BF3ED" w14:textId="0774FF3B" w:rsidR="00092B03" w:rsidRPr="000B72D5" w:rsidRDefault="002C727C" w:rsidP="00092B03">
      <w:pPr>
        <w:pStyle w:val="ListParagraph"/>
        <w:numPr>
          <w:ilvl w:val="0"/>
          <w:numId w:val="6"/>
        </w:numPr>
        <w:rPr>
          <w:sz w:val="24"/>
        </w:rPr>
      </w:pPr>
      <w:r>
        <w:rPr>
          <w:sz w:val="24"/>
        </w:rPr>
        <w:t>Added quanitites: RoadOccupancy, VehicleVolume, MeanTravelSpeed</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w:t>
      </w:r>
      <w:r w:rsidR="00A45E0B">
        <w:lastRenderedPageBreak/>
        <w:t xml:space="preserve">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1"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w:t>
            </w:r>
            <w:proofErr w:type="gramStart"/>
            <w:r>
              <w:t>2:</w:t>
            </w:r>
            <w:r w:rsidR="008575B9">
              <w:t>Q</w:t>
            </w:r>
            <w:r w:rsidR="004053E0">
              <w:t>uantity</w:t>
            </w:r>
            <w:proofErr w:type="gramEnd"/>
          </w:p>
        </w:tc>
        <w:tc>
          <w:tcPr>
            <w:tcW w:w="3615" w:type="dxa"/>
          </w:tcPr>
          <w:p w14:paraId="1B133931" w14:textId="2C8B23F6" w:rsidR="004053E0" w:rsidRDefault="009F6993" w:rsidP="0063554D">
            <w:r>
              <w:t>om-</w:t>
            </w:r>
            <w:proofErr w:type="gramStart"/>
            <w:r>
              <w:t>2:</w:t>
            </w:r>
            <w:r w:rsidR="00514D83" w:rsidRPr="00E80D3C">
              <w:t>hasV</w:t>
            </w:r>
            <w:r w:rsidR="004053E0" w:rsidRPr="00AA4F4A">
              <w:t>alue</w:t>
            </w:r>
            <w:proofErr w:type="gramEnd"/>
          </w:p>
        </w:tc>
        <w:tc>
          <w:tcPr>
            <w:tcW w:w="2776" w:type="dxa"/>
          </w:tcPr>
          <w:p w14:paraId="4B85D794" w14:textId="29C31731" w:rsidR="004053E0" w:rsidRDefault="00AA4F4A" w:rsidP="0063554D">
            <w:r>
              <w:t xml:space="preserve">only </w:t>
            </w:r>
            <w:r w:rsidR="009F6993">
              <w:t>om-</w:t>
            </w:r>
            <w:proofErr w:type="gramStart"/>
            <w:r w:rsidR="009F6993">
              <w:t>2:</w:t>
            </w:r>
            <w:r w:rsidR="008575B9">
              <w:t>M</w:t>
            </w:r>
            <w:r w:rsidR="004053E0">
              <w:t>easure</w:t>
            </w:r>
            <w:proofErr w:type="gramEnd"/>
          </w:p>
        </w:tc>
      </w:tr>
      <w:tr w:rsidR="007B3E65" w14:paraId="2CE062A4" w14:textId="77777777" w:rsidTr="00BA0B6E">
        <w:trPr>
          <w:cantSplit/>
        </w:trPr>
        <w:tc>
          <w:tcPr>
            <w:tcW w:w="2959" w:type="dxa"/>
          </w:tcPr>
          <w:p w14:paraId="3050939E" w14:textId="3C5D6B13" w:rsidR="004053E0" w:rsidRDefault="009F6993" w:rsidP="0063554D">
            <w:r>
              <w:t>om-</w:t>
            </w:r>
            <w:proofErr w:type="gramStart"/>
            <w:r>
              <w:t>2:</w:t>
            </w:r>
            <w:r w:rsidR="008575B9">
              <w:t>M</w:t>
            </w:r>
            <w:r w:rsidR="004053E0">
              <w:t>easure</w:t>
            </w:r>
            <w:proofErr w:type="gramEnd"/>
          </w:p>
        </w:tc>
        <w:tc>
          <w:tcPr>
            <w:tcW w:w="3615" w:type="dxa"/>
          </w:tcPr>
          <w:p w14:paraId="1E3BE40D" w14:textId="66E17B30" w:rsidR="004053E0" w:rsidRDefault="009F6993" w:rsidP="0063554D">
            <w:r>
              <w:t>om-</w:t>
            </w:r>
            <w:proofErr w:type="gramStart"/>
            <w:r>
              <w:t>2:</w:t>
            </w:r>
            <w:r w:rsidR="00514D83">
              <w:t>hasUnit</w:t>
            </w:r>
            <w:proofErr w:type="gramEnd"/>
          </w:p>
        </w:tc>
        <w:tc>
          <w:tcPr>
            <w:tcW w:w="2776" w:type="dxa"/>
          </w:tcPr>
          <w:p w14:paraId="7AA87D6B" w14:textId="754E8227" w:rsidR="004053E0" w:rsidRDefault="00AA4F4A" w:rsidP="0063554D">
            <w:r>
              <w:t xml:space="preserve">only </w:t>
            </w:r>
            <w:r w:rsidR="009F6993">
              <w:t>om-</w:t>
            </w:r>
            <w:proofErr w:type="gramStart"/>
            <w:r w:rsidR="009F6993">
              <w:t>2:</w:t>
            </w:r>
            <w:r>
              <w:t>U</w:t>
            </w:r>
            <w:r w:rsidR="004053E0">
              <w:t>nit</w:t>
            </w:r>
            <w:proofErr w:type="gramEnd"/>
          </w:p>
        </w:tc>
      </w:tr>
      <w:tr w:rsidR="009F6993" w14:paraId="2D5C4CF2" w14:textId="77777777" w:rsidTr="00BA0B6E">
        <w:trPr>
          <w:cantSplit/>
        </w:trPr>
        <w:tc>
          <w:tcPr>
            <w:tcW w:w="2959" w:type="dxa"/>
          </w:tcPr>
          <w:p w14:paraId="5D2C853C" w14:textId="5FE416CA" w:rsidR="004B31FF" w:rsidRDefault="009F6993" w:rsidP="004B31FF">
            <w:r>
              <w:t>om-</w:t>
            </w:r>
            <w:proofErr w:type="gramStart"/>
            <w:r>
              <w:t>2:</w:t>
            </w:r>
            <w:r w:rsidR="004B31FF">
              <w:t>Length</w:t>
            </w:r>
            <w:proofErr w:type="gramEnd"/>
            <w:r w:rsidR="004B31FF">
              <w:t>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w:t>
            </w:r>
            <w:proofErr w:type="gramStart"/>
            <w:r>
              <w:t>2:</w:t>
            </w:r>
            <w:r w:rsidR="004B31FF">
              <w:t>Unit</w:t>
            </w:r>
            <w:proofErr w:type="gramEnd"/>
          </w:p>
        </w:tc>
      </w:tr>
      <w:tr w:rsidR="009F6993" w14:paraId="1B88FF10" w14:textId="77777777" w:rsidTr="00BA0B6E">
        <w:trPr>
          <w:cantSplit/>
        </w:trPr>
        <w:tc>
          <w:tcPr>
            <w:tcW w:w="2959" w:type="dxa"/>
          </w:tcPr>
          <w:p w14:paraId="4900ABF7" w14:textId="1B6C1F34" w:rsidR="004B31FF" w:rsidRDefault="009F6993" w:rsidP="004B31FF">
            <w:r>
              <w:t>om-</w:t>
            </w:r>
            <w:proofErr w:type="gramStart"/>
            <w:r>
              <w:t>2:</w:t>
            </w:r>
            <w:r w:rsidR="004B31FF">
              <w:t>Mass</w:t>
            </w:r>
            <w:proofErr w:type="gramEnd"/>
            <w:r w:rsidR="004B31FF">
              <w:t>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w:t>
            </w:r>
            <w:proofErr w:type="gramStart"/>
            <w:r>
              <w:t>2:</w:t>
            </w:r>
            <w:r w:rsidR="004B31FF">
              <w:t>Unit</w:t>
            </w:r>
            <w:proofErr w:type="gramEnd"/>
          </w:p>
        </w:tc>
      </w:tr>
      <w:tr w:rsidR="009F6993" w14:paraId="6E8102AE" w14:textId="77777777" w:rsidTr="00BA0B6E">
        <w:trPr>
          <w:cantSplit/>
        </w:trPr>
        <w:tc>
          <w:tcPr>
            <w:tcW w:w="2959" w:type="dxa"/>
          </w:tcPr>
          <w:p w14:paraId="411B17C9" w14:textId="743C3C56" w:rsidR="004B31FF" w:rsidRDefault="009F6993" w:rsidP="004B31FF">
            <w:r>
              <w:t>om-</w:t>
            </w:r>
            <w:proofErr w:type="gramStart"/>
            <w:r>
              <w:t>2:</w:t>
            </w:r>
            <w:r w:rsidR="004B31FF">
              <w:t>Area</w:t>
            </w:r>
            <w:proofErr w:type="gramEnd"/>
            <w:r w:rsidR="004B31FF">
              <w:t>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w:t>
            </w:r>
            <w:proofErr w:type="gramStart"/>
            <w:r>
              <w:t>2:</w:t>
            </w:r>
            <w:r w:rsidR="004B31FF">
              <w:t>Unit</w:t>
            </w:r>
            <w:proofErr w:type="gramEnd"/>
          </w:p>
        </w:tc>
      </w:tr>
      <w:tr w:rsidR="009F6993" w14:paraId="02E42854" w14:textId="77777777" w:rsidTr="00BA0B6E">
        <w:trPr>
          <w:cantSplit/>
        </w:trPr>
        <w:tc>
          <w:tcPr>
            <w:tcW w:w="2959" w:type="dxa"/>
          </w:tcPr>
          <w:p w14:paraId="36FFF6F6" w14:textId="4ECA2D60" w:rsidR="004B31FF" w:rsidRDefault="009F6993" w:rsidP="004B31FF">
            <w:r>
              <w:t>om-</w:t>
            </w:r>
            <w:proofErr w:type="gramStart"/>
            <w:r>
              <w:t>2:</w:t>
            </w:r>
            <w:r w:rsidR="004B31FF">
              <w:t>Acceleration</w:t>
            </w:r>
            <w:proofErr w:type="gramEnd"/>
            <w:r w:rsidR="004B31FF">
              <w:t>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w:t>
            </w:r>
            <w:proofErr w:type="gramStart"/>
            <w:r>
              <w:t>2:</w:t>
            </w:r>
            <w:r w:rsidR="004B31FF">
              <w:t>Unit</w:t>
            </w:r>
            <w:proofErr w:type="gramEnd"/>
          </w:p>
        </w:tc>
      </w:tr>
      <w:tr w:rsidR="000D7C90" w14:paraId="5D61DDB5" w14:textId="77777777" w:rsidTr="00BA0B6E">
        <w:trPr>
          <w:cantSplit/>
        </w:trPr>
        <w:tc>
          <w:tcPr>
            <w:tcW w:w="2959" w:type="dxa"/>
          </w:tcPr>
          <w:p w14:paraId="77E86CF6" w14:textId="5F6FFD63" w:rsidR="000D7C90" w:rsidDel="009F6993" w:rsidRDefault="000D7C90" w:rsidP="000D7C90">
            <w:r>
              <w:t>om-</w:t>
            </w:r>
            <w:proofErr w:type="gramStart"/>
            <w:r>
              <w:t>2:Volume</w:t>
            </w:r>
            <w:proofErr w:type="gramEnd"/>
            <w:r>
              <w:t>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w:t>
            </w:r>
            <w:proofErr w:type="gramStart"/>
            <w:r>
              <w:t>2:Unit</w:t>
            </w:r>
            <w:proofErr w:type="gramEnd"/>
          </w:p>
        </w:tc>
      </w:tr>
      <w:tr w:rsidR="000D7C90" w14:paraId="56C1A509" w14:textId="77777777" w:rsidTr="00BA0B6E">
        <w:trPr>
          <w:cantSplit/>
        </w:trPr>
        <w:tc>
          <w:tcPr>
            <w:tcW w:w="2959" w:type="dxa"/>
          </w:tcPr>
          <w:p w14:paraId="05EBC170" w14:textId="27BB4E27" w:rsidR="000D7C90" w:rsidRDefault="000D7C90" w:rsidP="000D7C90">
            <w:r>
              <w:t>om-</w:t>
            </w:r>
            <w:proofErr w:type="gramStart"/>
            <w:r>
              <w:t>2:Speed</w:t>
            </w:r>
            <w:proofErr w:type="gramEnd"/>
            <w:r>
              <w:t>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w:t>
            </w:r>
            <w:proofErr w:type="gramStart"/>
            <w:r>
              <w:t>2:Unit</w:t>
            </w:r>
            <w:proofErr w:type="gramEnd"/>
          </w:p>
        </w:tc>
      </w:tr>
      <w:tr w:rsidR="000D7C90" w14:paraId="03A6A464" w14:textId="77777777" w:rsidTr="00BA0B6E">
        <w:trPr>
          <w:cantSplit/>
        </w:trPr>
        <w:tc>
          <w:tcPr>
            <w:tcW w:w="2959" w:type="dxa"/>
          </w:tcPr>
          <w:p w14:paraId="5DE51FC3" w14:textId="4024DA84" w:rsidR="000D7C90" w:rsidRDefault="000D7C90" w:rsidP="000D7C90">
            <w:r>
              <w:t>om-</w:t>
            </w:r>
            <w:proofErr w:type="gramStart"/>
            <w:r>
              <w:t>2:Amount</w:t>
            </w:r>
            <w:proofErr w:type="gramEnd"/>
            <w:r>
              <w: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w:t>
            </w:r>
            <w:proofErr w:type="gramStart"/>
            <w:r>
              <w:t>2:Unit</w:t>
            </w:r>
            <w:proofErr w:type="gramEnd"/>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w:t>
            </w:r>
            <w:proofErr w:type="gramStart"/>
            <w:r>
              <w:t>2:Unit</w:t>
            </w:r>
            <w:proofErr w:type="gramEnd"/>
          </w:p>
        </w:tc>
      </w:tr>
      <w:tr w:rsidR="000D7C90" w14:paraId="568643D4" w14:textId="77777777" w:rsidTr="00BA0B6E">
        <w:trPr>
          <w:cantSplit/>
        </w:trPr>
        <w:tc>
          <w:tcPr>
            <w:tcW w:w="2959" w:type="dxa"/>
          </w:tcPr>
          <w:p w14:paraId="0A792734" w14:textId="5E68BA4D" w:rsidR="000D7C90" w:rsidRDefault="000D7C90" w:rsidP="000D7C90">
            <w:proofErr w:type="gramStart"/>
            <w:r>
              <w:t>gci:Cardinality</w:t>
            </w:r>
            <w:proofErr w:type="gramEnd"/>
            <w:r>
              <w:t>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w:t>
            </w:r>
            <w:proofErr w:type="gramStart"/>
            <w:r>
              <w:t>2:Unit</w:t>
            </w:r>
            <w:proofErr w:type="gramEnd"/>
          </w:p>
        </w:tc>
      </w:tr>
      <w:tr w:rsidR="000D7C90" w14:paraId="2C7CDC17" w14:textId="77777777" w:rsidTr="00BA0B6E">
        <w:trPr>
          <w:cantSplit/>
        </w:trPr>
        <w:tc>
          <w:tcPr>
            <w:tcW w:w="2959" w:type="dxa"/>
          </w:tcPr>
          <w:p w14:paraId="5F6C4AD4" w14:textId="71811CB6" w:rsidR="000D7C90" w:rsidRPr="00E80D3C" w:rsidRDefault="000D7C90" w:rsidP="000D7C90">
            <w:r>
              <w:t>om-</w:t>
            </w:r>
            <w:proofErr w:type="gramStart"/>
            <w:r>
              <w:t>2:UnitD</w:t>
            </w:r>
            <w:r w:rsidRPr="00E80D3C">
              <w:t>ivision</w:t>
            </w:r>
            <w:proofErr w:type="gramEnd"/>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w:t>
            </w:r>
            <w:proofErr w:type="gramStart"/>
            <w:r>
              <w:t>2:Unit</w:t>
            </w:r>
            <w:proofErr w:type="gramEnd"/>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w:t>
            </w:r>
            <w:proofErr w:type="gramStart"/>
            <w:r w:rsidRPr="00E80D3C">
              <w:t>2:UnitDivision</w:t>
            </w:r>
            <w:proofErr w:type="gramEnd"/>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w:t>
            </w:r>
            <w:proofErr w:type="gramStart"/>
            <w:r w:rsidRPr="00E80D3C">
              <w:t>2:hasNumerator</w:t>
            </w:r>
            <w:proofErr w:type="gramEnd"/>
          </w:p>
        </w:tc>
        <w:tc>
          <w:tcPr>
            <w:tcW w:w="2776" w:type="dxa"/>
          </w:tcPr>
          <w:p w14:paraId="509E2C54" w14:textId="0487C522" w:rsidR="000D7C90" w:rsidRPr="00E80D3C" w:rsidRDefault="000D7C90" w:rsidP="000D7C90">
            <w:r w:rsidRPr="00E80D3C">
              <w:t xml:space="preserve">only </w:t>
            </w:r>
            <w:proofErr w:type="gramStart"/>
            <w:r w:rsidRPr="00E80D3C">
              <w:t>gci:Cardinality</w:t>
            </w:r>
            <w:proofErr w:type="gramEnd"/>
            <w:r w:rsidRPr="00E80D3C">
              <w:t>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w:t>
            </w:r>
            <w:proofErr w:type="gramStart"/>
            <w:r w:rsidRPr="00E80D3C">
              <w:t>2:hasDenominator</w:t>
            </w:r>
            <w:proofErr w:type="gramEnd"/>
          </w:p>
        </w:tc>
        <w:tc>
          <w:tcPr>
            <w:tcW w:w="2776" w:type="dxa"/>
          </w:tcPr>
          <w:p w14:paraId="7DF37781" w14:textId="378ED8F2" w:rsidR="000D7C90" w:rsidRPr="00E80D3C" w:rsidRDefault="000D7C90" w:rsidP="000D7C90">
            <w:r w:rsidRPr="00E80D3C">
              <w:t>only om-</w:t>
            </w:r>
            <w:proofErr w:type="gramStart"/>
            <w:r w:rsidRPr="00E80D3C">
              <w:t>2:TimeUnit</w:t>
            </w:r>
            <w:proofErr w:type="gramEnd"/>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w:t>
            </w:r>
            <w:proofErr w:type="gramStart"/>
            <w:r>
              <w:t>2:Unit</w:t>
            </w:r>
            <w:proofErr w:type="gramEnd"/>
            <w:r>
              <w: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w:t>
            </w:r>
            <w:proofErr w:type="gramStart"/>
            <w:r>
              <w:t>2:Measure</w:t>
            </w:r>
            <w:proofErr w:type="gramEnd"/>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 xml:space="preserve">exactly 1 </w:t>
            </w:r>
            <w:proofErr w:type="gramStart"/>
            <w:r>
              <w:t>xsd:gYear</w:t>
            </w:r>
            <w:proofErr w:type="gramEnd"/>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w:t>
            </w:r>
            <w:proofErr w:type="gramStart"/>
            <w:r>
              <w:t>2:hasUnit</w:t>
            </w:r>
            <w:proofErr w:type="gramEnd"/>
          </w:p>
        </w:tc>
        <w:tc>
          <w:tcPr>
            <w:tcW w:w="2776" w:type="dxa"/>
          </w:tcPr>
          <w:p w14:paraId="1531781C" w14:textId="3515B23B" w:rsidR="000D7C90" w:rsidRDefault="000D7C90" w:rsidP="000D7C90">
            <w:r>
              <w:t>only om-</w:t>
            </w:r>
            <w:proofErr w:type="gramStart"/>
            <w:r>
              <w:t>2:Amount</w:t>
            </w:r>
            <w:proofErr w:type="gramEnd"/>
            <w:r>
              <w:t>_of_money_unit</w:t>
            </w:r>
          </w:p>
        </w:tc>
      </w:tr>
      <w:tr w:rsidR="000D7C90" w14:paraId="3475746C" w14:textId="77777777" w:rsidTr="00BA0B6E">
        <w:trPr>
          <w:cantSplit/>
        </w:trPr>
        <w:tc>
          <w:tcPr>
            <w:tcW w:w="2959" w:type="dxa"/>
            <w:vMerge w:val="restart"/>
          </w:tcPr>
          <w:p w14:paraId="5CC7A7ED" w14:textId="490D01D6" w:rsidR="000D7C90" w:rsidRDefault="000D7C90" w:rsidP="000D7C90">
            <w:proofErr w:type="gramStart"/>
            <w:r>
              <w:t>gci:Population</w:t>
            </w:r>
            <w:proofErr w:type="gramEnd"/>
            <w:r>
              <w:t>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w:t>
            </w:r>
            <w:proofErr w:type="gramStart"/>
            <w:r>
              <w:t>2:Measure</w:t>
            </w:r>
            <w:proofErr w:type="gramEnd"/>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w:t>
            </w:r>
            <w:proofErr w:type="gramStart"/>
            <w:r>
              <w:t>2:Measure</w:t>
            </w:r>
            <w:proofErr w:type="gramEnd"/>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 xml:space="preserve">only </w:t>
            </w:r>
            <w:proofErr w:type="gramStart"/>
            <w:r>
              <w:t>gci:Cardinality</w:t>
            </w:r>
            <w:proofErr w:type="gramEnd"/>
            <w:r>
              <w:t>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w:t>
            </w:r>
            <w:proofErr w:type="gramStart"/>
            <w:r>
              <w:t>2:Quantity</w:t>
            </w:r>
            <w:proofErr w:type="gramEnd"/>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w:t>
            </w:r>
            <w:proofErr w:type="gramStart"/>
            <w:r>
              <w:t>2:AmountOfMoney</w:t>
            </w:r>
            <w:proofErr w:type="gramEnd"/>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w:t>
            </w:r>
            <w:proofErr w:type="gramStart"/>
            <w:r>
              <w:t>2:hasValue</w:t>
            </w:r>
            <w:proofErr w:type="gramEnd"/>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w:t>
            </w:r>
            <w:proofErr w:type="gramStart"/>
            <w:r>
              <w:t>2:Length</w:t>
            </w:r>
            <w:proofErr w:type="gramEnd"/>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w:t>
            </w:r>
            <w:proofErr w:type="gramStart"/>
            <w:r>
              <w:t>2:Quantity</w:t>
            </w:r>
            <w:proofErr w:type="gramEnd"/>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w:t>
            </w:r>
            <w:proofErr w:type="gramStart"/>
            <w:r>
              <w:t>2:hasValue</w:t>
            </w:r>
            <w:proofErr w:type="gramEnd"/>
          </w:p>
        </w:tc>
        <w:tc>
          <w:tcPr>
            <w:tcW w:w="2776" w:type="dxa"/>
          </w:tcPr>
          <w:p w14:paraId="62F99417" w14:textId="203E3C9F" w:rsidR="000D7C90" w:rsidRDefault="000D7C90" w:rsidP="000D7C90">
            <w:r>
              <w:t>only (om-</w:t>
            </w:r>
            <w:proofErr w:type="gramStart"/>
            <w:r>
              <w:t>2:Measure</w:t>
            </w:r>
            <w:proofErr w:type="gramEnd"/>
            <w:r>
              <w:t xml:space="preserv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proofErr w:type="gramStart"/>
            <w:r>
              <w:t>gci:PopulationSize</w:t>
            </w:r>
            <w:proofErr w:type="gramEnd"/>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w:t>
            </w:r>
            <w:proofErr w:type="gramStart"/>
            <w:r>
              <w:t>2:Quantity</w:t>
            </w:r>
            <w:proofErr w:type="gramEnd"/>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w:t>
            </w:r>
            <w:proofErr w:type="gramStart"/>
            <w:r>
              <w:t>2:hasValue</w:t>
            </w:r>
            <w:proofErr w:type="gramEnd"/>
          </w:p>
        </w:tc>
        <w:tc>
          <w:tcPr>
            <w:tcW w:w="2776" w:type="dxa"/>
          </w:tcPr>
          <w:p w14:paraId="3440AD0F" w14:textId="1076E66F" w:rsidR="000D7C90" w:rsidRDefault="000D7C90" w:rsidP="000D7C90">
            <w:r>
              <w:t xml:space="preserve">only </w:t>
            </w:r>
            <w:proofErr w:type="gramStart"/>
            <w:r>
              <w:t>gci:Population</w:t>
            </w:r>
            <w:proofErr w:type="gramEnd"/>
            <w:r>
              <w:t>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proofErr w:type="gramStart"/>
            <w:r>
              <w:t>gci:cardinalityOf</w:t>
            </w:r>
            <w:proofErr w:type="gramEnd"/>
          </w:p>
        </w:tc>
        <w:tc>
          <w:tcPr>
            <w:tcW w:w="2776" w:type="dxa"/>
          </w:tcPr>
          <w:p w14:paraId="48EC2DC8" w14:textId="130AAC11" w:rsidR="000D7C90" w:rsidRDefault="000D7C90" w:rsidP="000D7C90">
            <w:r>
              <w:t xml:space="preserve">exactly 1 </w:t>
            </w:r>
            <w:proofErr w:type="gramStart"/>
            <w:r>
              <w:t>gci:Population</w:t>
            </w:r>
            <w:proofErr w:type="gramEnd"/>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w:t>
            </w:r>
            <w:proofErr w:type="gramStart"/>
            <w:r>
              <w:t>2:Quantity</w:t>
            </w:r>
            <w:proofErr w:type="gramEnd"/>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w:t>
            </w:r>
            <w:proofErr w:type="gramStart"/>
            <w:r>
              <w:t>2:hasValue</w:t>
            </w:r>
            <w:proofErr w:type="gramEnd"/>
          </w:p>
        </w:tc>
        <w:tc>
          <w:tcPr>
            <w:tcW w:w="2776" w:type="dxa"/>
          </w:tcPr>
          <w:p w14:paraId="3C22065F" w14:textId="4C0BC9A4" w:rsidR="000D7C90" w:rsidRDefault="000D7C90" w:rsidP="000D7C90">
            <w:r>
              <w:t xml:space="preserve">only </w:t>
            </w:r>
            <w:proofErr w:type="gramStart"/>
            <w:r>
              <w:t>gci:Cardinality</w:t>
            </w:r>
            <w:proofErr w:type="gramEnd"/>
            <w:r>
              <w:t>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proofErr w:type="gramStart"/>
            <w:r>
              <w:t>gci:cardinalityOf</w:t>
            </w:r>
            <w:proofErr w:type="gramEnd"/>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w:t>
            </w:r>
            <w:proofErr w:type="gramStart"/>
            <w:r>
              <w:t>2:Quantity</w:t>
            </w:r>
            <w:proofErr w:type="gramEnd"/>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w:t>
            </w:r>
            <w:proofErr w:type="gramStart"/>
            <w:r>
              <w:t>2:hasValue</w:t>
            </w:r>
            <w:proofErr w:type="gramEnd"/>
          </w:p>
        </w:tc>
        <w:tc>
          <w:tcPr>
            <w:tcW w:w="2776" w:type="dxa"/>
          </w:tcPr>
          <w:p w14:paraId="1E4D570A" w14:textId="61555938" w:rsidR="000D7C90" w:rsidRDefault="000D7C90" w:rsidP="000D7C90">
            <w:r>
              <w:t>only (om-</w:t>
            </w:r>
            <w:proofErr w:type="gramStart"/>
            <w:r>
              <w:t>2:hasU</w:t>
            </w:r>
            <w:r w:rsidRPr="0093359F">
              <w:t>nit</w:t>
            </w:r>
            <w:proofErr w:type="gramEnd"/>
            <w:r w:rsidRPr="0093359F">
              <w:t xml:space="preserve">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proofErr w:type="gramStart"/>
            <w:r>
              <w:t>gci:</w:t>
            </w:r>
            <w:r w:rsidRPr="007E76BD">
              <w:t>cardinality</w:t>
            </w:r>
            <w:proofErr w:type="gramEnd"/>
            <w:r w:rsidRPr="007E76BD">
              <w:t>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w:t>
            </w:r>
            <w:proofErr w:type="gramStart"/>
            <w:r>
              <w:t>2:Mass</w:t>
            </w:r>
            <w:proofErr w:type="gramEnd"/>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w:t>
            </w:r>
            <w:proofErr w:type="gramStart"/>
            <w:r>
              <w:t>2:Quantity</w:t>
            </w:r>
            <w:proofErr w:type="gramEnd"/>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w:t>
            </w:r>
            <w:proofErr w:type="gramStart"/>
            <w:r>
              <w:t>2:hasValue</w:t>
            </w:r>
            <w:proofErr w:type="gramEnd"/>
          </w:p>
        </w:tc>
        <w:tc>
          <w:tcPr>
            <w:tcW w:w="2776" w:type="dxa"/>
          </w:tcPr>
          <w:p w14:paraId="2F00BBF1" w14:textId="25636691" w:rsidR="000D7C90" w:rsidRDefault="000D7C90" w:rsidP="000D7C90">
            <w:r w:rsidRPr="00365930">
              <w:t>only (</w:t>
            </w:r>
            <w:r>
              <w:t>om-</w:t>
            </w:r>
            <w:proofErr w:type="gramStart"/>
            <w:r>
              <w:t>2:hasUnit</w:t>
            </w:r>
            <w:proofErr w:type="gramEnd"/>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w:t>
            </w:r>
            <w:proofErr w:type="gramStart"/>
            <w:r>
              <w:t>2:Area</w:t>
            </w:r>
            <w:proofErr w:type="gramEnd"/>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w:t>
            </w:r>
            <w:proofErr w:type="gramStart"/>
            <w:r>
              <w:t>2:Quantity</w:t>
            </w:r>
            <w:proofErr w:type="gramEnd"/>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w:t>
            </w:r>
            <w:proofErr w:type="gramStart"/>
            <w:r>
              <w:t>2:hasValue</w:t>
            </w:r>
            <w:proofErr w:type="gramEnd"/>
          </w:p>
        </w:tc>
        <w:tc>
          <w:tcPr>
            <w:tcW w:w="2776" w:type="dxa"/>
          </w:tcPr>
          <w:p w14:paraId="141F1102" w14:textId="6E96DA6E" w:rsidR="000D7C90" w:rsidRDefault="000D7C90" w:rsidP="000D7C90">
            <w:r w:rsidRPr="00365930">
              <w:t>only (</w:t>
            </w:r>
            <w:r>
              <w:t>om-</w:t>
            </w:r>
            <w:proofErr w:type="gramStart"/>
            <w:r>
              <w:t>2:hasUnit</w:t>
            </w:r>
            <w:proofErr w:type="gramEnd"/>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w:t>
            </w:r>
            <w:proofErr w:type="gramStart"/>
            <w:r>
              <w:t>2:Volume</w:t>
            </w:r>
            <w:proofErr w:type="gramEnd"/>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w:t>
            </w:r>
            <w:proofErr w:type="gramStart"/>
            <w:r>
              <w:t>2:Quantity</w:t>
            </w:r>
            <w:proofErr w:type="gramEnd"/>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w:t>
            </w:r>
            <w:proofErr w:type="gramStart"/>
            <w:r>
              <w:t>2:hasValue</w:t>
            </w:r>
            <w:proofErr w:type="gramEnd"/>
          </w:p>
        </w:tc>
        <w:tc>
          <w:tcPr>
            <w:tcW w:w="2776" w:type="dxa"/>
          </w:tcPr>
          <w:p w14:paraId="745372F1" w14:textId="18A52D3E" w:rsidR="000D7C90" w:rsidRPr="00365930" w:rsidRDefault="000D7C90" w:rsidP="000D7C90">
            <w:r w:rsidRPr="00365930">
              <w:t>only (</w:t>
            </w:r>
            <w:r>
              <w:t>om-</w:t>
            </w:r>
            <w:proofErr w:type="gramStart"/>
            <w:r>
              <w:t>2:hasUnit</w:t>
            </w:r>
            <w:proofErr w:type="gramEnd"/>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w:t>
            </w:r>
            <w:proofErr w:type="gramStart"/>
            <w:r>
              <w:t>2:Acceleration</w:t>
            </w:r>
            <w:proofErr w:type="gramEnd"/>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w:t>
            </w:r>
            <w:proofErr w:type="gramStart"/>
            <w:r>
              <w:t>2:Quantity</w:t>
            </w:r>
            <w:proofErr w:type="gramEnd"/>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w:t>
            </w:r>
            <w:proofErr w:type="gramStart"/>
            <w:r>
              <w:t>2:hasValue</w:t>
            </w:r>
            <w:proofErr w:type="gramEnd"/>
          </w:p>
        </w:tc>
        <w:tc>
          <w:tcPr>
            <w:tcW w:w="2776" w:type="dxa"/>
          </w:tcPr>
          <w:p w14:paraId="52F6878E" w14:textId="31C6C00B" w:rsidR="000D7C90" w:rsidRDefault="000D7C90" w:rsidP="000D7C90">
            <w:r w:rsidRPr="00365930">
              <w:t>only (</w:t>
            </w:r>
            <w:r>
              <w:t>om-</w:t>
            </w:r>
            <w:proofErr w:type="gramStart"/>
            <w:r>
              <w:t>2:hasUnit</w:t>
            </w:r>
            <w:proofErr w:type="gramEnd"/>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w:t>
            </w:r>
            <w:proofErr w:type="gramStart"/>
            <w:r>
              <w:t>2:Speed</w:t>
            </w:r>
            <w:proofErr w:type="gramEnd"/>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w:t>
            </w:r>
            <w:proofErr w:type="gramStart"/>
            <w:r>
              <w:t>2:Quantity</w:t>
            </w:r>
            <w:proofErr w:type="gramEnd"/>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w:t>
            </w:r>
            <w:proofErr w:type="gramStart"/>
            <w:r>
              <w:t>2:hasValue</w:t>
            </w:r>
            <w:proofErr w:type="gramEnd"/>
          </w:p>
        </w:tc>
        <w:tc>
          <w:tcPr>
            <w:tcW w:w="2776" w:type="dxa"/>
          </w:tcPr>
          <w:p w14:paraId="7366A0D4" w14:textId="6AB39264" w:rsidR="000D7C90" w:rsidRDefault="000D7C90" w:rsidP="000D7C90">
            <w:r w:rsidRPr="00365930">
              <w:t>only (</w:t>
            </w:r>
            <w:r>
              <w:t>om-</w:t>
            </w:r>
            <w:proofErr w:type="gramStart"/>
            <w:r>
              <w:t>2:hasUnit</w:t>
            </w:r>
            <w:proofErr w:type="gramEnd"/>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w:t>
            </w:r>
            <w:proofErr w:type="gramStart"/>
            <w:r>
              <w:t>2:hasBaseUnit</w:t>
            </w:r>
            <w:proofErr w:type="gramEnd"/>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w:t>
            </w:r>
            <w:proofErr w:type="gramStart"/>
            <w:r>
              <w:t>2:System</w:t>
            </w:r>
            <w:proofErr w:type="gramEnd"/>
            <w:r>
              <w:t>_of_units</w:t>
            </w:r>
          </w:p>
        </w:tc>
      </w:tr>
      <w:tr w:rsidR="00003303" w14:paraId="06BEDD82" w14:textId="77777777" w:rsidTr="00432E01">
        <w:tc>
          <w:tcPr>
            <w:tcW w:w="2576" w:type="dxa"/>
          </w:tcPr>
          <w:p w14:paraId="72AF6D8C" w14:textId="712E1354" w:rsidR="00003303" w:rsidRDefault="00003303" w:rsidP="00003303">
            <w:r>
              <w:t>om-</w:t>
            </w:r>
            <w:proofErr w:type="gramStart"/>
            <w:r>
              <w:t>2:hasBaseUnit</w:t>
            </w:r>
            <w:proofErr w:type="gramEnd"/>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w:t>
            </w:r>
            <w:proofErr w:type="gramStart"/>
            <w:r>
              <w:t>2:Unit</w:t>
            </w:r>
            <w:proofErr w:type="gramEnd"/>
          </w:p>
        </w:tc>
      </w:tr>
      <w:tr w:rsidR="00003303" w14:paraId="302AF407" w14:textId="77777777" w:rsidTr="00432E01">
        <w:tc>
          <w:tcPr>
            <w:tcW w:w="2576" w:type="dxa"/>
          </w:tcPr>
          <w:p w14:paraId="2B2360DE" w14:textId="7AE08715" w:rsidR="00003303" w:rsidRDefault="00003303" w:rsidP="00003303">
            <w:r>
              <w:t>om-</w:t>
            </w:r>
            <w:proofErr w:type="gramStart"/>
            <w:r>
              <w:t>2:hasDenominator</w:t>
            </w:r>
            <w:proofErr w:type="gramEnd"/>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w:t>
            </w:r>
            <w:proofErr w:type="gramStart"/>
            <w:r>
              <w:t>2:UnitDivision</w:t>
            </w:r>
            <w:proofErr w:type="gramEnd"/>
          </w:p>
        </w:tc>
      </w:tr>
      <w:tr w:rsidR="00003303" w14:paraId="7A000B32" w14:textId="77777777" w:rsidTr="00432E01">
        <w:tc>
          <w:tcPr>
            <w:tcW w:w="2576" w:type="dxa"/>
          </w:tcPr>
          <w:p w14:paraId="7ECAD3C1" w14:textId="6EBA6623" w:rsidR="00003303" w:rsidRDefault="00003303" w:rsidP="00003303">
            <w:r>
              <w:t>om-</w:t>
            </w:r>
            <w:proofErr w:type="gramStart"/>
            <w:r>
              <w:t>2:hasDenominator</w:t>
            </w:r>
            <w:proofErr w:type="gramEnd"/>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w:t>
            </w:r>
            <w:proofErr w:type="gramStart"/>
            <w:r>
              <w:t>2:Unit</w:t>
            </w:r>
            <w:proofErr w:type="gramEnd"/>
          </w:p>
        </w:tc>
      </w:tr>
      <w:tr w:rsidR="00003303" w14:paraId="437F1313" w14:textId="77777777" w:rsidTr="00432E01">
        <w:tc>
          <w:tcPr>
            <w:tcW w:w="2576" w:type="dxa"/>
          </w:tcPr>
          <w:p w14:paraId="52EE6105" w14:textId="7D0B87C1" w:rsidR="00003303" w:rsidRDefault="00003303" w:rsidP="00003303">
            <w:r>
              <w:t>om-</w:t>
            </w:r>
            <w:proofErr w:type="gramStart"/>
            <w:r>
              <w:t>2:hasNumerator</w:t>
            </w:r>
            <w:proofErr w:type="gramEnd"/>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w:t>
            </w:r>
            <w:proofErr w:type="gramStart"/>
            <w:r>
              <w:t>2:UnitDivision</w:t>
            </w:r>
            <w:proofErr w:type="gramEnd"/>
          </w:p>
        </w:tc>
      </w:tr>
      <w:tr w:rsidR="00003303" w14:paraId="4A0D47F3" w14:textId="77777777" w:rsidTr="00432E01">
        <w:tc>
          <w:tcPr>
            <w:tcW w:w="2576" w:type="dxa"/>
          </w:tcPr>
          <w:p w14:paraId="702AC716" w14:textId="1568BC53" w:rsidR="00003303" w:rsidRDefault="00003303" w:rsidP="00003303">
            <w:r>
              <w:t>om-</w:t>
            </w:r>
            <w:proofErr w:type="gramStart"/>
            <w:r>
              <w:t>2:hasNumerator</w:t>
            </w:r>
            <w:proofErr w:type="gramEnd"/>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w:t>
            </w:r>
            <w:proofErr w:type="gramStart"/>
            <w:r>
              <w:t>2:Unit</w:t>
            </w:r>
            <w:proofErr w:type="gramEnd"/>
          </w:p>
        </w:tc>
      </w:tr>
      <w:tr w:rsidR="00432E01" w14:paraId="091980DC" w14:textId="77777777" w:rsidTr="00432E01">
        <w:tc>
          <w:tcPr>
            <w:tcW w:w="2576" w:type="dxa"/>
            <w:vMerge w:val="restart"/>
          </w:tcPr>
          <w:p w14:paraId="42C18811" w14:textId="2527CF60" w:rsidR="00432E01" w:rsidRDefault="00432E01" w:rsidP="00003303">
            <w:r>
              <w:t>om-</w:t>
            </w:r>
            <w:proofErr w:type="gramStart"/>
            <w:r>
              <w:t>2:hasAggregateFunction</w:t>
            </w:r>
            <w:proofErr w:type="gramEnd"/>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w:t>
            </w:r>
            <w:proofErr w:type="gramStart"/>
            <w:r>
              <w:t>2:Quantity</w:t>
            </w:r>
            <w:proofErr w:type="gramEnd"/>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w:t>
            </w:r>
            <w:proofErr w:type="gramStart"/>
            <w:r>
              <w:t>2:function</w:t>
            </w:r>
            <w:proofErr w:type="gramEnd"/>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8"/>
      </w:r>
    </w:p>
    <w:p w14:paraId="4C994436" w14:textId="7906969D" w:rsidR="00B90704" w:rsidRDefault="00B90704" w:rsidP="009E4A69">
      <w:pPr>
        <w:pStyle w:val="ListParagraph"/>
      </w:pPr>
      <w:r>
        <w:t>om-2: Ontology of Units of Measure 2.0</w:t>
      </w:r>
      <w:r>
        <w:rPr>
          <w:rStyle w:val="FootnoteReference"/>
        </w:rPr>
        <w:footnoteReference w:id="9"/>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10"/>
      </w:r>
    </w:p>
    <w:p w14:paraId="1637B982" w14:textId="77777777" w:rsidR="00896B55" w:rsidRDefault="00896B55" w:rsidP="00896B55">
      <w:pPr>
        <w:pStyle w:val="Heading3"/>
      </w:pPr>
      <w:bookmarkStart w:id="65" w:name="_Toc523308975"/>
      <w:r>
        <w:lastRenderedPageBreak/>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Default="000B72D5" w:rsidP="001B2595">
      <w:pPr>
        <w:pStyle w:val="Heading3"/>
      </w:pPr>
      <w:r>
        <w:t>Recurring events ontology</w:t>
      </w:r>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1"/>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2"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w:t>
      </w:r>
      <w:proofErr w:type="gramStart"/>
      <w:r w:rsidRPr="009A0D2C">
        <w:rPr>
          <w:sz w:val="24"/>
          <w:lang w:val="en-CA"/>
        </w:rPr>
        <w:t>owltime:DateTimeInterval</w:t>
      </w:r>
      <w:proofErr w:type="gramEnd"/>
      <w:r w:rsidRPr="009A0D2C">
        <w:rPr>
          <w:sz w:val="24"/>
          <w:lang w:val="en-CA"/>
        </w:rPr>
        <w:t xml:space="preserve">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w:t>
      </w:r>
      <w:proofErr w:type="gramStart"/>
      <w:r w:rsidRPr="009A0D2C">
        <w:rPr>
          <w:sz w:val="24"/>
          <w:lang w:val="en-CA"/>
        </w:rPr>
        <w:t>08:-</w:t>
      </w:r>
      <w:proofErr w:type="gramEnd"/>
      <w:r w:rsidRPr="009A0D2C">
        <w:rPr>
          <w:sz w:val="24"/>
          <w:lang w:val="en-CA"/>
        </w:rPr>
        <w:t>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lastRenderedPageBreak/>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 xml:space="preserve">A WeeklyRecurringEvent recurs regularly on the same day of the week, as specified by the </w:t>
      </w:r>
      <w:proofErr w:type="gramStart"/>
      <w:r w:rsidRPr="0082588C">
        <w:rPr>
          <w:sz w:val="24"/>
          <w:lang w:val="en-CA"/>
        </w:rPr>
        <w:t>schema:dayOfWeek</w:t>
      </w:r>
      <w:proofErr w:type="gramEnd"/>
      <w:r w:rsidRPr="0082588C">
        <w:rPr>
          <w:sz w:val="24"/>
          <w:lang w:val="en-CA"/>
        </w:rPr>
        <w:t xml:space="preserve">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xml:space="preserve">: ranges over the </w:t>
      </w:r>
      <w:proofErr w:type="gramStart"/>
      <w:r w:rsidR="0082588C" w:rsidRPr="0082588C">
        <w:rPr>
          <w:sz w:val="24"/>
          <w:lang w:val="en-CA"/>
        </w:rPr>
        <w:t>xsd:time</w:t>
      </w:r>
      <w:proofErr w:type="gramEnd"/>
      <w:r w:rsidR="0082588C" w:rsidRPr="0082588C">
        <w:rPr>
          <w:sz w:val="24"/>
          <w:lang w:val="en-CA"/>
        </w:rPr>
        <w:t xml:space="preserv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w:t>
      </w:r>
      <w:r w:rsidRPr="009A0D2C">
        <w:rPr>
          <w:sz w:val="24"/>
          <w:lang w:val="en-CA"/>
        </w:rPr>
        <w:lastRenderedPageBreak/>
        <w:t xml:space="preserve">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65874266"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However, the calendar terms themselves are distinct from activities. In other words, Monday </w:t>
      </w:r>
      <w:r>
        <w:rPr>
          <w:i/>
          <w:sz w:val="24"/>
          <w:lang w:val="en-CA"/>
        </w:rPr>
        <w:t>behaves</w:t>
      </w:r>
      <w:r>
        <w:rPr>
          <w:sz w:val="24"/>
          <w:lang w:val="en-CA"/>
        </w:rPr>
        <w:t xml:space="preserve"> like an activity that recurs every 7 days, and has a duration of 24 hours, however Monday is not a type of activity.</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 xml:space="preserve">only </w:t>
            </w:r>
            <w:proofErr w:type="gramStart"/>
            <w:r>
              <w:t>activity:Activity</w:t>
            </w:r>
            <w:proofErr w:type="gramEnd"/>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w:t>
            </w:r>
            <w:proofErr w:type="gramStart"/>
            <w:r>
              <w:t>loc:associatedLocation</w:t>
            </w:r>
            <w:proofErr w:type="gramEnd"/>
          </w:p>
        </w:tc>
        <w:tc>
          <w:tcPr>
            <w:tcW w:w="4100" w:type="dxa"/>
          </w:tcPr>
          <w:p w14:paraId="06DD9AB7" w14:textId="543BF488" w:rsidR="00B13145" w:rsidRDefault="00B13145" w:rsidP="00105569">
            <w:r>
              <w:t>only spatial_</w:t>
            </w:r>
            <w:proofErr w:type="gramStart"/>
            <w:r>
              <w:t>loc:Feature</w:t>
            </w:r>
            <w:proofErr w:type="gramEnd"/>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 xml:space="preserve">only </w:t>
            </w:r>
            <w:proofErr w:type="gramStart"/>
            <w:r>
              <w:t>rec:RecurringEvent</w:t>
            </w:r>
            <w:proofErr w:type="gramEnd"/>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 xml:space="preserve">only </w:t>
            </w:r>
            <w:proofErr w:type="gramStart"/>
            <w:r>
              <w:t>xsd:time</w:t>
            </w:r>
            <w:proofErr w:type="gramEnd"/>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 xml:space="preserve">only </w:t>
            </w:r>
            <w:proofErr w:type="gramStart"/>
            <w:r>
              <w:t>xsd:time</w:t>
            </w:r>
            <w:proofErr w:type="gramEnd"/>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proofErr w:type="gramStart"/>
            <w:r>
              <w:t>schema:dayOfWeek</w:t>
            </w:r>
            <w:proofErr w:type="gramEnd"/>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 xml:space="preserve">only </w:t>
            </w:r>
            <w:proofErr w:type="gramStart"/>
            <w:r>
              <w:t>rdfs:Literal</w:t>
            </w:r>
            <w:proofErr w:type="gramEnd"/>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 xml:space="preserve">only </w:t>
            </w:r>
            <w:proofErr w:type="gramStart"/>
            <w:r>
              <w:t>rdfs:Literal</w:t>
            </w:r>
            <w:proofErr w:type="gramEnd"/>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 xml:space="preserve">only </w:t>
            </w:r>
            <w:proofErr w:type="gramStart"/>
            <w:r>
              <w:t>time:TemporalEntity</w:t>
            </w:r>
            <w:proofErr w:type="gramEnd"/>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 xml:space="preserve">only </w:t>
            </w:r>
            <w:proofErr w:type="gramStart"/>
            <w:r>
              <w:t>time:TemporalEntity</w:t>
            </w:r>
            <w:proofErr w:type="gramEnd"/>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 xml:space="preserve">only </w:t>
            </w:r>
            <w:proofErr w:type="gramStart"/>
            <w:r>
              <w:t>time:TemporalEntity</w:t>
            </w:r>
            <w:proofErr w:type="gramEnd"/>
            <w:r>
              <w:t xml:space="preserve">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 xml:space="preserve">only </w:t>
            </w:r>
            <w:proofErr w:type="gramStart"/>
            <w:r>
              <w:t>time:TemporalEntity</w:t>
            </w:r>
            <w:proofErr w:type="gramEnd"/>
            <w:r>
              <w:t xml:space="preserve">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 xml:space="preserve">max 1 </w:t>
            </w:r>
            <w:proofErr w:type="gramStart"/>
            <w:r>
              <w:t>xsd:time</w:t>
            </w:r>
            <w:proofErr w:type="gramEnd"/>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proofErr w:type="gramStart"/>
            <w:r>
              <w:t>schema:dayOfWeek</w:t>
            </w:r>
            <w:proofErr w:type="gramEnd"/>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 xml:space="preserve">exactly 1 </w:t>
            </w:r>
            <w:proofErr w:type="gramStart"/>
            <w:r>
              <w:t>rdfs:Literal</w:t>
            </w:r>
            <w:proofErr w:type="gramEnd"/>
          </w:p>
        </w:tc>
      </w:tr>
      <w:tr w:rsidR="0021403A" w14:paraId="161CF67B" w14:textId="77777777" w:rsidTr="009600E0">
        <w:tc>
          <w:tcPr>
            <w:tcW w:w="2563" w:type="dxa"/>
            <w:vMerge w:val="restart"/>
          </w:tcPr>
          <w:p w14:paraId="2BCC4BA3" w14:textId="70288028" w:rsidR="0021403A" w:rsidRDefault="0021403A" w:rsidP="0021403A">
            <w:r>
              <w:lastRenderedPageBreak/>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 xml:space="preserve">exactly 1 </w:t>
            </w:r>
            <w:proofErr w:type="gramStart"/>
            <w:r>
              <w:t>rdfs:Literal</w:t>
            </w:r>
            <w:proofErr w:type="gramEnd"/>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2F479A6" w:rsidR="004F1D87" w:rsidRPr="00E72AD2" w:rsidRDefault="004F1D87" w:rsidP="00E72AD2">
      <w:pPr>
        <w:pStyle w:val="Heading2"/>
      </w:pPr>
      <w:bookmarkStart w:id="66" w:name="_Toc523308976"/>
      <w:del w:id="67" w:author="Megan Katsumi" w:date="2018-11-14T08:38:00Z">
        <w:r w:rsidRPr="00E72AD2" w:rsidDel="00E72AD2">
          <w:delText xml:space="preserve">SSN </w:delText>
        </w:r>
      </w:del>
      <w:ins w:id="68" w:author="Megan Katsumi" w:date="2018-11-14T08:38:00Z">
        <w:r w:rsidR="00E72AD2">
          <w:t>Sensors</w:t>
        </w:r>
        <w:r w:rsidR="00E72AD2" w:rsidRPr="00E72AD2">
          <w:t xml:space="preserve"> </w:t>
        </w:r>
      </w:ins>
      <w:r w:rsidRPr="00E72AD2">
        <w:t>Ontology</w:t>
      </w:r>
      <w:bookmarkEnd w:id="66"/>
    </w:p>
    <w:p w14:paraId="2F2F9CE3" w14:textId="30C9745D" w:rsidR="004F1D87" w:rsidRPr="007978A3" w:rsidRDefault="0089518D" w:rsidP="004F1D87">
      <w:pPr>
        <w:rPr>
          <w:i/>
        </w:rPr>
      </w:pPr>
      <w:r>
        <w:rPr>
          <w:i/>
        </w:rPr>
        <w:t>http://ontology.eil.utoronto.ca/icity/</w:t>
      </w:r>
      <w:r w:rsidR="004F1D87">
        <w:rPr>
          <w:i/>
        </w:rPr>
        <w:t>SSN.owl</w:t>
      </w:r>
    </w:p>
    <w:p w14:paraId="50A288F4" w14:textId="00F5D670" w:rsidR="004F1D87" w:rsidRDefault="004F1D87" w:rsidP="004F1D87">
      <w:pPr>
        <w:rPr>
          <w:b/>
        </w:rPr>
      </w:pPr>
      <w:r w:rsidRPr="00590C9F">
        <w:rPr>
          <w:b/>
        </w:rPr>
        <w:t xml:space="preserve">Namespace: </w:t>
      </w:r>
      <w:r>
        <w:rPr>
          <w:b/>
        </w:rPr>
        <w:t>ssn</w:t>
      </w:r>
    </w:p>
    <w:p w14:paraId="066CE657" w14:textId="1F182A6B" w:rsidR="004F1D87" w:rsidRDefault="004F1D87" w:rsidP="004F1D87">
      <w:pPr>
        <w:rPr>
          <w:ins w:id="69" w:author="Megan Katsumi" w:date="2018-11-14T08:40:00Z"/>
        </w:rPr>
      </w:pPr>
      <w:r w:rsidRPr="000C6992">
        <w:t>The</w:t>
      </w:r>
      <w:ins w:id="70" w:author="Megan Katsumi" w:date="2018-11-14T08:38:00Z">
        <w:r w:rsidR="00E72AD2">
          <w:t xml:space="preserve"> sensors </w:t>
        </w:r>
      </w:ins>
      <w:ins w:id="71" w:author="Megan Katsumi" w:date="2018-11-14T08:39:00Z">
        <w:r w:rsidR="00E72AD2">
          <w:t>ontology reuses the</w:t>
        </w:r>
      </w:ins>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w:t>
      </w:r>
      <w:del w:id="72" w:author="Megan Katsumi" w:date="2018-11-14T08:39:00Z">
        <w:r w:rsidDel="00E72AD2">
          <w:delText xml:space="preserve">is reused </w:delText>
        </w:r>
      </w:del>
      <w:r>
        <w:t xml:space="preserve">directly from </w:t>
      </w:r>
      <w:hyperlink r:id="rId14" w:history="1">
        <w:r w:rsidRPr="00F30726">
          <w:rPr>
            <w:rStyle w:val="Hyperlink"/>
          </w:rPr>
          <w:t>http://www.w3.org/ns/ssn/</w:t>
        </w:r>
      </w:hyperlink>
      <w:r>
        <w:t xml:space="preserve">. SOSA is the foundation for the SSN (Semantic Sensor Network) and provides the scope required for this application, </w:t>
      </w:r>
      <w:ins w:id="73" w:author="Megan Katsumi" w:date="2018-11-14T08:39:00Z">
        <w:r w:rsidR="00E72AD2">
          <w:t xml:space="preserve">however </w:t>
        </w:r>
      </w:ins>
      <w:r>
        <w:t>it does not specify any definitions for the terms, therefore we have opted to reuse the SSN Ontology. The SSN Ontology is a W3C recommendation that has been widely adopted to represent sensors and their observations. The relevant terms are highlighted here.</w:t>
      </w:r>
    </w:p>
    <w:p w14:paraId="1ACD4816" w14:textId="651B3F37" w:rsidR="004F1D87" w:rsidRDefault="00E72AD2" w:rsidP="004F1D87">
      <w:pPr>
        <w:pStyle w:val="ListParagraph"/>
      </w:pPr>
      <w:ins w:id="74" w:author="Megan Katsumi" w:date="2018-11-14T08:40:00Z">
        <w:r>
          <w:t>Sens</w:t>
        </w:r>
      </w:ins>
      <w:ins w:id="75" w:author="Megan Katsumi" w:date="2018-11-14T08:41:00Z">
        <w:r>
          <w:t xml:space="preserve">or: </w:t>
        </w:r>
      </w:ins>
      <w:r w:rsidR="004F1D87">
        <w:t>A Sensor is a device that makes some observation and may be triggered by some stimulus.</w:t>
      </w:r>
    </w:p>
    <w:p w14:paraId="50533B79" w14:textId="68F4041E" w:rsidR="004F1D87" w:rsidRDefault="00E72AD2" w:rsidP="004F1D87">
      <w:pPr>
        <w:pStyle w:val="ListParagraph"/>
        <w:rPr>
          <w:ins w:id="76" w:author="Megan Katsumi" w:date="2018-11-14T08:40:00Z"/>
        </w:rPr>
      </w:pPr>
      <w:ins w:id="77" w:author="Megan Katsumi" w:date="2018-11-14T08:40:00Z">
        <w:r>
          <w:t xml:space="preserve">Observation: </w:t>
        </w:r>
      </w:ins>
      <w:r w:rsidR="004F1D87">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32E2C1C0" w:rsidR="00B80D79" w:rsidRDefault="00B80D79">
      <w:pPr>
        <w:pPrChange w:id="78" w:author="Megan Katsumi" w:date="2018-11-14T09:02:00Z">
          <w:pPr>
            <w:pStyle w:val="ListParagraph"/>
          </w:pPr>
        </w:pPrChange>
      </w:pPr>
      <w:ins w:id="79" w:author="Megan Katsumi" w:date="2018-11-14T09:02:00Z">
        <w:r>
          <w:t xml:space="preserve">Note that the SSN ontology </w:t>
        </w:r>
        <w:r w:rsidR="008D6D01">
          <w:t xml:space="preserve">does not make any commitments as to whether instances of </w:t>
        </w:r>
        <w:proofErr w:type="gramStart"/>
        <w:r w:rsidR="008D6D01">
          <w:t>ssn:Property</w:t>
        </w:r>
        <w:proofErr w:type="gramEnd"/>
        <w:r w:rsidR="008D6D01">
          <w:t xml:space="preserve"> should be generic (e.g. ex:temperature) or specific to the feature of </w:t>
        </w:r>
      </w:ins>
      <w:ins w:id="80" w:author="Megan Katsumi" w:date="2018-11-14T09:03:00Z">
        <w:r w:rsidR="008D6D01">
          <w:t xml:space="preserve">interest (e.g. ex:mybodytemperature). Current documentation suggests that this is a choice for the modeler. </w:t>
        </w:r>
        <w:r w:rsidR="008D6D01">
          <w:lastRenderedPageBreak/>
          <w:t>F</w:t>
        </w:r>
      </w:ins>
      <w:ins w:id="81" w:author="Megan Katsumi" w:date="2018-11-14T09:04:00Z">
        <w:r w:rsidR="008D6D01">
          <w:t xml:space="preserve">or the domain of transportation sensors, we opt to define instances of </w:t>
        </w:r>
        <w:proofErr w:type="gramStart"/>
        <w:r w:rsidR="008D6D01">
          <w:t>ssn:Property</w:t>
        </w:r>
        <w:proofErr w:type="gramEnd"/>
        <w:r w:rsidR="008D6D01">
          <w:t xml:space="preserve"> at a general level; this will enable the querying of sensors </w:t>
        </w:r>
      </w:ins>
      <w:ins w:id="82" w:author="Megan Katsumi" w:date="2018-11-14T09:05:00Z">
        <w:r w:rsidR="008D6D01">
          <w:t>that observe some property (e.g. vehicle presence) regardless of the location. This is useful as there may be different kinds of sensors</w:t>
        </w:r>
      </w:ins>
      <w:ins w:id="83" w:author="Megan Katsumi" w:date="2018-11-14T09:06:00Z">
        <w:r w:rsidR="008D6D01">
          <w:t xml:space="preserve"> that observe the same properties (e.g. loop detectors vs Bluetooth sensors) and while they might not share the exact feature of interest, they may be in close enough proximity to be </w:t>
        </w:r>
      </w:ins>
      <w:ins w:id="84" w:author="Megan Katsumi" w:date="2018-11-14T09:07:00Z">
        <w:r w:rsidR="008D6D01">
          <w:t>related</w:t>
        </w:r>
      </w:ins>
      <w:ins w:id="85" w:author="Megan Katsumi" w:date="2018-11-14T09:08:00Z">
        <w:r w:rsidR="008D6D01">
          <w:t xml:space="preserve"> and so a property indicating their similarity is desirable.</w:t>
        </w:r>
      </w:ins>
    </w:p>
    <w:tbl>
      <w:tblPr>
        <w:tblStyle w:val="TableGrid"/>
        <w:tblpPr w:leftFromText="180" w:rightFromText="180" w:vertAnchor="text" w:horzAnchor="margin" w:tblpY="128"/>
        <w:tblW w:w="0" w:type="auto"/>
        <w:tblLook w:val="04A0" w:firstRow="1" w:lastRow="0" w:firstColumn="1" w:lastColumn="0" w:noHBand="0" w:noVBand="1"/>
      </w:tblPr>
      <w:tblGrid>
        <w:gridCol w:w="2444"/>
        <w:gridCol w:w="2709"/>
        <w:gridCol w:w="4197"/>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77777777" w:rsidR="004F1D87" w:rsidRDefault="004F1D87" w:rsidP="002F7C60">
            <w:r>
              <w:t>Sensor</w:t>
            </w:r>
          </w:p>
        </w:tc>
        <w:tc>
          <w:tcPr>
            <w:tcW w:w="2709" w:type="dxa"/>
          </w:tcPr>
          <w:p w14:paraId="14058C06" w14:textId="77777777" w:rsidR="004F1D87" w:rsidRDefault="004F1D87" w:rsidP="002F7C60">
            <w:proofErr w:type="gramStart"/>
            <w:r>
              <w:t>sosa:madeObservation</w:t>
            </w:r>
            <w:proofErr w:type="gramEnd"/>
          </w:p>
        </w:tc>
        <w:tc>
          <w:tcPr>
            <w:tcW w:w="4197" w:type="dxa"/>
          </w:tcPr>
          <w:p w14:paraId="33D9805F" w14:textId="77777777" w:rsidR="004F1D87" w:rsidRDefault="004F1D87" w:rsidP="002F7C60">
            <w:r>
              <w:t xml:space="preserve">only </w:t>
            </w:r>
            <w:proofErr w:type="gramStart"/>
            <w:r>
              <w:t>sosa:Observation</w:t>
            </w:r>
            <w:proofErr w:type="gramEnd"/>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proofErr w:type="gramStart"/>
            <w:r>
              <w:t>sosa:observes</w:t>
            </w:r>
            <w:proofErr w:type="gramEnd"/>
          </w:p>
        </w:tc>
        <w:tc>
          <w:tcPr>
            <w:tcW w:w="4197" w:type="dxa"/>
          </w:tcPr>
          <w:p w14:paraId="700C429E" w14:textId="77777777" w:rsidR="004F1D87" w:rsidRDefault="004F1D87" w:rsidP="002F7C60">
            <w:r>
              <w:t xml:space="preserve">only </w:t>
            </w:r>
            <w:proofErr w:type="gramStart"/>
            <w:r>
              <w:t>sosa:ObservableProperty</w:t>
            </w:r>
            <w:proofErr w:type="gramEnd"/>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proofErr w:type="gramStart"/>
            <w:r>
              <w:t>ssn:detects</w:t>
            </w:r>
            <w:proofErr w:type="gramEnd"/>
          </w:p>
        </w:tc>
        <w:tc>
          <w:tcPr>
            <w:tcW w:w="4197" w:type="dxa"/>
          </w:tcPr>
          <w:p w14:paraId="553EEA77" w14:textId="77777777" w:rsidR="004F1D87" w:rsidRDefault="004F1D87" w:rsidP="002F7C60">
            <w:r>
              <w:t xml:space="preserve">only </w:t>
            </w:r>
            <w:proofErr w:type="gramStart"/>
            <w:r>
              <w:t>ssn:Stimulus</w:t>
            </w:r>
            <w:proofErr w:type="gramEnd"/>
          </w:p>
        </w:tc>
      </w:tr>
      <w:tr w:rsidR="004F1D87" w14:paraId="12E621ED" w14:textId="77777777" w:rsidTr="002F7C60">
        <w:trPr>
          <w:trHeight w:val="63"/>
        </w:trPr>
        <w:tc>
          <w:tcPr>
            <w:tcW w:w="2444" w:type="dxa"/>
            <w:vMerge w:val="restart"/>
          </w:tcPr>
          <w:p w14:paraId="7C5F19CD" w14:textId="77777777" w:rsidR="004F1D87" w:rsidRDefault="004F1D87" w:rsidP="002F7C60">
            <w:r>
              <w:t>Observation</w:t>
            </w:r>
          </w:p>
        </w:tc>
        <w:tc>
          <w:tcPr>
            <w:tcW w:w="2709" w:type="dxa"/>
          </w:tcPr>
          <w:p w14:paraId="676DBC37" w14:textId="77777777" w:rsidR="004F1D87" w:rsidRDefault="004F1D87" w:rsidP="002F7C60">
            <w:proofErr w:type="gramStart"/>
            <w:r>
              <w:t>sosa:madeBySensor</w:t>
            </w:r>
            <w:proofErr w:type="gramEnd"/>
          </w:p>
        </w:tc>
        <w:tc>
          <w:tcPr>
            <w:tcW w:w="4197" w:type="dxa"/>
          </w:tcPr>
          <w:p w14:paraId="77DA75CD" w14:textId="77777777" w:rsidR="004F1D87" w:rsidRDefault="004F1D87" w:rsidP="002F7C60">
            <w:r>
              <w:t xml:space="preserve">exactly 1 </w:t>
            </w:r>
            <w:proofErr w:type="gramStart"/>
            <w:r>
              <w:t>sosa:Sensor</w:t>
            </w:r>
            <w:proofErr w:type="gramEnd"/>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proofErr w:type="gramStart"/>
            <w:r>
              <w:t>sosa:hasFeatureOfInterest</w:t>
            </w:r>
            <w:proofErr w:type="gramEnd"/>
          </w:p>
        </w:tc>
        <w:tc>
          <w:tcPr>
            <w:tcW w:w="4197" w:type="dxa"/>
          </w:tcPr>
          <w:p w14:paraId="7E60077B" w14:textId="77777777" w:rsidR="004F1D87" w:rsidRDefault="004F1D87" w:rsidP="002F7C60">
            <w:r>
              <w:t xml:space="preserve">exactly 1 </w:t>
            </w:r>
            <w:proofErr w:type="gramStart"/>
            <w:r>
              <w:t>owl:Thing</w:t>
            </w:r>
            <w:proofErr w:type="gramEnd"/>
            <w:r>
              <w:t xml:space="preserve">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proofErr w:type="gramStart"/>
            <w:r>
              <w:t>sosa:hasResult</w:t>
            </w:r>
            <w:proofErr w:type="gramEnd"/>
          </w:p>
        </w:tc>
        <w:tc>
          <w:tcPr>
            <w:tcW w:w="4197" w:type="dxa"/>
          </w:tcPr>
          <w:p w14:paraId="583B5E72" w14:textId="77777777" w:rsidR="004F1D87" w:rsidRDefault="004F1D87" w:rsidP="002F7C60">
            <w:r>
              <w:t xml:space="preserve">exactly 1 </w:t>
            </w:r>
            <w:proofErr w:type="gramStart"/>
            <w:r>
              <w:t>owl:Thing</w:t>
            </w:r>
            <w:proofErr w:type="gramEnd"/>
            <w:r>
              <w:t xml:space="preserve">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proofErr w:type="gramStart"/>
            <w:r>
              <w:t>sosa:observedProperty</w:t>
            </w:r>
            <w:proofErr w:type="gramEnd"/>
          </w:p>
        </w:tc>
        <w:tc>
          <w:tcPr>
            <w:tcW w:w="4197" w:type="dxa"/>
          </w:tcPr>
          <w:p w14:paraId="50406873" w14:textId="77777777" w:rsidR="004F1D87" w:rsidRDefault="004F1D87" w:rsidP="002F7C60">
            <w:r>
              <w:t xml:space="preserve">exactly 1 </w:t>
            </w:r>
            <w:proofErr w:type="gramStart"/>
            <w:r>
              <w:t>owl:Thing</w:t>
            </w:r>
            <w:proofErr w:type="gramEnd"/>
            <w:r>
              <w:t xml:space="preserve">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proofErr w:type="gramStart"/>
            <w:r>
              <w:t>sosa:phenomenonTime</w:t>
            </w:r>
            <w:proofErr w:type="gramEnd"/>
          </w:p>
        </w:tc>
        <w:tc>
          <w:tcPr>
            <w:tcW w:w="4197" w:type="dxa"/>
          </w:tcPr>
          <w:p w14:paraId="1B5850B9" w14:textId="77777777" w:rsidR="004F1D87" w:rsidRDefault="004F1D87" w:rsidP="002F7C60">
            <w:r>
              <w:t xml:space="preserve">exactly 1 </w:t>
            </w:r>
            <w:proofErr w:type="gramStart"/>
            <w:r>
              <w:t>owl:Thing</w:t>
            </w:r>
            <w:proofErr w:type="gramEnd"/>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proofErr w:type="gramStart"/>
            <w:r>
              <w:t>sosa:resultTime</w:t>
            </w:r>
            <w:proofErr w:type="gramEnd"/>
          </w:p>
        </w:tc>
        <w:tc>
          <w:tcPr>
            <w:tcW w:w="4197" w:type="dxa"/>
          </w:tcPr>
          <w:p w14:paraId="1279DAE9" w14:textId="77777777" w:rsidR="004F1D87" w:rsidRDefault="004F1D87" w:rsidP="002F7C60">
            <w:r>
              <w:t xml:space="preserve">exactly 1 </w:t>
            </w:r>
            <w:proofErr w:type="gramStart"/>
            <w:r>
              <w:t>rdfs:Literal</w:t>
            </w:r>
            <w:proofErr w:type="gramEnd"/>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proofErr w:type="gramStart"/>
            <w:r>
              <w:t>ssn:wasOriginatedBy</w:t>
            </w:r>
            <w:proofErr w:type="gramEnd"/>
          </w:p>
        </w:tc>
        <w:tc>
          <w:tcPr>
            <w:tcW w:w="4197" w:type="dxa"/>
          </w:tcPr>
          <w:p w14:paraId="37E263D7" w14:textId="77777777" w:rsidR="004F1D87" w:rsidRDefault="004F1D87" w:rsidP="002F7C60">
            <w:r>
              <w:t xml:space="preserve">exactly 1 </w:t>
            </w:r>
            <w:proofErr w:type="gramStart"/>
            <w:r>
              <w:t>owl:Thing</w:t>
            </w:r>
            <w:proofErr w:type="gramEnd"/>
            <w:r>
              <w:t xml:space="preserve"> and only ssn:Stimulus</w:t>
            </w:r>
          </w:p>
        </w:tc>
      </w:tr>
      <w:tr w:rsidR="004F1D87" w14:paraId="072BF4BF" w14:textId="77777777" w:rsidTr="002F7C60">
        <w:trPr>
          <w:trHeight w:val="63"/>
        </w:trPr>
        <w:tc>
          <w:tcPr>
            <w:tcW w:w="2444" w:type="dxa"/>
            <w:vMerge w:val="restart"/>
          </w:tcPr>
          <w:p w14:paraId="07F92B1D" w14:textId="77777777" w:rsidR="004F1D87" w:rsidRDefault="004F1D87" w:rsidP="002F7C60">
            <w:r>
              <w:t>ObservableProperty</w:t>
            </w:r>
          </w:p>
        </w:tc>
        <w:tc>
          <w:tcPr>
            <w:tcW w:w="2709" w:type="dxa"/>
          </w:tcPr>
          <w:p w14:paraId="7CF7A35E" w14:textId="77777777" w:rsidR="004F1D87" w:rsidRDefault="004F1D87" w:rsidP="002F7C60">
            <w:r w:rsidRPr="00F06DDA">
              <w:t xml:space="preserve">inverse ('is proxy for') </w:t>
            </w:r>
          </w:p>
        </w:tc>
        <w:tc>
          <w:tcPr>
            <w:tcW w:w="4197" w:type="dxa"/>
          </w:tcPr>
          <w:p w14:paraId="434347F2" w14:textId="77777777" w:rsidR="004F1D87" w:rsidRDefault="004F1D87" w:rsidP="002F7C60">
            <w:r w:rsidRPr="00F06DDA">
              <w:t xml:space="preserve">only </w:t>
            </w:r>
            <w:proofErr w:type="gramStart"/>
            <w:r>
              <w:t>ssn:</w:t>
            </w:r>
            <w:r w:rsidRPr="00F06DDA">
              <w:t>Stimulus</w:t>
            </w:r>
            <w:proofErr w:type="gramEnd"/>
          </w:p>
        </w:tc>
      </w:tr>
      <w:tr w:rsidR="004F1D87" w14:paraId="5AF9964D" w14:textId="77777777" w:rsidTr="002F7C60">
        <w:trPr>
          <w:trHeight w:val="63"/>
        </w:trPr>
        <w:tc>
          <w:tcPr>
            <w:tcW w:w="2444" w:type="dxa"/>
            <w:vMerge/>
          </w:tcPr>
          <w:p w14:paraId="3C58F118" w14:textId="77777777" w:rsidR="004F1D87" w:rsidRDefault="004F1D87" w:rsidP="002F7C60"/>
        </w:tc>
        <w:tc>
          <w:tcPr>
            <w:tcW w:w="2709" w:type="dxa"/>
          </w:tcPr>
          <w:p w14:paraId="3B25F7EA" w14:textId="77777777" w:rsidR="004F1D87" w:rsidRPr="00F06DDA" w:rsidRDefault="004F1D87" w:rsidP="002F7C60">
            <w:r w:rsidRPr="00F06DDA">
              <w:t xml:space="preserve">inverse ('observed property') </w:t>
            </w:r>
          </w:p>
        </w:tc>
        <w:tc>
          <w:tcPr>
            <w:tcW w:w="4197" w:type="dxa"/>
          </w:tcPr>
          <w:p w14:paraId="3AA4AFD0" w14:textId="77777777" w:rsidR="004F1D87" w:rsidRDefault="004F1D87" w:rsidP="002F7C60">
            <w:r w:rsidRPr="00F06DDA">
              <w:t>only</w:t>
            </w:r>
            <w:r>
              <w:t xml:space="preserve"> </w:t>
            </w:r>
            <w:proofErr w:type="gramStart"/>
            <w:r>
              <w:t>sosa:</w:t>
            </w:r>
            <w:r w:rsidRPr="00F06DDA">
              <w:t>Observation</w:t>
            </w:r>
            <w:proofErr w:type="gramEnd"/>
          </w:p>
        </w:tc>
      </w:tr>
      <w:tr w:rsidR="004F1D87" w14:paraId="01339D76" w14:textId="77777777" w:rsidTr="002F7C60">
        <w:trPr>
          <w:trHeight w:val="63"/>
        </w:trPr>
        <w:tc>
          <w:tcPr>
            <w:tcW w:w="2444" w:type="dxa"/>
            <w:vMerge/>
          </w:tcPr>
          <w:p w14:paraId="3407FCB6" w14:textId="77777777" w:rsidR="004F1D87" w:rsidRDefault="004F1D87" w:rsidP="002F7C60"/>
        </w:tc>
        <w:tc>
          <w:tcPr>
            <w:tcW w:w="2709" w:type="dxa"/>
          </w:tcPr>
          <w:p w14:paraId="3176ABCF" w14:textId="77777777" w:rsidR="004F1D87" w:rsidRPr="00F06DDA" w:rsidRDefault="004F1D87" w:rsidP="002F7C60">
            <w:r>
              <w:t>sosa:</w:t>
            </w:r>
            <w:r w:rsidRPr="00F06DDA">
              <w:t xml:space="preserve">'is observed by' </w:t>
            </w:r>
          </w:p>
        </w:tc>
        <w:tc>
          <w:tcPr>
            <w:tcW w:w="4197" w:type="dxa"/>
          </w:tcPr>
          <w:p w14:paraId="30A9E7F0" w14:textId="77777777" w:rsidR="004F1D87" w:rsidRDefault="004F1D87" w:rsidP="002F7C60">
            <w:r w:rsidRPr="00F06DDA">
              <w:t xml:space="preserve">only </w:t>
            </w:r>
            <w:proofErr w:type="gramStart"/>
            <w:r>
              <w:t>sosa:</w:t>
            </w:r>
            <w:r w:rsidRPr="00F06DDA">
              <w:t>Sensor</w:t>
            </w:r>
            <w:proofErr w:type="gramEnd"/>
          </w:p>
        </w:tc>
      </w:tr>
      <w:tr w:rsidR="004F1D87" w14:paraId="09F99F04" w14:textId="77777777" w:rsidTr="002F7C60">
        <w:trPr>
          <w:trHeight w:val="63"/>
        </w:trPr>
        <w:tc>
          <w:tcPr>
            <w:tcW w:w="2444" w:type="dxa"/>
          </w:tcPr>
          <w:p w14:paraId="342C5EFB" w14:textId="77777777" w:rsidR="004F1D87" w:rsidRDefault="004F1D87" w:rsidP="002F7C60">
            <w:r>
              <w:t>FeatureOfInterest</w:t>
            </w:r>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 xml:space="preserve">min 1 </w:t>
            </w:r>
            <w:proofErr w:type="gramStart"/>
            <w:r w:rsidRPr="00F06DDA">
              <w:t>owl:Thing</w:t>
            </w:r>
            <w:proofErr w:type="gramEnd"/>
            <w:r>
              <w:t xml:space="preserve"> and ssn:Property</w:t>
            </w:r>
          </w:p>
        </w:tc>
      </w:tr>
      <w:tr w:rsidR="004F1D87" w14:paraId="6491F58D" w14:textId="77777777" w:rsidTr="002F7C60">
        <w:trPr>
          <w:trHeight w:val="63"/>
        </w:trPr>
        <w:tc>
          <w:tcPr>
            <w:tcW w:w="2444" w:type="dxa"/>
          </w:tcPr>
          <w:p w14:paraId="485607E9" w14:textId="77777777" w:rsidR="004F1D87" w:rsidRDefault="004F1D87" w:rsidP="002F7C60">
            <w:r>
              <w:t>Result</w:t>
            </w:r>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 xml:space="preserve">min 1 </w:t>
            </w:r>
            <w:proofErr w:type="gramStart"/>
            <w:r w:rsidRPr="00F06DDA">
              <w:t>owl:Thing</w:t>
            </w:r>
            <w:proofErr w:type="gramEnd"/>
          </w:p>
        </w:tc>
      </w:tr>
    </w:tbl>
    <w:p w14:paraId="4E860D85" w14:textId="77777777" w:rsidR="004F1D87" w:rsidRDefault="004F1D87" w:rsidP="004F1D87">
      <w:pPr>
        <w:rPr>
          <w:b/>
        </w:rPr>
      </w:pPr>
    </w:p>
    <w:p w14:paraId="07C1855B" w14:textId="77777777"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86" w:author="Megan Katsumi" w:date="2018-11-14T12:27:00Z">
            <w:rPr/>
          </w:rPrChange>
        </w:rPr>
      </w:pPr>
      <w:r w:rsidRPr="005410AB">
        <w:rPr>
          <w:sz w:val="22"/>
          <w:rPrChange w:id="87" w:author="Megan Katsumi" w:date="2018-11-14T12:27:00Z">
            <w:rPr/>
          </w:rPrChange>
        </w:rPr>
        <w:t>SSN</w:t>
      </w:r>
    </w:p>
    <w:p w14:paraId="0D5CA729" w14:textId="6D2A1B74" w:rsidR="004F1D87" w:rsidRPr="005410AB" w:rsidRDefault="004F1D87" w:rsidP="004F1D87">
      <w:pPr>
        <w:pStyle w:val="ListParagraph"/>
        <w:rPr>
          <w:sz w:val="22"/>
          <w:rPrChange w:id="88" w:author="Megan Katsumi" w:date="2018-11-14T12:27:00Z">
            <w:rPr/>
          </w:rPrChange>
        </w:rPr>
      </w:pPr>
      <w:r w:rsidRPr="005410AB">
        <w:rPr>
          <w:sz w:val="22"/>
          <w:rPrChange w:id="89"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90" w:name="_Toc523308977"/>
      <w:r>
        <w:t>Contact Ontology</w:t>
      </w:r>
      <w:bookmarkEnd w:id="90"/>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3420DE4C"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w:t>
      </w:r>
      <w:r w:rsidR="007429A8">
        <w:lastRenderedPageBreak/>
        <w:t>introduces a more specific definition of hours of operation as a specialization of the RecurringEvent class</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5"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6"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91" w:name="_Toc523308978"/>
      <w:r w:rsidRPr="00EC4B04">
        <w:t>Person</w:t>
      </w:r>
      <w:r w:rsidRPr="00956273">
        <w:t xml:space="preserve"> Ontology</w:t>
      </w:r>
      <w:bookmarkEnd w:id="91"/>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2"/>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3"/>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92" w:name="_Toc523308979"/>
      <w:r>
        <w:t>Household Ontology</w:t>
      </w:r>
      <w:bookmarkEnd w:id="92"/>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3CE40BF5" w:rsidR="00896B55" w:rsidRDefault="007F18DA" w:rsidP="009E4A69">
      <w:pPr>
        <w:pStyle w:val="ListParagraph"/>
      </w:pPr>
      <w:r>
        <w:t>Family</w:t>
      </w:r>
      <w:r w:rsidR="00896B55">
        <w:t xml:space="preserve">: </w:t>
      </w:r>
      <w:r w:rsidR="001E7288">
        <w:t xml:space="preserve">The notion of Family </w:t>
      </w:r>
      <w:r>
        <w:t xml:space="preserve">simply </w:t>
      </w:r>
      <w:proofErr w:type="gramStart"/>
      <w:r>
        <w:t>make</w:t>
      </w:r>
      <w:proofErr w:type="gramEnd"/>
      <w:r>
        <w:t xml:space="preserve"> the commitment that it is a group of people who are connected via the has-spouse or has-child properties. From these, we can derive grandparents, aunts, uncles, etcetera.</w:t>
      </w:r>
      <w: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t>It</w:t>
      </w:r>
      <w:r>
        <w:t xml:space="preserve"> may be more useful to consider a relatedTo property between Persons, or only defining restricted subclasses of Family</w:t>
      </w:r>
      <w:r w:rsidR="001E7288">
        <w:t>; for example, different types of Family (e.g. Immediate, Extended)</w:t>
      </w:r>
      <w:r w:rsidR="00520AAA">
        <w:t xml:space="preserve"> may be defined</w:t>
      </w:r>
      <w:r w:rsidR="001E7288">
        <w:t xml:space="preserve">. </w:t>
      </w:r>
    </w:p>
    <w:p w14:paraId="0C7B4B36" w14:textId="77777777" w:rsidR="00896B55" w:rsidRDefault="00896B55" w:rsidP="009E4A69">
      <w:pPr>
        <w:pStyle w:val="ListParagraph"/>
      </w:pPr>
      <w:r>
        <w:t xml:space="preserve">Household: A Household </w:t>
      </w:r>
      <w:r w:rsidRPr="002C6F7E">
        <w:rPr>
          <w:b/>
        </w:rPr>
        <w:t>occupies</w:t>
      </w:r>
      <w:r>
        <w:t xml:space="preserve"> a particular Dwelling, according to some </w:t>
      </w:r>
      <w:r w:rsidRPr="00D43B7D">
        <w:rPr>
          <w:b/>
        </w:rPr>
        <w:t>tenure</w:t>
      </w:r>
      <w:r>
        <w:t xml:space="preserve"> type.</w:t>
      </w:r>
      <w:r w:rsidR="0020035A">
        <w:t xml:space="preserve"> It is defined by this location, so that if the members move (even collectively), the new residence constitutes a new Household.</w:t>
      </w:r>
      <w:r>
        <w:br/>
        <w:t xml:space="preserve">Note that a Household, and likely many other classes may have different definitions in different contexts/applications. To address </w:t>
      </w:r>
      <w:proofErr w:type="gramStart"/>
      <w:r>
        <w:t>this</w:t>
      </w:r>
      <w:proofErr w:type="gramEnd"/>
      <w:r>
        <w:t xml:space="preserve"> we </w:t>
      </w:r>
      <w:r w:rsidR="000D74C8">
        <w:t>may be required to</w:t>
      </w:r>
      <w:r>
        <w:t xml:space="preserve"> introduce specializations of the class (e.g. ILUTE_Household, TTS_Household)</w:t>
      </w:r>
      <w:r w:rsidR="000D74C8">
        <w:t xml:space="preserve"> in future extensions.</w:t>
      </w:r>
    </w:p>
    <w:p w14:paraId="71011375" w14:textId="77777777" w:rsidR="00896B55" w:rsidRDefault="00896B55" w:rsidP="009E4A69">
      <w:pPr>
        <w:pStyle w:val="ListParagraph"/>
      </w:pPr>
      <w:r>
        <w:t>Dwelling</w:t>
      </w:r>
      <w:r w:rsidR="00320390">
        <w:t xml:space="preserve"> Unit</w:t>
      </w:r>
      <w:r>
        <w:t xml:space="preserve">: A Dwelling </w:t>
      </w:r>
      <w:r w:rsidR="00320390">
        <w:t xml:space="preserve">Unit </w:t>
      </w:r>
      <w:r>
        <w:t xml:space="preserve">is </w:t>
      </w:r>
      <w:r w:rsidRPr="002C6F7E">
        <w:rPr>
          <w:b/>
        </w:rPr>
        <w:t>occupied</w:t>
      </w:r>
      <w:r>
        <w:t xml:space="preserve"> by a Household. </w:t>
      </w:r>
      <w:r>
        <w:br/>
        <w:t>A Dwelling</w:t>
      </w:r>
      <w:r w:rsidR="00320390">
        <w:t xml:space="preserve"> Unit</w:t>
      </w:r>
      <w:r>
        <w:t xml:space="preserve"> has a</w:t>
      </w:r>
      <w:r w:rsidRPr="00DC7AFB">
        <w:rPr>
          <w:b/>
        </w:rPr>
        <w:t xml:space="preserve"> market</w:t>
      </w:r>
      <w:r>
        <w:t xml:space="preserve"> </w:t>
      </w:r>
      <w:r w:rsidRPr="002C6F7E">
        <w:rPr>
          <w:b/>
        </w:rPr>
        <w:t>value</w:t>
      </w:r>
      <w:r>
        <w:t>.</w:t>
      </w:r>
      <w:r>
        <w:br/>
        <w:t>A Dwelling</w:t>
      </w:r>
      <w:r w:rsidR="00320390">
        <w:t xml:space="preserve"> Unit</w:t>
      </w:r>
      <w:r>
        <w:t xml:space="preserve"> has some Location.</w:t>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lastRenderedPageBreak/>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34EC2332" w:rsidR="008A7A83" w:rsidRDefault="008A7A83" w:rsidP="002626F5">
            <w:r>
              <w:t>hasMember</w:t>
            </w:r>
          </w:p>
        </w:tc>
        <w:tc>
          <w:tcPr>
            <w:tcW w:w="4696" w:type="dxa"/>
          </w:tcPr>
          <w:p w14:paraId="7DDDD370" w14:textId="05B0E67C" w:rsidR="008A7A83" w:rsidRDefault="008A7A83" w:rsidP="002626F5">
            <w:r>
              <w:t xml:space="preserve">only </w:t>
            </w:r>
            <w:proofErr w:type="gramStart"/>
            <w:r>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77777777" w:rsidR="008A7A83" w:rsidRDefault="008A7A83" w:rsidP="002626F5">
            <w:proofErr w:type="gramStart"/>
            <w:r>
              <w:t>gci:Household</w:t>
            </w:r>
            <w:proofErr w:type="gramEnd"/>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77777777" w:rsidR="008A7A83" w:rsidRDefault="008A7A83" w:rsidP="002626F5">
            <w:r>
              <w:t xml:space="preserve">exactly </w:t>
            </w:r>
            <w:proofErr w:type="gramStart"/>
            <w:r>
              <w:t>1  time</w:t>
            </w:r>
            <w:proofErr w:type="gramEnd"/>
            <w:r>
              <w:t>:TemporalEntity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50E6A657" w:rsidR="008A7A83" w:rsidRDefault="008A7A83" w:rsidP="002626F5">
            <w:r>
              <w:t>hasMember</w:t>
            </w:r>
          </w:p>
        </w:tc>
        <w:tc>
          <w:tcPr>
            <w:tcW w:w="4696" w:type="dxa"/>
          </w:tcPr>
          <w:p w14:paraId="358A9B72" w14:textId="05F4E90C" w:rsidR="008A7A83" w:rsidRDefault="008A7A83" w:rsidP="002626F5">
            <w:r>
              <w:t xml:space="preserve">only </w:t>
            </w:r>
            <w:proofErr w:type="gramStart"/>
            <w:r>
              <w:t>person:Person</w:t>
            </w:r>
            <w:proofErr w:type="gramEnd"/>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10"/>
        <w:gridCol w:w="2493"/>
        <w:gridCol w:w="4647"/>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77777777" w:rsidR="00712851" w:rsidRDefault="00712851" w:rsidP="00F20D7E">
            <w:r>
              <w:t>occupies</w:t>
            </w:r>
          </w:p>
        </w:tc>
      </w:tr>
    </w:tbl>
    <w:p w14:paraId="1E192C79" w14:textId="77777777" w:rsidR="00712851" w:rsidRDefault="00712851" w:rsidP="00896B55">
      <w:pPr>
        <w:rPr>
          <w:b/>
        </w:rPr>
      </w:pPr>
    </w:p>
    <w:p w14:paraId="46CBCDFC" w14:textId="77777777" w:rsidR="00896B55" w:rsidRPr="001222AE" w:rsidRDefault="00FB3138" w:rsidP="00896B55">
      <w:pPr>
        <w:rPr>
          <w:b/>
        </w:rPr>
      </w:pPr>
      <w:r>
        <w:rPr>
          <w:b/>
        </w:rPr>
        <w:t>Reused</w:t>
      </w:r>
      <w:r w:rsidR="00896B55" w:rsidRPr="001222AE">
        <w:rPr>
          <w:b/>
        </w:rPr>
        <w:t xml:space="preserve"> Ontologies:</w:t>
      </w:r>
    </w:p>
    <w:p w14:paraId="13AA26F3" w14:textId="77777777" w:rsidR="00D41E3E" w:rsidRPr="00380FBA" w:rsidRDefault="00827DD8" w:rsidP="009E4A69">
      <w:pPr>
        <w:pStyle w:val="ListParagraph"/>
      </w:pPr>
      <w:r>
        <w:t>schema.org</w:t>
      </w:r>
    </w:p>
    <w:p w14:paraId="01A4E90F" w14:textId="77777777" w:rsidR="007B5361" w:rsidRDefault="00FA4A04" w:rsidP="009E4A69">
      <w:pPr>
        <w:pStyle w:val="ListParagraph"/>
      </w:pPr>
      <w:r>
        <w:lastRenderedPageBreak/>
        <w:t>gci:</w:t>
      </w:r>
      <w:r w:rsidR="00827DD8">
        <w:t xml:space="preserve"> </w:t>
      </w:r>
      <w:r w:rsidR="00896B55">
        <w:t>GCI-Shelter Ontology</w:t>
      </w:r>
      <w:r w:rsidR="00827DD8">
        <w:rPr>
          <w:rStyle w:val="FootnoteReference"/>
        </w:rPr>
        <w:footnoteReference w:id="14"/>
      </w:r>
    </w:p>
    <w:p w14:paraId="2E8DA171" w14:textId="77777777" w:rsidR="004B15F3" w:rsidRDefault="004B15F3" w:rsidP="009E4A69">
      <w:pPr>
        <w:pStyle w:val="ListParagraph"/>
      </w:pPr>
      <w:r>
        <w:t>icity-foundation: iCity-Foundation Ontology</w:t>
      </w:r>
    </w:p>
    <w:p w14:paraId="0A77405A" w14:textId="77777777" w:rsidR="008F1630" w:rsidRDefault="008F1630" w:rsidP="00EA354A">
      <w:pPr>
        <w:pStyle w:val="Heading2"/>
      </w:pPr>
      <w:bookmarkStart w:id="93" w:name="_Toc523308980"/>
      <w:r>
        <w:t>Organization Ontology</w:t>
      </w:r>
      <w:bookmarkEnd w:id="93"/>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2169D6D0" w:rsidR="00850CCC" w:rsidRPr="00CE6297" w:rsidRDefault="000C363A" w:rsidP="00662AF4">
      <w:pPr>
        <w:pStyle w:val="ListParagraph"/>
      </w:pPr>
      <w:r>
        <w:t xml:space="preserve">Employee: </w:t>
      </w:r>
      <w:proofErr w:type="gramStart"/>
      <w:r>
        <w:t>An</w:t>
      </w:r>
      <w:proofErr w:type="gramEnd"/>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09190F">
        <w:br/>
      </w:r>
      <w:r w:rsidR="0009190F" w:rsidRPr="00E80D3C">
        <w:rPr>
          <w:highlight w:val="yellow"/>
        </w:rPr>
        <w:t xml:space="preserve">to do: </w:t>
      </w:r>
      <w:r w:rsidR="0009190F" w:rsidRPr="0009486D">
        <w:rPr>
          <w:strike/>
          <w:highlight w:val="yellow"/>
        </w:rPr>
        <w:t>Employee subclass of Person</w:t>
      </w:r>
      <w:r w:rsidR="00AB3101" w:rsidRPr="0009486D">
        <w:rPr>
          <w:strike/>
          <w:highlight w:val="yellow"/>
        </w:rPr>
        <w:t xml:space="preserve"> (is this defined in urban system instead?)</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77777777"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CE6297">
        <w:rPr>
          <w:highlight w:val="yellow"/>
        </w:rPr>
        <w:t>(and Person* add in urban system)</w:t>
      </w:r>
      <w:bookmarkStart w:id="94" w:name="_GoBack"/>
      <w:bookmarkEnd w:id="94"/>
      <w:r w:rsidR="00435F0D" w:rsidRPr="00CE6297">
        <w:t xml:space="preserve"> who is enrolled in some EducationalInstitution</w:t>
      </w:r>
    </w:p>
    <w:p w14:paraId="7BE05282" w14:textId="145DF1EC" w:rsidR="00E5713D" w:rsidRPr="00324747" w:rsidRDefault="00BF5958" w:rsidP="008A2BFE">
      <w:pPr>
        <w:pStyle w:val="ListParagraph"/>
      </w:pPr>
      <w:r w:rsidRPr="00324747">
        <w:t xml:space="preserve">Occupation: An occupation describes the type of work performed by some employee. Different classes of occupations may be defined, such as: </w:t>
      </w:r>
      <w:r w:rsidRPr="00324747">
        <w:t>General Office / Clerical</w:t>
      </w:r>
      <w:r w:rsidRPr="00324747">
        <w:t xml:space="preserve">, </w:t>
      </w:r>
      <w:r w:rsidRPr="00324747">
        <w:t xml:space="preserve">Manufacturing / Construction / </w:t>
      </w:r>
      <w:proofErr w:type="gramStart"/>
      <w:r w:rsidRPr="00324747">
        <w:t>Trades</w:t>
      </w:r>
      <w:r w:rsidRPr="00324747">
        <w:t xml:space="preserve">, </w:t>
      </w:r>
      <w:r w:rsidRPr="00324747">
        <w:t xml:space="preserve"> Professional</w:t>
      </w:r>
      <w:proofErr w:type="gramEnd"/>
      <w:r w:rsidRPr="00324747">
        <w:t xml:space="preserve"> / Management / Technical</w:t>
      </w:r>
      <w:r w:rsidRPr="00324747">
        <w:t xml:space="preserve">, </w:t>
      </w:r>
      <w:r w:rsidRPr="00324747">
        <w:t>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737"/>
        <w:gridCol w:w="2496"/>
        <w:gridCol w:w="4117"/>
      </w:tblGrid>
      <w:tr w:rsidR="000C363A" w14:paraId="314A93BA" w14:textId="77777777" w:rsidTr="00CE3491">
        <w:trPr>
          <w:cantSplit/>
        </w:trPr>
        <w:tc>
          <w:tcPr>
            <w:tcW w:w="2737" w:type="dxa"/>
            <w:shd w:val="clear" w:color="auto" w:fill="00FFFF"/>
          </w:tcPr>
          <w:p w14:paraId="659E6256" w14:textId="77777777" w:rsidR="000C363A" w:rsidRDefault="000C363A" w:rsidP="00EA354A">
            <w:r>
              <w:t>Object</w:t>
            </w:r>
          </w:p>
        </w:tc>
        <w:tc>
          <w:tcPr>
            <w:tcW w:w="2496" w:type="dxa"/>
            <w:shd w:val="clear" w:color="auto" w:fill="00FFFF"/>
          </w:tcPr>
          <w:p w14:paraId="082F61CD" w14:textId="77777777" w:rsidR="000C363A" w:rsidRDefault="000C363A" w:rsidP="00EA354A">
            <w:r>
              <w:t>Property</w:t>
            </w:r>
          </w:p>
        </w:tc>
        <w:tc>
          <w:tcPr>
            <w:tcW w:w="4117" w:type="dxa"/>
            <w:shd w:val="clear" w:color="auto" w:fill="00FFFF"/>
          </w:tcPr>
          <w:p w14:paraId="1CC79FCF" w14:textId="77777777" w:rsidR="000C363A" w:rsidRDefault="000C363A" w:rsidP="00EA354A">
            <w:r>
              <w:t>Value</w:t>
            </w:r>
          </w:p>
        </w:tc>
      </w:tr>
      <w:tr w:rsidR="003D78DD" w14:paraId="29B3EF76" w14:textId="77777777" w:rsidTr="00CE3491">
        <w:trPr>
          <w:cantSplit/>
        </w:trPr>
        <w:tc>
          <w:tcPr>
            <w:tcW w:w="2737" w:type="dxa"/>
            <w:vMerge w:val="restart"/>
          </w:tcPr>
          <w:p w14:paraId="15122402" w14:textId="77777777" w:rsidR="003D78DD" w:rsidRDefault="003D78DD" w:rsidP="00FE6277">
            <w:r>
              <w:t>Organization</w:t>
            </w:r>
            <w:r w:rsidR="008161C5">
              <w:t>PD</w:t>
            </w:r>
          </w:p>
        </w:tc>
        <w:tc>
          <w:tcPr>
            <w:tcW w:w="2496" w:type="dxa"/>
          </w:tcPr>
          <w:p w14:paraId="73FC279B" w14:textId="77777777" w:rsidR="003D78DD" w:rsidRDefault="003D78DD" w:rsidP="00EA354A">
            <w:r>
              <w:t>subclassOf</w:t>
            </w:r>
          </w:p>
        </w:tc>
        <w:tc>
          <w:tcPr>
            <w:tcW w:w="4117"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CE3491">
        <w:trPr>
          <w:cantSplit/>
        </w:trPr>
        <w:tc>
          <w:tcPr>
            <w:tcW w:w="2737" w:type="dxa"/>
            <w:vMerge/>
          </w:tcPr>
          <w:p w14:paraId="76F64500" w14:textId="77777777" w:rsidR="003D78DD" w:rsidRDefault="003D78DD" w:rsidP="00EA354A"/>
        </w:tc>
        <w:tc>
          <w:tcPr>
            <w:tcW w:w="2496" w:type="dxa"/>
          </w:tcPr>
          <w:p w14:paraId="60C2079C" w14:textId="77777777" w:rsidR="003D78DD" w:rsidRDefault="003D78DD" w:rsidP="00EA354A">
            <w:r>
              <w:t>equivalentClass</w:t>
            </w:r>
          </w:p>
        </w:tc>
        <w:tc>
          <w:tcPr>
            <w:tcW w:w="4117"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CE3491">
        <w:trPr>
          <w:cantSplit/>
        </w:trPr>
        <w:tc>
          <w:tcPr>
            <w:tcW w:w="2737" w:type="dxa"/>
            <w:vMerge/>
          </w:tcPr>
          <w:p w14:paraId="3D62818E" w14:textId="77777777" w:rsidR="003D78DD" w:rsidRDefault="003D78DD" w:rsidP="003D78DD"/>
        </w:tc>
        <w:tc>
          <w:tcPr>
            <w:tcW w:w="2496" w:type="dxa"/>
          </w:tcPr>
          <w:p w14:paraId="0710E720" w14:textId="77777777" w:rsidR="003D78DD" w:rsidRDefault="004B15F3" w:rsidP="003D78DD">
            <w:proofErr w:type="gramStart"/>
            <w:r>
              <w:t>change:</w:t>
            </w:r>
            <w:r w:rsidR="006D5597">
              <w:t>existsAt</w:t>
            </w:r>
            <w:proofErr w:type="gramEnd"/>
          </w:p>
        </w:tc>
        <w:tc>
          <w:tcPr>
            <w:tcW w:w="4117" w:type="dxa"/>
          </w:tcPr>
          <w:p w14:paraId="2E7F757E" w14:textId="77777777" w:rsidR="003D78DD" w:rsidRDefault="003D78DD" w:rsidP="003D78DD">
            <w:r>
              <w:t xml:space="preserve">exactly 1 </w:t>
            </w:r>
            <w:proofErr w:type="gramStart"/>
            <w:r w:rsidR="002F0C0F">
              <w:t>time:</w:t>
            </w:r>
            <w:r>
              <w:t>Interval</w:t>
            </w:r>
            <w:proofErr w:type="gramEnd"/>
          </w:p>
        </w:tc>
      </w:tr>
      <w:tr w:rsidR="00780FAD" w14:paraId="1DE66ABF" w14:textId="77777777" w:rsidTr="00CE3491">
        <w:trPr>
          <w:cantSplit/>
        </w:trPr>
        <w:tc>
          <w:tcPr>
            <w:tcW w:w="2737" w:type="dxa"/>
            <w:vMerge w:val="restart"/>
          </w:tcPr>
          <w:p w14:paraId="0E68ECAC" w14:textId="77777777" w:rsidR="00780FAD" w:rsidRDefault="00780FAD" w:rsidP="00FE6277">
            <w:proofErr w:type="gramStart"/>
            <w:r>
              <w:t>tove:Organization</w:t>
            </w:r>
            <w:proofErr w:type="gramEnd"/>
          </w:p>
        </w:tc>
        <w:tc>
          <w:tcPr>
            <w:tcW w:w="2496" w:type="dxa"/>
          </w:tcPr>
          <w:p w14:paraId="6A4C3D00" w14:textId="77777777" w:rsidR="00780FAD" w:rsidRDefault="00780FAD" w:rsidP="003D78DD">
            <w:r>
              <w:t>subclassOf</w:t>
            </w:r>
          </w:p>
        </w:tc>
        <w:tc>
          <w:tcPr>
            <w:tcW w:w="4117" w:type="dxa"/>
          </w:tcPr>
          <w:p w14:paraId="09CD23E3" w14:textId="77777777" w:rsidR="00780FAD" w:rsidRDefault="004B15F3" w:rsidP="003D78DD">
            <w:proofErr w:type="gramStart"/>
            <w:r>
              <w:t>change:</w:t>
            </w:r>
            <w:r w:rsidR="00780FAD">
              <w:t>Manifestation</w:t>
            </w:r>
            <w:proofErr w:type="gramEnd"/>
          </w:p>
        </w:tc>
      </w:tr>
      <w:tr w:rsidR="00780FAD" w14:paraId="3B88BBCA" w14:textId="77777777" w:rsidTr="00CE3491">
        <w:trPr>
          <w:cantSplit/>
        </w:trPr>
        <w:tc>
          <w:tcPr>
            <w:tcW w:w="2737" w:type="dxa"/>
            <w:vMerge/>
          </w:tcPr>
          <w:p w14:paraId="2B99EC77" w14:textId="77777777" w:rsidR="00780FAD" w:rsidRDefault="00780FAD" w:rsidP="003D78DD"/>
        </w:tc>
        <w:tc>
          <w:tcPr>
            <w:tcW w:w="2496" w:type="dxa"/>
          </w:tcPr>
          <w:p w14:paraId="4B116B38" w14:textId="77777777" w:rsidR="00780FAD" w:rsidRDefault="00780FAD" w:rsidP="003D78DD">
            <w:r>
              <w:t>equivalentClass</w:t>
            </w:r>
          </w:p>
        </w:tc>
        <w:tc>
          <w:tcPr>
            <w:tcW w:w="4117" w:type="dxa"/>
          </w:tcPr>
          <w:p w14:paraId="764B22F3" w14:textId="77777777" w:rsidR="00780FAD" w:rsidRDefault="004B15F3" w:rsidP="003D78DD">
            <w:proofErr w:type="gramStart"/>
            <w:r>
              <w:t>change:</w:t>
            </w:r>
            <w:r w:rsidR="00780FAD">
              <w:t>manifestationOf</w:t>
            </w:r>
            <w:proofErr w:type="gramEnd"/>
            <w:r w:rsidR="00780FAD">
              <w:t xml:space="preserve"> some OrganizationPD and  </w:t>
            </w:r>
            <w:r>
              <w:t xml:space="preserve"> </w:t>
            </w:r>
            <w:r>
              <w:lastRenderedPageBreak/>
              <w:t>change:</w:t>
            </w:r>
            <w:r w:rsidR="00780FAD">
              <w:t>manifestationOf only OrganizationPD</w:t>
            </w:r>
          </w:p>
        </w:tc>
      </w:tr>
      <w:tr w:rsidR="00780FAD" w14:paraId="1954ED85" w14:textId="77777777" w:rsidTr="00CE3491">
        <w:trPr>
          <w:cantSplit/>
        </w:trPr>
        <w:tc>
          <w:tcPr>
            <w:tcW w:w="2737" w:type="dxa"/>
            <w:vMerge/>
          </w:tcPr>
          <w:p w14:paraId="07990370" w14:textId="77777777" w:rsidR="00780FAD" w:rsidRDefault="00780FAD" w:rsidP="003D78DD"/>
        </w:tc>
        <w:tc>
          <w:tcPr>
            <w:tcW w:w="2496" w:type="dxa"/>
          </w:tcPr>
          <w:p w14:paraId="14258501" w14:textId="77777777" w:rsidR="00780FAD" w:rsidRDefault="004B15F3" w:rsidP="003D78DD">
            <w:proofErr w:type="gramStart"/>
            <w:r>
              <w:t>change:</w:t>
            </w:r>
            <w:r w:rsidR="006D5597">
              <w:t>existsAt</w:t>
            </w:r>
            <w:proofErr w:type="gramEnd"/>
          </w:p>
        </w:tc>
        <w:tc>
          <w:tcPr>
            <w:tcW w:w="4117" w:type="dxa"/>
          </w:tcPr>
          <w:p w14:paraId="7E6C3C5E" w14:textId="77777777" w:rsidR="00780FAD" w:rsidRDefault="00780FAD" w:rsidP="003D78DD">
            <w:r>
              <w:t xml:space="preserve">exactly </w:t>
            </w:r>
            <w:proofErr w:type="gramStart"/>
            <w:r>
              <w:t xml:space="preserve">1 </w:t>
            </w:r>
            <w:r w:rsidR="002F0C0F">
              <w:t xml:space="preserve"> time</w:t>
            </w:r>
            <w:proofErr w:type="gramEnd"/>
            <w:r w:rsidR="002F0C0F">
              <w:t>:</w:t>
            </w:r>
            <w:r>
              <w:t>TemporalEntity</w:t>
            </w:r>
          </w:p>
        </w:tc>
      </w:tr>
      <w:tr w:rsidR="00780FAD" w14:paraId="3990AA28" w14:textId="77777777" w:rsidTr="00CE3491">
        <w:trPr>
          <w:cantSplit/>
        </w:trPr>
        <w:tc>
          <w:tcPr>
            <w:tcW w:w="2737" w:type="dxa"/>
            <w:vMerge/>
          </w:tcPr>
          <w:p w14:paraId="6A28B518" w14:textId="77777777" w:rsidR="00780FAD" w:rsidRDefault="00780FAD" w:rsidP="003D78DD"/>
        </w:tc>
        <w:tc>
          <w:tcPr>
            <w:tcW w:w="2496" w:type="dxa"/>
          </w:tcPr>
          <w:p w14:paraId="36B8593F" w14:textId="77777777" w:rsidR="00780FAD" w:rsidRDefault="004B15F3" w:rsidP="003D78DD">
            <w:proofErr w:type="gramStart"/>
            <w:r>
              <w:t>schema:address</w:t>
            </w:r>
            <w:proofErr w:type="gramEnd"/>
          </w:p>
        </w:tc>
        <w:tc>
          <w:tcPr>
            <w:tcW w:w="4117" w:type="dxa"/>
          </w:tcPr>
          <w:p w14:paraId="5944A592" w14:textId="77777777" w:rsidR="00780FAD" w:rsidRDefault="00780FAD" w:rsidP="003D78DD">
            <w:r>
              <w:t xml:space="preserve">only </w:t>
            </w:r>
            <w:proofErr w:type="gramStart"/>
            <w:r w:rsidR="004B15F3">
              <w:t>schema:Postal</w:t>
            </w:r>
            <w:r>
              <w:t>Address</w:t>
            </w:r>
            <w:proofErr w:type="gramEnd"/>
          </w:p>
        </w:tc>
      </w:tr>
      <w:tr w:rsidR="00780FAD" w14:paraId="40CA8EA5" w14:textId="77777777" w:rsidTr="00CE3491">
        <w:trPr>
          <w:cantSplit/>
        </w:trPr>
        <w:tc>
          <w:tcPr>
            <w:tcW w:w="2737" w:type="dxa"/>
            <w:vMerge/>
          </w:tcPr>
          <w:p w14:paraId="7DDC8B62" w14:textId="77777777" w:rsidR="00780FAD" w:rsidRDefault="00780FAD" w:rsidP="00780FAD"/>
        </w:tc>
        <w:tc>
          <w:tcPr>
            <w:tcW w:w="2496" w:type="dxa"/>
          </w:tcPr>
          <w:p w14:paraId="10DC1A0D" w14:textId="77777777" w:rsidR="00780FAD" w:rsidRDefault="00780FAD" w:rsidP="00780FAD">
            <w:proofErr w:type="gramStart"/>
            <w:r>
              <w:t>tove:has</w:t>
            </w:r>
            <w:proofErr w:type="gramEnd"/>
            <w:r>
              <w:t>_goal</w:t>
            </w:r>
          </w:p>
        </w:tc>
        <w:tc>
          <w:tcPr>
            <w:tcW w:w="4117" w:type="dxa"/>
          </w:tcPr>
          <w:p w14:paraId="66E02A7B" w14:textId="77777777" w:rsidR="00780FAD" w:rsidRDefault="00780FAD" w:rsidP="00780FAD">
            <w:r>
              <w:t xml:space="preserve">only </w:t>
            </w:r>
            <w:proofErr w:type="gramStart"/>
            <w:r w:rsidR="00671E67">
              <w:t>tove:</w:t>
            </w:r>
            <w:r>
              <w:t>Goal</w:t>
            </w:r>
            <w:proofErr w:type="gramEnd"/>
          </w:p>
        </w:tc>
      </w:tr>
      <w:tr w:rsidR="00780FAD" w14:paraId="13B99565" w14:textId="77777777" w:rsidTr="00CE3491">
        <w:trPr>
          <w:cantSplit/>
        </w:trPr>
        <w:tc>
          <w:tcPr>
            <w:tcW w:w="2737" w:type="dxa"/>
            <w:vMerge/>
          </w:tcPr>
          <w:p w14:paraId="35CF213D" w14:textId="77777777" w:rsidR="00780FAD" w:rsidRDefault="00780FAD" w:rsidP="00780FAD"/>
        </w:tc>
        <w:tc>
          <w:tcPr>
            <w:tcW w:w="2496" w:type="dxa"/>
          </w:tcPr>
          <w:p w14:paraId="663AFE12" w14:textId="77777777" w:rsidR="00780FAD" w:rsidRDefault="00780FAD" w:rsidP="00780FAD">
            <w:proofErr w:type="gramStart"/>
            <w:r>
              <w:t>tove:consists</w:t>
            </w:r>
            <w:proofErr w:type="gramEnd"/>
            <w:r>
              <w:t>_of</w:t>
            </w:r>
          </w:p>
        </w:tc>
        <w:tc>
          <w:tcPr>
            <w:tcW w:w="4117" w:type="dxa"/>
          </w:tcPr>
          <w:p w14:paraId="0031DB60" w14:textId="77777777" w:rsidR="00780FAD" w:rsidRDefault="00780FAD" w:rsidP="00780FAD">
            <w:r>
              <w:t xml:space="preserve">only </w:t>
            </w:r>
            <w:proofErr w:type="gramStart"/>
            <w:r>
              <w:t>tove:Division</w:t>
            </w:r>
            <w:proofErr w:type="gramEnd"/>
          </w:p>
        </w:tc>
      </w:tr>
      <w:tr w:rsidR="00780FAD" w14:paraId="4A16DA15" w14:textId="77777777" w:rsidTr="00CE3491">
        <w:trPr>
          <w:cantSplit/>
        </w:trPr>
        <w:tc>
          <w:tcPr>
            <w:tcW w:w="2737" w:type="dxa"/>
            <w:vMerge w:val="restart"/>
          </w:tcPr>
          <w:p w14:paraId="51A4FAEA" w14:textId="77777777" w:rsidR="00780FAD" w:rsidRDefault="00780FAD" w:rsidP="00780FAD">
            <w:proofErr w:type="gramStart"/>
            <w:r>
              <w:t>tove:Role</w:t>
            </w:r>
            <w:proofErr w:type="gramEnd"/>
          </w:p>
        </w:tc>
        <w:tc>
          <w:tcPr>
            <w:tcW w:w="2496" w:type="dxa"/>
          </w:tcPr>
          <w:p w14:paraId="413AC632" w14:textId="77777777" w:rsidR="00780FAD" w:rsidRDefault="00780FAD" w:rsidP="00780FAD">
            <w:proofErr w:type="gramStart"/>
            <w:r>
              <w:t>tove:has</w:t>
            </w:r>
            <w:proofErr w:type="gramEnd"/>
            <w:r>
              <w:t>_goal</w:t>
            </w:r>
          </w:p>
        </w:tc>
        <w:tc>
          <w:tcPr>
            <w:tcW w:w="4117"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CE3491">
        <w:trPr>
          <w:cantSplit/>
        </w:trPr>
        <w:tc>
          <w:tcPr>
            <w:tcW w:w="2737" w:type="dxa"/>
            <w:vMerge/>
          </w:tcPr>
          <w:p w14:paraId="69B9239B" w14:textId="77777777" w:rsidR="00780FAD" w:rsidRDefault="00780FAD" w:rsidP="00780FAD"/>
        </w:tc>
        <w:tc>
          <w:tcPr>
            <w:tcW w:w="2496" w:type="dxa"/>
          </w:tcPr>
          <w:p w14:paraId="7E97D230" w14:textId="77777777" w:rsidR="00780FAD" w:rsidRDefault="00780FAD" w:rsidP="00780FAD">
            <w:proofErr w:type="gramStart"/>
            <w:r>
              <w:t>tove:has</w:t>
            </w:r>
            <w:proofErr w:type="gramEnd"/>
            <w:r>
              <w:t>_process</w:t>
            </w:r>
          </w:p>
        </w:tc>
        <w:tc>
          <w:tcPr>
            <w:tcW w:w="4117"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CE3491">
        <w:trPr>
          <w:cantSplit/>
        </w:trPr>
        <w:tc>
          <w:tcPr>
            <w:tcW w:w="2737" w:type="dxa"/>
            <w:vMerge/>
          </w:tcPr>
          <w:p w14:paraId="54315667" w14:textId="77777777" w:rsidR="00780FAD" w:rsidRDefault="00780FAD" w:rsidP="00780FAD"/>
        </w:tc>
        <w:tc>
          <w:tcPr>
            <w:tcW w:w="2496" w:type="dxa"/>
          </w:tcPr>
          <w:p w14:paraId="03CC8769" w14:textId="77777777" w:rsidR="00780FAD" w:rsidRDefault="00780FAD" w:rsidP="00780FAD">
            <w:proofErr w:type="gramStart"/>
            <w:r>
              <w:t>tove:has</w:t>
            </w:r>
            <w:proofErr w:type="gramEnd"/>
            <w:r>
              <w:t>_authority</w:t>
            </w:r>
          </w:p>
        </w:tc>
        <w:tc>
          <w:tcPr>
            <w:tcW w:w="4117"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CE3491">
        <w:trPr>
          <w:cantSplit/>
        </w:trPr>
        <w:tc>
          <w:tcPr>
            <w:tcW w:w="2737" w:type="dxa"/>
            <w:vMerge/>
          </w:tcPr>
          <w:p w14:paraId="4CD6104B" w14:textId="77777777" w:rsidR="00780FAD" w:rsidRDefault="00780FAD" w:rsidP="00780FAD"/>
        </w:tc>
        <w:tc>
          <w:tcPr>
            <w:tcW w:w="2496" w:type="dxa"/>
          </w:tcPr>
          <w:p w14:paraId="4B3BF851" w14:textId="77777777" w:rsidR="00780FAD" w:rsidRDefault="00780FAD" w:rsidP="00780FAD">
            <w:proofErr w:type="gramStart"/>
            <w:r>
              <w:t>tove:requires</w:t>
            </w:r>
            <w:proofErr w:type="gramEnd"/>
            <w:r>
              <w:t>_skill</w:t>
            </w:r>
          </w:p>
        </w:tc>
        <w:tc>
          <w:tcPr>
            <w:tcW w:w="4117"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CE3491">
        <w:trPr>
          <w:cantSplit/>
        </w:trPr>
        <w:tc>
          <w:tcPr>
            <w:tcW w:w="2737" w:type="dxa"/>
            <w:vMerge/>
          </w:tcPr>
          <w:p w14:paraId="1093FDAB" w14:textId="77777777" w:rsidR="00780FAD" w:rsidRDefault="00780FAD" w:rsidP="00780FAD"/>
        </w:tc>
        <w:tc>
          <w:tcPr>
            <w:tcW w:w="2496" w:type="dxa"/>
          </w:tcPr>
          <w:p w14:paraId="18775088" w14:textId="77777777" w:rsidR="00780FAD" w:rsidRDefault="00780FAD" w:rsidP="00780FAD">
            <w:proofErr w:type="gramStart"/>
            <w:r>
              <w:t>tove:has</w:t>
            </w:r>
            <w:proofErr w:type="gramEnd"/>
            <w:r>
              <w:t>_resource</w:t>
            </w:r>
          </w:p>
        </w:tc>
        <w:tc>
          <w:tcPr>
            <w:tcW w:w="4117"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CE3491">
        <w:trPr>
          <w:cantSplit/>
        </w:trPr>
        <w:tc>
          <w:tcPr>
            <w:tcW w:w="2737" w:type="dxa"/>
          </w:tcPr>
          <w:p w14:paraId="033F4887" w14:textId="77777777" w:rsidR="00780FAD" w:rsidRDefault="00DA6E9C" w:rsidP="00780FAD">
            <w:proofErr w:type="gramStart"/>
            <w:r>
              <w:t>tove:</w:t>
            </w:r>
            <w:r w:rsidR="00780FAD">
              <w:t>Goal</w:t>
            </w:r>
            <w:proofErr w:type="gramEnd"/>
          </w:p>
        </w:tc>
        <w:tc>
          <w:tcPr>
            <w:tcW w:w="2496" w:type="dxa"/>
          </w:tcPr>
          <w:p w14:paraId="2DCE1EC3" w14:textId="77777777" w:rsidR="00780FAD" w:rsidRDefault="00780FAD" w:rsidP="00780FAD">
            <w:r>
              <w:t>subClassOf</w:t>
            </w:r>
          </w:p>
        </w:tc>
        <w:tc>
          <w:tcPr>
            <w:tcW w:w="4117" w:type="dxa"/>
          </w:tcPr>
          <w:p w14:paraId="577EEFC3" w14:textId="77777777" w:rsidR="00780FAD" w:rsidRDefault="00780FAD" w:rsidP="00780FAD">
            <w:r>
              <w:t>StateType</w:t>
            </w:r>
          </w:p>
        </w:tc>
      </w:tr>
      <w:tr w:rsidR="00780FAD" w14:paraId="1C252282" w14:textId="77777777" w:rsidTr="00CE3491">
        <w:trPr>
          <w:cantSplit/>
        </w:trPr>
        <w:tc>
          <w:tcPr>
            <w:tcW w:w="2737" w:type="dxa"/>
            <w:vMerge w:val="restart"/>
          </w:tcPr>
          <w:p w14:paraId="76A782CC" w14:textId="77777777" w:rsidR="00780FAD" w:rsidRDefault="00780FAD" w:rsidP="00780FAD">
            <w:r>
              <w:t>FirmPD</w:t>
            </w:r>
          </w:p>
        </w:tc>
        <w:tc>
          <w:tcPr>
            <w:tcW w:w="2496" w:type="dxa"/>
          </w:tcPr>
          <w:p w14:paraId="1351BB4E" w14:textId="77777777" w:rsidR="00780FAD" w:rsidRDefault="00780FAD" w:rsidP="00780FAD">
            <w:r>
              <w:t>subclassOf</w:t>
            </w:r>
          </w:p>
        </w:tc>
        <w:tc>
          <w:tcPr>
            <w:tcW w:w="4117"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CE3491">
        <w:trPr>
          <w:cantSplit/>
        </w:trPr>
        <w:tc>
          <w:tcPr>
            <w:tcW w:w="2737" w:type="dxa"/>
            <w:vMerge/>
          </w:tcPr>
          <w:p w14:paraId="57A99B22" w14:textId="77777777" w:rsidR="00780FAD" w:rsidRDefault="00780FAD" w:rsidP="00780FAD"/>
        </w:tc>
        <w:tc>
          <w:tcPr>
            <w:tcW w:w="2496" w:type="dxa"/>
          </w:tcPr>
          <w:p w14:paraId="20B15340" w14:textId="77777777" w:rsidR="00780FAD" w:rsidRDefault="00780FAD" w:rsidP="00780FAD">
            <w:r>
              <w:t>has</w:t>
            </w:r>
            <w:r w:rsidR="005C5ABB">
              <w:t>Firm</w:t>
            </w:r>
            <w:r>
              <w:t>Id</w:t>
            </w:r>
          </w:p>
        </w:tc>
        <w:tc>
          <w:tcPr>
            <w:tcW w:w="4117" w:type="dxa"/>
          </w:tcPr>
          <w:p w14:paraId="4DD3874E" w14:textId="77777777" w:rsidR="00780FAD" w:rsidRDefault="00780FAD" w:rsidP="00780FAD">
            <w:r>
              <w:t xml:space="preserve">only </w:t>
            </w:r>
            <w:r w:rsidR="005C5ABB">
              <w:t>Firm</w:t>
            </w:r>
            <w:r>
              <w:t>Id</w:t>
            </w:r>
          </w:p>
        </w:tc>
      </w:tr>
      <w:tr w:rsidR="00780FAD" w14:paraId="2B181B42" w14:textId="77777777" w:rsidTr="00CE3491">
        <w:trPr>
          <w:cantSplit/>
        </w:trPr>
        <w:tc>
          <w:tcPr>
            <w:tcW w:w="2737" w:type="dxa"/>
            <w:vMerge/>
          </w:tcPr>
          <w:p w14:paraId="16CC4A6D" w14:textId="77777777" w:rsidR="00780FAD" w:rsidRDefault="00780FAD" w:rsidP="00780FAD"/>
        </w:tc>
        <w:tc>
          <w:tcPr>
            <w:tcW w:w="2496" w:type="dxa"/>
          </w:tcPr>
          <w:p w14:paraId="364FFEA1" w14:textId="77777777" w:rsidR="00780FAD" w:rsidRDefault="00780FAD" w:rsidP="00780FAD">
            <w:r>
              <w:t>equivalentClass</w:t>
            </w:r>
          </w:p>
        </w:tc>
        <w:tc>
          <w:tcPr>
            <w:tcW w:w="4117"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CE3491">
        <w:trPr>
          <w:cantSplit/>
        </w:trPr>
        <w:tc>
          <w:tcPr>
            <w:tcW w:w="2737" w:type="dxa"/>
            <w:vMerge/>
          </w:tcPr>
          <w:p w14:paraId="56DA6FE4" w14:textId="77777777" w:rsidR="00780FAD" w:rsidRDefault="00780FAD" w:rsidP="00780FAD"/>
        </w:tc>
        <w:tc>
          <w:tcPr>
            <w:tcW w:w="2496" w:type="dxa"/>
          </w:tcPr>
          <w:p w14:paraId="15037185" w14:textId="77777777" w:rsidR="00780FAD" w:rsidRDefault="004B15F3" w:rsidP="00780FAD">
            <w:proofErr w:type="gramStart"/>
            <w:r>
              <w:t>change:</w:t>
            </w:r>
            <w:r w:rsidR="006D5597">
              <w:t>existsAt</w:t>
            </w:r>
            <w:proofErr w:type="gramEnd"/>
          </w:p>
        </w:tc>
        <w:tc>
          <w:tcPr>
            <w:tcW w:w="4117"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CE3491">
        <w:trPr>
          <w:cantSplit/>
        </w:trPr>
        <w:tc>
          <w:tcPr>
            <w:tcW w:w="2737" w:type="dxa"/>
            <w:vMerge w:val="restart"/>
          </w:tcPr>
          <w:p w14:paraId="13849FE6" w14:textId="77777777" w:rsidR="00780FAD" w:rsidRDefault="00780FAD" w:rsidP="00780FAD">
            <w:r>
              <w:t>Firm</w:t>
            </w:r>
          </w:p>
        </w:tc>
        <w:tc>
          <w:tcPr>
            <w:tcW w:w="2496" w:type="dxa"/>
          </w:tcPr>
          <w:p w14:paraId="61F6EC9B" w14:textId="77777777" w:rsidR="00780FAD" w:rsidRDefault="00780FAD" w:rsidP="00780FAD">
            <w:r>
              <w:t>subclassOf</w:t>
            </w:r>
          </w:p>
        </w:tc>
        <w:tc>
          <w:tcPr>
            <w:tcW w:w="4117"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CE3491">
        <w:trPr>
          <w:cantSplit/>
        </w:trPr>
        <w:tc>
          <w:tcPr>
            <w:tcW w:w="2737" w:type="dxa"/>
            <w:vMerge/>
          </w:tcPr>
          <w:p w14:paraId="7BE42DE7" w14:textId="77777777" w:rsidR="00780FAD" w:rsidRDefault="00780FAD" w:rsidP="00780FAD"/>
        </w:tc>
        <w:tc>
          <w:tcPr>
            <w:tcW w:w="2496" w:type="dxa"/>
          </w:tcPr>
          <w:p w14:paraId="7BC1DF37" w14:textId="77777777" w:rsidR="00780FAD" w:rsidRDefault="00780FAD" w:rsidP="00780FAD">
            <w:r>
              <w:t>equivalentClass</w:t>
            </w:r>
          </w:p>
        </w:tc>
        <w:tc>
          <w:tcPr>
            <w:tcW w:w="4117"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CE3491">
        <w:trPr>
          <w:cantSplit/>
        </w:trPr>
        <w:tc>
          <w:tcPr>
            <w:tcW w:w="2737" w:type="dxa"/>
            <w:vMerge/>
          </w:tcPr>
          <w:p w14:paraId="507F3665" w14:textId="77777777" w:rsidR="00780FAD" w:rsidRDefault="00780FAD" w:rsidP="00780FAD"/>
        </w:tc>
        <w:tc>
          <w:tcPr>
            <w:tcW w:w="2496" w:type="dxa"/>
          </w:tcPr>
          <w:p w14:paraId="3B569330" w14:textId="77777777" w:rsidR="00780FAD" w:rsidRDefault="004B15F3" w:rsidP="00780FAD">
            <w:proofErr w:type="gramStart"/>
            <w:r>
              <w:t>change:</w:t>
            </w:r>
            <w:r w:rsidR="006D5597">
              <w:t>existsAt</w:t>
            </w:r>
            <w:proofErr w:type="gramEnd"/>
          </w:p>
        </w:tc>
        <w:tc>
          <w:tcPr>
            <w:tcW w:w="4117"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CE3491">
        <w:trPr>
          <w:cantSplit/>
        </w:trPr>
        <w:tc>
          <w:tcPr>
            <w:tcW w:w="2737" w:type="dxa"/>
            <w:vMerge/>
          </w:tcPr>
          <w:p w14:paraId="2279CC63" w14:textId="77777777" w:rsidR="00780FAD" w:rsidRDefault="00780FAD" w:rsidP="00780FAD"/>
        </w:tc>
        <w:tc>
          <w:tcPr>
            <w:tcW w:w="2496" w:type="dxa"/>
          </w:tcPr>
          <w:p w14:paraId="35A2BD92" w14:textId="77777777" w:rsidR="00780FAD" w:rsidRDefault="004B15F3" w:rsidP="00780FAD">
            <w:proofErr w:type="gramStart"/>
            <w:r>
              <w:t>schema:address</w:t>
            </w:r>
            <w:proofErr w:type="gramEnd"/>
          </w:p>
        </w:tc>
        <w:tc>
          <w:tcPr>
            <w:tcW w:w="4117"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CE3491">
        <w:trPr>
          <w:cantSplit/>
        </w:trPr>
        <w:tc>
          <w:tcPr>
            <w:tcW w:w="2737" w:type="dxa"/>
            <w:vMerge/>
          </w:tcPr>
          <w:p w14:paraId="41BAA019" w14:textId="77777777" w:rsidR="00780FAD" w:rsidRDefault="00780FAD" w:rsidP="00780FAD"/>
        </w:tc>
        <w:tc>
          <w:tcPr>
            <w:tcW w:w="2496" w:type="dxa"/>
          </w:tcPr>
          <w:p w14:paraId="2F9CBBC5" w14:textId="77777777" w:rsidR="00780FAD" w:rsidRDefault="00780FAD" w:rsidP="00780FAD">
            <w:r>
              <w:t>has</w:t>
            </w:r>
            <w:r w:rsidR="00434958">
              <w:t>Industry</w:t>
            </w:r>
            <w:r>
              <w:t>Type</w:t>
            </w:r>
          </w:p>
        </w:tc>
        <w:tc>
          <w:tcPr>
            <w:tcW w:w="4117" w:type="dxa"/>
          </w:tcPr>
          <w:p w14:paraId="2ADC427E" w14:textId="77777777" w:rsidR="00780FAD" w:rsidRDefault="00780FAD" w:rsidP="00780FAD">
            <w:r>
              <w:t>only IndustryType</w:t>
            </w:r>
          </w:p>
        </w:tc>
      </w:tr>
      <w:tr w:rsidR="00780FAD" w14:paraId="10115D2A" w14:textId="77777777" w:rsidTr="00CE3491">
        <w:trPr>
          <w:cantSplit/>
        </w:trPr>
        <w:tc>
          <w:tcPr>
            <w:tcW w:w="2737" w:type="dxa"/>
            <w:vMerge/>
          </w:tcPr>
          <w:p w14:paraId="2C8D1FEB" w14:textId="77777777" w:rsidR="00780FAD" w:rsidRDefault="00780FAD" w:rsidP="00780FAD"/>
        </w:tc>
        <w:tc>
          <w:tcPr>
            <w:tcW w:w="2496" w:type="dxa"/>
          </w:tcPr>
          <w:p w14:paraId="3D0E3364" w14:textId="77777777" w:rsidR="00780FAD" w:rsidRDefault="00780FAD" w:rsidP="00780FAD">
            <w:r>
              <w:t>hasEstablishment</w:t>
            </w:r>
          </w:p>
        </w:tc>
        <w:tc>
          <w:tcPr>
            <w:tcW w:w="4117" w:type="dxa"/>
          </w:tcPr>
          <w:p w14:paraId="64D665EF" w14:textId="77777777" w:rsidR="00780FAD" w:rsidRDefault="00780FAD" w:rsidP="00780FAD">
            <w:r>
              <w:t>only BusinessEstablishment</w:t>
            </w:r>
          </w:p>
        </w:tc>
      </w:tr>
      <w:tr w:rsidR="00780FAD" w14:paraId="79325DDD" w14:textId="77777777" w:rsidTr="00CE3491">
        <w:trPr>
          <w:cantSplit/>
        </w:trPr>
        <w:tc>
          <w:tcPr>
            <w:tcW w:w="2737" w:type="dxa"/>
            <w:vMerge w:val="restart"/>
          </w:tcPr>
          <w:p w14:paraId="052FD7D9" w14:textId="77777777" w:rsidR="00780FAD" w:rsidRDefault="00780FAD" w:rsidP="00780FAD">
            <w:r>
              <w:t>BusinessEstablishmentPD</w:t>
            </w:r>
          </w:p>
        </w:tc>
        <w:tc>
          <w:tcPr>
            <w:tcW w:w="2496" w:type="dxa"/>
          </w:tcPr>
          <w:p w14:paraId="17784D2B" w14:textId="77777777" w:rsidR="00780FAD" w:rsidRDefault="00780FAD" w:rsidP="00780FAD">
            <w:r>
              <w:t>subclassOf</w:t>
            </w:r>
          </w:p>
        </w:tc>
        <w:tc>
          <w:tcPr>
            <w:tcW w:w="4117"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CE3491">
        <w:trPr>
          <w:cantSplit/>
        </w:trPr>
        <w:tc>
          <w:tcPr>
            <w:tcW w:w="2737" w:type="dxa"/>
            <w:vMerge/>
          </w:tcPr>
          <w:p w14:paraId="1C47E398" w14:textId="77777777" w:rsidR="00780FAD" w:rsidRDefault="00780FAD" w:rsidP="00780FAD"/>
        </w:tc>
        <w:tc>
          <w:tcPr>
            <w:tcW w:w="2496" w:type="dxa"/>
          </w:tcPr>
          <w:p w14:paraId="0CF2FEE3" w14:textId="77777777" w:rsidR="00780FAD" w:rsidRDefault="004B15F3" w:rsidP="00780FAD">
            <w:proofErr w:type="gramStart"/>
            <w:r>
              <w:t>change:</w:t>
            </w:r>
            <w:r w:rsidR="006D5597">
              <w:t>existsAt</w:t>
            </w:r>
            <w:proofErr w:type="gramEnd"/>
          </w:p>
        </w:tc>
        <w:tc>
          <w:tcPr>
            <w:tcW w:w="4117"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CE3491">
        <w:trPr>
          <w:cantSplit/>
        </w:trPr>
        <w:tc>
          <w:tcPr>
            <w:tcW w:w="2737" w:type="dxa"/>
            <w:vMerge/>
          </w:tcPr>
          <w:p w14:paraId="35EC27C4" w14:textId="77777777" w:rsidR="00780FAD" w:rsidRDefault="00780FAD" w:rsidP="00780FAD"/>
        </w:tc>
        <w:tc>
          <w:tcPr>
            <w:tcW w:w="2496" w:type="dxa"/>
          </w:tcPr>
          <w:p w14:paraId="3FBE4FF6" w14:textId="77777777" w:rsidR="00780FAD" w:rsidRDefault="00780FAD" w:rsidP="00780FAD">
            <w:r>
              <w:t>has</w:t>
            </w:r>
            <w:r w:rsidR="00671E67">
              <w:t>Business</w:t>
            </w:r>
            <w:r>
              <w:t>Id</w:t>
            </w:r>
          </w:p>
        </w:tc>
        <w:tc>
          <w:tcPr>
            <w:tcW w:w="4117" w:type="dxa"/>
          </w:tcPr>
          <w:p w14:paraId="030E6E55" w14:textId="77777777" w:rsidR="00780FAD" w:rsidRDefault="00780FAD" w:rsidP="00780FAD">
            <w:r>
              <w:t xml:space="preserve">only </w:t>
            </w:r>
            <w:r w:rsidR="00671E67">
              <w:t>Business</w:t>
            </w:r>
            <w:r>
              <w:t>Id</w:t>
            </w:r>
          </w:p>
        </w:tc>
      </w:tr>
      <w:tr w:rsidR="00780FAD" w14:paraId="3922905C" w14:textId="77777777" w:rsidTr="00CE3491">
        <w:trPr>
          <w:cantSplit/>
        </w:trPr>
        <w:tc>
          <w:tcPr>
            <w:tcW w:w="2737" w:type="dxa"/>
            <w:vMerge/>
          </w:tcPr>
          <w:p w14:paraId="583AD17A" w14:textId="77777777" w:rsidR="00780FAD" w:rsidRDefault="00780FAD" w:rsidP="00780FAD"/>
        </w:tc>
        <w:tc>
          <w:tcPr>
            <w:tcW w:w="2496" w:type="dxa"/>
          </w:tcPr>
          <w:p w14:paraId="638308CA" w14:textId="77777777" w:rsidR="00780FAD" w:rsidRDefault="00780FAD" w:rsidP="00780FAD">
            <w:r>
              <w:t>equivalentClass</w:t>
            </w:r>
          </w:p>
        </w:tc>
        <w:tc>
          <w:tcPr>
            <w:tcW w:w="4117"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CE3491">
        <w:trPr>
          <w:cantSplit/>
        </w:trPr>
        <w:tc>
          <w:tcPr>
            <w:tcW w:w="2737" w:type="dxa"/>
            <w:vMerge w:val="restart"/>
          </w:tcPr>
          <w:p w14:paraId="7E08EE2A" w14:textId="77777777" w:rsidR="00780FAD" w:rsidRDefault="00780FAD" w:rsidP="00780FAD">
            <w:r>
              <w:t>BusinessEstablishment</w:t>
            </w:r>
          </w:p>
        </w:tc>
        <w:tc>
          <w:tcPr>
            <w:tcW w:w="2496" w:type="dxa"/>
          </w:tcPr>
          <w:p w14:paraId="37A5ABCF" w14:textId="77777777" w:rsidR="00780FAD" w:rsidRDefault="00780FAD" w:rsidP="00780FAD">
            <w:r>
              <w:t>subclassOf</w:t>
            </w:r>
          </w:p>
        </w:tc>
        <w:tc>
          <w:tcPr>
            <w:tcW w:w="4117"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CE3491">
        <w:trPr>
          <w:cantSplit/>
        </w:trPr>
        <w:tc>
          <w:tcPr>
            <w:tcW w:w="2737" w:type="dxa"/>
            <w:vMerge/>
          </w:tcPr>
          <w:p w14:paraId="0B367C17" w14:textId="77777777" w:rsidR="00780FAD" w:rsidRDefault="00780FAD" w:rsidP="00780FAD"/>
        </w:tc>
        <w:tc>
          <w:tcPr>
            <w:tcW w:w="2496" w:type="dxa"/>
          </w:tcPr>
          <w:p w14:paraId="444338CD" w14:textId="77777777" w:rsidR="00780FAD" w:rsidRDefault="00780FAD" w:rsidP="00780FAD">
            <w:r>
              <w:t>equivalentClass</w:t>
            </w:r>
          </w:p>
        </w:tc>
        <w:tc>
          <w:tcPr>
            <w:tcW w:w="4117"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change:</w:t>
            </w:r>
            <w:r w:rsidR="00780FAD">
              <w:t>manifestationOf only  BusinessEstablishmentPD</w:t>
            </w:r>
          </w:p>
        </w:tc>
      </w:tr>
      <w:tr w:rsidR="00780FAD" w14:paraId="335C0E2C" w14:textId="77777777" w:rsidTr="00CE3491">
        <w:trPr>
          <w:cantSplit/>
        </w:trPr>
        <w:tc>
          <w:tcPr>
            <w:tcW w:w="2737" w:type="dxa"/>
            <w:vMerge/>
          </w:tcPr>
          <w:p w14:paraId="6BB3BF9E" w14:textId="77777777" w:rsidR="00780FAD" w:rsidRDefault="00780FAD" w:rsidP="00780FAD"/>
        </w:tc>
        <w:tc>
          <w:tcPr>
            <w:tcW w:w="2496" w:type="dxa"/>
          </w:tcPr>
          <w:p w14:paraId="69CAEDFB" w14:textId="77777777" w:rsidR="00780FAD" w:rsidRDefault="004B15F3" w:rsidP="00780FAD">
            <w:proofErr w:type="gramStart"/>
            <w:r>
              <w:t>change:</w:t>
            </w:r>
            <w:r w:rsidR="006D5597">
              <w:t>existsAt</w:t>
            </w:r>
            <w:proofErr w:type="gramEnd"/>
          </w:p>
        </w:tc>
        <w:tc>
          <w:tcPr>
            <w:tcW w:w="4117"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CE3491">
        <w:trPr>
          <w:cantSplit/>
        </w:trPr>
        <w:tc>
          <w:tcPr>
            <w:tcW w:w="2737" w:type="dxa"/>
            <w:vMerge/>
          </w:tcPr>
          <w:p w14:paraId="6D988AD1" w14:textId="77777777" w:rsidR="00780FAD" w:rsidRDefault="00780FAD" w:rsidP="00780FAD"/>
        </w:tc>
        <w:tc>
          <w:tcPr>
            <w:tcW w:w="2496" w:type="dxa"/>
          </w:tcPr>
          <w:p w14:paraId="10127628" w14:textId="77777777" w:rsidR="00780FAD" w:rsidRDefault="00671E67" w:rsidP="00780FAD">
            <w:r>
              <w:t>spatial_</w:t>
            </w:r>
            <w:proofErr w:type="gramStart"/>
            <w:r>
              <w:t>loc:</w:t>
            </w:r>
            <w:r w:rsidR="00780FAD">
              <w:t>hasLocation</w:t>
            </w:r>
            <w:proofErr w:type="gramEnd"/>
          </w:p>
        </w:tc>
        <w:tc>
          <w:tcPr>
            <w:tcW w:w="4117"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CE3491">
        <w:trPr>
          <w:cantSplit/>
        </w:trPr>
        <w:tc>
          <w:tcPr>
            <w:tcW w:w="2737" w:type="dxa"/>
            <w:vMerge/>
          </w:tcPr>
          <w:p w14:paraId="0A0F9181" w14:textId="77777777" w:rsidR="00780FAD" w:rsidRDefault="00780FAD" w:rsidP="00780FAD"/>
        </w:tc>
        <w:tc>
          <w:tcPr>
            <w:tcW w:w="2496" w:type="dxa"/>
          </w:tcPr>
          <w:p w14:paraId="124DBC16" w14:textId="77777777" w:rsidR="00780FAD" w:rsidRDefault="004B15F3" w:rsidP="00780FAD">
            <w:proofErr w:type="gramStart"/>
            <w:r>
              <w:t>schema:</w:t>
            </w:r>
            <w:r w:rsidR="00780FAD">
              <w:t>address</w:t>
            </w:r>
            <w:proofErr w:type="gramEnd"/>
          </w:p>
        </w:tc>
        <w:tc>
          <w:tcPr>
            <w:tcW w:w="4117"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CE3491">
        <w:trPr>
          <w:cantSplit/>
        </w:trPr>
        <w:tc>
          <w:tcPr>
            <w:tcW w:w="2737" w:type="dxa"/>
            <w:vMerge w:val="restart"/>
          </w:tcPr>
          <w:p w14:paraId="1AE6F08D" w14:textId="77777777" w:rsidR="00662AF4" w:rsidRDefault="00662AF4" w:rsidP="00662AF4">
            <w:proofErr w:type="gramStart"/>
            <w:r>
              <w:t>tove:OrganizationAgent</w:t>
            </w:r>
            <w:proofErr w:type="gramEnd"/>
          </w:p>
        </w:tc>
        <w:tc>
          <w:tcPr>
            <w:tcW w:w="2496" w:type="dxa"/>
          </w:tcPr>
          <w:p w14:paraId="28A712F0" w14:textId="77777777" w:rsidR="00662AF4" w:rsidRDefault="00662AF4" w:rsidP="00662AF4">
            <w:proofErr w:type="gramStart"/>
            <w:r>
              <w:t>tove:member</w:t>
            </w:r>
            <w:proofErr w:type="gramEnd"/>
            <w:r>
              <w:t>_of</w:t>
            </w:r>
          </w:p>
        </w:tc>
        <w:tc>
          <w:tcPr>
            <w:tcW w:w="4117"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CE3491">
        <w:trPr>
          <w:cantSplit/>
        </w:trPr>
        <w:tc>
          <w:tcPr>
            <w:tcW w:w="2737" w:type="dxa"/>
            <w:vMerge/>
          </w:tcPr>
          <w:p w14:paraId="5348B19F" w14:textId="77777777" w:rsidR="00662AF4" w:rsidRDefault="00662AF4" w:rsidP="00662AF4"/>
        </w:tc>
        <w:tc>
          <w:tcPr>
            <w:tcW w:w="2496" w:type="dxa"/>
          </w:tcPr>
          <w:p w14:paraId="26D301F2" w14:textId="77777777" w:rsidR="00662AF4" w:rsidRDefault="00662AF4" w:rsidP="00662AF4">
            <w:proofErr w:type="gramStart"/>
            <w:r>
              <w:t>tove:plays</w:t>
            </w:r>
            <w:proofErr w:type="gramEnd"/>
          </w:p>
        </w:tc>
        <w:tc>
          <w:tcPr>
            <w:tcW w:w="4117" w:type="dxa"/>
          </w:tcPr>
          <w:p w14:paraId="07FE6AF2" w14:textId="77777777" w:rsidR="00662AF4" w:rsidRDefault="00662AF4" w:rsidP="00662AF4">
            <w:proofErr w:type="gramStart"/>
            <w:r>
              <w:t>only  tove</w:t>
            </w:r>
            <w:proofErr w:type="gramEnd"/>
            <w:r>
              <w:t>:Role</w:t>
            </w:r>
          </w:p>
        </w:tc>
      </w:tr>
      <w:tr w:rsidR="00662AF4" w14:paraId="6A01104A" w14:textId="77777777" w:rsidTr="00CE3491">
        <w:trPr>
          <w:cantSplit/>
        </w:trPr>
        <w:tc>
          <w:tcPr>
            <w:tcW w:w="2737" w:type="dxa"/>
            <w:vMerge/>
          </w:tcPr>
          <w:p w14:paraId="7439247A" w14:textId="77777777" w:rsidR="00662AF4" w:rsidRDefault="00662AF4" w:rsidP="00662AF4"/>
        </w:tc>
        <w:tc>
          <w:tcPr>
            <w:tcW w:w="2496" w:type="dxa"/>
          </w:tcPr>
          <w:p w14:paraId="4F394E96" w14:textId="77777777" w:rsidR="00662AF4" w:rsidRDefault="00662AF4" w:rsidP="00662AF4">
            <w:proofErr w:type="gramStart"/>
            <w:r>
              <w:t>tove:has</w:t>
            </w:r>
            <w:proofErr w:type="gramEnd"/>
            <w:r>
              <w:t>_goal</w:t>
            </w:r>
          </w:p>
        </w:tc>
        <w:tc>
          <w:tcPr>
            <w:tcW w:w="4117"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CE3491">
        <w:trPr>
          <w:cantSplit/>
        </w:trPr>
        <w:tc>
          <w:tcPr>
            <w:tcW w:w="2737" w:type="dxa"/>
            <w:vMerge/>
          </w:tcPr>
          <w:p w14:paraId="45DADE65" w14:textId="77777777" w:rsidR="00662AF4" w:rsidRDefault="00662AF4" w:rsidP="00662AF4"/>
        </w:tc>
        <w:tc>
          <w:tcPr>
            <w:tcW w:w="2496" w:type="dxa"/>
          </w:tcPr>
          <w:p w14:paraId="789297AA" w14:textId="77777777" w:rsidR="00662AF4" w:rsidRDefault="00662AF4" w:rsidP="00662AF4">
            <w:proofErr w:type="gramStart"/>
            <w:r>
              <w:t>tove:has</w:t>
            </w:r>
            <w:proofErr w:type="gramEnd"/>
            <w:r>
              <w:t>_authority</w:t>
            </w:r>
          </w:p>
        </w:tc>
        <w:tc>
          <w:tcPr>
            <w:tcW w:w="4117"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CE3491">
        <w:trPr>
          <w:cantSplit/>
        </w:trPr>
        <w:tc>
          <w:tcPr>
            <w:tcW w:w="2737" w:type="dxa"/>
            <w:vMerge w:val="restart"/>
          </w:tcPr>
          <w:p w14:paraId="37E61ABA" w14:textId="77777777" w:rsidR="00CE3491" w:rsidRDefault="00CE3491" w:rsidP="00662AF4">
            <w:r>
              <w:t>Employee</w:t>
            </w:r>
          </w:p>
        </w:tc>
        <w:tc>
          <w:tcPr>
            <w:tcW w:w="2496" w:type="dxa"/>
          </w:tcPr>
          <w:p w14:paraId="119C251E" w14:textId="77777777" w:rsidR="00CE3491" w:rsidRDefault="00CE3491" w:rsidP="00662AF4">
            <w:r>
              <w:t>subclassOf</w:t>
            </w:r>
          </w:p>
        </w:tc>
        <w:tc>
          <w:tcPr>
            <w:tcW w:w="4117" w:type="dxa"/>
          </w:tcPr>
          <w:p w14:paraId="2E48B7AE" w14:textId="77777777" w:rsidR="00CE3491" w:rsidRDefault="00CE3491" w:rsidP="00662AF4">
            <w:proofErr w:type="gramStart"/>
            <w:r>
              <w:t>tove:OrganizationAgent</w:t>
            </w:r>
            <w:proofErr w:type="gramEnd"/>
          </w:p>
        </w:tc>
      </w:tr>
      <w:tr w:rsidR="00CE3491" w14:paraId="1E168887" w14:textId="77777777" w:rsidTr="00CE3491">
        <w:trPr>
          <w:cantSplit/>
        </w:trPr>
        <w:tc>
          <w:tcPr>
            <w:tcW w:w="2737" w:type="dxa"/>
            <w:vMerge/>
          </w:tcPr>
          <w:p w14:paraId="4EA4CB9E" w14:textId="77777777" w:rsidR="00CE3491" w:rsidRDefault="00CE3491" w:rsidP="00662AF4"/>
        </w:tc>
        <w:tc>
          <w:tcPr>
            <w:tcW w:w="2496" w:type="dxa"/>
          </w:tcPr>
          <w:p w14:paraId="2324536D" w14:textId="77777777" w:rsidR="00CE3491" w:rsidRDefault="00CE3491" w:rsidP="00662AF4">
            <w:r>
              <w:t>employedAs</w:t>
            </w:r>
          </w:p>
        </w:tc>
        <w:tc>
          <w:tcPr>
            <w:tcW w:w="4117" w:type="dxa"/>
          </w:tcPr>
          <w:p w14:paraId="43A14D12" w14:textId="77777777" w:rsidR="00CE3491" w:rsidRDefault="00CE3491" w:rsidP="00662AF4">
            <w:r>
              <w:t>some Occupation</w:t>
            </w:r>
          </w:p>
        </w:tc>
      </w:tr>
      <w:tr w:rsidR="00CE3491" w14:paraId="4B648F63" w14:textId="77777777" w:rsidTr="00CE3491">
        <w:trPr>
          <w:cantSplit/>
        </w:trPr>
        <w:tc>
          <w:tcPr>
            <w:tcW w:w="2737" w:type="dxa"/>
            <w:vMerge/>
          </w:tcPr>
          <w:p w14:paraId="6180667A" w14:textId="77777777" w:rsidR="00CE3491" w:rsidRDefault="00CE3491" w:rsidP="00662AF4"/>
        </w:tc>
        <w:tc>
          <w:tcPr>
            <w:tcW w:w="2496" w:type="dxa"/>
          </w:tcPr>
          <w:p w14:paraId="15E84272" w14:textId="77777777" w:rsidR="00CE3491" w:rsidRDefault="00CE3491" w:rsidP="00662AF4">
            <w:r>
              <w:t>hasPay</w:t>
            </w:r>
          </w:p>
        </w:tc>
        <w:tc>
          <w:tcPr>
            <w:tcW w:w="4117" w:type="dxa"/>
          </w:tcPr>
          <w:p w14:paraId="0A49C704" w14:textId="77777777" w:rsidR="00CE3491" w:rsidRDefault="00CE3491" w:rsidP="00662AF4">
            <w:r>
              <w:t>some Wage or Salary</w:t>
            </w:r>
          </w:p>
        </w:tc>
      </w:tr>
      <w:tr w:rsidR="00CE3491" w14:paraId="77B811CE" w14:textId="77777777" w:rsidTr="00CE3491">
        <w:trPr>
          <w:cantSplit/>
        </w:trPr>
        <w:tc>
          <w:tcPr>
            <w:tcW w:w="2737" w:type="dxa"/>
            <w:vMerge/>
          </w:tcPr>
          <w:p w14:paraId="6BDDA5E0" w14:textId="77777777" w:rsidR="00CE3491" w:rsidRDefault="00CE3491" w:rsidP="00662AF4"/>
        </w:tc>
        <w:tc>
          <w:tcPr>
            <w:tcW w:w="2496" w:type="dxa"/>
          </w:tcPr>
          <w:p w14:paraId="31316535" w14:textId="77777777" w:rsidR="00CE3491" w:rsidRDefault="00CE3491" w:rsidP="00662AF4">
            <w:r>
              <w:t>worksAt</w:t>
            </w:r>
          </w:p>
        </w:tc>
        <w:tc>
          <w:tcPr>
            <w:tcW w:w="4117"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CE3491">
        <w:trPr>
          <w:cantSplit/>
        </w:trPr>
        <w:tc>
          <w:tcPr>
            <w:tcW w:w="2737" w:type="dxa"/>
            <w:vMerge/>
          </w:tcPr>
          <w:p w14:paraId="1F2A0E40" w14:textId="77777777" w:rsidR="00CE3491" w:rsidRDefault="00CE3491" w:rsidP="00662AF4"/>
        </w:tc>
        <w:tc>
          <w:tcPr>
            <w:tcW w:w="2496" w:type="dxa"/>
          </w:tcPr>
          <w:p w14:paraId="2B71617A" w14:textId="403B2261" w:rsidR="00CE3491" w:rsidRPr="00A74095" w:rsidRDefault="00CE3491" w:rsidP="00662AF4">
            <w:r w:rsidRPr="00A74095">
              <w:t>hasEmploymentStatus</w:t>
            </w:r>
          </w:p>
        </w:tc>
        <w:tc>
          <w:tcPr>
            <w:tcW w:w="4117" w:type="dxa"/>
          </w:tcPr>
          <w:p w14:paraId="37B54FF3" w14:textId="0BD78908" w:rsidR="00CE3491" w:rsidRPr="00A74095" w:rsidRDefault="00CE3491" w:rsidP="00662AF4">
            <w:r w:rsidRPr="00A74095">
              <w:t>only EmploymentStatus</w:t>
            </w:r>
          </w:p>
        </w:tc>
      </w:tr>
      <w:tr w:rsidR="00662AF4" w14:paraId="398E58D2" w14:textId="77777777" w:rsidTr="00CE3491">
        <w:trPr>
          <w:cantSplit/>
        </w:trPr>
        <w:tc>
          <w:tcPr>
            <w:tcW w:w="2737" w:type="dxa"/>
            <w:vMerge w:val="restart"/>
          </w:tcPr>
          <w:p w14:paraId="6B9002E5" w14:textId="77777777" w:rsidR="00662AF4" w:rsidRDefault="00662AF4" w:rsidP="00662AF4">
            <w:r>
              <w:t>Wage</w:t>
            </w:r>
          </w:p>
        </w:tc>
        <w:tc>
          <w:tcPr>
            <w:tcW w:w="2496" w:type="dxa"/>
          </w:tcPr>
          <w:p w14:paraId="0ECBFD29" w14:textId="77777777" w:rsidR="00662AF4" w:rsidRDefault="00662AF4" w:rsidP="00662AF4">
            <w:r>
              <w:t>hourlyPay</w:t>
            </w:r>
          </w:p>
        </w:tc>
        <w:tc>
          <w:tcPr>
            <w:tcW w:w="4117" w:type="dxa"/>
          </w:tcPr>
          <w:p w14:paraId="42BBCC03" w14:textId="77777777" w:rsidR="00662AF4" w:rsidRDefault="00662AF4" w:rsidP="00662AF4">
            <w:r>
              <w:t xml:space="preserve">exactly 1 </w:t>
            </w:r>
            <w:proofErr w:type="gramStart"/>
            <w:r>
              <w:t>monetary:MonetaryValue</w:t>
            </w:r>
            <w:proofErr w:type="gramEnd"/>
          </w:p>
        </w:tc>
      </w:tr>
      <w:tr w:rsidR="00662AF4" w14:paraId="3D7ADABE" w14:textId="77777777" w:rsidTr="00CE3491">
        <w:trPr>
          <w:cantSplit/>
        </w:trPr>
        <w:tc>
          <w:tcPr>
            <w:tcW w:w="2737" w:type="dxa"/>
            <w:vMerge/>
          </w:tcPr>
          <w:p w14:paraId="24F23FF1" w14:textId="77777777" w:rsidR="00662AF4" w:rsidRDefault="00662AF4" w:rsidP="00662AF4"/>
        </w:tc>
        <w:tc>
          <w:tcPr>
            <w:tcW w:w="2496" w:type="dxa"/>
          </w:tcPr>
          <w:p w14:paraId="7C8BB73F" w14:textId="77777777" w:rsidR="00662AF4" w:rsidRDefault="00662AF4" w:rsidP="00662AF4">
            <w:r>
              <w:t>overtimePay</w:t>
            </w:r>
          </w:p>
        </w:tc>
        <w:tc>
          <w:tcPr>
            <w:tcW w:w="4117" w:type="dxa"/>
          </w:tcPr>
          <w:p w14:paraId="1701DCA8" w14:textId="77777777" w:rsidR="00662AF4" w:rsidRDefault="00662AF4" w:rsidP="00662AF4">
            <w:proofErr w:type="gramStart"/>
            <w:r>
              <w:t>only  monetary</w:t>
            </w:r>
            <w:proofErr w:type="gramEnd"/>
            <w:r>
              <w:t>:MonetaryValue</w:t>
            </w:r>
          </w:p>
        </w:tc>
      </w:tr>
      <w:tr w:rsidR="00662AF4" w14:paraId="267D6AF1" w14:textId="77777777" w:rsidTr="00CE3491">
        <w:trPr>
          <w:cantSplit/>
        </w:trPr>
        <w:tc>
          <w:tcPr>
            <w:tcW w:w="2737" w:type="dxa"/>
          </w:tcPr>
          <w:p w14:paraId="2D269054" w14:textId="77777777" w:rsidR="00662AF4" w:rsidRDefault="00662AF4" w:rsidP="00662AF4">
            <w:r>
              <w:t>Salary</w:t>
            </w:r>
          </w:p>
        </w:tc>
        <w:tc>
          <w:tcPr>
            <w:tcW w:w="2496" w:type="dxa"/>
          </w:tcPr>
          <w:p w14:paraId="3B7BB02C" w14:textId="77777777" w:rsidR="00662AF4" w:rsidRDefault="00662AF4" w:rsidP="00662AF4">
            <w:r>
              <w:t>hasAnnualPay</w:t>
            </w:r>
          </w:p>
        </w:tc>
        <w:tc>
          <w:tcPr>
            <w:tcW w:w="4117" w:type="dxa"/>
          </w:tcPr>
          <w:p w14:paraId="132250AB" w14:textId="77777777" w:rsidR="00662AF4" w:rsidRDefault="00662AF4" w:rsidP="00662AF4">
            <w:r>
              <w:t xml:space="preserve">exactly </w:t>
            </w:r>
            <w:proofErr w:type="gramStart"/>
            <w:r>
              <w:t>1  monetary</w:t>
            </w:r>
            <w:proofErr w:type="gramEnd"/>
            <w:r>
              <w:t>:MonetaryValue</w:t>
            </w:r>
          </w:p>
        </w:tc>
      </w:tr>
      <w:tr w:rsidR="00F901B1" w14:paraId="20F79FC6" w14:textId="77777777" w:rsidTr="00CE3491">
        <w:trPr>
          <w:cantSplit/>
        </w:trPr>
        <w:tc>
          <w:tcPr>
            <w:tcW w:w="2737" w:type="dxa"/>
          </w:tcPr>
          <w:p w14:paraId="347C6995" w14:textId="77777777" w:rsidR="00F901B1" w:rsidRDefault="00F901B1" w:rsidP="00662AF4">
            <w:proofErr w:type="gramStart"/>
            <w:r>
              <w:t>tove:Activity</w:t>
            </w:r>
            <w:proofErr w:type="gramEnd"/>
          </w:p>
        </w:tc>
        <w:tc>
          <w:tcPr>
            <w:tcW w:w="2496" w:type="dxa"/>
          </w:tcPr>
          <w:p w14:paraId="23EB3E4A" w14:textId="77777777" w:rsidR="00F901B1" w:rsidRDefault="00F901B1" w:rsidP="00662AF4">
            <w:r>
              <w:t>equivalentClass</w:t>
            </w:r>
          </w:p>
        </w:tc>
        <w:tc>
          <w:tcPr>
            <w:tcW w:w="4117" w:type="dxa"/>
          </w:tcPr>
          <w:p w14:paraId="12C16976" w14:textId="77777777" w:rsidR="00F901B1" w:rsidRDefault="00F901B1" w:rsidP="00662AF4">
            <w:proofErr w:type="gramStart"/>
            <w:r>
              <w:t>activity:Activity</w:t>
            </w:r>
            <w:proofErr w:type="gramEnd"/>
          </w:p>
        </w:tc>
      </w:tr>
      <w:tr w:rsidR="00F901B1" w14:paraId="69B077D5" w14:textId="77777777" w:rsidTr="00CE3491">
        <w:trPr>
          <w:cantSplit/>
        </w:trPr>
        <w:tc>
          <w:tcPr>
            <w:tcW w:w="2737" w:type="dxa"/>
          </w:tcPr>
          <w:p w14:paraId="56B9227B" w14:textId="77777777" w:rsidR="00F901B1" w:rsidRDefault="00F901B1" w:rsidP="00662AF4">
            <w:proofErr w:type="gramStart"/>
            <w:r>
              <w:t>tove:Resource</w:t>
            </w:r>
            <w:proofErr w:type="gramEnd"/>
          </w:p>
        </w:tc>
        <w:tc>
          <w:tcPr>
            <w:tcW w:w="2496" w:type="dxa"/>
          </w:tcPr>
          <w:p w14:paraId="176CA154" w14:textId="77777777" w:rsidR="00F901B1" w:rsidRDefault="00F901B1" w:rsidP="00662AF4">
            <w:r>
              <w:t>equivalentClass</w:t>
            </w:r>
          </w:p>
        </w:tc>
        <w:tc>
          <w:tcPr>
            <w:tcW w:w="4117" w:type="dxa"/>
          </w:tcPr>
          <w:p w14:paraId="3D75C26C" w14:textId="77777777" w:rsidR="00F901B1" w:rsidRDefault="00F901B1" w:rsidP="00662AF4">
            <w:proofErr w:type="gramStart"/>
            <w:r>
              <w:t>resource:Resource</w:t>
            </w:r>
            <w:proofErr w:type="gramEnd"/>
          </w:p>
        </w:tc>
      </w:tr>
      <w:tr w:rsidR="007871F4" w14:paraId="4C77C14A" w14:textId="77777777" w:rsidTr="00CE3491">
        <w:trPr>
          <w:cantSplit/>
        </w:trPr>
        <w:tc>
          <w:tcPr>
            <w:tcW w:w="2737" w:type="dxa"/>
          </w:tcPr>
          <w:p w14:paraId="6EBC400D" w14:textId="5A24D5A7" w:rsidR="007871F4" w:rsidRPr="00A74095" w:rsidRDefault="007871F4" w:rsidP="00662AF4">
            <w:r w:rsidRPr="00A74095">
              <w:t>EmploymentStatus</w:t>
            </w:r>
          </w:p>
        </w:tc>
        <w:tc>
          <w:tcPr>
            <w:tcW w:w="2496" w:type="dxa"/>
          </w:tcPr>
          <w:p w14:paraId="46F22596" w14:textId="0D4FCF75" w:rsidR="007871F4" w:rsidRPr="00A74095" w:rsidRDefault="007871F4" w:rsidP="00662AF4">
            <w:r w:rsidRPr="00A74095">
              <w:t>equivalentClass</w:t>
            </w:r>
          </w:p>
        </w:tc>
        <w:tc>
          <w:tcPr>
            <w:tcW w:w="4117" w:type="dxa"/>
          </w:tcPr>
          <w:p w14:paraId="5298D6DD" w14:textId="38089A08" w:rsidR="007871F4" w:rsidRPr="00A74095" w:rsidRDefault="007871F4" w:rsidP="00662AF4">
            <w:r w:rsidRPr="00A74095">
              <w:t>{fulltime_regular, parttime_regular, fulltime_home, parttime_home}</w:t>
            </w:r>
          </w:p>
        </w:tc>
      </w:tr>
      <w:tr w:rsidR="007871F4" w14:paraId="70DFFEE1" w14:textId="77777777" w:rsidTr="00CE3491">
        <w:trPr>
          <w:cantSplit/>
        </w:trPr>
        <w:tc>
          <w:tcPr>
            <w:tcW w:w="2737" w:type="dxa"/>
          </w:tcPr>
          <w:p w14:paraId="01BBD101" w14:textId="202DE362" w:rsidR="007871F4" w:rsidRPr="00324747" w:rsidRDefault="007871F4" w:rsidP="00662AF4">
            <w:r w:rsidRPr="00324747">
              <w:t>GeneralOffice</w:t>
            </w:r>
          </w:p>
        </w:tc>
        <w:tc>
          <w:tcPr>
            <w:tcW w:w="2496" w:type="dxa"/>
          </w:tcPr>
          <w:p w14:paraId="1D4DBC6D" w14:textId="1406840D" w:rsidR="007871F4" w:rsidRPr="00324747" w:rsidRDefault="007871F4" w:rsidP="00662AF4">
            <w:r w:rsidRPr="00324747">
              <w:t>subClassOf</w:t>
            </w:r>
          </w:p>
        </w:tc>
        <w:tc>
          <w:tcPr>
            <w:tcW w:w="4117" w:type="dxa"/>
          </w:tcPr>
          <w:p w14:paraId="4A4269C1" w14:textId="10DE29B6" w:rsidR="007871F4" w:rsidRPr="00324747" w:rsidRDefault="007871F4" w:rsidP="00662AF4">
            <w:r w:rsidRPr="00324747">
              <w:t>Occupation</w:t>
            </w:r>
          </w:p>
        </w:tc>
      </w:tr>
      <w:tr w:rsidR="007871F4" w14:paraId="6E0C520F" w14:textId="77777777" w:rsidTr="00CE3491">
        <w:trPr>
          <w:cantSplit/>
        </w:trPr>
        <w:tc>
          <w:tcPr>
            <w:tcW w:w="2737" w:type="dxa"/>
          </w:tcPr>
          <w:p w14:paraId="7C25CFC6" w14:textId="79200832" w:rsidR="007871F4" w:rsidRPr="00324747" w:rsidRDefault="007871F4" w:rsidP="00662AF4">
            <w:r w:rsidRPr="00324747">
              <w:t>Trades</w:t>
            </w:r>
          </w:p>
        </w:tc>
        <w:tc>
          <w:tcPr>
            <w:tcW w:w="2496" w:type="dxa"/>
          </w:tcPr>
          <w:p w14:paraId="51A0D88A" w14:textId="688090AD" w:rsidR="007871F4" w:rsidRPr="00324747" w:rsidRDefault="007871F4" w:rsidP="00662AF4">
            <w:r w:rsidRPr="00324747">
              <w:t>subClassOf</w:t>
            </w:r>
          </w:p>
        </w:tc>
        <w:tc>
          <w:tcPr>
            <w:tcW w:w="4117" w:type="dxa"/>
          </w:tcPr>
          <w:p w14:paraId="229FF87B" w14:textId="1A38DD86" w:rsidR="007871F4" w:rsidRPr="00324747" w:rsidRDefault="007871F4" w:rsidP="00662AF4">
            <w:r w:rsidRPr="00324747">
              <w:t>Occupation</w:t>
            </w:r>
          </w:p>
        </w:tc>
      </w:tr>
      <w:tr w:rsidR="007871F4" w14:paraId="2C9DD810" w14:textId="77777777" w:rsidTr="00CE3491">
        <w:trPr>
          <w:cantSplit/>
        </w:trPr>
        <w:tc>
          <w:tcPr>
            <w:tcW w:w="2737" w:type="dxa"/>
          </w:tcPr>
          <w:p w14:paraId="25DE9F35" w14:textId="39C2B94E" w:rsidR="007871F4" w:rsidRPr="00324747" w:rsidRDefault="007871F4" w:rsidP="00662AF4">
            <w:r w:rsidRPr="00324747">
              <w:t>Professional</w:t>
            </w:r>
          </w:p>
        </w:tc>
        <w:tc>
          <w:tcPr>
            <w:tcW w:w="2496" w:type="dxa"/>
          </w:tcPr>
          <w:p w14:paraId="688E89BF" w14:textId="2BC744FC" w:rsidR="007871F4" w:rsidRPr="00324747" w:rsidRDefault="007871F4" w:rsidP="00662AF4">
            <w:r w:rsidRPr="00324747">
              <w:t>subClassOf</w:t>
            </w:r>
          </w:p>
        </w:tc>
        <w:tc>
          <w:tcPr>
            <w:tcW w:w="4117" w:type="dxa"/>
          </w:tcPr>
          <w:p w14:paraId="3F4747E4" w14:textId="5B5752BC" w:rsidR="007871F4" w:rsidRPr="00324747" w:rsidRDefault="007871F4" w:rsidP="00662AF4">
            <w:r w:rsidRPr="00324747">
              <w:t>Occupation</w:t>
            </w:r>
          </w:p>
        </w:tc>
      </w:tr>
      <w:tr w:rsidR="007871F4" w14:paraId="2624A435" w14:textId="77777777" w:rsidTr="00CE3491">
        <w:trPr>
          <w:cantSplit/>
        </w:trPr>
        <w:tc>
          <w:tcPr>
            <w:tcW w:w="2737" w:type="dxa"/>
          </w:tcPr>
          <w:p w14:paraId="43FF8F4F" w14:textId="4459DE57" w:rsidR="007871F4" w:rsidRPr="00324747" w:rsidRDefault="007871F4" w:rsidP="00662AF4">
            <w:r w:rsidRPr="00324747">
              <w:t>Sales</w:t>
            </w:r>
          </w:p>
        </w:tc>
        <w:tc>
          <w:tcPr>
            <w:tcW w:w="2496" w:type="dxa"/>
          </w:tcPr>
          <w:p w14:paraId="3E299E12" w14:textId="2E93A689" w:rsidR="007871F4" w:rsidRPr="00324747" w:rsidRDefault="007871F4" w:rsidP="00662AF4">
            <w:r w:rsidRPr="00324747">
              <w:t>subClassOf</w:t>
            </w:r>
          </w:p>
        </w:tc>
        <w:tc>
          <w:tcPr>
            <w:tcW w:w="4117" w:type="dxa"/>
          </w:tcPr>
          <w:p w14:paraId="5DA1E03E" w14:textId="63E4DA02" w:rsidR="007871F4" w:rsidRPr="00324747" w:rsidRDefault="007871F4" w:rsidP="00662AF4">
            <w:r w:rsidRPr="00324747">
              <w:t>Occupation</w:t>
            </w:r>
          </w:p>
        </w:tc>
      </w:tr>
      <w:tr w:rsidR="007871F4" w14:paraId="606136D1" w14:textId="77777777" w:rsidTr="00CE3491">
        <w:trPr>
          <w:cantSplit/>
        </w:trPr>
        <w:tc>
          <w:tcPr>
            <w:tcW w:w="2737" w:type="dxa"/>
          </w:tcPr>
          <w:p w14:paraId="7AB953A1" w14:textId="5BFBCA02" w:rsidR="007871F4" w:rsidRPr="00324747" w:rsidRDefault="007871F4" w:rsidP="00662AF4">
            <w:r w:rsidRPr="00324747">
              <w:t>EducationalInstitution</w:t>
            </w:r>
          </w:p>
        </w:tc>
        <w:tc>
          <w:tcPr>
            <w:tcW w:w="2496" w:type="dxa"/>
          </w:tcPr>
          <w:p w14:paraId="32CA3EA0" w14:textId="302EA08B" w:rsidR="007871F4" w:rsidRPr="00324747" w:rsidRDefault="007871F4" w:rsidP="00662AF4">
            <w:r w:rsidRPr="00324747">
              <w:t>subClassOf</w:t>
            </w:r>
          </w:p>
        </w:tc>
        <w:tc>
          <w:tcPr>
            <w:tcW w:w="4117" w:type="dxa"/>
          </w:tcPr>
          <w:p w14:paraId="13D152C6" w14:textId="08FD228C" w:rsidR="007871F4" w:rsidRPr="00324747" w:rsidRDefault="007871F4" w:rsidP="00662AF4">
            <w:r w:rsidRPr="00324747">
              <w:t>Organization</w:t>
            </w:r>
          </w:p>
        </w:tc>
      </w:tr>
      <w:tr w:rsidR="00CE6297" w14:paraId="61C1DA5C" w14:textId="77777777" w:rsidTr="00CE3491">
        <w:trPr>
          <w:cantSplit/>
        </w:trPr>
        <w:tc>
          <w:tcPr>
            <w:tcW w:w="2737" w:type="dxa"/>
            <w:vMerge w:val="restart"/>
          </w:tcPr>
          <w:p w14:paraId="333D72BD" w14:textId="6867D973" w:rsidR="00CE6297" w:rsidRPr="00CE6297" w:rsidRDefault="00CE6297" w:rsidP="00662AF4">
            <w:r w:rsidRPr="00CE6297">
              <w:t>Student</w:t>
            </w:r>
          </w:p>
        </w:tc>
        <w:tc>
          <w:tcPr>
            <w:tcW w:w="2496" w:type="dxa"/>
          </w:tcPr>
          <w:p w14:paraId="57677E85" w14:textId="6B91AD5D" w:rsidR="00CE6297" w:rsidRPr="00CE6297" w:rsidRDefault="00CE6297" w:rsidP="00662AF4">
            <w:r w:rsidRPr="00CE6297">
              <w:t>subClassOf</w:t>
            </w:r>
          </w:p>
        </w:tc>
        <w:tc>
          <w:tcPr>
            <w:tcW w:w="4117" w:type="dxa"/>
          </w:tcPr>
          <w:p w14:paraId="386DA78F" w14:textId="5405937B" w:rsidR="00CE6297" w:rsidRPr="00CE6297" w:rsidRDefault="00CE6297" w:rsidP="00662AF4">
            <w:r w:rsidRPr="00CE6297">
              <w:t>OrganizationAgent</w:t>
            </w:r>
          </w:p>
        </w:tc>
      </w:tr>
      <w:tr w:rsidR="00CE6297" w14:paraId="77219F2C" w14:textId="77777777" w:rsidTr="00CE3491">
        <w:trPr>
          <w:cantSplit/>
        </w:trPr>
        <w:tc>
          <w:tcPr>
            <w:tcW w:w="2737" w:type="dxa"/>
            <w:vMerge/>
          </w:tcPr>
          <w:p w14:paraId="25F491F5" w14:textId="77777777" w:rsidR="00CE6297" w:rsidRPr="00CE6297" w:rsidRDefault="00CE6297" w:rsidP="00662AF4"/>
        </w:tc>
        <w:tc>
          <w:tcPr>
            <w:tcW w:w="2496" w:type="dxa"/>
          </w:tcPr>
          <w:p w14:paraId="3290281D" w14:textId="6B56242E" w:rsidR="00CE6297" w:rsidRPr="00CE6297" w:rsidRDefault="00CE6297" w:rsidP="00662AF4">
            <w:r w:rsidRPr="00CE6297">
              <w:t>enrolledIn</w:t>
            </w:r>
          </w:p>
        </w:tc>
        <w:tc>
          <w:tcPr>
            <w:tcW w:w="4117" w:type="dxa"/>
          </w:tcPr>
          <w:p w14:paraId="5F5FBEA5" w14:textId="76787CCF" w:rsidR="00CE6297" w:rsidRPr="00CE6297" w:rsidRDefault="00CE6297" w:rsidP="00662AF4">
            <w:r w:rsidRPr="00CE6297">
              <w:t>min 1 EducationalInstitution</w:t>
            </w:r>
          </w:p>
        </w:tc>
      </w:tr>
    </w:tbl>
    <w:p w14:paraId="31F214F9" w14:textId="77777777" w:rsidR="00944B19" w:rsidRDefault="00944B19" w:rsidP="00EA354A">
      <w:pPr>
        <w:rPr>
          <w:b/>
        </w:rPr>
      </w:pP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5"/>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77777777" w:rsidR="004B15F3" w:rsidRDefault="004B15F3" w:rsidP="009E4A69">
      <w:pPr>
        <w:pStyle w:val="ListParagraph"/>
      </w:pPr>
      <w:r>
        <w:t>schema.org (vocabulary)</w:t>
      </w:r>
    </w:p>
    <w:p w14:paraId="0745ADF0" w14:textId="77777777" w:rsidR="00D01F8A" w:rsidRDefault="00D01F8A" w:rsidP="00EA354A">
      <w:pPr>
        <w:pStyle w:val="Heading2"/>
      </w:pPr>
      <w:bookmarkStart w:id="95" w:name="_Toc523308981"/>
      <w:r>
        <w:t>Building Ontology</w:t>
      </w:r>
      <w:bookmarkEnd w:id="95"/>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 xml:space="preserve">nit may contain some Facilities, e.g. kitchen, </w:t>
      </w:r>
      <w:proofErr w:type="gramStart"/>
      <w:r w:rsidR="00582038">
        <w:t>bath.(</w:t>
      </w:r>
      <w:proofErr w:type="gramEnd"/>
      <w:r w:rsidR="00582038">
        <w:t>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2515AE">
        <w:trPr>
          <w:cantSplit/>
        </w:trPr>
        <w:tc>
          <w:tcPr>
            <w:tcW w:w="2126" w:type="dxa"/>
            <w:shd w:val="clear" w:color="auto" w:fill="00FFFF"/>
          </w:tcPr>
          <w:p w14:paraId="22E9D882" w14:textId="77777777" w:rsidR="00547880" w:rsidRDefault="00547880" w:rsidP="002515AE">
            <w:r>
              <w:t>Object</w:t>
            </w:r>
          </w:p>
        </w:tc>
        <w:tc>
          <w:tcPr>
            <w:tcW w:w="2564" w:type="dxa"/>
            <w:shd w:val="clear" w:color="auto" w:fill="00FFFF"/>
          </w:tcPr>
          <w:p w14:paraId="0023C055" w14:textId="77777777" w:rsidR="00547880" w:rsidRDefault="00547880" w:rsidP="002515AE">
            <w:r>
              <w:t>Property</w:t>
            </w:r>
          </w:p>
        </w:tc>
        <w:tc>
          <w:tcPr>
            <w:tcW w:w="4886" w:type="dxa"/>
            <w:shd w:val="clear" w:color="auto" w:fill="00FFFF"/>
          </w:tcPr>
          <w:p w14:paraId="76962CD4" w14:textId="77777777" w:rsidR="00547880" w:rsidRDefault="00547880" w:rsidP="002515AE">
            <w:r>
              <w:t>Value</w:t>
            </w:r>
          </w:p>
        </w:tc>
      </w:tr>
      <w:tr w:rsidR="003D78DD" w14:paraId="0ACF058D" w14:textId="77777777" w:rsidTr="002515AE">
        <w:trPr>
          <w:cantSplit/>
        </w:trPr>
        <w:tc>
          <w:tcPr>
            <w:tcW w:w="2126" w:type="dxa"/>
            <w:vMerge w:val="restart"/>
          </w:tcPr>
          <w:p w14:paraId="6F6B50EC" w14:textId="77777777" w:rsidR="003D78DD" w:rsidRDefault="003D78DD" w:rsidP="003D78DD">
            <w:r>
              <w:t>Building</w:t>
            </w:r>
            <w:r w:rsidR="007C53F3">
              <w:t>PD</w:t>
            </w:r>
          </w:p>
        </w:tc>
        <w:tc>
          <w:tcPr>
            <w:tcW w:w="2564" w:type="dxa"/>
          </w:tcPr>
          <w:p w14:paraId="030C52F7" w14:textId="77777777" w:rsidR="003D78DD" w:rsidRDefault="003D78DD" w:rsidP="003D78DD">
            <w:r>
              <w:t>subClassOf</w:t>
            </w:r>
          </w:p>
        </w:tc>
        <w:tc>
          <w:tcPr>
            <w:tcW w:w="4886"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2515AE">
        <w:trPr>
          <w:cantSplit/>
        </w:trPr>
        <w:tc>
          <w:tcPr>
            <w:tcW w:w="2126" w:type="dxa"/>
            <w:vMerge/>
          </w:tcPr>
          <w:p w14:paraId="4314992D" w14:textId="77777777" w:rsidR="003D78DD" w:rsidRDefault="003D78DD" w:rsidP="003D78DD"/>
        </w:tc>
        <w:tc>
          <w:tcPr>
            <w:tcW w:w="2564" w:type="dxa"/>
          </w:tcPr>
          <w:p w14:paraId="08452F51" w14:textId="77777777" w:rsidR="003D78DD" w:rsidRDefault="003D78DD" w:rsidP="003D78DD">
            <w:r>
              <w:t>equivalentClass</w:t>
            </w:r>
          </w:p>
        </w:tc>
        <w:tc>
          <w:tcPr>
            <w:tcW w:w="4886"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2515AE">
        <w:trPr>
          <w:cantSplit/>
        </w:trPr>
        <w:tc>
          <w:tcPr>
            <w:tcW w:w="2126" w:type="dxa"/>
            <w:vMerge/>
          </w:tcPr>
          <w:p w14:paraId="64C2CE87" w14:textId="77777777" w:rsidR="003D78DD" w:rsidRDefault="003D78DD" w:rsidP="003D78DD"/>
        </w:tc>
        <w:tc>
          <w:tcPr>
            <w:tcW w:w="2564" w:type="dxa"/>
          </w:tcPr>
          <w:p w14:paraId="2079EC02" w14:textId="77777777" w:rsidR="003D78DD" w:rsidRDefault="00E72332" w:rsidP="003D78DD">
            <w:proofErr w:type="gramStart"/>
            <w:r>
              <w:t>change:</w:t>
            </w:r>
            <w:r w:rsidR="006D5597">
              <w:t>existsAt</w:t>
            </w:r>
            <w:proofErr w:type="gramEnd"/>
          </w:p>
        </w:tc>
        <w:tc>
          <w:tcPr>
            <w:tcW w:w="4886" w:type="dxa"/>
          </w:tcPr>
          <w:p w14:paraId="005FCFD6" w14:textId="77777777" w:rsidR="003D78DD" w:rsidRDefault="003D78DD" w:rsidP="003D78DD">
            <w:r>
              <w:t>exactly 1 Interval</w:t>
            </w:r>
          </w:p>
        </w:tc>
      </w:tr>
      <w:tr w:rsidR="003D78DD" w14:paraId="5F49AF87" w14:textId="77777777" w:rsidTr="002515AE">
        <w:trPr>
          <w:cantSplit/>
        </w:trPr>
        <w:tc>
          <w:tcPr>
            <w:tcW w:w="2126" w:type="dxa"/>
            <w:vMerge w:val="restart"/>
          </w:tcPr>
          <w:p w14:paraId="19CE150F" w14:textId="77777777" w:rsidR="003D78DD" w:rsidRDefault="003D78DD" w:rsidP="003D78DD">
            <w:r>
              <w:t>Building</w:t>
            </w:r>
          </w:p>
        </w:tc>
        <w:tc>
          <w:tcPr>
            <w:tcW w:w="2564" w:type="dxa"/>
          </w:tcPr>
          <w:p w14:paraId="120AAC34" w14:textId="77777777" w:rsidR="003D78DD" w:rsidRDefault="003D78DD" w:rsidP="003D78DD">
            <w:r>
              <w:t>equivalentClass</w:t>
            </w:r>
          </w:p>
        </w:tc>
        <w:tc>
          <w:tcPr>
            <w:tcW w:w="4886"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2515AE">
        <w:trPr>
          <w:cantSplit/>
        </w:trPr>
        <w:tc>
          <w:tcPr>
            <w:tcW w:w="2126" w:type="dxa"/>
            <w:vMerge/>
          </w:tcPr>
          <w:p w14:paraId="28DFC8ED" w14:textId="77777777" w:rsidR="003D78DD" w:rsidRDefault="003D78DD" w:rsidP="003D78DD"/>
        </w:tc>
        <w:tc>
          <w:tcPr>
            <w:tcW w:w="2564" w:type="dxa"/>
          </w:tcPr>
          <w:p w14:paraId="2C2C01BE" w14:textId="77777777" w:rsidR="003D78DD" w:rsidRDefault="003D78DD" w:rsidP="003D78DD">
            <w:r>
              <w:t>subClassOf</w:t>
            </w:r>
          </w:p>
        </w:tc>
        <w:tc>
          <w:tcPr>
            <w:tcW w:w="4886"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2515AE">
        <w:trPr>
          <w:cantSplit/>
        </w:trPr>
        <w:tc>
          <w:tcPr>
            <w:tcW w:w="2126" w:type="dxa"/>
            <w:vMerge/>
          </w:tcPr>
          <w:p w14:paraId="03CB4DF0" w14:textId="77777777" w:rsidR="003D78DD" w:rsidRDefault="003D78DD" w:rsidP="003D78DD"/>
        </w:tc>
        <w:tc>
          <w:tcPr>
            <w:tcW w:w="2564" w:type="dxa"/>
          </w:tcPr>
          <w:p w14:paraId="29799AF9" w14:textId="77777777" w:rsidR="003D78DD" w:rsidRDefault="00E72332" w:rsidP="003D78DD">
            <w:proofErr w:type="gramStart"/>
            <w:r>
              <w:t>change:</w:t>
            </w:r>
            <w:r w:rsidR="006D5597">
              <w:t>existsAt</w:t>
            </w:r>
            <w:proofErr w:type="gramEnd"/>
          </w:p>
        </w:tc>
        <w:tc>
          <w:tcPr>
            <w:tcW w:w="4886" w:type="dxa"/>
          </w:tcPr>
          <w:p w14:paraId="393B116F" w14:textId="77777777" w:rsidR="003D78DD" w:rsidRDefault="003D78DD" w:rsidP="003D78DD">
            <w:r>
              <w:t>exactly 1 TemporalEntity</w:t>
            </w:r>
          </w:p>
        </w:tc>
      </w:tr>
      <w:tr w:rsidR="003D78DD" w14:paraId="479911EE" w14:textId="77777777" w:rsidTr="002515AE">
        <w:trPr>
          <w:cantSplit/>
        </w:trPr>
        <w:tc>
          <w:tcPr>
            <w:tcW w:w="2126" w:type="dxa"/>
            <w:vMerge/>
          </w:tcPr>
          <w:p w14:paraId="0BF3E667" w14:textId="77777777" w:rsidR="003D78DD" w:rsidRDefault="003D78DD" w:rsidP="003D78DD"/>
        </w:tc>
        <w:tc>
          <w:tcPr>
            <w:tcW w:w="2564" w:type="dxa"/>
          </w:tcPr>
          <w:p w14:paraId="26DABBAF" w14:textId="77777777" w:rsidR="003D78DD" w:rsidRDefault="00E72332" w:rsidP="003D78DD">
            <w:r>
              <w:t>spatial_</w:t>
            </w:r>
            <w:proofErr w:type="gramStart"/>
            <w:r>
              <w:t>loc:</w:t>
            </w:r>
            <w:r w:rsidR="003D78DD">
              <w:t>hasLocation</w:t>
            </w:r>
            <w:proofErr w:type="gramEnd"/>
          </w:p>
        </w:tc>
        <w:tc>
          <w:tcPr>
            <w:tcW w:w="4886"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2515AE">
        <w:trPr>
          <w:cantSplit/>
        </w:trPr>
        <w:tc>
          <w:tcPr>
            <w:tcW w:w="2126" w:type="dxa"/>
            <w:vMerge/>
          </w:tcPr>
          <w:p w14:paraId="5651B545" w14:textId="77777777" w:rsidR="003D78DD" w:rsidRDefault="003D78DD" w:rsidP="003D78DD"/>
        </w:tc>
        <w:tc>
          <w:tcPr>
            <w:tcW w:w="2564" w:type="dxa"/>
          </w:tcPr>
          <w:p w14:paraId="17A401CB" w14:textId="77777777" w:rsidR="003D78DD" w:rsidRDefault="00A5128B" w:rsidP="003D78DD">
            <w:proofErr w:type="gramStart"/>
            <w:r>
              <w:t>monetary:</w:t>
            </w:r>
            <w:r w:rsidR="003D78DD">
              <w:t>hasValue</w:t>
            </w:r>
            <w:proofErr w:type="gramEnd"/>
          </w:p>
        </w:tc>
        <w:tc>
          <w:tcPr>
            <w:tcW w:w="4886" w:type="dxa"/>
          </w:tcPr>
          <w:p w14:paraId="09E5878A" w14:textId="77777777" w:rsidR="003D78DD" w:rsidRDefault="003D78DD" w:rsidP="003D78DD">
            <w:r>
              <w:t xml:space="preserve">only </w:t>
            </w:r>
            <w:proofErr w:type="gramStart"/>
            <w:r w:rsidR="00E72332">
              <w:t>monetary:</w:t>
            </w:r>
            <w:r>
              <w:t>MonetaryValue</w:t>
            </w:r>
            <w:proofErr w:type="gramEnd"/>
          </w:p>
        </w:tc>
      </w:tr>
      <w:tr w:rsidR="003D78DD" w14:paraId="2A1948A6" w14:textId="77777777" w:rsidTr="002515AE">
        <w:trPr>
          <w:cantSplit/>
        </w:trPr>
        <w:tc>
          <w:tcPr>
            <w:tcW w:w="2126" w:type="dxa"/>
            <w:vMerge/>
          </w:tcPr>
          <w:p w14:paraId="5EC8A01E" w14:textId="77777777" w:rsidR="003D78DD" w:rsidRDefault="003D78DD" w:rsidP="003D78DD"/>
        </w:tc>
        <w:tc>
          <w:tcPr>
            <w:tcW w:w="2564" w:type="dxa"/>
          </w:tcPr>
          <w:p w14:paraId="51B37F55" w14:textId="77777777" w:rsidR="003D78DD" w:rsidRDefault="00943A38" w:rsidP="003D78DD">
            <w:proofErr w:type="gramStart"/>
            <w:r>
              <w:t>mereology:contains</w:t>
            </w:r>
            <w:proofErr w:type="gramEnd"/>
          </w:p>
        </w:tc>
        <w:tc>
          <w:tcPr>
            <w:tcW w:w="4886" w:type="dxa"/>
          </w:tcPr>
          <w:p w14:paraId="6E28B0F3" w14:textId="77777777" w:rsidR="003D78DD" w:rsidRDefault="003D78DD" w:rsidP="003D78DD">
            <w:r>
              <w:t>only BuildingUnit</w:t>
            </w:r>
          </w:p>
        </w:tc>
      </w:tr>
      <w:tr w:rsidR="003D78DD" w14:paraId="2112C093" w14:textId="77777777" w:rsidTr="002515AE">
        <w:trPr>
          <w:cantSplit/>
        </w:trPr>
        <w:tc>
          <w:tcPr>
            <w:tcW w:w="2126" w:type="dxa"/>
          </w:tcPr>
          <w:p w14:paraId="2704D136" w14:textId="77777777" w:rsidR="003D78DD" w:rsidRDefault="003D78DD" w:rsidP="003D78DD">
            <w:r>
              <w:t>House</w:t>
            </w:r>
          </w:p>
        </w:tc>
        <w:tc>
          <w:tcPr>
            <w:tcW w:w="2564" w:type="dxa"/>
          </w:tcPr>
          <w:p w14:paraId="7EDAD456" w14:textId="77777777" w:rsidR="003D78DD" w:rsidRDefault="003D78DD" w:rsidP="003D78DD">
            <w:r>
              <w:t>subclassOf</w:t>
            </w:r>
          </w:p>
        </w:tc>
        <w:tc>
          <w:tcPr>
            <w:tcW w:w="4886" w:type="dxa"/>
          </w:tcPr>
          <w:p w14:paraId="2C10F1A3" w14:textId="77777777" w:rsidR="003D78DD" w:rsidRDefault="003D78DD" w:rsidP="003D78DD">
            <w:r w:rsidRPr="00BB59DD">
              <w:t>Building</w:t>
            </w:r>
          </w:p>
        </w:tc>
      </w:tr>
      <w:tr w:rsidR="003D78DD" w14:paraId="516A5430" w14:textId="77777777" w:rsidTr="002515AE">
        <w:trPr>
          <w:cantSplit/>
        </w:trPr>
        <w:tc>
          <w:tcPr>
            <w:tcW w:w="2126" w:type="dxa"/>
          </w:tcPr>
          <w:p w14:paraId="67729061" w14:textId="77777777" w:rsidR="003D78DD" w:rsidRDefault="003D78DD" w:rsidP="003D78DD">
            <w:r>
              <w:t>ApartmentBuilding</w:t>
            </w:r>
          </w:p>
        </w:tc>
        <w:tc>
          <w:tcPr>
            <w:tcW w:w="2564" w:type="dxa"/>
          </w:tcPr>
          <w:p w14:paraId="3119D64B" w14:textId="77777777" w:rsidR="003D78DD" w:rsidRDefault="003D78DD" w:rsidP="003D78DD">
            <w:r>
              <w:t>subclassOf</w:t>
            </w:r>
          </w:p>
        </w:tc>
        <w:tc>
          <w:tcPr>
            <w:tcW w:w="4886" w:type="dxa"/>
          </w:tcPr>
          <w:p w14:paraId="473EDB27" w14:textId="77777777" w:rsidR="003D78DD" w:rsidRDefault="003D78DD" w:rsidP="003D78DD">
            <w:r w:rsidRPr="00BB59DD">
              <w:t>Building</w:t>
            </w:r>
          </w:p>
        </w:tc>
      </w:tr>
      <w:tr w:rsidR="003D78DD" w14:paraId="4A556DAA" w14:textId="77777777" w:rsidTr="002515AE">
        <w:trPr>
          <w:cantSplit/>
        </w:trPr>
        <w:tc>
          <w:tcPr>
            <w:tcW w:w="2126" w:type="dxa"/>
          </w:tcPr>
          <w:p w14:paraId="772C9A4A" w14:textId="77777777" w:rsidR="003D78DD" w:rsidRDefault="003D78DD" w:rsidP="003D78DD">
            <w:r>
              <w:t>OfficeBuilding</w:t>
            </w:r>
          </w:p>
        </w:tc>
        <w:tc>
          <w:tcPr>
            <w:tcW w:w="2564" w:type="dxa"/>
          </w:tcPr>
          <w:p w14:paraId="0527F575" w14:textId="77777777" w:rsidR="003D78DD" w:rsidRDefault="003D78DD" w:rsidP="003D78DD">
            <w:r>
              <w:t>subclassOf</w:t>
            </w:r>
          </w:p>
        </w:tc>
        <w:tc>
          <w:tcPr>
            <w:tcW w:w="4886" w:type="dxa"/>
          </w:tcPr>
          <w:p w14:paraId="6900449F" w14:textId="77777777" w:rsidR="003D78DD" w:rsidRDefault="003D78DD" w:rsidP="003D78DD">
            <w:r w:rsidRPr="00BB59DD">
              <w:t>Building</w:t>
            </w:r>
          </w:p>
        </w:tc>
      </w:tr>
      <w:tr w:rsidR="003D78DD" w14:paraId="45B565D5" w14:textId="77777777" w:rsidTr="002515AE">
        <w:trPr>
          <w:cantSplit/>
        </w:trPr>
        <w:tc>
          <w:tcPr>
            <w:tcW w:w="2126" w:type="dxa"/>
          </w:tcPr>
          <w:p w14:paraId="4A5CEDCC" w14:textId="77777777" w:rsidR="003D78DD" w:rsidRDefault="003D78DD" w:rsidP="003D78DD">
            <w:r>
              <w:t>IndustrialBuilding</w:t>
            </w:r>
          </w:p>
        </w:tc>
        <w:tc>
          <w:tcPr>
            <w:tcW w:w="2564" w:type="dxa"/>
          </w:tcPr>
          <w:p w14:paraId="6A1B792F" w14:textId="77777777" w:rsidR="003D78DD" w:rsidRDefault="003D78DD" w:rsidP="003D78DD">
            <w:r>
              <w:t>subclassOf</w:t>
            </w:r>
          </w:p>
        </w:tc>
        <w:tc>
          <w:tcPr>
            <w:tcW w:w="4886" w:type="dxa"/>
          </w:tcPr>
          <w:p w14:paraId="3B04E441" w14:textId="77777777" w:rsidR="003D78DD" w:rsidRDefault="003D78DD" w:rsidP="003D78DD">
            <w:r w:rsidRPr="00BB59DD">
              <w:t>Building</w:t>
            </w:r>
          </w:p>
        </w:tc>
      </w:tr>
      <w:tr w:rsidR="005D44C9" w14:paraId="1F0D9BBB" w14:textId="77777777" w:rsidTr="002515AE">
        <w:trPr>
          <w:cantSplit/>
        </w:trPr>
        <w:tc>
          <w:tcPr>
            <w:tcW w:w="2126" w:type="dxa"/>
            <w:vMerge w:val="restart"/>
          </w:tcPr>
          <w:p w14:paraId="5B107C83" w14:textId="77777777" w:rsidR="005D44C9" w:rsidRDefault="005D44C9" w:rsidP="00FE6277">
            <w:r>
              <w:t>BuildingUnit</w:t>
            </w:r>
            <w:r w:rsidR="007C53F3">
              <w:t>PD</w:t>
            </w:r>
          </w:p>
        </w:tc>
        <w:tc>
          <w:tcPr>
            <w:tcW w:w="2564" w:type="dxa"/>
          </w:tcPr>
          <w:p w14:paraId="22858928" w14:textId="77777777" w:rsidR="005D44C9" w:rsidRDefault="005D44C9" w:rsidP="003D78DD">
            <w:r>
              <w:t>subclassOf</w:t>
            </w:r>
          </w:p>
        </w:tc>
        <w:tc>
          <w:tcPr>
            <w:tcW w:w="4886" w:type="dxa"/>
          </w:tcPr>
          <w:p w14:paraId="77EB75A8" w14:textId="77777777" w:rsidR="005D44C9" w:rsidRDefault="00E72332" w:rsidP="003D78DD">
            <w:proofErr w:type="gramStart"/>
            <w:r>
              <w:t>change:</w:t>
            </w:r>
            <w:r w:rsidR="005D44C9">
              <w:t>TimeVaryingConcept</w:t>
            </w:r>
            <w:proofErr w:type="gramEnd"/>
          </w:p>
        </w:tc>
      </w:tr>
      <w:tr w:rsidR="005D44C9" w14:paraId="1BE9E58B" w14:textId="77777777" w:rsidTr="002515AE">
        <w:trPr>
          <w:cantSplit/>
        </w:trPr>
        <w:tc>
          <w:tcPr>
            <w:tcW w:w="2126" w:type="dxa"/>
            <w:vMerge/>
          </w:tcPr>
          <w:p w14:paraId="681C0569" w14:textId="77777777" w:rsidR="005D44C9" w:rsidRDefault="005D44C9" w:rsidP="005D44C9"/>
        </w:tc>
        <w:tc>
          <w:tcPr>
            <w:tcW w:w="2564" w:type="dxa"/>
          </w:tcPr>
          <w:p w14:paraId="16087AFE" w14:textId="77777777" w:rsidR="005D44C9" w:rsidRDefault="00E72332" w:rsidP="005D44C9">
            <w:proofErr w:type="gramStart"/>
            <w:r>
              <w:t>change:</w:t>
            </w:r>
            <w:r w:rsidR="006D5597">
              <w:t>existsAt</w:t>
            </w:r>
            <w:proofErr w:type="gramEnd"/>
          </w:p>
        </w:tc>
        <w:tc>
          <w:tcPr>
            <w:tcW w:w="4886" w:type="dxa"/>
          </w:tcPr>
          <w:p w14:paraId="5E6320B0" w14:textId="77777777" w:rsidR="005D44C9" w:rsidRDefault="005D44C9" w:rsidP="005D44C9">
            <w:r>
              <w:t>exactly 1 Interval</w:t>
            </w:r>
          </w:p>
        </w:tc>
      </w:tr>
      <w:tr w:rsidR="005D44C9" w14:paraId="55E7FFD6" w14:textId="77777777" w:rsidTr="002515AE">
        <w:trPr>
          <w:cantSplit/>
        </w:trPr>
        <w:tc>
          <w:tcPr>
            <w:tcW w:w="2126" w:type="dxa"/>
            <w:vMerge/>
          </w:tcPr>
          <w:p w14:paraId="7717C4A8" w14:textId="77777777" w:rsidR="005D44C9" w:rsidRDefault="005D44C9" w:rsidP="005D44C9"/>
        </w:tc>
        <w:tc>
          <w:tcPr>
            <w:tcW w:w="2564" w:type="dxa"/>
          </w:tcPr>
          <w:p w14:paraId="65E065F4" w14:textId="77777777" w:rsidR="005D44C9" w:rsidRDefault="005D44C9" w:rsidP="005D44C9">
            <w:r>
              <w:t>equivalentClass</w:t>
            </w:r>
          </w:p>
        </w:tc>
        <w:tc>
          <w:tcPr>
            <w:tcW w:w="4886" w:type="dxa"/>
          </w:tcPr>
          <w:p w14:paraId="6CB42478" w14:textId="77777777" w:rsidR="005D44C9" w:rsidRDefault="00E72332" w:rsidP="007C53F3">
            <w:proofErr w:type="gramStart"/>
            <w:r>
              <w:t>change:</w:t>
            </w:r>
            <w:r w:rsidR="005D44C9">
              <w:t>hasMa</w:t>
            </w:r>
            <w:r w:rsidR="007C53F3">
              <w:t>nifestation</w:t>
            </w:r>
            <w:proofErr w:type="gramEnd"/>
            <w:r w:rsidR="007C53F3">
              <w:t xml:space="preserve"> some BuildingUnit</w:t>
            </w:r>
            <w:r w:rsidR="005D44C9">
              <w:t xml:space="preserve"> and </w:t>
            </w:r>
            <w:r>
              <w:t xml:space="preserve"> change:</w:t>
            </w:r>
            <w:r w:rsidR="005D44C9">
              <w:t>hasManifestation only  BuildingUnit</w:t>
            </w:r>
          </w:p>
        </w:tc>
      </w:tr>
      <w:tr w:rsidR="005D44C9" w14:paraId="2369B70E" w14:textId="77777777" w:rsidTr="002515AE">
        <w:trPr>
          <w:cantSplit/>
        </w:trPr>
        <w:tc>
          <w:tcPr>
            <w:tcW w:w="2126" w:type="dxa"/>
            <w:vMerge/>
          </w:tcPr>
          <w:p w14:paraId="404E927A" w14:textId="77777777" w:rsidR="005D44C9" w:rsidRDefault="005D44C9" w:rsidP="005D44C9"/>
        </w:tc>
        <w:tc>
          <w:tcPr>
            <w:tcW w:w="2564" w:type="dxa"/>
          </w:tcPr>
          <w:p w14:paraId="21563514" w14:textId="77777777" w:rsidR="005D44C9" w:rsidRDefault="00733062" w:rsidP="005D44C9">
            <w:proofErr w:type="gramStart"/>
            <w:r>
              <w:t>mereology:containedIn</w:t>
            </w:r>
            <w:proofErr w:type="gramEnd"/>
          </w:p>
        </w:tc>
        <w:tc>
          <w:tcPr>
            <w:tcW w:w="4886" w:type="dxa"/>
          </w:tcPr>
          <w:p w14:paraId="033F032E" w14:textId="77777777" w:rsidR="005D44C9" w:rsidRPr="00BB59DD" w:rsidRDefault="005D44C9" w:rsidP="005D44C9">
            <w:r>
              <w:t>exactly 1 Building</w:t>
            </w:r>
          </w:p>
        </w:tc>
      </w:tr>
      <w:tr w:rsidR="005D44C9" w14:paraId="0381F711" w14:textId="77777777" w:rsidTr="002515AE">
        <w:trPr>
          <w:cantSplit/>
        </w:trPr>
        <w:tc>
          <w:tcPr>
            <w:tcW w:w="2126" w:type="dxa"/>
            <w:vMerge/>
          </w:tcPr>
          <w:p w14:paraId="29A06889" w14:textId="77777777" w:rsidR="005D44C9" w:rsidRDefault="005D44C9" w:rsidP="005D44C9"/>
        </w:tc>
        <w:tc>
          <w:tcPr>
            <w:tcW w:w="2564" w:type="dxa"/>
          </w:tcPr>
          <w:p w14:paraId="09D70F16" w14:textId="77777777" w:rsidR="005D44C9" w:rsidRDefault="005F6193" w:rsidP="005D44C9">
            <w:proofErr w:type="gramStart"/>
            <w:r>
              <w:t>schema:a</w:t>
            </w:r>
            <w:r w:rsidR="005D44C9">
              <w:t>ddress</w:t>
            </w:r>
            <w:proofErr w:type="gramEnd"/>
          </w:p>
        </w:tc>
        <w:tc>
          <w:tcPr>
            <w:tcW w:w="4886" w:type="dxa"/>
          </w:tcPr>
          <w:p w14:paraId="1A6A8521" w14:textId="77777777" w:rsidR="005D44C9" w:rsidRDefault="005D44C9" w:rsidP="005D44C9">
            <w:r>
              <w:t xml:space="preserve">exactly 1 </w:t>
            </w:r>
            <w:proofErr w:type="gramStart"/>
            <w:r w:rsidR="005F6193">
              <w:t>schema:Postal</w:t>
            </w:r>
            <w:r>
              <w:t>Address</w:t>
            </w:r>
            <w:proofErr w:type="gramEnd"/>
          </w:p>
        </w:tc>
      </w:tr>
      <w:tr w:rsidR="005D44C9" w14:paraId="2EFF21CE" w14:textId="77777777" w:rsidTr="002515AE">
        <w:trPr>
          <w:cantSplit/>
        </w:trPr>
        <w:tc>
          <w:tcPr>
            <w:tcW w:w="2126" w:type="dxa"/>
            <w:vMerge w:val="restart"/>
          </w:tcPr>
          <w:p w14:paraId="2BF003DF" w14:textId="77777777" w:rsidR="005D44C9" w:rsidRDefault="005D44C9" w:rsidP="00FE6277">
            <w:r>
              <w:t>BuildingUnit</w:t>
            </w:r>
          </w:p>
        </w:tc>
        <w:tc>
          <w:tcPr>
            <w:tcW w:w="2564" w:type="dxa"/>
          </w:tcPr>
          <w:p w14:paraId="31D13A6F" w14:textId="77777777" w:rsidR="005D44C9" w:rsidRDefault="005D44C9" w:rsidP="005D44C9">
            <w:r>
              <w:t>subclassOf</w:t>
            </w:r>
          </w:p>
        </w:tc>
        <w:tc>
          <w:tcPr>
            <w:tcW w:w="4886" w:type="dxa"/>
          </w:tcPr>
          <w:p w14:paraId="42BB858C" w14:textId="77777777" w:rsidR="005D44C9" w:rsidRDefault="00E72332" w:rsidP="005D44C9">
            <w:proofErr w:type="gramStart"/>
            <w:r>
              <w:t>change:</w:t>
            </w:r>
            <w:r w:rsidR="005D44C9">
              <w:t>Manifestation</w:t>
            </w:r>
            <w:proofErr w:type="gramEnd"/>
          </w:p>
        </w:tc>
      </w:tr>
      <w:tr w:rsidR="005D44C9" w14:paraId="26015BA6" w14:textId="77777777" w:rsidTr="002515AE">
        <w:trPr>
          <w:cantSplit/>
        </w:trPr>
        <w:tc>
          <w:tcPr>
            <w:tcW w:w="2126" w:type="dxa"/>
            <w:vMerge/>
          </w:tcPr>
          <w:p w14:paraId="0CC09C6D" w14:textId="77777777" w:rsidR="005D44C9" w:rsidRDefault="005D44C9" w:rsidP="00FE6277"/>
        </w:tc>
        <w:tc>
          <w:tcPr>
            <w:tcW w:w="2564" w:type="dxa"/>
          </w:tcPr>
          <w:p w14:paraId="543DCB1A" w14:textId="77777777" w:rsidR="005D44C9" w:rsidRDefault="005D44C9" w:rsidP="005D44C9">
            <w:r>
              <w:t>equivalentClass</w:t>
            </w:r>
          </w:p>
        </w:tc>
        <w:tc>
          <w:tcPr>
            <w:tcW w:w="4886" w:type="dxa"/>
          </w:tcPr>
          <w:p w14:paraId="61A5858D" w14:textId="77777777" w:rsidR="005D44C9" w:rsidRDefault="00E72332" w:rsidP="005D44C9">
            <w:proofErr w:type="gramStart"/>
            <w:r>
              <w:t>change:</w:t>
            </w:r>
            <w:r w:rsidR="005D44C9">
              <w:t>manifestationOf</w:t>
            </w:r>
            <w:proofErr w:type="gramEnd"/>
            <w:r w:rsidR="005D44C9">
              <w:t xml:space="preserve"> some Building</w:t>
            </w:r>
            <w:r w:rsidR="007C53F3">
              <w:t>UnitPD</w:t>
            </w:r>
            <w:r w:rsidR="005D44C9">
              <w:t xml:space="preserve"> and </w:t>
            </w:r>
            <w:r>
              <w:t xml:space="preserve"> change:</w:t>
            </w:r>
            <w:r w:rsidR="005D44C9">
              <w:t>manifestationOf only Building</w:t>
            </w:r>
            <w:r w:rsidR="007C53F3">
              <w:t>UnitPD</w:t>
            </w:r>
          </w:p>
        </w:tc>
      </w:tr>
      <w:tr w:rsidR="005D44C9" w14:paraId="19ACD484" w14:textId="77777777" w:rsidTr="002515AE">
        <w:trPr>
          <w:cantSplit/>
        </w:trPr>
        <w:tc>
          <w:tcPr>
            <w:tcW w:w="2126" w:type="dxa"/>
            <w:vMerge/>
          </w:tcPr>
          <w:p w14:paraId="1D25B896" w14:textId="77777777" w:rsidR="005D44C9" w:rsidRDefault="005D44C9" w:rsidP="005D44C9"/>
        </w:tc>
        <w:tc>
          <w:tcPr>
            <w:tcW w:w="2564" w:type="dxa"/>
          </w:tcPr>
          <w:p w14:paraId="4B271EB2" w14:textId="77777777" w:rsidR="005D44C9" w:rsidRDefault="00E72332" w:rsidP="005D44C9">
            <w:proofErr w:type="gramStart"/>
            <w:r>
              <w:t>change:</w:t>
            </w:r>
            <w:r w:rsidR="006D5597">
              <w:t>existsAt</w:t>
            </w:r>
            <w:proofErr w:type="gramEnd"/>
          </w:p>
        </w:tc>
        <w:tc>
          <w:tcPr>
            <w:tcW w:w="4886" w:type="dxa"/>
          </w:tcPr>
          <w:p w14:paraId="36D16217" w14:textId="77777777" w:rsidR="005D44C9" w:rsidRDefault="005D44C9" w:rsidP="005D44C9">
            <w:r>
              <w:t>exactly 1 TemporalEntity</w:t>
            </w:r>
          </w:p>
        </w:tc>
      </w:tr>
      <w:tr w:rsidR="005D44C9" w14:paraId="1A13D070" w14:textId="77777777" w:rsidTr="002515AE">
        <w:trPr>
          <w:cantSplit/>
        </w:trPr>
        <w:tc>
          <w:tcPr>
            <w:tcW w:w="2126" w:type="dxa"/>
            <w:vMerge/>
          </w:tcPr>
          <w:p w14:paraId="16617C5C" w14:textId="77777777" w:rsidR="005D44C9" w:rsidRDefault="005D44C9" w:rsidP="005D44C9"/>
        </w:tc>
        <w:tc>
          <w:tcPr>
            <w:tcW w:w="2564" w:type="dxa"/>
          </w:tcPr>
          <w:p w14:paraId="34EC95F0" w14:textId="77777777" w:rsidR="005D44C9" w:rsidRDefault="005F6193" w:rsidP="005D44C9">
            <w:proofErr w:type="gramStart"/>
            <w:r>
              <w:t>monetary:</w:t>
            </w:r>
            <w:r w:rsidR="005D44C9">
              <w:t>hasValue</w:t>
            </w:r>
            <w:proofErr w:type="gramEnd"/>
          </w:p>
        </w:tc>
        <w:tc>
          <w:tcPr>
            <w:tcW w:w="4886" w:type="dxa"/>
          </w:tcPr>
          <w:p w14:paraId="7340DAB9" w14:textId="77777777" w:rsidR="005D44C9" w:rsidRDefault="005D44C9" w:rsidP="005D44C9">
            <w:r>
              <w:t xml:space="preserve">only </w:t>
            </w:r>
            <w:proofErr w:type="gramStart"/>
            <w:r w:rsidR="00E72332">
              <w:t>monetary:</w:t>
            </w:r>
            <w:r>
              <w:t>MonetaryValue</w:t>
            </w:r>
            <w:proofErr w:type="gramEnd"/>
          </w:p>
        </w:tc>
      </w:tr>
      <w:tr w:rsidR="00383C49" w14:paraId="190C31CA" w14:textId="77777777" w:rsidTr="002515AE">
        <w:trPr>
          <w:cantSplit/>
        </w:trPr>
        <w:tc>
          <w:tcPr>
            <w:tcW w:w="2126" w:type="dxa"/>
            <w:vMerge/>
          </w:tcPr>
          <w:p w14:paraId="05301B74" w14:textId="77777777" w:rsidR="00383C49" w:rsidRDefault="00383C49" w:rsidP="00383C49"/>
        </w:tc>
        <w:tc>
          <w:tcPr>
            <w:tcW w:w="2564" w:type="dxa"/>
          </w:tcPr>
          <w:p w14:paraId="2199DE8D" w14:textId="77777777" w:rsidR="00383C49" w:rsidRDefault="00383C49" w:rsidP="00383C49">
            <w:r>
              <w:t>hasRent</w:t>
            </w:r>
          </w:p>
        </w:tc>
        <w:tc>
          <w:tcPr>
            <w:tcW w:w="4886" w:type="dxa"/>
          </w:tcPr>
          <w:p w14:paraId="26FB7D8C" w14:textId="77777777" w:rsidR="00383C49" w:rsidRDefault="00383C49" w:rsidP="00383C49">
            <w:r>
              <w:t xml:space="preserve">only </w:t>
            </w:r>
            <w:proofErr w:type="gramStart"/>
            <w:r>
              <w:t>monetary:MonetaryValue</w:t>
            </w:r>
            <w:proofErr w:type="gramEnd"/>
          </w:p>
        </w:tc>
      </w:tr>
      <w:tr w:rsidR="00383C49" w14:paraId="3A1FEF2A" w14:textId="77777777" w:rsidTr="002515AE">
        <w:trPr>
          <w:cantSplit/>
        </w:trPr>
        <w:tc>
          <w:tcPr>
            <w:tcW w:w="2126" w:type="dxa"/>
            <w:vMerge/>
          </w:tcPr>
          <w:p w14:paraId="03DEC244" w14:textId="77777777" w:rsidR="00383C49" w:rsidRDefault="00383C49" w:rsidP="00383C49"/>
        </w:tc>
        <w:tc>
          <w:tcPr>
            <w:tcW w:w="2564" w:type="dxa"/>
          </w:tcPr>
          <w:p w14:paraId="13CF60CE" w14:textId="77777777" w:rsidR="00383C49" w:rsidRDefault="00383C49" w:rsidP="00383C49">
            <w:r>
              <w:t>hasUnitSize</w:t>
            </w:r>
          </w:p>
        </w:tc>
        <w:tc>
          <w:tcPr>
            <w:tcW w:w="4886" w:type="dxa"/>
          </w:tcPr>
          <w:p w14:paraId="15C177DC" w14:textId="527489D7" w:rsidR="00383C49" w:rsidRDefault="00265148" w:rsidP="00383C49">
            <w:r>
              <w:t xml:space="preserve">only </w:t>
            </w:r>
            <w:proofErr w:type="gramStart"/>
            <w:r>
              <w:t>om:</w:t>
            </w:r>
            <w:r w:rsidR="00CB5051">
              <w:t>area</w:t>
            </w:r>
            <w:proofErr w:type="gramEnd"/>
          </w:p>
        </w:tc>
      </w:tr>
      <w:tr w:rsidR="00383C49" w14:paraId="015A9FE4" w14:textId="77777777" w:rsidTr="002515AE">
        <w:trPr>
          <w:cantSplit/>
        </w:trPr>
        <w:tc>
          <w:tcPr>
            <w:tcW w:w="2126" w:type="dxa"/>
            <w:vMerge/>
          </w:tcPr>
          <w:p w14:paraId="7626F998" w14:textId="77777777" w:rsidR="00383C49" w:rsidRDefault="00383C49" w:rsidP="00383C49"/>
        </w:tc>
        <w:tc>
          <w:tcPr>
            <w:tcW w:w="2564" w:type="dxa"/>
          </w:tcPr>
          <w:p w14:paraId="5042262B" w14:textId="77777777" w:rsidR="00383C49" w:rsidRDefault="00383C49" w:rsidP="00383C49">
            <w:r>
              <w:t>hasRooms</w:t>
            </w:r>
          </w:p>
        </w:tc>
        <w:tc>
          <w:tcPr>
            <w:tcW w:w="4886" w:type="dxa"/>
          </w:tcPr>
          <w:p w14:paraId="14BF1378" w14:textId="77777777" w:rsidR="00383C49" w:rsidRDefault="00383C49" w:rsidP="00383C49">
            <w:r>
              <w:t>only xsd:int</w:t>
            </w:r>
          </w:p>
        </w:tc>
      </w:tr>
      <w:tr w:rsidR="00383C49" w14:paraId="0EF182E2" w14:textId="77777777" w:rsidTr="002515AE">
        <w:trPr>
          <w:cantSplit/>
        </w:trPr>
        <w:tc>
          <w:tcPr>
            <w:tcW w:w="2126" w:type="dxa"/>
            <w:vMerge/>
          </w:tcPr>
          <w:p w14:paraId="0CB49146" w14:textId="77777777" w:rsidR="00383C49" w:rsidRDefault="00383C49" w:rsidP="00383C49"/>
        </w:tc>
        <w:tc>
          <w:tcPr>
            <w:tcW w:w="2564" w:type="dxa"/>
          </w:tcPr>
          <w:p w14:paraId="0635DAB0" w14:textId="77777777" w:rsidR="00383C49" w:rsidRDefault="00383C49" w:rsidP="00383C49">
            <w:r>
              <w:t>hasFacility</w:t>
            </w:r>
          </w:p>
        </w:tc>
        <w:tc>
          <w:tcPr>
            <w:tcW w:w="4886" w:type="dxa"/>
          </w:tcPr>
          <w:p w14:paraId="5B135004" w14:textId="77777777" w:rsidR="00383C49" w:rsidRDefault="00383C49" w:rsidP="00383C49">
            <w:r>
              <w:t>only Facility</w:t>
            </w:r>
          </w:p>
        </w:tc>
      </w:tr>
    </w:tbl>
    <w:p w14:paraId="6236D697" w14:textId="77777777" w:rsidR="00547880" w:rsidRDefault="00547880" w:rsidP="00547880"/>
    <w:p w14:paraId="6CD34B6D" w14:textId="77777777" w:rsidR="00943F1A" w:rsidRDefault="00943F1A" w:rsidP="00EA354A">
      <w:pPr>
        <w:rPr>
          <w:b/>
        </w:rPr>
      </w:pPr>
      <w:r w:rsidRPr="00943F1A">
        <w:rPr>
          <w:b/>
        </w:rPr>
        <w:t>Reus</w:t>
      </w:r>
      <w:r>
        <w:rPr>
          <w:b/>
        </w:rPr>
        <w:t>ed Ontologies:</w:t>
      </w:r>
    </w:p>
    <w:p w14:paraId="01017602" w14:textId="77777777" w:rsidR="005F07AB" w:rsidRDefault="005F07AB" w:rsidP="009E4A69">
      <w:pPr>
        <w:pStyle w:val="ListParagraph"/>
        <w:rPr>
          <w:strike/>
        </w:rPr>
      </w:pPr>
      <w:r w:rsidRPr="00E80D3C">
        <w:rPr>
          <w:strike/>
        </w:rPr>
        <w:t>iCity-Foundation</w:t>
      </w:r>
    </w:p>
    <w:p w14:paraId="152C0FC6" w14:textId="64149289" w:rsidR="0001640A" w:rsidRDefault="0001640A" w:rsidP="009E4A69">
      <w:pPr>
        <w:pStyle w:val="ListParagraph"/>
      </w:pPr>
      <w:r w:rsidRPr="00E80D3C">
        <w:t>Change</w:t>
      </w:r>
    </w:p>
    <w:p w14:paraId="044670DC" w14:textId="15926FE1" w:rsidR="0001640A" w:rsidRDefault="0001640A" w:rsidP="009E4A69">
      <w:pPr>
        <w:pStyle w:val="ListParagraph"/>
      </w:pPr>
      <w:r>
        <w:t>Units of measure</w:t>
      </w:r>
    </w:p>
    <w:p w14:paraId="2498D0E4" w14:textId="73336920" w:rsidR="0001640A" w:rsidRDefault="0001640A" w:rsidP="009E4A69">
      <w:pPr>
        <w:pStyle w:val="ListParagraph"/>
      </w:pPr>
      <w:r>
        <w:t>Mereology</w:t>
      </w:r>
    </w:p>
    <w:p w14:paraId="2DDAD54B" w14:textId="45373720" w:rsidR="0001640A" w:rsidRPr="0001640A" w:rsidRDefault="0001640A" w:rsidP="009E4A69">
      <w:pPr>
        <w:pStyle w:val="ListParagraph"/>
      </w:pPr>
      <w:r>
        <w:t>Spatial location</w:t>
      </w:r>
    </w:p>
    <w:p w14:paraId="3018E34C" w14:textId="77777777" w:rsidR="0033781E" w:rsidRDefault="0033781E" w:rsidP="0033781E"/>
    <w:p w14:paraId="45D4B9C5" w14:textId="77777777" w:rsidR="00D4596C" w:rsidRDefault="00D4596C" w:rsidP="00EA354A">
      <w:pPr>
        <w:pStyle w:val="Heading2"/>
      </w:pPr>
      <w:bookmarkStart w:id="96" w:name="_Toc523308982"/>
      <w:r>
        <w:t>Vehicle Ontology</w:t>
      </w:r>
      <w:bookmarkEnd w:id="96"/>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r>
      <w:r w:rsidR="002A2C7E">
        <w:lastRenderedPageBreak/>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DD695A" w14:paraId="2D7840A2" w14:textId="77777777" w:rsidTr="00756EE0">
        <w:trPr>
          <w:cantSplit/>
        </w:trPr>
        <w:tc>
          <w:tcPr>
            <w:tcW w:w="2424" w:type="dxa"/>
            <w:vMerge/>
          </w:tcPr>
          <w:p w14:paraId="46129F49" w14:textId="77777777" w:rsidR="00DD695A" w:rsidRDefault="00DD695A" w:rsidP="00A219F3"/>
        </w:tc>
        <w:tc>
          <w:tcPr>
            <w:tcW w:w="3178" w:type="dxa"/>
          </w:tcPr>
          <w:p w14:paraId="53757DEC" w14:textId="77777777" w:rsidR="00DD695A" w:rsidRDefault="00DD695A" w:rsidP="00A219F3">
            <w:r>
              <w:t>hasMode</w:t>
            </w:r>
          </w:p>
        </w:tc>
        <w:tc>
          <w:tcPr>
            <w:tcW w:w="3748" w:type="dxa"/>
          </w:tcPr>
          <w:p w14:paraId="5D6CAEBC" w14:textId="77777777" w:rsidR="00DD695A" w:rsidRDefault="00DD695A" w:rsidP="00A219F3">
            <w:r>
              <w:t>only Mode</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lastRenderedPageBreak/>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Default="007A6D12" w:rsidP="00EA354A">
      <w:pPr>
        <w:rPr>
          <w:b/>
        </w:rPr>
      </w:pPr>
      <w:r>
        <w:rPr>
          <w:b/>
        </w:rPr>
        <w:t>Ontologies Reused:</w:t>
      </w:r>
    </w:p>
    <w:p w14:paraId="19DAA615" w14:textId="77777777" w:rsidR="007A6D12" w:rsidRDefault="007A6D12" w:rsidP="009E4A69">
      <w:pPr>
        <w:pStyle w:val="ListParagraph"/>
      </w:pPr>
      <w:r>
        <w:t>Schema.org</w:t>
      </w:r>
      <w:r w:rsidR="005148B3">
        <w:t xml:space="preserve"> (vocabulary)</w:t>
      </w:r>
    </w:p>
    <w:p w14:paraId="7B86008D" w14:textId="21339FBB" w:rsidR="00401F7C" w:rsidRDefault="005148B3" w:rsidP="00E80D3C">
      <w:pPr>
        <w:pStyle w:val="ListParagraph"/>
      </w:pPr>
      <w:r>
        <w:t>iCity-Foundation</w:t>
      </w:r>
    </w:p>
    <w:p w14:paraId="36EAD337" w14:textId="79587322" w:rsidR="00B52F27" w:rsidRDefault="00B52F27" w:rsidP="00E80D3C">
      <w:pPr>
        <w:pStyle w:val="Heading2"/>
      </w:pPr>
      <w:bookmarkStart w:id="97" w:name="_Toc523308983"/>
      <w:r>
        <w:t>Transportation System Ontology</w:t>
      </w:r>
      <w:bookmarkEnd w:id="97"/>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5E13E861"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Infrastructure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77777777" w:rsidR="001754B8" w:rsidRDefault="001754B8" w:rsidP="001754B8">
      <w:r>
        <w:t xml:space="preserve">In this representation Nodes do not access the Transportation Infrastructure nor are they part of it in any way. 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6"/>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CC6A815"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r>
      <w:r w:rsidRPr="00503161">
        <w:rPr>
          <w:bCs/>
          <w:sz w:val="24"/>
        </w:rPr>
        <w:lastRenderedPageBreak/>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 has one or more Mode(s) of access.</w:t>
      </w:r>
    </w:p>
    <w:p w14:paraId="4DDAD8BD" w14:textId="637436FC"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t>There is a relationship between the modes of access of a link and those of the arcs it contains</w:t>
      </w:r>
      <w:r w:rsidR="00510D38" w:rsidRPr="00503161">
        <w:rPr>
          <w:sz w:val="24"/>
        </w:rPr>
        <w:t xml:space="preserve"> that should be captured in a more detailed representation.</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3B621AD1" w14:textId="363C327D" w:rsidR="00272044" w:rsidRPr="00503161"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rPr>
          <w:sz w:val="24"/>
        </w:rPr>
        <w:t>transport:Arc</w:t>
      </w:r>
      <w:proofErr w:type="gramEnd"/>
      <w:r w:rsidRPr="00503161">
        <w:rPr>
          <w:sz w:val="24"/>
        </w:rPr>
        <w:t xml:space="preserve">) that it is located on. </w:t>
      </w:r>
      <w:r w:rsidRPr="00503161">
        <w:rPr>
          <w:sz w:val="24"/>
        </w:rPr>
        <w:br/>
        <w:t>A Loop Detector makes observations about the vehicle presence on the road segment that is its feature of interest.</w:t>
      </w:r>
      <w:r w:rsidRPr="00503161">
        <w:rPr>
          <w:sz w:val="24"/>
        </w:rPr>
        <w:br/>
        <w:t xml:space="preserve">The vehicle presence is a proxy for the occupancy of the road segment and the average </w:t>
      </w:r>
      <w:r w:rsidRPr="00503161">
        <w:rPr>
          <w:sz w:val="24"/>
        </w:rPr>
        <w:lastRenderedPageBreak/>
        <w:t>vehicle speed on the road segment.</w:t>
      </w:r>
      <w:r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53FB3425"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physical </w:t>
      </w:r>
      <w:proofErr w:type="gramStart"/>
      <w:r w:rsidR="00E278B4" w:rsidRPr="00F8610D">
        <w:rPr>
          <w:sz w:val="24"/>
        </w:rPr>
        <w:t>infrastructure</w:t>
      </w:r>
      <w:proofErr w:type="gramEnd"/>
      <w:r w:rsidR="00E278B4" w:rsidRPr="00F8610D">
        <w:rPr>
          <w:sz w:val="24"/>
        </w:rPr>
        <w:t xml:space="preserv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0290DF6D" w14:textId="77777777" w:rsidR="004E2B7F" w:rsidRDefault="004E2B7F" w:rsidP="004E2B7F">
      <w:pPr>
        <w:keepNext/>
      </w:pPr>
      <w:r w:rsidRPr="004E2B7F">
        <w:rPr>
          <w:noProof/>
        </w:rPr>
        <w:lastRenderedPageBreak/>
        <w:drawing>
          <wp:inline distT="0" distB="0" distL="0" distR="0" wp14:anchorId="043A9EEC" wp14:editId="33CD344D">
            <wp:extent cx="5943600" cy="3845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45560"/>
                    </a:xfrm>
                    <a:prstGeom prst="rect">
                      <a:avLst/>
                    </a:prstGeom>
                  </pic:spPr>
                </pic:pic>
              </a:graphicData>
            </a:graphic>
          </wp:inline>
        </w:drawing>
      </w:r>
    </w:p>
    <w:p w14:paraId="40E9D59D" w14:textId="7EE75821"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F367B8">
        <w:rPr>
          <w:noProof/>
        </w:rPr>
        <w:t>7</w:t>
      </w:r>
      <w:r w:rsidR="00FB5BA5">
        <w:rPr>
          <w:noProof/>
        </w:rPr>
        <w:fldChar w:fldCharType="end"/>
      </w:r>
      <w:r>
        <w:t>: Structure of the Transportation Network (some attributes omitted).</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proofErr w:type="gramStart"/>
            <w:r>
              <w:t>change:existsAt</w:t>
            </w:r>
            <w:proofErr w:type="gramEnd"/>
          </w:p>
        </w:tc>
        <w:tc>
          <w:tcPr>
            <w:tcW w:w="4399"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proofErr w:type="gramStart"/>
            <w:r>
              <w:t>change:existsAt</w:t>
            </w:r>
            <w:proofErr w:type="gramEnd"/>
          </w:p>
        </w:tc>
        <w:tc>
          <w:tcPr>
            <w:tcW w:w="4399"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700C00" w:rsidRDefault="001F2F92" w:rsidP="006A0A1C">
            <w:proofErr w:type="gramStart"/>
            <w:r>
              <w:t>mereology:hasComponent</w:t>
            </w:r>
            <w:proofErr w:type="gramEnd"/>
          </w:p>
        </w:tc>
        <w:tc>
          <w:tcPr>
            <w:tcW w:w="4399" w:type="dxa"/>
          </w:tcPr>
          <w:p w14:paraId="16E985C7" w14:textId="77777777" w:rsidR="00E63F34" w:rsidRPr="00700C00" w:rsidRDefault="00E63F34" w:rsidP="006A0A1C">
            <w:r w:rsidRPr="00700C00">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proofErr w:type="gramStart"/>
            <w:r>
              <w:t>change:existsAt</w:t>
            </w:r>
            <w:proofErr w:type="gramEnd"/>
          </w:p>
        </w:tc>
        <w:tc>
          <w:tcPr>
            <w:tcW w:w="4399"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proofErr w:type="gramStart"/>
            <w:r>
              <w:t>change:</w:t>
            </w:r>
            <w:r w:rsidR="006D5597">
              <w:t>existsAt</w:t>
            </w:r>
            <w:proofErr w:type="gramEnd"/>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700C00" w:rsidRDefault="00CF1208" w:rsidP="00CF1208">
            <w:proofErr w:type="gramStart"/>
            <w:r>
              <w:t>mereology:componentOf</w:t>
            </w:r>
            <w:proofErr w:type="gramEnd"/>
          </w:p>
        </w:tc>
        <w:tc>
          <w:tcPr>
            <w:tcW w:w="4399" w:type="dxa"/>
          </w:tcPr>
          <w:p w14:paraId="0931C61E" w14:textId="435E2C50" w:rsidR="00CF1208" w:rsidRPr="00700C00" w:rsidRDefault="00CF1208" w:rsidP="00CF1208">
            <w:r>
              <w:t>only</w:t>
            </w:r>
            <w:r w:rsidRPr="00700C00">
              <w:t xml:space="preserve">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proofErr w:type="gramStart"/>
            <w:r>
              <w:t>change:existsAt</w:t>
            </w:r>
            <w:proofErr w:type="gramEnd"/>
          </w:p>
        </w:tc>
        <w:tc>
          <w:tcPr>
            <w:tcW w:w="4399"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proofErr w:type="gramStart"/>
            <w:r>
              <w:t>mereology:componentOf</w:t>
            </w:r>
            <w:proofErr w:type="gramEnd"/>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proofErr w:type="gramStart"/>
            <w:r>
              <w:t>change:existsAt</w:t>
            </w:r>
            <w:proofErr w:type="gramEnd"/>
          </w:p>
        </w:tc>
        <w:tc>
          <w:tcPr>
            <w:tcW w:w="4399"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 xml:space="preserve">exactly 1 </w:t>
            </w:r>
            <w:proofErr w:type="gramStart"/>
            <w:r>
              <w:t>om:</w:t>
            </w:r>
            <w:r w:rsidR="00212FB1">
              <w:t>length</w:t>
            </w:r>
            <w:proofErr w:type="gramEnd"/>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81DA387" w:rsidR="00357841" w:rsidRPr="00700C00" w:rsidRDefault="00357841" w:rsidP="00357841">
            <w:r>
              <w:t>hasMode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 xml:space="preserve">exactly 1 </w:t>
            </w:r>
            <w:proofErr w:type="gramStart"/>
            <w:r>
              <w:t>xsd:integer</w:t>
            </w:r>
            <w:proofErr w:type="gramEnd"/>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proofErr w:type="gramStart"/>
            <w:r w:rsidR="00602F42">
              <w:t>om:</w:t>
            </w:r>
            <w:r w:rsidRPr="000B5886">
              <w:t>Quantity</w:t>
            </w:r>
            <w:proofErr w:type="gramEnd"/>
            <w:r w:rsidRPr="000B5886">
              <w:t xml:space="preserve">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 xml:space="preserve">max 1 </w:t>
            </w:r>
            <w:proofErr w:type="gramStart"/>
            <w:r>
              <w:t>om:</w:t>
            </w:r>
            <w:r w:rsidR="00E301C1">
              <w:t>speed</w:t>
            </w:r>
            <w:proofErr w:type="gramEnd"/>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 xml:space="preserve">max 1 </w:t>
            </w:r>
            <w:proofErr w:type="gramStart"/>
            <w:r>
              <w:t>om:</w:t>
            </w:r>
            <w:r w:rsidR="00E301C1">
              <w:t>speed</w:t>
            </w:r>
            <w:proofErr w:type="gramEnd"/>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proofErr w:type="gramStart"/>
            <w:r>
              <w:t>change:</w:t>
            </w:r>
            <w:r w:rsidRPr="00700C00">
              <w:t>TimeVarying</w:t>
            </w:r>
            <w:r>
              <w:t>Concept</w:t>
            </w:r>
            <w:proofErr w:type="gramEnd"/>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proofErr w:type="gramStart"/>
            <w:r>
              <w:t>change:existsAt</w:t>
            </w:r>
            <w:proofErr w:type="gramEnd"/>
          </w:p>
        </w:tc>
        <w:tc>
          <w:tcPr>
            <w:tcW w:w="4399" w:type="dxa"/>
          </w:tcPr>
          <w:p w14:paraId="1C4C4C68"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proofErr w:type="gramStart"/>
            <w:r>
              <w:t>change:</w:t>
            </w:r>
            <w:r w:rsidRPr="00700C00">
              <w:t>Manifestation</w:t>
            </w:r>
            <w:proofErr w:type="gramEnd"/>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proofErr w:type="gramStart"/>
            <w:r>
              <w:t>change:existsAt</w:t>
            </w:r>
            <w:proofErr w:type="gramEnd"/>
          </w:p>
        </w:tc>
        <w:tc>
          <w:tcPr>
            <w:tcW w:w="4399" w:type="dxa"/>
          </w:tcPr>
          <w:p w14:paraId="35BC14A9"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proofErr w:type="gramStart"/>
            <w:r>
              <w:t>mereology:componentOf</w:t>
            </w:r>
            <w:proofErr w:type="gramEnd"/>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70465508" w:rsidR="00357841" w:rsidRPr="00700C00" w:rsidRDefault="00357841" w:rsidP="00357841">
            <w:r>
              <w:t>hasMode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 xml:space="preserve">exactly 1 </w:t>
            </w:r>
            <w:proofErr w:type="gramStart"/>
            <w:r>
              <w:t>om:CapacityRate</w:t>
            </w:r>
            <w:proofErr w:type="gramEnd"/>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 xml:space="preserve">max 1 </w:t>
            </w:r>
            <w:proofErr w:type="gramStart"/>
            <w:r>
              <w:t>om:</w:t>
            </w:r>
            <w:r w:rsidR="0018442F">
              <w:t>q</w:t>
            </w:r>
            <w:r>
              <w:t>uantity</w:t>
            </w:r>
            <w:proofErr w:type="gramEnd"/>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 xml:space="preserve">max 1 </w:t>
            </w:r>
            <w:proofErr w:type="gramStart"/>
            <w:r>
              <w:t>om:</w:t>
            </w:r>
            <w:r w:rsidR="003D4C7A">
              <w:t>speed</w:t>
            </w:r>
            <w:proofErr w:type="gramEnd"/>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 xml:space="preserve">max 1 </w:t>
            </w:r>
            <w:proofErr w:type="gramStart"/>
            <w:r>
              <w:t>om:</w:t>
            </w:r>
            <w:r w:rsidR="003D4C7A">
              <w:t>speed</w:t>
            </w:r>
            <w:proofErr w:type="gramEnd"/>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proofErr w:type="gramStart"/>
            <w:r>
              <w:t>change:</w:t>
            </w:r>
            <w:r w:rsidRPr="00700C00">
              <w:t>TimeVarying</w:t>
            </w:r>
            <w:r>
              <w:t>Concept</w:t>
            </w:r>
            <w:proofErr w:type="gramEnd"/>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proofErr w:type="gramStart"/>
            <w:r>
              <w:t>change:existsAt</w:t>
            </w:r>
            <w:proofErr w:type="gramEnd"/>
          </w:p>
        </w:tc>
        <w:tc>
          <w:tcPr>
            <w:tcW w:w="4399" w:type="dxa"/>
          </w:tcPr>
          <w:p w14:paraId="2918355B" w14:textId="77777777" w:rsidR="00357841" w:rsidRDefault="00357841" w:rsidP="00357841">
            <w:r>
              <w:t xml:space="preserve">exactly </w:t>
            </w:r>
            <w:proofErr w:type="gramStart"/>
            <w:r>
              <w:t>1  time</w:t>
            </w:r>
            <w:proofErr w:type="gramEnd"/>
            <w:r>
              <w:t>:Interval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proofErr w:type="gramStart"/>
            <w:r>
              <w:t>change:Manifestation</w:t>
            </w:r>
            <w:proofErr w:type="gramEnd"/>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proofErr w:type="gramStart"/>
            <w:r>
              <w:t>change:existsAt</w:t>
            </w:r>
            <w:proofErr w:type="gramEnd"/>
          </w:p>
        </w:tc>
        <w:tc>
          <w:tcPr>
            <w:tcW w:w="4399" w:type="dxa"/>
          </w:tcPr>
          <w:p w14:paraId="50380874" w14:textId="77777777" w:rsidR="00357841" w:rsidRPr="00700C00" w:rsidRDefault="00357841" w:rsidP="00357841">
            <w:r>
              <w:t xml:space="preserve">exactly </w:t>
            </w:r>
            <w:proofErr w:type="gramStart"/>
            <w:r>
              <w:t>1  time</w:t>
            </w:r>
            <w:proofErr w:type="gramEnd"/>
            <w:r>
              <w:t>:TemporalEntity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lastRenderedPageBreak/>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proofErr w:type="gramStart"/>
            <w:r w:rsidRPr="00700C00">
              <w:t xml:space="preserve">only </w:t>
            </w:r>
            <w:r>
              <w:t xml:space="preserve"> time</w:t>
            </w:r>
            <w:proofErr w:type="gramEnd"/>
            <w:r>
              <w:t>:</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proofErr w:type="gramStart"/>
            <w:r>
              <w:t>change:TimeVaryingConcept</w:t>
            </w:r>
            <w:proofErr w:type="gramEnd"/>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proofErr w:type="gramStart"/>
            <w:r>
              <w:t>change:</w:t>
            </w:r>
            <w:r w:rsidRPr="00700C00">
              <w:t>Manifestation</w:t>
            </w:r>
            <w:proofErr w:type="gramEnd"/>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w:t>
            </w:r>
            <w:proofErr w:type="gramStart"/>
            <w:r>
              <w:t>loc:hasL</w:t>
            </w:r>
            <w:r w:rsidRPr="00700C00">
              <w:t>ocation</w:t>
            </w:r>
            <w:proofErr w:type="gramEnd"/>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w:t>
            </w:r>
            <w:proofErr w:type="gramStart"/>
            <w:r>
              <w:t>loc:Feature</w:t>
            </w:r>
            <w:proofErr w:type="gramEnd"/>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proofErr w:type="gramStart"/>
            <w:r>
              <w:t>otn:</w:t>
            </w:r>
            <w:r w:rsidRPr="00700C00">
              <w:t>Road</w:t>
            </w:r>
            <w:proofErr w:type="gramEnd"/>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proofErr w:type="gramStart"/>
            <w:r>
              <w:t>change:existsAt</w:t>
            </w:r>
            <w:proofErr w:type="gramEnd"/>
          </w:p>
        </w:tc>
        <w:tc>
          <w:tcPr>
            <w:tcW w:w="4399" w:type="dxa"/>
          </w:tcPr>
          <w:p w14:paraId="7BCE1A67"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proofErr w:type="gramStart"/>
            <w:r>
              <w:t>otn:RoadElement</w:t>
            </w:r>
            <w:proofErr w:type="gramEnd"/>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proofErr w:type="gramStart"/>
            <w:r>
              <w:t>change:existsAt</w:t>
            </w:r>
            <w:proofErr w:type="gramEnd"/>
          </w:p>
        </w:tc>
        <w:tc>
          <w:tcPr>
            <w:tcW w:w="4399" w:type="dxa"/>
          </w:tcPr>
          <w:p w14:paraId="7CB624D4"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w:t>
            </w:r>
            <w:proofErr w:type="gramStart"/>
            <w:r>
              <w:t>loc:hasL</w:t>
            </w:r>
            <w:r w:rsidRPr="00700C00">
              <w:t>ocation</w:t>
            </w:r>
            <w:proofErr w:type="gramEnd"/>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w:t>
            </w:r>
            <w:proofErr w:type="gramStart"/>
            <w:r>
              <w:t>loc:SpatialFeature</w:t>
            </w:r>
            <w:proofErr w:type="gramEnd"/>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7"/>
            </w:r>
          </w:p>
        </w:tc>
        <w:tc>
          <w:tcPr>
            <w:tcW w:w="4399" w:type="dxa"/>
          </w:tcPr>
          <w:p w14:paraId="607D1BAD" w14:textId="604A7C69" w:rsidR="00357841" w:rsidRPr="00700C00" w:rsidRDefault="00357841" w:rsidP="00357841">
            <w:pPr>
              <w:tabs>
                <w:tab w:val="center" w:pos="2335"/>
              </w:tabs>
            </w:pPr>
            <w:r>
              <w:t>{</w:t>
            </w:r>
            <w:proofErr w:type="gramStart"/>
            <w:r>
              <w:t>C,E</w:t>
            </w:r>
            <w:proofErr w:type="gramEnd"/>
            <w:r>
              <w:t>,F,H,I,J,B,G,L,M,P,Q,R,S,A,K,T,U,V,W,Y}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98" w:author="Megan Katsumi" w:date="2018-11-14T08:39:00Z">
              <w:r>
                <w:t>LoopDetector</w:t>
              </w:r>
            </w:ins>
          </w:p>
        </w:tc>
        <w:tc>
          <w:tcPr>
            <w:tcW w:w="2446" w:type="dxa"/>
          </w:tcPr>
          <w:p w14:paraId="39B665CE" w14:textId="768C97D5" w:rsidR="001020C5" w:rsidRDefault="001020C5" w:rsidP="00272044">
            <w:proofErr w:type="gramStart"/>
            <w:ins w:id="99" w:author="Megan Katsumi" w:date="2018-11-14T09:12:00Z">
              <w:r>
                <w:t>sosa:</w:t>
              </w:r>
            </w:ins>
            <w:ins w:id="100" w:author="Megan Katsumi" w:date="2018-11-14T10:30:00Z">
              <w:r>
                <w:t>detects</w:t>
              </w:r>
            </w:ins>
            <w:proofErr w:type="gramEnd"/>
          </w:p>
        </w:tc>
        <w:tc>
          <w:tcPr>
            <w:tcW w:w="4399" w:type="dxa"/>
          </w:tcPr>
          <w:p w14:paraId="256C6CC0" w14:textId="2E4DF2A3" w:rsidR="001020C5" w:rsidRDefault="001020C5" w:rsidP="00272044">
            <w:pPr>
              <w:tabs>
                <w:tab w:val="center" w:pos="2335"/>
              </w:tabs>
            </w:pPr>
            <w:ins w:id="101"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proofErr w:type="gramStart"/>
            <w:ins w:id="102" w:author="Megan Katsumi" w:date="2018-11-14T10:30:00Z">
              <w:r>
                <w:t>sosa:observes</w:t>
              </w:r>
            </w:ins>
            <w:proofErr w:type="gramEnd"/>
          </w:p>
        </w:tc>
        <w:tc>
          <w:tcPr>
            <w:tcW w:w="4399" w:type="dxa"/>
          </w:tcPr>
          <w:p w14:paraId="34D9286A" w14:textId="443F730D" w:rsidR="001020C5" w:rsidRDefault="001020C5" w:rsidP="00272044">
            <w:pPr>
              <w:tabs>
                <w:tab w:val="center" w:pos="2335"/>
              </w:tabs>
            </w:pPr>
            <w:ins w:id="103"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proofErr w:type="gramStart"/>
            <w:ins w:id="104" w:author="Megan Katsumi" w:date="2018-11-14T10:32:00Z">
              <w:r>
                <w:t>sosa:observes</w:t>
              </w:r>
            </w:ins>
            <w:proofErr w:type="gramEnd"/>
          </w:p>
        </w:tc>
        <w:tc>
          <w:tcPr>
            <w:tcW w:w="4399" w:type="dxa"/>
          </w:tcPr>
          <w:p w14:paraId="45D6BFE2" w14:textId="6B215E2F" w:rsidR="001020C5" w:rsidRDefault="001020C5" w:rsidP="00272044">
            <w:pPr>
              <w:tabs>
                <w:tab w:val="center" w:pos="2335"/>
              </w:tabs>
            </w:pPr>
            <w:ins w:id="105"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proofErr w:type="gramStart"/>
            <w:ins w:id="106" w:author="Megan Katsumi" w:date="2018-11-14T10:32:00Z">
              <w:r>
                <w:t>sosa:observes</w:t>
              </w:r>
            </w:ins>
            <w:proofErr w:type="gramEnd"/>
          </w:p>
        </w:tc>
        <w:tc>
          <w:tcPr>
            <w:tcW w:w="4399" w:type="dxa"/>
          </w:tcPr>
          <w:p w14:paraId="6B904044" w14:textId="4B4711CD" w:rsidR="001020C5" w:rsidRDefault="001020C5" w:rsidP="00272044">
            <w:pPr>
              <w:tabs>
                <w:tab w:val="center" w:pos="2335"/>
              </w:tabs>
            </w:pPr>
            <w:ins w:id="107" w:author="Megan Katsumi" w:date="2018-11-14T10:32:00Z">
              <w:r>
                <w:t>{</w:t>
              </w:r>
            </w:ins>
            <w:ins w:id="108" w:author="Megan Katsumi" w:date="2018-11-14T10:33:00Z">
              <w:r>
                <w:t>mean_</w:t>
              </w:r>
            </w:ins>
            <w:ins w:id="109" w:author="Megan Katsumi" w:date="2018-11-14T11:14:00Z">
              <w:r>
                <w:t>travel_</w:t>
              </w:r>
            </w:ins>
            <w:ins w:id="110"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proofErr w:type="gramStart"/>
            <w:ins w:id="111" w:author="Megan Katsumi" w:date="2018-11-14T09:25:00Z">
              <w:r>
                <w:t>sosa:madeObservation</w:t>
              </w:r>
            </w:ins>
            <w:proofErr w:type="gramEnd"/>
          </w:p>
        </w:tc>
        <w:tc>
          <w:tcPr>
            <w:tcW w:w="4399" w:type="dxa"/>
          </w:tcPr>
          <w:p w14:paraId="0EBFD551" w14:textId="3211FBD3" w:rsidR="001020C5" w:rsidRDefault="001020C5" w:rsidP="00272044">
            <w:pPr>
              <w:tabs>
                <w:tab w:val="center" w:pos="2335"/>
              </w:tabs>
            </w:pPr>
            <w:ins w:id="112" w:author="Megan Katsumi" w:date="2018-11-14T09:25:00Z">
              <w:r>
                <w:t>only (</w:t>
              </w:r>
              <w:proofErr w:type="gramStart"/>
              <w:r>
                <w:t>sosa:Observation</w:t>
              </w:r>
              <w:proofErr w:type="gramEnd"/>
              <w:r>
                <w:t xml:space="preserve"> and sosa:hasFeatureOfInterest</w:t>
              </w:r>
            </w:ins>
            <w:ins w:id="113" w:author="Megan Katsumi" w:date="2018-11-14T09:26:00Z">
              <w:r>
                <w:t xml:space="preserve"> only transport:</w:t>
              </w:r>
            </w:ins>
            <w:ins w:id="114" w:author="Megan Katsumi" w:date="2018-11-14T10:27:00Z">
              <w:r>
                <w:t>Arc</w:t>
              </w:r>
            </w:ins>
            <w:ins w:id="115" w:author="Megan Katsumi" w:date="2018-11-14T10:35:00Z">
              <w:r>
                <w:t xml:space="preserve"> and sosa:</w:t>
              </w:r>
            </w:ins>
            <w:ins w:id="116" w:author="Megan Katsumi" w:date="2018-11-14T12:23:00Z">
              <w:r>
                <w:t>wasO</w:t>
              </w:r>
            </w:ins>
            <w:ins w:id="117" w:author="Megan Katsumi" w:date="2018-11-14T10:35:00Z">
              <w:r>
                <w:t>riginatedBy {vehicle</w:t>
              </w:r>
            </w:ins>
            <w:ins w:id="118" w:author="Megan Katsumi" w:date="2018-11-14T10:36:00Z">
              <w:r>
                <w:t>_presence}</w:t>
              </w:r>
            </w:ins>
            <w:r>
              <w:t xml:space="preserve"> and </w:t>
            </w:r>
            <w:r w:rsidRPr="009C34EF">
              <w:rPr>
                <w:highlight w:val="yellow"/>
              </w:rPr>
              <w:t xml:space="preserve">sosa:hasResult </w:t>
            </w:r>
            <w:r w:rsidRPr="009C34EF">
              <w:rPr>
                <w:highlight w:val="yellow"/>
              </w:rPr>
              <w:lastRenderedPageBreak/>
              <w:t>RoadOccupancy or VehicleVolume or MeanTravelSpeed</w:t>
            </w:r>
            <w:ins w:id="119"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20" w:author="Megan Katsumi" w:date="2018-11-14T09:12:00Z">
              <w:r>
                <w:lastRenderedPageBreak/>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proofErr w:type="gramStart"/>
            <w:r>
              <w:t>ssn:Stimulus</w:t>
            </w:r>
            <w:proofErr w:type="gramEnd"/>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21"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proofErr w:type="gramStart"/>
            <w:r>
              <w:t>ssn:ObservableProperty</w:t>
            </w:r>
            <w:proofErr w:type="gramEnd"/>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22"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proofErr w:type="gramStart"/>
            <w:r>
              <w:t>ssn:ObservableProperty</w:t>
            </w:r>
            <w:proofErr w:type="gramEnd"/>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23" w:author="Megan Katsumi" w:date="2018-11-14T10:32:00Z">
              <w:r w:rsidRPr="009C34EF">
                <w:t>{</w:t>
              </w:r>
            </w:ins>
            <w:ins w:id="124" w:author="Megan Katsumi" w:date="2018-11-14T10:33:00Z">
              <w:r w:rsidRPr="009C34EF">
                <w:t>mean_</w:t>
              </w:r>
            </w:ins>
            <w:ins w:id="125" w:author="Megan Katsumi" w:date="2018-11-14T11:14:00Z">
              <w:r w:rsidRPr="009C34EF">
                <w:t>travel_</w:t>
              </w:r>
            </w:ins>
            <w:ins w:id="126"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proofErr w:type="gramStart"/>
            <w:r>
              <w:t>ssn:ObservableProperty</w:t>
            </w:r>
            <w:proofErr w:type="gramEnd"/>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w:t>
            </w:r>
            <w:proofErr w:type="gramStart"/>
            <w:r>
              <w:t>2:Quantity</w:t>
            </w:r>
            <w:proofErr w:type="gramEnd"/>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w:t>
            </w:r>
            <w:proofErr w:type="gramStart"/>
            <w:r>
              <w:t>2:hasValue</w:t>
            </w:r>
            <w:proofErr w:type="gramEnd"/>
          </w:p>
        </w:tc>
        <w:tc>
          <w:tcPr>
            <w:tcW w:w="4399" w:type="dxa"/>
          </w:tcPr>
          <w:p w14:paraId="195746E9" w14:textId="1AE1F14E" w:rsidR="00972559" w:rsidRDefault="00972559" w:rsidP="009C34EF">
            <w:pPr>
              <w:tabs>
                <w:tab w:val="center" w:pos="2335"/>
              </w:tabs>
            </w:pPr>
            <w:r>
              <w:t>only (om-</w:t>
            </w:r>
            <w:proofErr w:type="gramStart"/>
            <w:r>
              <w:t>2:hasU</w:t>
            </w:r>
            <w:r w:rsidRPr="0093359F">
              <w:t>nit</w:t>
            </w:r>
            <w:proofErr w:type="gramEnd"/>
            <w:r w:rsidRPr="0093359F">
              <w:t xml:space="preserve">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proofErr w:type="gramStart"/>
            <w:r w:rsidRPr="009C6FB4">
              <w:rPr>
                <w:highlight w:val="yellow"/>
              </w:rPr>
              <w:t>gci:cardinalityOf</w:t>
            </w:r>
            <w:proofErr w:type="gramEnd"/>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proofErr w:type="gramStart"/>
            <w:r w:rsidRPr="009C6FB4">
              <w:rPr>
                <w:highlight w:val="yellow"/>
              </w:rPr>
              <w:t>gci:definedBy</w:t>
            </w:r>
            <w:proofErr w:type="gramEnd"/>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w:t>
            </w:r>
            <w:proofErr w:type="gramStart"/>
            <w:r>
              <w:t>2:Quantity</w:t>
            </w:r>
            <w:proofErr w:type="gramEnd"/>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w:t>
            </w:r>
            <w:proofErr w:type="gramStart"/>
            <w:r>
              <w:t>2:hasValue</w:t>
            </w:r>
            <w:proofErr w:type="gramEnd"/>
          </w:p>
        </w:tc>
        <w:tc>
          <w:tcPr>
            <w:tcW w:w="4399" w:type="dxa"/>
          </w:tcPr>
          <w:p w14:paraId="781B9FC3" w14:textId="301F6585" w:rsidR="009C34EF" w:rsidRDefault="009C34EF" w:rsidP="009C34EF">
            <w:pPr>
              <w:tabs>
                <w:tab w:val="center" w:pos="2335"/>
              </w:tabs>
            </w:pPr>
            <w:r>
              <w:t>only (om-</w:t>
            </w:r>
            <w:proofErr w:type="gramStart"/>
            <w:r>
              <w:t>2:hasUnit</w:t>
            </w:r>
            <w:proofErr w:type="gramEnd"/>
            <w:r>
              <w:t xml:space="preserve">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w:t>
            </w:r>
            <w:proofErr w:type="gramStart"/>
            <w:r>
              <w:t>2:UnitDivision</w:t>
            </w:r>
            <w:proofErr w:type="gramEnd"/>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w:t>
            </w:r>
            <w:proofErr w:type="gramStart"/>
            <w:r w:rsidRPr="00E80D3C">
              <w:t>2:hasNumerator</w:t>
            </w:r>
            <w:proofErr w:type="gramEnd"/>
          </w:p>
        </w:tc>
        <w:tc>
          <w:tcPr>
            <w:tcW w:w="4399" w:type="dxa"/>
          </w:tcPr>
          <w:p w14:paraId="4A31104F" w14:textId="741E0520" w:rsidR="009C34EF" w:rsidRDefault="009C34EF" w:rsidP="009C34EF">
            <w:pPr>
              <w:tabs>
                <w:tab w:val="center" w:pos="2335"/>
              </w:tabs>
            </w:pPr>
            <w:r w:rsidRPr="00E80D3C">
              <w:t>only om-</w:t>
            </w:r>
            <w:proofErr w:type="gramStart"/>
            <w:r w:rsidRPr="00E80D3C">
              <w:t>2:TimeUnit</w:t>
            </w:r>
            <w:proofErr w:type="gramEnd"/>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w:t>
            </w:r>
            <w:proofErr w:type="gramStart"/>
            <w:r w:rsidRPr="00E80D3C">
              <w:t>2:hasDenominator</w:t>
            </w:r>
            <w:proofErr w:type="gramEnd"/>
          </w:p>
        </w:tc>
        <w:tc>
          <w:tcPr>
            <w:tcW w:w="4399" w:type="dxa"/>
          </w:tcPr>
          <w:p w14:paraId="589E40DE" w14:textId="5B3CB802" w:rsidR="009C34EF" w:rsidRPr="00E80D3C" w:rsidRDefault="009C34EF" w:rsidP="009C34EF">
            <w:pPr>
              <w:tabs>
                <w:tab w:val="center" w:pos="2335"/>
              </w:tabs>
            </w:pPr>
            <w:r w:rsidRPr="00E80D3C">
              <w:t>only om-</w:t>
            </w:r>
            <w:proofErr w:type="gramStart"/>
            <w:r w:rsidRPr="00E80D3C">
              <w:t>2:TimeUnit</w:t>
            </w:r>
            <w:proofErr w:type="gramEnd"/>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w:t>
            </w:r>
            <w:proofErr w:type="gramStart"/>
            <w:r>
              <w:t>2:Speed</w:t>
            </w:r>
            <w:proofErr w:type="gramEnd"/>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w:t>
            </w:r>
            <w:proofErr w:type="gramStart"/>
            <w:r>
              <w:t>2:hasAggregateFunction</w:t>
            </w:r>
            <w:proofErr w:type="gramEnd"/>
          </w:p>
        </w:tc>
        <w:tc>
          <w:tcPr>
            <w:tcW w:w="4399" w:type="dxa"/>
          </w:tcPr>
          <w:p w14:paraId="390B7ACC" w14:textId="5AE01435" w:rsidR="009C34EF" w:rsidRDefault="009C34EF" w:rsidP="009C34EF">
            <w:pPr>
              <w:tabs>
                <w:tab w:val="center" w:pos="2335"/>
              </w:tabs>
            </w:pPr>
            <w:r>
              <w:t>value {om-</w:t>
            </w:r>
            <w:proofErr w:type="gramStart"/>
            <w:r>
              <w:t>2:average</w:t>
            </w:r>
            <w:proofErr w:type="gramEnd"/>
            <w:r>
              <w:t>}</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w:t>
            </w:r>
            <w:proofErr w:type="gramStart"/>
            <w:r>
              <w:t>2:Unit</w:t>
            </w:r>
            <w:proofErr w:type="gramEnd"/>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w:t>
            </w:r>
            <w:proofErr w:type="gramStart"/>
            <w:r>
              <w:t>2:Unit</w:t>
            </w:r>
            <w:proofErr w:type="gramEnd"/>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358A43B2" w:rsidR="00E5248F" w:rsidRPr="00E5248F" w:rsidRDefault="00E5248F" w:rsidP="00E5248F">
      <w:r>
        <w:t>Define lane and link capacity units in greater detail</w:t>
      </w:r>
      <w:r w:rsidR="00092042">
        <w:t xml:space="preserve"> (e.g. with numerators and denominators)</w:t>
      </w:r>
      <w:r>
        <w:t>.</w:t>
      </w:r>
    </w:p>
    <w:p w14:paraId="327B6795" w14:textId="77777777" w:rsidR="009D0500" w:rsidRDefault="00DF48AD" w:rsidP="009D0500">
      <w:pPr>
        <w:pStyle w:val="Heading3"/>
      </w:pPr>
      <w:bookmarkStart w:id="127" w:name="_Toc523308984"/>
      <w:r>
        <w:t xml:space="preserve">Travel </w:t>
      </w:r>
      <w:r w:rsidR="00E91E39">
        <w:t>Costs</w:t>
      </w:r>
      <w:bookmarkEnd w:id="127"/>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lastRenderedPageBreak/>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77777777" w:rsidR="00EA2DD1" w:rsidRDefault="00EA2DD1" w:rsidP="00EA2DD1">
            <w:r>
              <w:t xml:space="preserve">only </w:t>
            </w:r>
            <w:proofErr w:type="gramStart"/>
            <w:r>
              <w:t>vehicle:Mode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28" w:name="_Toc523308985"/>
      <w:r>
        <w:t>Parking Ontology</w:t>
      </w:r>
      <w:bookmarkEnd w:id="128"/>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1D82A4E4"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FB5BA5">
        <w:br/>
      </w:r>
      <w:r w:rsidR="00FB5BA5" w:rsidRPr="00D67F19">
        <w:rPr>
          <w:highlight w:val="yellow"/>
        </w:rPr>
        <w:t>A Parking Area may be associated with some Building or Organization,…</w:t>
      </w:r>
      <w:r w:rsidR="009D5240">
        <w:rPr>
          <w:highlight w:val="yellow"/>
        </w:rPr>
        <w:br/>
        <w:t>A parking area may be owned by some Person or Organization, and it may be allocated to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w:t>
      </w:r>
      <w:r w:rsidR="00345902">
        <w:lastRenderedPageBreak/>
        <w:t>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658384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C30191" w14:paraId="5EC75941" w14:textId="77777777" w:rsidTr="0040449F">
        <w:trPr>
          <w:cantSplit/>
        </w:trPr>
        <w:tc>
          <w:tcPr>
            <w:tcW w:w="2003" w:type="dxa"/>
            <w:vMerge w:val="restart"/>
          </w:tcPr>
          <w:p w14:paraId="4C8050FC" w14:textId="77777777" w:rsidR="00C30191" w:rsidRDefault="00C30191" w:rsidP="00C861C8">
            <w:r>
              <w:t>ParkingArea</w:t>
            </w:r>
          </w:p>
        </w:tc>
        <w:tc>
          <w:tcPr>
            <w:tcW w:w="3549" w:type="dxa"/>
          </w:tcPr>
          <w:p w14:paraId="71AFA358" w14:textId="77777777" w:rsidR="00C30191" w:rsidRDefault="00C30191" w:rsidP="00C861C8">
            <w:r>
              <w:t>subclassOf</w:t>
            </w:r>
          </w:p>
        </w:tc>
        <w:tc>
          <w:tcPr>
            <w:tcW w:w="3798" w:type="dxa"/>
          </w:tcPr>
          <w:p w14:paraId="7A1A51F7" w14:textId="77777777" w:rsidR="00C30191" w:rsidRDefault="00C30191" w:rsidP="00C861C8">
            <w:proofErr w:type="gramStart"/>
            <w:r>
              <w:t>change:Manifestation</w:t>
            </w:r>
            <w:proofErr w:type="gramEnd"/>
          </w:p>
        </w:tc>
      </w:tr>
      <w:tr w:rsidR="00C30191" w14:paraId="11BA226C" w14:textId="77777777" w:rsidTr="0040449F">
        <w:trPr>
          <w:cantSplit/>
        </w:trPr>
        <w:tc>
          <w:tcPr>
            <w:tcW w:w="2003" w:type="dxa"/>
            <w:vMerge/>
          </w:tcPr>
          <w:p w14:paraId="20B7FB71" w14:textId="77777777" w:rsidR="00C30191" w:rsidRDefault="00C30191" w:rsidP="00C861C8"/>
        </w:tc>
        <w:tc>
          <w:tcPr>
            <w:tcW w:w="3549" w:type="dxa"/>
          </w:tcPr>
          <w:p w14:paraId="4D35D5F2" w14:textId="77777777" w:rsidR="00C30191" w:rsidRDefault="00C30191" w:rsidP="00C861C8">
            <w:r>
              <w:t>equivalentClass</w:t>
            </w:r>
          </w:p>
        </w:tc>
        <w:tc>
          <w:tcPr>
            <w:tcW w:w="3798" w:type="dxa"/>
          </w:tcPr>
          <w:p w14:paraId="255D9216" w14:textId="77777777" w:rsidR="00C30191" w:rsidRDefault="00C30191" w:rsidP="00C861C8">
            <w:proofErr w:type="gramStart"/>
            <w:r>
              <w:t>change:manifestationOf</w:t>
            </w:r>
            <w:proofErr w:type="gramEnd"/>
            <w:r>
              <w:t xml:space="preserve"> some ParkingAreaPD and  change:manifestationOf only ParkingAreaPD</w:t>
            </w:r>
          </w:p>
        </w:tc>
      </w:tr>
      <w:tr w:rsidR="00C30191" w14:paraId="3D3D779E" w14:textId="77777777" w:rsidTr="0040449F">
        <w:trPr>
          <w:cantSplit/>
        </w:trPr>
        <w:tc>
          <w:tcPr>
            <w:tcW w:w="2003" w:type="dxa"/>
            <w:vMerge/>
          </w:tcPr>
          <w:p w14:paraId="2CC74734" w14:textId="77777777" w:rsidR="00C30191" w:rsidRDefault="00C30191" w:rsidP="00C861C8"/>
        </w:tc>
        <w:tc>
          <w:tcPr>
            <w:tcW w:w="3549" w:type="dxa"/>
          </w:tcPr>
          <w:p w14:paraId="740351AE" w14:textId="77777777" w:rsidR="00C30191" w:rsidRDefault="00C30191" w:rsidP="00C861C8">
            <w:proofErr w:type="gramStart"/>
            <w:r>
              <w:t>change:existsAt</w:t>
            </w:r>
            <w:proofErr w:type="gramEnd"/>
          </w:p>
        </w:tc>
        <w:tc>
          <w:tcPr>
            <w:tcW w:w="3798" w:type="dxa"/>
          </w:tcPr>
          <w:p w14:paraId="3E617E77" w14:textId="77777777" w:rsidR="00C30191" w:rsidRDefault="00C30191" w:rsidP="00C861C8">
            <w:r>
              <w:t xml:space="preserve">exactly </w:t>
            </w:r>
            <w:proofErr w:type="gramStart"/>
            <w:r>
              <w:t>1  time</w:t>
            </w:r>
            <w:proofErr w:type="gramEnd"/>
            <w:r>
              <w:t>:TemporalEntity</w:t>
            </w:r>
          </w:p>
        </w:tc>
      </w:tr>
      <w:tr w:rsidR="00C30191" w14:paraId="163A9AD0" w14:textId="77777777" w:rsidTr="0040449F">
        <w:trPr>
          <w:cantSplit/>
        </w:trPr>
        <w:tc>
          <w:tcPr>
            <w:tcW w:w="2003" w:type="dxa"/>
            <w:vMerge/>
          </w:tcPr>
          <w:p w14:paraId="7A22C0D0" w14:textId="77777777" w:rsidR="00C30191" w:rsidRDefault="00C30191" w:rsidP="00C861C8"/>
        </w:tc>
        <w:tc>
          <w:tcPr>
            <w:tcW w:w="3549" w:type="dxa"/>
          </w:tcPr>
          <w:p w14:paraId="224BD24B" w14:textId="77777777" w:rsidR="00C30191" w:rsidRDefault="00C30191" w:rsidP="00C861C8">
            <w:proofErr w:type="gramStart"/>
            <w:r>
              <w:t>mereology:hasProperPart</w:t>
            </w:r>
            <w:proofErr w:type="gramEnd"/>
          </w:p>
        </w:tc>
        <w:tc>
          <w:tcPr>
            <w:tcW w:w="3798" w:type="dxa"/>
          </w:tcPr>
          <w:p w14:paraId="51CF3BEC" w14:textId="77777777" w:rsidR="00C30191" w:rsidRDefault="00C30191" w:rsidP="00C861C8">
            <w:r>
              <w:t>only ParkingArea</w:t>
            </w:r>
          </w:p>
        </w:tc>
      </w:tr>
      <w:tr w:rsidR="00C30191" w14:paraId="50FBF965" w14:textId="77777777" w:rsidTr="0040449F">
        <w:trPr>
          <w:cantSplit/>
        </w:trPr>
        <w:tc>
          <w:tcPr>
            <w:tcW w:w="2003" w:type="dxa"/>
            <w:vMerge/>
          </w:tcPr>
          <w:p w14:paraId="7E60B349" w14:textId="77777777" w:rsidR="00C30191" w:rsidRDefault="00C30191" w:rsidP="00C861C8"/>
        </w:tc>
        <w:tc>
          <w:tcPr>
            <w:tcW w:w="3549" w:type="dxa"/>
          </w:tcPr>
          <w:p w14:paraId="5ECAF998" w14:textId="260EECC5" w:rsidR="00C30191" w:rsidRDefault="00C30191" w:rsidP="00C861C8">
            <w:r>
              <w:t>hasVehicleCapacity</w:t>
            </w:r>
          </w:p>
        </w:tc>
        <w:tc>
          <w:tcPr>
            <w:tcW w:w="3798" w:type="dxa"/>
          </w:tcPr>
          <w:p w14:paraId="2BD622A6" w14:textId="0E16232B" w:rsidR="00C30191" w:rsidRDefault="00C30191" w:rsidP="00C861C8">
            <w:r>
              <w:t xml:space="preserve">only (CapacitySize and </w:t>
            </w:r>
            <w:proofErr w:type="gramStart"/>
            <w:r>
              <w:t>gci:cardinality</w:t>
            </w:r>
            <w:proofErr w:type="gramEnd"/>
            <w:r>
              <w:t>_of only (gci:defined_by only Vehicle))</w:t>
            </w:r>
          </w:p>
        </w:tc>
      </w:tr>
      <w:tr w:rsidR="00C30191" w14:paraId="32775CC7" w14:textId="77777777" w:rsidTr="0040449F">
        <w:trPr>
          <w:cantSplit/>
        </w:trPr>
        <w:tc>
          <w:tcPr>
            <w:tcW w:w="2003" w:type="dxa"/>
            <w:vMerge/>
          </w:tcPr>
          <w:p w14:paraId="6151DB60" w14:textId="77777777" w:rsidR="00C30191" w:rsidRDefault="00C30191" w:rsidP="00C861C8"/>
        </w:tc>
        <w:tc>
          <w:tcPr>
            <w:tcW w:w="3549" w:type="dxa"/>
          </w:tcPr>
          <w:p w14:paraId="1C59EC76" w14:textId="77777777" w:rsidR="00C30191" w:rsidRDefault="00C30191" w:rsidP="00C861C8">
            <w:r>
              <w:t>hasParkingPolicy</w:t>
            </w:r>
          </w:p>
        </w:tc>
        <w:tc>
          <w:tcPr>
            <w:tcW w:w="3798" w:type="dxa"/>
          </w:tcPr>
          <w:p w14:paraId="40D124A3" w14:textId="77777777" w:rsidR="00C30191" w:rsidRDefault="00C30191" w:rsidP="00C861C8">
            <w:r>
              <w:t>only ParkingPolicy</w:t>
            </w:r>
          </w:p>
        </w:tc>
      </w:tr>
      <w:tr w:rsidR="00C30191" w14:paraId="2A9BA09E" w14:textId="77777777" w:rsidTr="0040449F">
        <w:trPr>
          <w:cantSplit/>
        </w:trPr>
        <w:tc>
          <w:tcPr>
            <w:tcW w:w="2003" w:type="dxa"/>
            <w:vMerge/>
          </w:tcPr>
          <w:p w14:paraId="282F16C9" w14:textId="77777777" w:rsidR="00C30191" w:rsidRDefault="00C30191" w:rsidP="00C861C8"/>
        </w:tc>
        <w:tc>
          <w:tcPr>
            <w:tcW w:w="3549" w:type="dxa"/>
          </w:tcPr>
          <w:p w14:paraId="3189E45A" w14:textId="77777777" w:rsidR="00C30191" w:rsidRDefault="00C30191" w:rsidP="00C861C8">
            <w:pPr>
              <w:tabs>
                <w:tab w:val="left" w:pos="1515"/>
              </w:tabs>
            </w:pPr>
            <w:r>
              <w:t>hasChargingStations</w:t>
            </w:r>
          </w:p>
        </w:tc>
        <w:tc>
          <w:tcPr>
            <w:tcW w:w="3798" w:type="dxa"/>
          </w:tcPr>
          <w:p w14:paraId="120A278A" w14:textId="77777777" w:rsidR="00C30191" w:rsidRDefault="00C30191" w:rsidP="00C861C8">
            <w:r>
              <w:t xml:space="preserve">exactly 1 </w:t>
            </w:r>
            <w:proofErr w:type="gramStart"/>
            <w:r>
              <w:t>xsd:integer</w:t>
            </w:r>
            <w:proofErr w:type="gramEnd"/>
          </w:p>
        </w:tc>
      </w:tr>
      <w:tr w:rsidR="00C30191" w14:paraId="5169430A" w14:textId="77777777" w:rsidTr="0040449F">
        <w:trPr>
          <w:cantSplit/>
        </w:trPr>
        <w:tc>
          <w:tcPr>
            <w:tcW w:w="2003" w:type="dxa"/>
            <w:vMerge/>
          </w:tcPr>
          <w:p w14:paraId="4C1D11DA" w14:textId="77777777" w:rsidR="00C30191" w:rsidRDefault="00C30191" w:rsidP="00C861C8"/>
        </w:tc>
        <w:tc>
          <w:tcPr>
            <w:tcW w:w="3549" w:type="dxa"/>
          </w:tcPr>
          <w:p w14:paraId="1242BFAD" w14:textId="7B1B5506" w:rsidR="00C30191" w:rsidRDefault="0083118D" w:rsidP="00C861C8">
            <w:pPr>
              <w:tabs>
                <w:tab w:val="left" w:pos="1515"/>
              </w:tabs>
            </w:pPr>
            <w:proofErr w:type="gramStart"/>
            <w:r>
              <w:t>resource:</w:t>
            </w:r>
            <w:r w:rsidR="006779B7">
              <w:t>ownedBy</w:t>
            </w:r>
            <w:proofErr w:type="gramEnd"/>
          </w:p>
        </w:tc>
        <w:tc>
          <w:tcPr>
            <w:tcW w:w="3798" w:type="dxa"/>
          </w:tcPr>
          <w:p w14:paraId="25BFFD68" w14:textId="32626434" w:rsidR="00C30191" w:rsidRDefault="00C30191" w:rsidP="00C861C8">
            <w:r>
              <w:t>some Person or Organization</w:t>
            </w:r>
          </w:p>
        </w:tc>
      </w:tr>
      <w:tr w:rsidR="00C30191" w14:paraId="36872DF5" w14:textId="77777777" w:rsidTr="0040449F">
        <w:trPr>
          <w:cantSplit/>
        </w:trPr>
        <w:tc>
          <w:tcPr>
            <w:tcW w:w="2003" w:type="dxa"/>
            <w:vMerge/>
          </w:tcPr>
          <w:p w14:paraId="1ED7DB92" w14:textId="77777777" w:rsidR="00C30191" w:rsidRDefault="00C30191" w:rsidP="00C861C8"/>
        </w:tc>
        <w:tc>
          <w:tcPr>
            <w:tcW w:w="3549" w:type="dxa"/>
          </w:tcPr>
          <w:p w14:paraId="5A0F2CCE" w14:textId="7AFAE651" w:rsidR="00C30191" w:rsidRDefault="00C30191" w:rsidP="00C861C8">
            <w:pPr>
              <w:tabs>
                <w:tab w:val="left" w:pos="1515"/>
              </w:tabs>
            </w:pPr>
            <w:r>
              <w:t>occupiedBy</w:t>
            </w:r>
          </w:p>
        </w:tc>
        <w:tc>
          <w:tcPr>
            <w:tcW w:w="3798" w:type="dxa"/>
          </w:tcPr>
          <w:p w14:paraId="1336C097" w14:textId="0662BB39" w:rsidR="00C30191" w:rsidRDefault="00C30191" w:rsidP="00C861C8">
            <w:r>
              <w:t>only Vehicle</w:t>
            </w:r>
          </w:p>
        </w:tc>
      </w:tr>
      <w:tr w:rsidR="00C30191" w14:paraId="3B781502" w14:textId="77777777" w:rsidTr="0040449F">
        <w:trPr>
          <w:cantSplit/>
        </w:trPr>
        <w:tc>
          <w:tcPr>
            <w:tcW w:w="2003" w:type="dxa"/>
            <w:vMerge/>
          </w:tcPr>
          <w:p w14:paraId="32A42A47" w14:textId="77777777" w:rsidR="00C30191" w:rsidRDefault="00C30191" w:rsidP="00C861C8"/>
        </w:tc>
        <w:tc>
          <w:tcPr>
            <w:tcW w:w="3549" w:type="dxa"/>
          </w:tcPr>
          <w:p w14:paraId="5EF6A5A1" w14:textId="08CAD368" w:rsidR="00C30191" w:rsidRDefault="00C30191" w:rsidP="00C861C8">
            <w:pPr>
              <w:tabs>
                <w:tab w:val="left" w:pos="1515"/>
              </w:tabs>
            </w:pPr>
            <w:r>
              <w:t>isOpen</w:t>
            </w:r>
          </w:p>
        </w:tc>
        <w:tc>
          <w:tcPr>
            <w:tcW w:w="3798" w:type="dxa"/>
          </w:tcPr>
          <w:p w14:paraId="373D0866" w14:textId="681D02E9" w:rsidR="00C30191" w:rsidRDefault="00C30191" w:rsidP="00C861C8">
            <w:r>
              <w:t xml:space="preserve">exactly 1 </w:t>
            </w:r>
            <w:proofErr w:type="gramStart"/>
            <w:r>
              <w:t>xsd:boolean</w:t>
            </w:r>
            <w:proofErr w:type="gramEnd"/>
          </w:p>
        </w:tc>
      </w:tr>
      <w:tr w:rsidR="00C30191" w14:paraId="2EE14226" w14:textId="77777777" w:rsidTr="0040449F">
        <w:trPr>
          <w:cantSplit/>
        </w:trPr>
        <w:tc>
          <w:tcPr>
            <w:tcW w:w="2003" w:type="dxa"/>
            <w:vMerge/>
          </w:tcPr>
          <w:p w14:paraId="3F6AA442" w14:textId="77777777" w:rsidR="00C30191" w:rsidRDefault="00C30191" w:rsidP="00C861C8"/>
        </w:tc>
        <w:tc>
          <w:tcPr>
            <w:tcW w:w="3549" w:type="dxa"/>
          </w:tcPr>
          <w:p w14:paraId="792C435A" w14:textId="143B36BC" w:rsidR="00C30191" w:rsidRDefault="00C30191" w:rsidP="00C861C8">
            <w:pPr>
              <w:tabs>
                <w:tab w:val="left" w:pos="1515"/>
              </w:tabs>
            </w:pPr>
            <w:r>
              <w:t>hasParkingService</w:t>
            </w:r>
          </w:p>
        </w:tc>
        <w:tc>
          <w:tcPr>
            <w:tcW w:w="3798" w:type="dxa"/>
          </w:tcPr>
          <w:p w14:paraId="3220C98F" w14:textId="0C123D01" w:rsidR="00C30191" w:rsidRDefault="00C30191" w:rsidP="00C861C8">
            <w:r>
              <w:t>only ParkingService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9C7C869" w:rsidR="003329EF" w:rsidRDefault="003329EF" w:rsidP="001D7CBC">
            <w:pPr>
              <w:tabs>
                <w:tab w:val="left" w:pos="1515"/>
              </w:tabs>
            </w:pPr>
            <w:r>
              <w:t>(</w:t>
            </w:r>
            <w:r w:rsidRPr="003073EE">
              <w:t>inverse hasProperPart</w:t>
            </w:r>
            <w:r>
              <w:t>)</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77777777" w:rsidR="001D7CBC" w:rsidRDefault="001D7CBC" w:rsidP="001D7CBC">
            <w:proofErr w:type="gramStart"/>
            <w:r>
              <w:t>only  time</w:t>
            </w:r>
            <w:proofErr w:type="gramEnd"/>
            <w:r>
              <w:t>:DurationDescription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bl>
    <w:p w14:paraId="22133171" w14:textId="77777777" w:rsidR="00B053A6" w:rsidRPr="00E45F01" w:rsidRDefault="003B6261" w:rsidP="00E45F01">
      <w:pPr>
        <w:pStyle w:val="ListParagraph"/>
        <w:numPr>
          <w:ilvl w:val="0"/>
          <w:numId w:val="0"/>
        </w:numPr>
        <w:ind w:left="360"/>
        <w:rPr>
          <w:b/>
        </w:rPr>
      </w:pPr>
      <w:r w:rsidRPr="00E45F01">
        <w:rPr>
          <w:b/>
        </w:rPr>
        <w:t>Ontologies Reused:</w:t>
      </w:r>
    </w:p>
    <w:p w14:paraId="555C7359" w14:textId="65B1E0D7" w:rsidR="003B6261" w:rsidRDefault="003B6261" w:rsidP="009E4A69">
      <w:pPr>
        <w:pStyle w:val="ListParagraph"/>
      </w:pPr>
      <w:r>
        <w:t>Foundational</w:t>
      </w:r>
    </w:p>
    <w:p w14:paraId="16899239" w14:textId="7A385361" w:rsidR="00232ADD" w:rsidRDefault="00232ADD" w:rsidP="009E4A69">
      <w:pPr>
        <w:pStyle w:val="ListParagraph"/>
      </w:pPr>
      <w:r>
        <w:t>Person</w:t>
      </w:r>
    </w:p>
    <w:p w14:paraId="36BB658E" w14:textId="01B2BF49" w:rsidR="00232ADD" w:rsidRDefault="00232ADD" w:rsidP="009E4A69">
      <w:pPr>
        <w:pStyle w:val="ListParagraph"/>
      </w:pPr>
      <w:r>
        <w:lastRenderedPageBreak/>
        <w:t>Vehicle</w:t>
      </w:r>
    </w:p>
    <w:p w14:paraId="5759ED18" w14:textId="424114C6" w:rsidR="004B7120" w:rsidRDefault="0040449F" w:rsidP="009E4A69">
      <w:pPr>
        <w:pStyle w:val="ListParagraph"/>
      </w:pPr>
      <w: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29" w:name="_Toc523308986"/>
      <w:r>
        <w:t>Public</w:t>
      </w:r>
      <w:r w:rsidR="00BD7C89">
        <w:t xml:space="preserve"> Transit Ontology</w:t>
      </w:r>
      <w:bookmarkEnd w:id="129"/>
    </w:p>
    <w:p w14:paraId="6A7EE14B" w14:textId="07F0684A" w:rsidR="00D479C9" w:rsidRDefault="00D8001F" w:rsidP="00D479C9">
      <w:pPr>
        <w:rPr>
          <w:i/>
        </w:rPr>
      </w:pPr>
      <w:hyperlink r:id="rId18"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lastRenderedPageBreak/>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4FD1BC8"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lastRenderedPageBreak/>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53D953DF" w:rsidR="00B577C2" w:rsidRPr="00816B3F"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4BF6F7AF" w14:textId="77777777" w:rsidR="00D4596C" w:rsidRDefault="00D4596C" w:rsidP="00EA354A">
      <w:pPr>
        <w:pStyle w:val="Heading2"/>
      </w:pPr>
      <w:bookmarkStart w:id="130" w:name="_Toc523308987"/>
      <w:r>
        <w:t>Land Use</w:t>
      </w:r>
      <w:r w:rsidR="00BA1ACD">
        <w:t xml:space="preserve"> Ontology</w:t>
      </w:r>
      <w:bookmarkEnd w:id="130"/>
    </w:p>
    <w:p w14:paraId="5C88E1D1" w14:textId="499E181B" w:rsidR="00D479C9" w:rsidRPr="00D479C9" w:rsidRDefault="0089518D" w:rsidP="00D479C9">
      <w:pPr>
        <w:rPr>
          <w:i/>
        </w:rPr>
      </w:pPr>
      <w:r>
        <w:rPr>
          <w:i/>
        </w:rPr>
        <w:t>http://ontology.eil.utoronto.ca/icity/</w:t>
      </w:r>
      <w:r w:rsidR="00D479C9">
        <w:rPr>
          <w:i/>
        </w:rPr>
        <w:t>LandUse</w:t>
      </w:r>
      <w:r w:rsidR="00AC0B4C">
        <w:rPr>
          <w:i/>
        </w:rPr>
        <w:t>.owl</w:t>
      </w:r>
    </w:p>
    <w:p w14:paraId="0A4C08B0" w14:textId="77777777" w:rsidR="000C0D23" w:rsidRPr="000C0D23" w:rsidRDefault="000C0D23" w:rsidP="000C0D23">
      <w:pPr>
        <w:rPr>
          <w:b/>
        </w:rPr>
      </w:pPr>
      <w:r w:rsidRPr="000C0D23">
        <w:rPr>
          <w:b/>
        </w:rPr>
        <w:lastRenderedPageBreak/>
        <w:t>Namespace: landuse</w:t>
      </w:r>
    </w:p>
    <w:p w14:paraId="21F601C9" w14:textId="0F81DCFB"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6914EE">
        <w:t>.</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r w:rsidR="00297428">
        <w:br/>
      </w:r>
      <w:r w:rsidR="0066239F">
        <w:t>Future w</w:t>
      </w:r>
      <w:r w:rsidR="0066239F" w:rsidRPr="00E80D3C">
        <w:t>ork</w:t>
      </w:r>
      <w:r w:rsidR="0066239F">
        <w:t xml:space="preserve"> will</w:t>
      </w:r>
      <w:r w:rsidR="00297428">
        <w:t xml:space="preserve"> look at extending the SpatialLoc Ontology (specifically the Geometry class) with a representation of various measurements such as surface area, volume, length, and so on.</w:t>
      </w:r>
      <w:r w:rsidR="005E0780">
        <w:br/>
      </w:r>
      <w:r w:rsidR="0066239F" w:rsidRPr="00E80D3C">
        <w:t>Future work</w:t>
      </w:r>
      <w:r w:rsidR="0066239F">
        <w:t xml:space="preserve"> will also </w:t>
      </w:r>
      <w:r w:rsidR="005E0780">
        <w:t xml:space="preserve"> extend population representation to captured defined_as, residence, and other restrictions.</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lastRenderedPageBreak/>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80D3C">
        <w:trPr>
          <w:cantSplit/>
        </w:trPr>
        <w:tc>
          <w:tcPr>
            <w:tcW w:w="2771" w:type="dxa"/>
            <w:shd w:val="clear" w:color="auto" w:fill="00FFFF"/>
          </w:tcPr>
          <w:p w14:paraId="5222F38B" w14:textId="77777777" w:rsidR="00B46D53" w:rsidRDefault="00B46D53" w:rsidP="00BA5A7B">
            <w:r>
              <w:t>Object</w:t>
            </w:r>
          </w:p>
        </w:tc>
        <w:tc>
          <w:tcPr>
            <w:tcW w:w="2911" w:type="dxa"/>
            <w:shd w:val="clear" w:color="auto" w:fill="00FFFF"/>
          </w:tcPr>
          <w:p w14:paraId="21E5F94F" w14:textId="77777777" w:rsidR="00B46D53" w:rsidRDefault="00B46D53" w:rsidP="00BA5A7B">
            <w:r>
              <w:t>Property</w:t>
            </w:r>
          </w:p>
        </w:tc>
        <w:tc>
          <w:tcPr>
            <w:tcW w:w="3668" w:type="dxa"/>
            <w:shd w:val="clear" w:color="auto" w:fill="00FFFF"/>
          </w:tcPr>
          <w:p w14:paraId="0E9A1CB3" w14:textId="77777777" w:rsidR="00B46D53" w:rsidRDefault="00B46D53" w:rsidP="00BA5A7B">
            <w:r>
              <w:t>Value</w:t>
            </w:r>
          </w:p>
        </w:tc>
      </w:tr>
      <w:tr w:rsidR="00A47861" w14:paraId="4450F69E" w14:textId="77777777" w:rsidTr="00E80D3C">
        <w:trPr>
          <w:cantSplit/>
        </w:trPr>
        <w:tc>
          <w:tcPr>
            <w:tcW w:w="2771" w:type="dxa"/>
            <w:vMerge w:val="restart"/>
          </w:tcPr>
          <w:p w14:paraId="7A141920" w14:textId="77777777" w:rsidR="00A47861" w:rsidRDefault="00A47861" w:rsidP="00A47861">
            <w:r>
              <w:t>Parcel</w:t>
            </w:r>
            <w:r w:rsidR="00D22E62">
              <w:t>PD</w:t>
            </w:r>
          </w:p>
        </w:tc>
        <w:tc>
          <w:tcPr>
            <w:tcW w:w="2911" w:type="dxa"/>
          </w:tcPr>
          <w:p w14:paraId="7014CF5E" w14:textId="77777777" w:rsidR="00A47861" w:rsidRDefault="00A47861" w:rsidP="00A47861">
            <w:r>
              <w:t>subclassOf</w:t>
            </w:r>
          </w:p>
        </w:tc>
        <w:tc>
          <w:tcPr>
            <w:tcW w:w="3668"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80D3C">
        <w:trPr>
          <w:cantSplit/>
        </w:trPr>
        <w:tc>
          <w:tcPr>
            <w:tcW w:w="2771" w:type="dxa"/>
            <w:vMerge/>
          </w:tcPr>
          <w:p w14:paraId="7111F425" w14:textId="77777777" w:rsidR="00A47861" w:rsidRDefault="00A47861" w:rsidP="00A47861"/>
        </w:tc>
        <w:tc>
          <w:tcPr>
            <w:tcW w:w="2911" w:type="dxa"/>
          </w:tcPr>
          <w:p w14:paraId="58D02D18" w14:textId="77777777" w:rsidR="00A47861" w:rsidRDefault="00A47861" w:rsidP="00A47861">
            <w:r>
              <w:t>equivalentClass</w:t>
            </w:r>
          </w:p>
        </w:tc>
        <w:tc>
          <w:tcPr>
            <w:tcW w:w="3668"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80D3C">
        <w:trPr>
          <w:cantSplit/>
        </w:trPr>
        <w:tc>
          <w:tcPr>
            <w:tcW w:w="2771" w:type="dxa"/>
            <w:vMerge/>
          </w:tcPr>
          <w:p w14:paraId="3699D4D2" w14:textId="77777777" w:rsidR="00A47861" w:rsidRDefault="00A47861" w:rsidP="00A47861"/>
        </w:tc>
        <w:tc>
          <w:tcPr>
            <w:tcW w:w="2911" w:type="dxa"/>
          </w:tcPr>
          <w:p w14:paraId="46864D10" w14:textId="77777777" w:rsidR="00A47861" w:rsidRDefault="00B17E1B" w:rsidP="00A47861">
            <w:proofErr w:type="gramStart"/>
            <w:r>
              <w:t>change:</w:t>
            </w:r>
            <w:r w:rsidR="006D5597">
              <w:t>existsAt</w:t>
            </w:r>
            <w:proofErr w:type="gramEnd"/>
          </w:p>
        </w:tc>
        <w:tc>
          <w:tcPr>
            <w:tcW w:w="3668" w:type="dxa"/>
          </w:tcPr>
          <w:p w14:paraId="2947314F" w14:textId="77777777" w:rsidR="00A47861" w:rsidRDefault="00A47861" w:rsidP="00A47861">
            <w:r>
              <w:t xml:space="preserve">exactly 1 </w:t>
            </w:r>
            <w:proofErr w:type="gramStart"/>
            <w:r w:rsidR="00B17E1B">
              <w:t>time:</w:t>
            </w:r>
            <w:r>
              <w:t>Interval</w:t>
            </w:r>
            <w:proofErr w:type="gramEnd"/>
          </w:p>
        </w:tc>
      </w:tr>
      <w:tr w:rsidR="00A47861" w14:paraId="13426EC8" w14:textId="77777777" w:rsidTr="00E80D3C">
        <w:trPr>
          <w:cantSplit/>
        </w:trPr>
        <w:tc>
          <w:tcPr>
            <w:tcW w:w="2771" w:type="dxa"/>
            <w:vMerge/>
          </w:tcPr>
          <w:p w14:paraId="2437C9B6" w14:textId="77777777" w:rsidR="00A47861" w:rsidRDefault="00A47861" w:rsidP="00A47861"/>
        </w:tc>
        <w:tc>
          <w:tcPr>
            <w:tcW w:w="2911" w:type="dxa"/>
          </w:tcPr>
          <w:p w14:paraId="0B421AFF" w14:textId="77777777" w:rsidR="00A47861" w:rsidRDefault="00B17E1B" w:rsidP="00A47861">
            <w:r>
              <w:t>spatial_</w:t>
            </w:r>
            <w:proofErr w:type="gramStart"/>
            <w:r>
              <w:t>loc:</w:t>
            </w:r>
            <w:r w:rsidR="00A47861">
              <w:t>hasLocation</w:t>
            </w:r>
            <w:proofErr w:type="gramEnd"/>
          </w:p>
        </w:tc>
        <w:tc>
          <w:tcPr>
            <w:tcW w:w="3668" w:type="dxa"/>
          </w:tcPr>
          <w:p w14:paraId="02124DE1" w14:textId="77777777" w:rsidR="00A47861" w:rsidRDefault="00A47861" w:rsidP="00A47861">
            <w:r>
              <w:t xml:space="preserve">exactly 1 </w:t>
            </w:r>
            <w:r w:rsidR="00B17E1B">
              <w:t>spatial_</w:t>
            </w:r>
            <w:proofErr w:type="gramStart"/>
            <w:r w:rsidR="00B17E1B">
              <w:t>loc;</w:t>
            </w:r>
            <w:r>
              <w:t>Spatial</w:t>
            </w:r>
            <w:r w:rsidR="00B17E1B">
              <w:t>Feature</w:t>
            </w:r>
            <w:proofErr w:type="gramEnd"/>
          </w:p>
        </w:tc>
      </w:tr>
      <w:tr w:rsidR="00297428" w14:paraId="3F44BBEF" w14:textId="77777777" w:rsidTr="0062461A">
        <w:trPr>
          <w:cantSplit/>
        </w:trPr>
        <w:tc>
          <w:tcPr>
            <w:tcW w:w="2771" w:type="dxa"/>
            <w:vMerge w:val="restart"/>
          </w:tcPr>
          <w:p w14:paraId="76A0B16B" w14:textId="77777777" w:rsidR="00297428" w:rsidRDefault="00297428" w:rsidP="00A47861">
            <w:proofErr w:type="gramStart"/>
            <w:r>
              <w:t>lbcs:Parcel</w:t>
            </w:r>
            <w:proofErr w:type="gramEnd"/>
          </w:p>
        </w:tc>
        <w:tc>
          <w:tcPr>
            <w:tcW w:w="2911" w:type="dxa"/>
          </w:tcPr>
          <w:p w14:paraId="0DC340A6" w14:textId="77777777" w:rsidR="00297428" w:rsidRDefault="00297428" w:rsidP="00A47861">
            <w:r>
              <w:t>subclassOf</w:t>
            </w:r>
          </w:p>
        </w:tc>
        <w:tc>
          <w:tcPr>
            <w:tcW w:w="3668" w:type="dxa"/>
          </w:tcPr>
          <w:p w14:paraId="1693CDA4" w14:textId="77777777" w:rsidR="00297428" w:rsidRDefault="00297428" w:rsidP="00A47861">
            <w:proofErr w:type="gramStart"/>
            <w:r>
              <w:t>change:Manifestation</w:t>
            </w:r>
            <w:proofErr w:type="gramEnd"/>
          </w:p>
        </w:tc>
      </w:tr>
      <w:tr w:rsidR="00297428" w14:paraId="5CEC76D5" w14:textId="77777777" w:rsidTr="0062461A">
        <w:trPr>
          <w:cantSplit/>
        </w:trPr>
        <w:tc>
          <w:tcPr>
            <w:tcW w:w="2771" w:type="dxa"/>
            <w:vMerge/>
          </w:tcPr>
          <w:p w14:paraId="4AEA91DF" w14:textId="77777777" w:rsidR="00297428" w:rsidRDefault="00297428" w:rsidP="00A47861"/>
        </w:tc>
        <w:tc>
          <w:tcPr>
            <w:tcW w:w="2911" w:type="dxa"/>
          </w:tcPr>
          <w:p w14:paraId="23EAEDE2" w14:textId="77777777" w:rsidR="00297428" w:rsidRDefault="00297428" w:rsidP="00A47861">
            <w:r>
              <w:t>equivalentClass</w:t>
            </w:r>
          </w:p>
        </w:tc>
        <w:tc>
          <w:tcPr>
            <w:tcW w:w="3668" w:type="dxa"/>
          </w:tcPr>
          <w:p w14:paraId="06B4B0BA" w14:textId="77777777" w:rsidR="00297428" w:rsidRDefault="00297428" w:rsidP="00A47861">
            <w:proofErr w:type="gramStart"/>
            <w:r>
              <w:t>change:manifestationOf</w:t>
            </w:r>
            <w:proofErr w:type="gramEnd"/>
            <w:r>
              <w:t xml:space="preserve"> some ParcelPD and   change:manifestationOf only ParcelPD</w:t>
            </w:r>
          </w:p>
        </w:tc>
      </w:tr>
      <w:tr w:rsidR="00297428" w14:paraId="7541BE16" w14:textId="77777777" w:rsidTr="0062461A">
        <w:trPr>
          <w:cantSplit/>
        </w:trPr>
        <w:tc>
          <w:tcPr>
            <w:tcW w:w="2771" w:type="dxa"/>
            <w:vMerge/>
          </w:tcPr>
          <w:p w14:paraId="7697AA1C" w14:textId="77777777" w:rsidR="00297428" w:rsidRDefault="00297428" w:rsidP="00A47861"/>
        </w:tc>
        <w:tc>
          <w:tcPr>
            <w:tcW w:w="2911" w:type="dxa"/>
          </w:tcPr>
          <w:p w14:paraId="3365E11E" w14:textId="77777777" w:rsidR="00297428" w:rsidRDefault="00297428" w:rsidP="00A47861">
            <w:proofErr w:type="gramStart"/>
            <w:r>
              <w:t>change:existsAt</w:t>
            </w:r>
            <w:proofErr w:type="gramEnd"/>
          </w:p>
        </w:tc>
        <w:tc>
          <w:tcPr>
            <w:tcW w:w="3668" w:type="dxa"/>
          </w:tcPr>
          <w:p w14:paraId="667A19EE" w14:textId="77777777" w:rsidR="00297428" w:rsidRDefault="00297428" w:rsidP="00A47861">
            <w:r>
              <w:t xml:space="preserve">exactly 1 </w:t>
            </w:r>
            <w:proofErr w:type="gramStart"/>
            <w:r>
              <w:t>time:TemporalEntity</w:t>
            </w:r>
            <w:proofErr w:type="gramEnd"/>
          </w:p>
        </w:tc>
      </w:tr>
      <w:tr w:rsidR="00297428" w14:paraId="6C76CD7F" w14:textId="77777777" w:rsidTr="0062461A">
        <w:trPr>
          <w:cantSplit/>
        </w:trPr>
        <w:tc>
          <w:tcPr>
            <w:tcW w:w="2771" w:type="dxa"/>
            <w:vMerge/>
          </w:tcPr>
          <w:p w14:paraId="76265124" w14:textId="77777777" w:rsidR="00297428" w:rsidRDefault="00297428" w:rsidP="00A47861"/>
        </w:tc>
        <w:tc>
          <w:tcPr>
            <w:tcW w:w="2911" w:type="dxa"/>
          </w:tcPr>
          <w:p w14:paraId="3703DBB9" w14:textId="77777777" w:rsidR="00297428" w:rsidRDefault="00297428" w:rsidP="00A47861">
            <w:r>
              <w:t>hasLandUse</w:t>
            </w:r>
          </w:p>
        </w:tc>
        <w:tc>
          <w:tcPr>
            <w:tcW w:w="3668" w:type="dxa"/>
          </w:tcPr>
          <w:p w14:paraId="2A11159C" w14:textId="77777777" w:rsidR="00297428" w:rsidRDefault="00297428" w:rsidP="00A47861">
            <w:r>
              <w:t>min 1 LandUseClassification</w:t>
            </w:r>
          </w:p>
        </w:tc>
      </w:tr>
      <w:tr w:rsidR="00297428" w14:paraId="17722EC2" w14:textId="77777777" w:rsidTr="007A42D4">
        <w:trPr>
          <w:cantSplit/>
        </w:trPr>
        <w:tc>
          <w:tcPr>
            <w:tcW w:w="2771" w:type="dxa"/>
            <w:vMerge/>
          </w:tcPr>
          <w:p w14:paraId="445FCC6B" w14:textId="77777777" w:rsidR="00297428" w:rsidRDefault="00297428" w:rsidP="00A47861"/>
        </w:tc>
        <w:tc>
          <w:tcPr>
            <w:tcW w:w="2911" w:type="dxa"/>
          </w:tcPr>
          <w:p w14:paraId="2A31FE0A" w14:textId="12789355" w:rsidR="00297428" w:rsidRDefault="00297428" w:rsidP="00A47861">
            <w:r>
              <w:t>associatedArea</w:t>
            </w:r>
          </w:p>
        </w:tc>
        <w:tc>
          <w:tcPr>
            <w:tcW w:w="3668" w:type="dxa"/>
          </w:tcPr>
          <w:p w14:paraId="5AEB7EF4" w14:textId="3D4FC981" w:rsidR="00297428" w:rsidRDefault="00297428" w:rsidP="00A47861">
            <w:r>
              <w:t xml:space="preserve">only </w:t>
            </w:r>
            <w:proofErr w:type="gramStart"/>
            <w:r w:rsidR="00172BEE">
              <w:t>om:area</w:t>
            </w:r>
            <w:proofErr w:type="gramEnd"/>
          </w:p>
        </w:tc>
      </w:tr>
      <w:tr w:rsidR="00DE75A8" w14:paraId="0AE0D7E7" w14:textId="77777777" w:rsidTr="007A42D4">
        <w:trPr>
          <w:cantSplit/>
        </w:trPr>
        <w:tc>
          <w:tcPr>
            <w:tcW w:w="2771" w:type="dxa"/>
          </w:tcPr>
          <w:p w14:paraId="36CA58DC" w14:textId="77777777" w:rsidR="00DE75A8" w:rsidRDefault="00DE75A8" w:rsidP="00A47861"/>
        </w:tc>
        <w:tc>
          <w:tcPr>
            <w:tcW w:w="2911" w:type="dxa"/>
          </w:tcPr>
          <w:p w14:paraId="0BBFC199" w14:textId="2EB68731" w:rsidR="00DE75A8" w:rsidRDefault="00DE75A8" w:rsidP="00A47861">
            <w:r>
              <w:t>hasPopulation</w:t>
            </w:r>
          </w:p>
        </w:tc>
        <w:tc>
          <w:tcPr>
            <w:tcW w:w="3668" w:type="dxa"/>
          </w:tcPr>
          <w:p w14:paraId="5672BD9B" w14:textId="6D1D7AFC" w:rsidR="00DE75A8" w:rsidRDefault="008215E6" w:rsidP="008215E6">
            <w:r>
              <w:t>o</w:t>
            </w:r>
            <w:r w:rsidR="0014465C">
              <w:t xml:space="preserve">nly </w:t>
            </w:r>
            <w:r>
              <w:t>Population</w:t>
            </w:r>
          </w:p>
        </w:tc>
      </w:tr>
      <w:tr w:rsidR="00DE75A8" w14:paraId="7F2E4FC0" w14:textId="77777777" w:rsidTr="007A42D4">
        <w:trPr>
          <w:cantSplit/>
        </w:trPr>
        <w:tc>
          <w:tcPr>
            <w:tcW w:w="2771" w:type="dxa"/>
          </w:tcPr>
          <w:p w14:paraId="73FB1B44" w14:textId="3321F17B" w:rsidR="00DE75A8" w:rsidRDefault="008215E6" w:rsidP="00A47861">
            <w:r>
              <w:t>ResidentPopulation</w:t>
            </w:r>
          </w:p>
        </w:tc>
        <w:tc>
          <w:tcPr>
            <w:tcW w:w="2911" w:type="dxa"/>
          </w:tcPr>
          <w:p w14:paraId="0351FA71" w14:textId="19437B16" w:rsidR="00DE75A8" w:rsidRDefault="008215E6" w:rsidP="00A47861">
            <w:r>
              <w:t>subclassOf</w:t>
            </w:r>
          </w:p>
        </w:tc>
        <w:tc>
          <w:tcPr>
            <w:tcW w:w="3668" w:type="dxa"/>
          </w:tcPr>
          <w:p w14:paraId="7B01628A" w14:textId="10EA5388" w:rsidR="00DE75A8" w:rsidRDefault="008215E6" w:rsidP="008215E6">
            <w:proofErr w:type="gramStart"/>
            <w:r>
              <w:t>govstat:Population</w:t>
            </w:r>
            <w:proofErr w:type="gramEnd"/>
          </w:p>
        </w:tc>
      </w:tr>
      <w:tr w:rsidR="008215E6" w14:paraId="4E4B21C0" w14:textId="77777777" w:rsidTr="007A42D4">
        <w:trPr>
          <w:cantSplit/>
        </w:trPr>
        <w:tc>
          <w:tcPr>
            <w:tcW w:w="2771" w:type="dxa"/>
          </w:tcPr>
          <w:p w14:paraId="2FB5C199" w14:textId="335AAECC" w:rsidR="008215E6" w:rsidRDefault="008215E6" w:rsidP="00A47861">
            <w:r>
              <w:t>EmployedPopulation</w:t>
            </w:r>
          </w:p>
        </w:tc>
        <w:tc>
          <w:tcPr>
            <w:tcW w:w="2911" w:type="dxa"/>
          </w:tcPr>
          <w:p w14:paraId="6AD0CBB1" w14:textId="38F09F1A" w:rsidR="008215E6" w:rsidRDefault="008215E6" w:rsidP="00A47861">
            <w:r>
              <w:t>subclassOf</w:t>
            </w:r>
          </w:p>
        </w:tc>
        <w:tc>
          <w:tcPr>
            <w:tcW w:w="3668" w:type="dxa"/>
          </w:tcPr>
          <w:p w14:paraId="67233F95" w14:textId="02147DDE" w:rsidR="008215E6" w:rsidRDefault="008215E6" w:rsidP="008215E6">
            <w:r>
              <w:t>ResidentPopulation</w:t>
            </w:r>
          </w:p>
        </w:tc>
      </w:tr>
      <w:tr w:rsidR="002E15FC" w14:paraId="5959DB2F" w14:textId="77777777" w:rsidTr="00E80D3C">
        <w:trPr>
          <w:cantSplit/>
        </w:trPr>
        <w:tc>
          <w:tcPr>
            <w:tcW w:w="2771" w:type="dxa"/>
          </w:tcPr>
          <w:p w14:paraId="3C7B4659" w14:textId="673A7410" w:rsidR="002E15FC" w:rsidRDefault="002E15FC" w:rsidP="00A47861">
            <w:r>
              <w:t>LBCSClassification</w:t>
            </w:r>
          </w:p>
        </w:tc>
        <w:tc>
          <w:tcPr>
            <w:tcW w:w="2911" w:type="dxa"/>
          </w:tcPr>
          <w:p w14:paraId="604698D9" w14:textId="4883696C" w:rsidR="002E15FC" w:rsidRDefault="002E15FC" w:rsidP="00A47861">
            <w:r>
              <w:t>subclassOf</w:t>
            </w:r>
          </w:p>
        </w:tc>
        <w:tc>
          <w:tcPr>
            <w:tcW w:w="3668" w:type="dxa"/>
          </w:tcPr>
          <w:p w14:paraId="0F62B8D7" w14:textId="2B60181A" w:rsidR="002E15FC" w:rsidDel="00710A59" w:rsidRDefault="003A68E1" w:rsidP="00A47861">
            <w:r>
              <w:t>LandUseClassification</w:t>
            </w:r>
          </w:p>
        </w:tc>
      </w:tr>
      <w:tr w:rsidR="00B83F5B" w14:paraId="1058518A" w14:textId="77777777" w:rsidTr="00E80D3C">
        <w:trPr>
          <w:cantSplit/>
        </w:trPr>
        <w:tc>
          <w:tcPr>
            <w:tcW w:w="2771" w:type="dxa"/>
            <w:vMerge w:val="restart"/>
          </w:tcPr>
          <w:p w14:paraId="24B67A73" w14:textId="77777777" w:rsidR="00B83F5B" w:rsidRDefault="00B83F5B" w:rsidP="00A47861">
            <w:r>
              <w:t>ActivityClassification</w:t>
            </w:r>
          </w:p>
        </w:tc>
        <w:tc>
          <w:tcPr>
            <w:tcW w:w="2911" w:type="dxa"/>
          </w:tcPr>
          <w:p w14:paraId="07844441" w14:textId="77777777" w:rsidR="00B83F5B" w:rsidRDefault="00B83F5B" w:rsidP="00A47861">
            <w:r>
              <w:t>subclassOf</w:t>
            </w:r>
          </w:p>
        </w:tc>
        <w:tc>
          <w:tcPr>
            <w:tcW w:w="3668" w:type="dxa"/>
          </w:tcPr>
          <w:p w14:paraId="783B271C" w14:textId="2E6CDA00" w:rsidR="00B83F5B" w:rsidRDefault="00710A59" w:rsidP="00A47861">
            <w:r>
              <w:t>LBCSClassification</w:t>
            </w:r>
          </w:p>
        </w:tc>
      </w:tr>
      <w:tr w:rsidR="00B83F5B" w14:paraId="4E118DF9" w14:textId="77777777" w:rsidTr="00E80D3C">
        <w:trPr>
          <w:cantSplit/>
        </w:trPr>
        <w:tc>
          <w:tcPr>
            <w:tcW w:w="2771" w:type="dxa"/>
            <w:vMerge/>
          </w:tcPr>
          <w:p w14:paraId="273CD20F" w14:textId="77777777" w:rsidR="00B83F5B" w:rsidRDefault="00B83F5B" w:rsidP="00A47861"/>
        </w:tc>
        <w:tc>
          <w:tcPr>
            <w:tcW w:w="2911" w:type="dxa"/>
          </w:tcPr>
          <w:p w14:paraId="63534265" w14:textId="77777777" w:rsidR="00B83F5B" w:rsidRDefault="00B83F5B" w:rsidP="00A47861">
            <w:r>
              <w:t>equivalentClass</w:t>
            </w:r>
          </w:p>
        </w:tc>
        <w:tc>
          <w:tcPr>
            <w:tcW w:w="3668" w:type="dxa"/>
          </w:tcPr>
          <w:p w14:paraId="0C26F855" w14:textId="77777777" w:rsidR="00B83F5B" w:rsidRDefault="00B83F5B" w:rsidP="00A47861">
            <w:proofErr w:type="gramStart"/>
            <w:r>
              <w:t>lbcs:Activity</w:t>
            </w:r>
            <w:proofErr w:type="gramEnd"/>
          </w:p>
        </w:tc>
      </w:tr>
      <w:tr w:rsidR="00B83F5B" w14:paraId="1C8056AB" w14:textId="77777777" w:rsidTr="00E80D3C">
        <w:trPr>
          <w:cantSplit/>
        </w:trPr>
        <w:tc>
          <w:tcPr>
            <w:tcW w:w="2771" w:type="dxa"/>
            <w:vMerge w:val="restart"/>
          </w:tcPr>
          <w:p w14:paraId="12807309" w14:textId="77777777" w:rsidR="00B83F5B" w:rsidRDefault="00B83F5B" w:rsidP="00A47861">
            <w:r>
              <w:t>FunctionClassification</w:t>
            </w:r>
          </w:p>
        </w:tc>
        <w:tc>
          <w:tcPr>
            <w:tcW w:w="2911" w:type="dxa"/>
          </w:tcPr>
          <w:p w14:paraId="64C9D11F" w14:textId="77777777" w:rsidR="00B83F5B" w:rsidRDefault="00B83F5B" w:rsidP="00A47861">
            <w:r>
              <w:t>subclassOf</w:t>
            </w:r>
          </w:p>
        </w:tc>
        <w:tc>
          <w:tcPr>
            <w:tcW w:w="3668" w:type="dxa"/>
          </w:tcPr>
          <w:p w14:paraId="2D687C96" w14:textId="20F40C5E" w:rsidR="00B83F5B" w:rsidRDefault="00710A59" w:rsidP="00A47861">
            <w:r>
              <w:t>LBCSClassification</w:t>
            </w:r>
          </w:p>
        </w:tc>
      </w:tr>
      <w:tr w:rsidR="00B83F5B" w14:paraId="61F8B77E" w14:textId="77777777" w:rsidTr="00E80D3C">
        <w:trPr>
          <w:cantSplit/>
        </w:trPr>
        <w:tc>
          <w:tcPr>
            <w:tcW w:w="2771" w:type="dxa"/>
            <w:vMerge/>
          </w:tcPr>
          <w:p w14:paraId="02899F3D" w14:textId="77777777" w:rsidR="00B83F5B" w:rsidRDefault="00B83F5B" w:rsidP="00B83F5B"/>
        </w:tc>
        <w:tc>
          <w:tcPr>
            <w:tcW w:w="2911" w:type="dxa"/>
          </w:tcPr>
          <w:p w14:paraId="74AE94B7" w14:textId="77777777" w:rsidR="00B83F5B" w:rsidRDefault="00B83F5B" w:rsidP="00B83F5B">
            <w:r>
              <w:t>equivalentClass</w:t>
            </w:r>
          </w:p>
        </w:tc>
        <w:tc>
          <w:tcPr>
            <w:tcW w:w="3668" w:type="dxa"/>
          </w:tcPr>
          <w:p w14:paraId="688C1B1B" w14:textId="77777777" w:rsidR="00B83F5B" w:rsidRDefault="00B83F5B" w:rsidP="00B83F5B">
            <w:proofErr w:type="gramStart"/>
            <w:r>
              <w:t>lbcs:Function</w:t>
            </w:r>
            <w:proofErr w:type="gramEnd"/>
          </w:p>
        </w:tc>
      </w:tr>
      <w:tr w:rsidR="00B83F5B" w14:paraId="20AE8C3F" w14:textId="77777777" w:rsidTr="00E80D3C">
        <w:trPr>
          <w:cantSplit/>
        </w:trPr>
        <w:tc>
          <w:tcPr>
            <w:tcW w:w="2771" w:type="dxa"/>
            <w:vMerge w:val="restart"/>
          </w:tcPr>
          <w:p w14:paraId="1DA45111" w14:textId="77777777" w:rsidR="00B83F5B" w:rsidRDefault="00B83F5B" w:rsidP="00B83F5B">
            <w:r>
              <w:t>StructureClassification</w:t>
            </w:r>
          </w:p>
        </w:tc>
        <w:tc>
          <w:tcPr>
            <w:tcW w:w="2911" w:type="dxa"/>
          </w:tcPr>
          <w:p w14:paraId="43C6A90E" w14:textId="77777777" w:rsidR="00B83F5B" w:rsidRDefault="00B83F5B" w:rsidP="00B83F5B">
            <w:r>
              <w:t>subclassOf</w:t>
            </w:r>
          </w:p>
        </w:tc>
        <w:tc>
          <w:tcPr>
            <w:tcW w:w="3668" w:type="dxa"/>
          </w:tcPr>
          <w:p w14:paraId="37505A8C" w14:textId="4D8B27DF" w:rsidR="00B83F5B" w:rsidRDefault="00710A59" w:rsidP="00B83F5B">
            <w:r>
              <w:t>LBCSClassification</w:t>
            </w:r>
          </w:p>
        </w:tc>
      </w:tr>
      <w:tr w:rsidR="00B83F5B" w14:paraId="69608D23" w14:textId="77777777" w:rsidTr="00E80D3C">
        <w:trPr>
          <w:cantSplit/>
        </w:trPr>
        <w:tc>
          <w:tcPr>
            <w:tcW w:w="2771" w:type="dxa"/>
            <w:vMerge/>
          </w:tcPr>
          <w:p w14:paraId="63470921" w14:textId="77777777" w:rsidR="00B83F5B" w:rsidRDefault="00B83F5B" w:rsidP="00B83F5B"/>
        </w:tc>
        <w:tc>
          <w:tcPr>
            <w:tcW w:w="2911" w:type="dxa"/>
          </w:tcPr>
          <w:p w14:paraId="37361254" w14:textId="77777777" w:rsidR="00B83F5B" w:rsidRDefault="00B83F5B" w:rsidP="00B83F5B">
            <w:r>
              <w:t>equivalentClass</w:t>
            </w:r>
          </w:p>
        </w:tc>
        <w:tc>
          <w:tcPr>
            <w:tcW w:w="3668" w:type="dxa"/>
          </w:tcPr>
          <w:p w14:paraId="3069E41A" w14:textId="77777777" w:rsidR="00B83F5B" w:rsidRDefault="00B83F5B" w:rsidP="00B83F5B">
            <w:proofErr w:type="gramStart"/>
            <w:r>
              <w:t>lbcs:Structure</w:t>
            </w:r>
            <w:proofErr w:type="gramEnd"/>
          </w:p>
        </w:tc>
      </w:tr>
      <w:tr w:rsidR="00B83F5B" w14:paraId="4989F00A" w14:textId="77777777" w:rsidTr="00E80D3C">
        <w:trPr>
          <w:cantSplit/>
        </w:trPr>
        <w:tc>
          <w:tcPr>
            <w:tcW w:w="2771" w:type="dxa"/>
            <w:vMerge w:val="restart"/>
          </w:tcPr>
          <w:p w14:paraId="381373CC" w14:textId="77777777" w:rsidR="00B83F5B" w:rsidRDefault="00B83F5B" w:rsidP="00B83F5B">
            <w:r>
              <w:lastRenderedPageBreak/>
              <w:t>SiteClassification</w:t>
            </w:r>
          </w:p>
        </w:tc>
        <w:tc>
          <w:tcPr>
            <w:tcW w:w="2911" w:type="dxa"/>
          </w:tcPr>
          <w:p w14:paraId="5D4E2B28" w14:textId="77777777" w:rsidR="00B83F5B" w:rsidRDefault="00B83F5B" w:rsidP="00B83F5B">
            <w:r>
              <w:t>subclassOf</w:t>
            </w:r>
          </w:p>
        </w:tc>
        <w:tc>
          <w:tcPr>
            <w:tcW w:w="3668" w:type="dxa"/>
          </w:tcPr>
          <w:p w14:paraId="1ADA7367" w14:textId="6E8578EA" w:rsidR="00B83F5B" w:rsidRDefault="00710A59" w:rsidP="00B83F5B">
            <w:r>
              <w:t>LBCSClassification</w:t>
            </w:r>
          </w:p>
        </w:tc>
      </w:tr>
      <w:tr w:rsidR="00B83F5B" w14:paraId="6DAC61E9" w14:textId="77777777" w:rsidTr="00E80D3C">
        <w:trPr>
          <w:cantSplit/>
        </w:trPr>
        <w:tc>
          <w:tcPr>
            <w:tcW w:w="2771" w:type="dxa"/>
            <w:vMerge/>
          </w:tcPr>
          <w:p w14:paraId="4BCA7D42" w14:textId="77777777" w:rsidR="00B83F5B" w:rsidRDefault="00B83F5B" w:rsidP="00B83F5B"/>
        </w:tc>
        <w:tc>
          <w:tcPr>
            <w:tcW w:w="2911" w:type="dxa"/>
          </w:tcPr>
          <w:p w14:paraId="32342DB6" w14:textId="77777777" w:rsidR="00B83F5B" w:rsidRDefault="00B83F5B" w:rsidP="00B83F5B">
            <w:r>
              <w:t>equivalentClass</w:t>
            </w:r>
          </w:p>
        </w:tc>
        <w:tc>
          <w:tcPr>
            <w:tcW w:w="3668" w:type="dxa"/>
          </w:tcPr>
          <w:p w14:paraId="16CA65B4" w14:textId="77777777" w:rsidR="00B83F5B" w:rsidRDefault="00B83F5B" w:rsidP="00B83F5B">
            <w:proofErr w:type="gramStart"/>
            <w:r>
              <w:t>lbcs:Site</w:t>
            </w:r>
            <w:proofErr w:type="gramEnd"/>
          </w:p>
        </w:tc>
      </w:tr>
      <w:tr w:rsidR="00B83F5B" w14:paraId="647EB0DD" w14:textId="77777777" w:rsidTr="00E80D3C">
        <w:trPr>
          <w:cantSplit/>
        </w:trPr>
        <w:tc>
          <w:tcPr>
            <w:tcW w:w="2771" w:type="dxa"/>
            <w:vMerge w:val="restart"/>
          </w:tcPr>
          <w:p w14:paraId="09351857" w14:textId="77777777" w:rsidR="00B83F5B" w:rsidRDefault="00B83F5B" w:rsidP="00B83F5B">
            <w:r>
              <w:t>OwnershipClassification</w:t>
            </w:r>
          </w:p>
        </w:tc>
        <w:tc>
          <w:tcPr>
            <w:tcW w:w="2911" w:type="dxa"/>
          </w:tcPr>
          <w:p w14:paraId="54F37C46" w14:textId="77777777" w:rsidR="00B83F5B" w:rsidRDefault="00B83F5B" w:rsidP="00B83F5B">
            <w:r>
              <w:t>subclassOf</w:t>
            </w:r>
          </w:p>
        </w:tc>
        <w:tc>
          <w:tcPr>
            <w:tcW w:w="3668" w:type="dxa"/>
          </w:tcPr>
          <w:p w14:paraId="1BF36BE3" w14:textId="117CA039" w:rsidR="00B83F5B" w:rsidRDefault="00710A59" w:rsidP="00B83F5B">
            <w:r>
              <w:t>LBCSClassification</w:t>
            </w:r>
          </w:p>
        </w:tc>
      </w:tr>
      <w:tr w:rsidR="00B83F5B" w14:paraId="7E6E75FE" w14:textId="77777777" w:rsidTr="00E80D3C">
        <w:trPr>
          <w:cantSplit/>
        </w:trPr>
        <w:tc>
          <w:tcPr>
            <w:tcW w:w="2771" w:type="dxa"/>
            <w:vMerge/>
          </w:tcPr>
          <w:p w14:paraId="6B540079" w14:textId="77777777" w:rsidR="00B83F5B" w:rsidRDefault="00B83F5B" w:rsidP="00B83F5B"/>
        </w:tc>
        <w:tc>
          <w:tcPr>
            <w:tcW w:w="2911" w:type="dxa"/>
          </w:tcPr>
          <w:p w14:paraId="10A31B45" w14:textId="77777777" w:rsidR="00B83F5B" w:rsidRDefault="00B83F5B" w:rsidP="00B83F5B">
            <w:r>
              <w:t>equivalentClass</w:t>
            </w:r>
          </w:p>
        </w:tc>
        <w:tc>
          <w:tcPr>
            <w:tcW w:w="3668" w:type="dxa"/>
          </w:tcPr>
          <w:p w14:paraId="5C59DC8A" w14:textId="77777777" w:rsidR="00B83F5B" w:rsidRDefault="00B83F5B" w:rsidP="00B83F5B">
            <w:proofErr w:type="gramStart"/>
            <w:r>
              <w:t>lbcs:Ownership</w:t>
            </w:r>
            <w:proofErr w:type="gramEnd"/>
          </w:p>
        </w:tc>
      </w:tr>
      <w:tr w:rsidR="00E06B62" w14:paraId="0718E785" w14:textId="77777777" w:rsidTr="00E80D3C">
        <w:trPr>
          <w:cantSplit/>
        </w:trPr>
        <w:tc>
          <w:tcPr>
            <w:tcW w:w="2771" w:type="dxa"/>
            <w:vMerge w:val="restart"/>
          </w:tcPr>
          <w:p w14:paraId="331A3A05" w14:textId="617684C6" w:rsidR="00E06B62" w:rsidRDefault="00E06B62" w:rsidP="00B83F5B">
            <w:r>
              <w:t>CLUMPClassification</w:t>
            </w:r>
          </w:p>
        </w:tc>
        <w:tc>
          <w:tcPr>
            <w:tcW w:w="2911" w:type="dxa"/>
          </w:tcPr>
          <w:p w14:paraId="10308DB0" w14:textId="1AD08742" w:rsidR="00E06B62" w:rsidRDefault="00E06B62" w:rsidP="00B83F5B">
            <w:r>
              <w:t>subclassOf</w:t>
            </w:r>
          </w:p>
        </w:tc>
        <w:tc>
          <w:tcPr>
            <w:tcW w:w="3668" w:type="dxa"/>
          </w:tcPr>
          <w:p w14:paraId="31B8516F" w14:textId="4CE1B4F6" w:rsidR="00E06B62" w:rsidRDefault="00E06B62" w:rsidP="00B83F5B">
            <w:r>
              <w:t>LandUseClassification</w:t>
            </w:r>
          </w:p>
        </w:tc>
      </w:tr>
      <w:tr w:rsidR="00E06B62" w14:paraId="03B704E1" w14:textId="77777777" w:rsidTr="00E80D3C">
        <w:trPr>
          <w:cantSplit/>
        </w:trPr>
        <w:tc>
          <w:tcPr>
            <w:tcW w:w="2771" w:type="dxa"/>
            <w:vMerge/>
          </w:tcPr>
          <w:p w14:paraId="7A96678A" w14:textId="77777777" w:rsidR="00E06B62" w:rsidRDefault="00E06B62" w:rsidP="00B83F5B"/>
        </w:tc>
        <w:tc>
          <w:tcPr>
            <w:tcW w:w="2911" w:type="dxa"/>
          </w:tcPr>
          <w:p w14:paraId="770F1848" w14:textId="4FBB1081" w:rsidR="00E06B62" w:rsidRDefault="00E06B62" w:rsidP="00B83F5B">
            <w:r>
              <w:t>equivalentTo</w:t>
            </w:r>
          </w:p>
        </w:tc>
        <w:tc>
          <w:tcPr>
            <w:tcW w:w="3668"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80D3C">
        <w:trPr>
          <w:cantSplit/>
        </w:trPr>
        <w:tc>
          <w:tcPr>
            <w:tcW w:w="2771" w:type="dxa"/>
            <w:vMerge w:val="restart"/>
          </w:tcPr>
          <w:p w14:paraId="76F15E03" w14:textId="280C6D48" w:rsidR="00E06B62" w:rsidRDefault="00E06B62" w:rsidP="00B76537">
            <w:r>
              <w:t>AAFCClassification</w:t>
            </w:r>
          </w:p>
        </w:tc>
        <w:tc>
          <w:tcPr>
            <w:tcW w:w="2911" w:type="dxa"/>
          </w:tcPr>
          <w:p w14:paraId="24B09E9D" w14:textId="219C1BC9" w:rsidR="00E06B62" w:rsidRDefault="00E06B62" w:rsidP="00B76537">
            <w:r>
              <w:t>subclassOf</w:t>
            </w:r>
          </w:p>
        </w:tc>
        <w:tc>
          <w:tcPr>
            <w:tcW w:w="3668" w:type="dxa"/>
          </w:tcPr>
          <w:p w14:paraId="26C1BAE3" w14:textId="7CE2BD5D" w:rsidR="00E06B62" w:rsidRDefault="00E06B62" w:rsidP="00B76537">
            <w:r>
              <w:t>LandUseClassification</w:t>
            </w:r>
          </w:p>
        </w:tc>
      </w:tr>
      <w:tr w:rsidR="00E06B62" w14:paraId="490A0B70" w14:textId="77777777" w:rsidTr="00E80D3C">
        <w:trPr>
          <w:cantSplit/>
        </w:trPr>
        <w:tc>
          <w:tcPr>
            <w:tcW w:w="2771" w:type="dxa"/>
            <w:vMerge/>
          </w:tcPr>
          <w:p w14:paraId="19FA0995" w14:textId="77777777" w:rsidR="00E06B62" w:rsidRDefault="00E06B62" w:rsidP="00B76537"/>
        </w:tc>
        <w:tc>
          <w:tcPr>
            <w:tcW w:w="2911" w:type="dxa"/>
          </w:tcPr>
          <w:p w14:paraId="284E54EC" w14:textId="21659923" w:rsidR="00E06B62" w:rsidRDefault="00E06B62" w:rsidP="00B76537">
            <w:r>
              <w:t>equivalentTo</w:t>
            </w:r>
          </w:p>
        </w:tc>
        <w:tc>
          <w:tcPr>
            <w:tcW w:w="3668"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80D3C">
        <w:trPr>
          <w:cantSplit/>
        </w:trPr>
        <w:tc>
          <w:tcPr>
            <w:tcW w:w="2771" w:type="dxa"/>
            <w:vMerge w:val="restart"/>
          </w:tcPr>
          <w:p w14:paraId="7581A3AF" w14:textId="1E9B64C7" w:rsidR="00E06B62" w:rsidRDefault="00E06B62" w:rsidP="00B76537">
            <w:r>
              <w:t>Unclassified</w:t>
            </w:r>
          </w:p>
        </w:tc>
        <w:tc>
          <w:tcPr>
            <w:tcW w:w="2911" w:type="dxa"/>
          </w:tcPr>
          <w:p w14:paraId="09717460" w14:textId="4A75DD5D" w:rsidR="00E06B62" w:rsidRDefault="00E06B62" w:rsidP="00B76537">
            <w:r>
              <w:t>subclassOf</w:t>
            </w:r>
          </w:p>
        </w:tc>
        <w:tc>
          <w:tcPr>
            <w:tcW w:w="3668" w:type="dxa"/>
          </w:tcPr>
          <w:p w14:paraId="608A4DD5" w14:textId="26BA2608" w:rsidR="00E06B62" w:rsidRDefault="00E06B62" w:rsidP="00B76537">
            <w:r>
              <w:t>AAFCClassification</w:t>
            </w:r>
          </w:p>
        </w:tc>
      </w:tr>
      <w:tr w:rsidR="00E06B62" w14:paraId="53D1E77C" w14:textId="77777777" w:rsidTr="00E80D3C">
        <w:trPr>
          <w:cantSplit/>
        </w:trPr>
        <w:tc>
          <w:tcPr>
            <w:tcW w:w="2771" w:type="dxa"/>
            <w:vMerge/>
          </w:tcPr>
          <w:p w14:paraId="7475C7E4" w14:textId="77777777" w:rsidR="00E06B62" w:rsidRDefault="00E06B62" w:rsidP="00B76537"/>
        </w:tc>
        <w:tc>
          <w:tcPr>
            <w:tcW w:w="2911" w:type="dxa"/>
          </w:tcPr>
          <w:p w14:paraId="658263E5" w14:textId="36AA6294" w:rsidR="00E06B62" w:rsidRDefault="00E06B62" w:rsidP="00B76537">
            <w:r>
              <w:t>equivalentTo</w:t>
            </w:r>
          </w:p>
        </w:tc>
        <w:tc>
          <w:tcPr>
            <w:tcW w:w="3668" w:type="dxa"/>
          </w:tcPr>
          <w:p w14:paraId="563F41F3" w14:textId="4A37F829" w:rsidR="00E06B62" w:rsidRDefault="0062743B" w:rsidP="00B76537">
            <w:r w:rsidRPr="0062743B">
              <w:t>hasAAFCCode value "11"</w:t>
            </w:r>
          </w:p>
        </w:tc>
      </w:tr>
      <w:tr w:rsidR="00F95B7F" w14:paraId="5207F4BC" w14:textId="77777777" w:rsidTr="00E80D3C">
        <w:trPr>
          <w:cantSplit/>
        </w:trPr>
        <w:tc>
          <w:tcPr>
            <w:tcW w:w="2771" w:type="dxa"/>
            <w:vMerge w:val="restart"/>
          </w:tcPr>
          <w:p w14:paraId="1CB4314E" w14:textId="40A8FCE0" w:rsidR="00F95B7F" w:rsidRDefault="00F95B7F" w:rsidP="00E06B62">
            <w:r>
              <w:t>Settlement</w:t>
            </w:r>
          </w:p>
        </w:tc>
        <w:tc>
          <w:tcPr>
            <w:tcW w:w="2911" w:type="dxa"/>
          </w:tcPr>
          <w:p w14:paraId="47D45155" w14:textId="2423D377" w:rsidR="00F95B7F" w:rsidRDefault="00F95B7F" w:rsidP="00E06B62">
            <w:r>
              <w:t>subclassOf</w:t>
            </w:r>
          </w:p>
        </w:tc>
        <w:tc>
          <w:tcPr>
            <w:tcW w:w="3668" w:type="dxa"/>
          </w:tcPr>
          <w:p w14:paraId="3740F51C" w14:textId="0D7446DD" w:rsidR="00F95B7F" w:rsidRDefault="00F95B7F" w:rsidP="00E06B62">
            <w:r>
              <w:t>AAFCClassification</w:t>
            </w:r>
          </w:p>
        </w:tc>
      </w:tr>
      <w:tr w:rsidR="00F95B7F" w14:paraId="409CAB7E" w14:textId="77777777" w:rsidTr="00E80D3C">
        <w:trPr>
          <w:cantSplit/>
        </w:trPr>
        <w:tc>
          <w:tcPr>
            <w:tcW w:w="2771" w:type="dxa"/>
            <w:vMerge/>
          </w:tcPr>
          <w:p w14:paraId="24A5097D" w14:textId="77777777" w:rsidR="00F95B7F" w:rsidRDefault="00F95B7F" w:rsidP="00E06B62"/>
        </w:tc>
        <w:tc>
          <w:tcPr>
            <w:tcW w:w="2911" w:type="dxa"/>
          </w:tcPr>
          <w:p w14:paraId="6A69CDA9" w14:textId="556BDCDC" w:rsidR="00F95B7F" w:rsidRDefault="00F95B7F" w:rsidP="00E06B62">
            <w:r>
              <w:t>equivalentTo</w:t>
            </w:r>
          </w:p>
        </w:tc>
        <w:tc>
          <w:tcPr>
            <w:tcW w:w="3668" w:type="dxa"/>
          </w:tcPr>
          <w:p w14:paraId="7803B0A5" w14:textId="0DA8CE5B" w:rsidR="00F95B7F" w:rsidRDefault="0062743B" w:rsidP="00E06B62">
            <w:r w:rsidRPr="0062743B">
              <w:t>hasAAFCCode value "21"</w:t>
            </w:r>
          </w:p>
        </w:tc>
      </w:tr>
      <w:tr w:rsidR="00F95B7F" w14:paraId="28E20BD3" w14:textId="77777777" w:rsidTr="00E80D3C">
        <w:trPr>
          <w:cantSplit/>
        </w:trPr>
        <w:tc>
          <w:tcPr>
            <w:tcW w:w="2771" w:type="dxa"/>
            <w:vMerge w:val="restart"/>
          </w:tcPr>
          <w:p w14:paraId="669F6A6A" w14:textId="1D552D51" w:rsidR="00F95B7F" w:rsidRDefault="00F95B7F" w:rsidP="00F95B7F">
            <w:r>
              <w:t>Roads</w:t>
            </w:r>
          </w:p>
        </w:tc>
        <w:tc>
          <w:tcPr>
            <w:tcW w:w="2911" w:type="dxa"/>
          </w:tcPr>
          <w:p w14:paraId="0CC24AA3" w14:textId="653BD3A3" w:rsidR="00F95B7F" w:rsidRDefault="00F95B7F" w:rsidP="00F95B7F">
            <w:r>
              <w:t>subclassOf</w:t>
            </w:r>
          </w:p>
        </w:tc>
        <w:tc>
          <w:tcPr>
            <w:tcW w:w="3668" w:type="dxa"/>
          </w:tcPr>
          <w:p w14:paraId="14B618CC" w14:textId="433304AF" w:rsidR="00F95B7F" w:rsidRPr="00E06B62" w:rsidRDefault="00F95B7F" w:rsidP="00F95B7F">
            <w:r>
              <w:t>AAFCClassification</w:t>
            </w:r>
          </w:p>
        </w:tc>
      </w:tr>
      <w:tr w:rsidR="00F95B7F" w14:paraId="66120554" w14:textId="77777777" w:rsidTr="00E80D3C">
        <w:trPr>
          <w:cantSplit/>
        </w:trPr>
        <w:tc>
          <w:tcPr>
            <w:tcW w:w="2771" w:type="dxa"/>
            <w:vMerge/>
          </w:tcPr>
          <w:p w14:paraId="652E5B90" w14:textId="77777777" w:rsidR="00F95B7F" w:rsidRDefault="00F95B7F" w:rsidP="00F95B7F"/>
        </w:tc>
        <w:tc>
          <w:tcPr>
            <w:tcW w:w="2911" w:type="dxa"/>
          </w:tcPr>
          <w:p w14:paraId="3E7B8DB6" w14:textId="5C63622C" w:rsidR="00F95B7F" w:rsidRDefault="00F95B7F" w:rsidP="00F95B7F">
            <w:r>
              <w:t>equivalentTo</w:t>
            </w:r>
          </w:p>
        </w:tc>
        <w:tc>
          <w:tcPr>
            <w:tcW w:w="3668" w:type="dxa"/>
          </w:tcPr>
          <w:p w14:paraId="24F85643" w14:textId="64C48307" w:rsidR="00F95B7F" w:rsidRDefault="0062743B" w:rsidP="00F95B7F">
            <w:r w:rsidRPr="0062743B">
              <w:t>hasAAFCCode value "25"</w:t>
            </w:r>
          </w:p>
        </w:tc>
      </w:tr>
      <w:tr w:rsidR="00AD6A9C" w14:paraId="3EEC6848" w14:textId="77777777" w:rsidTr="00E80D3C">
        <w:trPr>
          <w:cantSplit/>
        </w:trPr>
        <w:tc>
          <w:tcPr>
            <w:tcW w:w="2771" w:type="dxa"/>
            <w:vMerge w:val="restart"/>
          </w:tcPr>
          <w:p w14:paraId="0D2D3077" w14:textId="3D1D54DF" w:rsidR="00AD6A9C" w:rsidRDefault="00AD6A9C" w:rsidP="00F95B7F">
            <w:r>
              <w:t>Water</w:t>
            </w:r>
          </w:p>
        </w:tc>
        <w:tc>
          <w:tcPr>
            <w:tcW w:w="2911" w:type="dxa"/>
          </w:tcPr>
          <w:p w14:paraId="19A90E70" w14:textId="3E8274E9" w:rsidR="00AD6A9C" w:rsidRDefault="00AD6A9C" w:rsidP="00F95B7F">
            <w:r>
              <w:t>subclassOf</w:t>
            </w:r>
          </w:p>
        </w:tc>
        <w:tc>
          <w:tcPr>
            <w:tcW w:w="3668" w:type="dxa"/>
          </w:tcPr>
          <w:p w14:paraId="059BA3ED" w14:textId="2DCBE7A9" w:rsidR="00AD6A9C" w:rsidRPr="00E06B62" w:rsidRDefault="00AD6A9C" w:rsidP="00F95B7F">
            <w:r>
              <w:t>AAFCClassification</w:t>
            </w:r>
          </w:p>
        </w:tc>
      </w:tr>
      <w:tr w:rsidR="00AD6A9C" w14:paraId="5D4043AC" w14:textId="77777777" w:rsidTr="00E80D3C">
        <w:trPr>
          <w:cantSplit/>
        </w:trPr>
        <w:tc>
          <w:tcPr>
            <w:tcW w:w="2771" w:type="dxa"/>
            <w:vMerge/>
          </w:tcPr>
          <w:p w14:paraId="32EDD5E1" w14:textId="77777777" w:rsidR="00AD6A9C" w:rsidRDefault="00AD6A9C" w:rsidP="00F95B7F"/>
        </w:tc>
        <w:tc>
          <w:tcPr>
            <w:tcW w:w="2911" w:type="dxa"/>
          </w:tcPr>
          <w:p w14:paraId="6932D820" w14:textId="057100EB" w:rsidR="00AD6A9C" w:rsidRDefault="00AD6A9C" w:rsidP="00F95B7F">
            <w:r>
              <w:t>equivalentTo</w:t>
            </w:r>
          </w:p>
        </w:tc>
        <w:tc>
          <w:tcPr>
            <w:tcW w:w="3668" w:type="dxa"/>
          </w:tcPr>
          <w:p w14:paraId="5E9A3717" w14:textId="0271F655" w:rsidR="00AD6A9C" w:rsidRDefault="0062743B" w:rsidP="00F95B7F">
            <w:r w:rsidRPr="0062743B">
              <w:t>hasAAFCCode value "31"</w:t>
            </w:r>
          </w:p>
        </w:tc>
      </w:tr>
      <w:tr w:rsidR="00AD6A9C" w14:paraId="0B5FF89E" w14:textId="77777777" w:rsidTr="00E80D3C">
        <w:trPr>
          <w:cantSplit/>
        </w:trPr>
        <w:tc>
          <w:tcPr>
            <w:tcW w:w="2771" w:type="dxa"/>
            <w:vMerge w:val="restart"/>
          </w:tcPr>
          <w:p w14:paraId="70D79D0E" w14:textId="3B86DB2C" w:rsidR="00AD6A9C" w:rsidRDefault="00AD6A9C" w:rsidP="00AD6A9C">
            <w:r>
              <w:t>Forest</w:t>
            </w:r>
          </w:p>
        </w:tc>
        <w:tc>
          <w:tcPr>
            <w:tcW w:w="2911" w:type="dxa"/>
          </w:tcPr>
          <w:p w14:paraId="1AB105AB" w14:textId="1E4F0BCF" w:rsidR="00AD6A9C" w:rsidRDefault="00AD6A9C" w:rsidP="00AD6A9C">
            <w:r>
              <w:t>subclassOf</w:t>
            </w:r>
          </w:p>
        </w:tc>
        <w:tc>
          <w:tcPr>
            <w:tcW w:w="3668" w:type="dxa"/>
          </w:tcPr>
          <w:p w14:paraId="14333409" w14:textId="5984BB32" w:rsidR="00AD6A9C" w:rsidRPr="00E06B62" w:rsidRDefault="00AD6A9C" w:rsidP="00AD6A9C">
            <w:r>
              <w:t>AAFCClassification</w:t>
            </w:r>
          </w:p>
        </w:tc>
      </w:tr>
      <w:tr w:rsidR="00AD6A9C" w14:paraId="79E260FB" w14:textId="77777777" w:rsidTr="00E80D3C">
        <w:trPr>
          <w:cantSplit/>
        </w:trPr>
        <w:tc>
          <w:tcPr>
            <w:tcW w:w="2771" w:type="dxa"/>
            <w:vMerge/>
          </w:tcPr>
          <w:p w14:paraId="573C6847" w14:textId="77777777" w:rsidR="00AD6A9C" w:rsidRDefault="00AD6A9C" w:rsidP="00AD6A9C"/>
        </w:tc>
        <w:tc>
          <w:tcPr>
            <w:tcW w:w="2911" w:type="dxa"/>
          </w:tcPr>
          <w:p w14:paraId="437954C5" w14:textId="7CAF70B8" w:rsidR="00AD6A9C" w:rsidRDefault="00AD6A9C" w:rsidP="00AD6A9C">
            <w:r>
              <w:t>equivalentTo</w:t>
            </w:r>
          </w:p>
        </w:tc>
        <w:tc>
          <w:tcPr>
            <w:tcW w:w="3668" w:type="dxa"/>
          </w:tcPr>
          <w:p w14:paraId="20B5CF67" w14:textId="0C74CA6E" w:rsidR="00AD6A9C" w:rsidRDefault="0062743B" w:rsidP="00AD6A9C">
            <w:r w:rsidRPr="0062743B">
              <w:t>hasAAFCCode value "41"</w:t>
            </w:r>
          </w:p>
        </w:tc>
      </w:tr>
      <w:tr w:rsidR="00AD6A9C" w14:paraId="14F80D7F" w14:textId="77777777" w:rsidTr="00E80D3C">
        <w:trPr>
          <w:cantSplit/>
        </w:trPr>
        <w:tc>
          <w:tcPr>
            <w:tcW w:w="2771" w:type="dxa"/>
            <w:vMerge w:val="restart"/>
          </w:tcPr>
          <w:p w14:paraId="7E211FA7" w14:textId="20ADC7C7" w:rsidR="00AD6A9C" w:rsidRDefault="00AD6A9C" w:rsidP="00AD6A9C">
            <w:r>
              <w:t>ForestWetland</w:t>
            </w:r>
          </w:p>
        </w:tc>
        <w:tc>
          <w:tcPr>
            <w:tcW w:w="2911" w:type="dxa"/>
          </w:tcPr>
          <w:p w14:paraId="57C84E37" w14:textId="0F4168A2" w:rsidR="00AD6A9C" w:rsidRDefault="00AD6A9C" w:rsidP="00AD6A9C">
            <w:r>
              <w:t>subclassOf</w:t>
            </w:r>
          </w:p>
        </w:tc>
        <w:tc>
          <w:tcPr>
            <w:tcW w:w="3668" w:type="dxa"/>
          </w:tcPr>
          <w:p w14:paraId="3A6D7A42" w14:textId="5B57C207" w:rsidR="00AD6A9C" w:rsidRPr="00E06B62" w:rsidRDefault="00AD6A9C" w:rsidP="00AD6A9C">
            <w:r>
              <w:t>AAFCClassification</w:t>
            </w:r>
          </w:p>
        </w:tc>
      </w:tr>
      <w:tr w:rsidR="00AD6A9C" w14:paraId="5EDC569A" w14:textId="77777777" w:rsidTr="00E80D3C">
        <w:trPr>
          <w:cantSplit/>
        </w:trPr>
        <w:tc>
          <w:tcPr>
            <w:tcW w:w="2771" w:type="dxa"/>
            <w:vMerge/>
          </w:tcPr>
          <w:p w14:paraId="3C2663CD" w14:textId="77777777" w:rsidR="00AD6A9C" w:rsidRDefault="00AD6A9C" w:rsidP="00AD6A9C"/>
        </w:tc>
        <w:tc>
          <w:tcPr>
            <w:tcW w:w="2911" w:type="dxa"/>
          </w:tcPr>
          <w:p w14:paraId="27CF8125" w14:textId="45F34410" w:rsidR="00AD6A9C" w:rsidRDefault="00AD6A9C" w:rsidP="00AD6A9C">
            <w:r>
              <w:t>equivalentTo</w:t>
            </w:r>
          </w:p>
        </w:tc>
        <w:tc>
          <w:tcPr>
            <w:tcW w:w="3668" w:type="dxa"/>
          </w:tcPr>
          <w:p w14:paraId="5E9A41D4" w14:textId="701E8484" w:rsidR="00AD6A9C" w:rsidRDefault="0062743B" w:rsidP="00AD6A9C">
            <w:r w:rsidRPr="0062743B">
              <w:t>hasAAFCCode value "42"</w:t>
            </w:r>
          </w:p>
        </w:tc>
      </w:tr>
      <w:tr w:rsidR="00AD6A9C" w14:paraId="781DEFFE" w14:textId="77777777" w:rsidTr="00E80D3C">
        <w:trPr>
          <w:cantSplit/>
        </w:trPr>
        <w:tc>
          <w:tcPr>
            <w:tcW w:w="2771" w:type="dxa"/>
            <w:vMerge w:val="restart"/>
          </w:tcPr>
          <w:p w14:paraId="6302B77B" w14:textId="30B81CC0" w:rsidR="00AD6A9C" w:rsidRDefault="00AD6A9C" w:rsidP="00AD6A9C">
            <w:r>
              <w:t>Trees</w:t>
            </w:r>
          </w:p>
        </w:tc>
        <w:tc>
          <w:tcPr>
            <w:tcW w:w="2911" w:type="dxa"/>
          </w:tcPr>
          <w:p w14:paraId="7A45CF48" w14:textId="5DC928D9" w:rsidR="00AD6A9C" w:rsidRDefault="00AD6A9C" w:rsidP="00AD6A9C">
            <w:r>
              <w:t>subclassOf</w:t>
            </w:r>
          </w:p>
        </w:tc>
        <w:tc>
          <w:tcPr>
            <w:tcW w:w="3668" w:type="dxa"/>
          </w:tcPr>
          <w:p w14:paraId="632E090C" w14:textId="0930F68F" w:rsidR="00AD6A9C" w:rsidRPr="00E06B62" w:rsidRDefault="00AD6A9C" w:rsidP="00AD6A9C">
            <w:r>
              <w:t>AAFCClassification</w:t>
            </w:r>
          </w:p>
        </w:tc>
      </w:tr>
      <w:tr w:rsidR="00AD6A9C" w14:paraId="3D1D6137" w14:textId="77777777" w:rsidTr="00E80D3C">
        <w:trPr>
          <w:cantSplit/>
        </w:trPr>
        <w:tc>
          <w:tcPr>
            <w:tcW w:w="2771" w:type="dxa"/>
            <w:vMerge/>
          </w:tcPr>
          <w:p w14:paraId="16C22F5A" w14:textId="77777777" w:rsidR="00AD6A9C" w:rsidRDefault="00AD6A9C" w:rsidP="00AD6A9C"/>
        </w:tc>
        <w:tc>
          <w:tcPr>
            <w:tcW w:w="2911" w:type="dxa"/>
          </w:tcPr>
          <w:p w14:paraId="329F3A68" w14:textId="2B2743BD" w:rsidR="00AD6A9C" w:rsidRDefault="00AD6A9C" w:rsidP="00AD6A9C">
            <w:r>
              <w:t>equivalentTo</w:t>
            </w:r>
          </w:p>
        </w:tc>
        <w:tc>
          <w:tcPr>
            <w:tcW w:w="3668" w:type="dxa"/>
          </w:tcPr>
          <w:p w14:paraId="21906FCA" w14:textId="44CC665C" w:rsidR="00AD6A9C" w:rsidRDefault="0062743B" w:rsidP="00AD6A9C">
            <w:r w:rsidRPr="0062743B">
              <w:t>hasAAFCCode value "45"</w:t>
            </w:r>
          </w:p>
        </w:tc>
      </w:tr>
      <w:tr w:rsidR="00F91428" w14:paraId="28DCF21B" w14:textId="77777777" w:rsidTr="00E80D3C">
        <w:trPr>
          <w:cantSplit/>
        </w:trPr>
        <w:tc>
          <w:tcPr>
            <w:tcW w:w="2771" w:type="dxa"/>
            <w:vMerge w:val="restart"/>
          </w:tcPr>
          <w:p w14:paraId="3270B17F" w14:textId="463105F5" w:rsidR="00F91428" w:rsidRDefault="00F91428" w:rsidP="00AD6A9C">
            <w:r>
              <w:t>TreedWetland</w:t>
            </w:r>
          </w:p>
        </w:tc>
        <w:tc>
          <w:tcPr>
            <w:tcW w:w="2911" w:type="dxa"/>
          </w:tcPr>
          <w:p w14:paraId="285619C6" w14:textId="301936DE" w:rsidR="00F91428" w:rsidRDefault="00F91428" w:rsidP="00AD6A9C">
            <w:r>
              <w:t>subclassOf</w:t>
            </w:r>
          </w:p>
        </w:tc>
        <w:tc>
          <w:tcPr>
            <w:tcW w:w="3668" w:type="dxa"/>
          </w:tcPr>
          <w:p w14:paraId="0A278318" w14:textId="525AAA34" w:rsidR="00F91428" w:rsidRPr="00E06B62" w:rsidRDefault="00F91428" w:rsidP="00AD6A9C">
            <w:r>
              <w:t>AAFCClassification</w:t>
            </w:r>
          </w:p>
        </w:tc>
      </w:tr>
      <w:tr w:rsidR="00F91428" w14:paraId="5E088CFE" w14:textId="77777777" w:rsidTr="00E80D3C">
        <w:trPr>
          <w:cantSplit/>
        </w:trPr>
        <w:tc>
          <w:tcPr>
            <w:tcW w:w="2771" w:type="dxa"/>
            <w:vMerge/>
          </w:tcPr>
          <w:p w14:paraId="131415AA" w14:textId="77777777" w:rsidR="00F91428" w:rsidRDefault="00F91428" w:rsidP="00AD6A9C"/>
        </w:tc>
        <w:tc>
          <w:tcPr>
            <w:tcW w:w="2911" w:type="dxa"/>
          </w:tcPr>
          <w:p w14:paraId="048FC552" w14:textId="0915DAA6" w:rsidR="00F91428" w:rsidRDefault="00F91428" w:rsidP="00AD6A9C">
            <w:r>
              <w:t>equivalentTo</w:t>
            </w:r>
          </w:p>
        </w:tc>
        <w:tc>
          <w:tcPr>
            <w:tcW w:w="3668" w:type="dxa"/>
          </w:tcPr>
          <w:p w14:paraId="1A9194DC" w14:textId="03A68BAD" w:rsidR="00F91428" w:rsidRDefault="0062743B" w:rsidP="00AD6A9C">
            <w:r w:rsidRPr="0062743B">
              <w:t>hasAAFCCode value "46"</w:t>
            </w:r>
          </w:p>
        </w:tc>
      </w:tr>
      <w:tr w:rsidR="00C21459" w14:paraId="6D38F101" w14:textId="77777777" w:rsidTr="00E80D3C">
        <w:trPr>
          <w:cantSplit/>
        </w:trPr>
        <w:tc>
          <w:tcPr>
            <w:tcW w:w="2771" w:type="dxa"/>
            <w:vMerge w:val="restart"/>
          </w:tcPr>
          <w:p w14:paraId="56395388" w14:textId="71B12990" w:rsidR="00C21459" w:rsidRDefault="00C21459" w:rsidP="00F91428">
            <w:r>
              <w:t>AAFCCropland</w:t>
            </w:r>
          </w:p>
        </w:tc>
        <w:tc>
          <w:tcPr>
            <w:tcW w:w="2911" w:type="dxa"/>
          </w:tcPr>
          <w:p w14:paraId="70467B32" w14:textId="519596C8" w:rsidR="00C21459" w:rsidRDefault="00C21459" w:rsidP="00F91428">
            <w:r>
              <w:t>subclassOf</w:t>
            </w:r>
          </w:p>
        </w:tc>
        <w:tc>
          <w:tcPr>
            <w:tcW w:w="3668" w:type="dxa"/>
          </w:tcPr>
          <w:p w14:paraId="5AF1117E" w14:textId="72C655AA" w:rsidR="00C21459" w:rsidRPr="00E06B62" w:rsidRDefault="00C21459" w:rsidP="00F91428">
            <w:r>
              <w:t>AAFCClassification</w:t>
            </w:r>
          </w:p>
        </w:tc>
      </w:tr>
      <w:tr w:rsidR="00C21459" w14:paraId="112BD76D" w14:textId="77777777" w:rsidTr="00E80D3C">
        <w:trPr>
          <w:cantSplit/>
        </w:trPr>
        <w:tc>
          <w:tcPr>
            <w:tcW w:w="2771" w:type="dxa"/>
            <w:vMerge/>
          </w:tcPr>
          <w:p w14:paraId="0D9F95BC" w14:textId="77777777" w:rsidR="00C21459" w:rsidRDefault="00C21459" w:rsidP="00F91428"/>
        </w:tc>
        <w:tc>
          <w:tcPr>
            <w:tcW w:w="2911" w:type="dxa"/>
          </w:tcPr>
          <w:p w14:paraId="3E401754" w14:textId="59F43C80" w:rsidR="00C21459" w:rsidRDefault="00C21459" w:rsidP="00F91428">
            <w:r>
              <w:t>equivalentTo</w:t>
            </w:r>
          </w:p>
        </w:tc>
        <w:tc>
          <w:tcPr>
            <w:tcW w:w="3668" w:type="dxa"/>
          </w:tcPr>
          <w:p w14:paraId="3BCBB6AD" w14:textId="29E93894" w:rsidR="00C21459" w:rsidRDefault="0062743B" w:rsidP="00F91428">
            <w:r w:rsidRPr="0062743B">
              <w:t>hasAAFCCode value "51"</w:t>
            </w:r>
          </w:p>
        </w:tc>
      </w:tr>
      <w:tr w:rsidR="00F91769" w14:paraId="79652DA4" w14:textId="77777777" w:rsidTr="00E80D3C">
        <w:trPr>
          <w:cantSplit/>
        </w:trPr>
        <w:tc>
          <w:tcPr>
            <w:tcW w:w="2771" w:type="dxa"/>
            <w:vMerge w:val="restart"/>
          </w:tcPr>
          <w:p w14:paraId="636B24FF" w14:textId="78B26EAC" w:rsidR="00F91769" w:rsidRDefault="00F91769" w:rsidP="00C21459">
            <w:r>
              <w:t>GrasslandManaged</w:t>
            </w:r>
          </w:p>
        </w:tc>
        <w:tc>
          <w:tcPr>
            <w:tcW w:w="2911" w:type="dxa"/>
          </w:tcPr>
          <w:p w14:paraId="20773B1B" w14:textId="1F026AD6" w:rsidR="00F91769" w:rsidRDefault="00F91769" w:rsidP="00C21459">
            <w:r>
              <w:t>subclassOf</w:t>
            </w:r>
          </w:p>
        </w:tc>
        <w:tc>
          <w:tcPr>
            <w:tcW w:w="3668" w:type="dxa"/>
          </w:tcPr>
          <w:p w14:paraId="192346F0" w14:textId="3AC951A2" w:rsidR="00F91769" w:rsidRPr="00E06B62" w:rsidRDefault="00F91769" w:rsidP="00C21459">
            <w:r>
              <w:t>AAFCClassification</w:t>
            </w:r>
          </w:p>
        </w:tc>
      </w:tr>
      <w:tr w:rsidR="00F91769" w14:paraId="1EF3112F" w14:textId="77777777" w:rsidTr="00E80D3C">
        <w:trPr>
          <w:cantSplit/>
        </w:trPr>
        <w:tc>
          <w:tcPr>
            <w:tcW w:w="2771" w:type="dxa"/>
            <w:vMerge/>
          </w:tcPr>
          <w:p w14:paraId="76A3EBB4" w14:textId="77777777" w:rsidR="00F91769" w:rsidRDefault="00F91769" w:rsidP="00C21459"/>
        </w:tc>
        <w:tc>
          <w:tcPr>
            <w:tcW w:w="2911" w:type="dxa"/>
          </w:tcPr>
          <w:p w14:paraId="099657D9" w14:textId="6DE6FE6E" w:rsidR="00F91769" w:rsidRDefault="00F91769" w:rsidP="00C21459">
            <w:r>
              <w:t>equivalentTo</w:t>
            </w:r>
          </w:p>
        </w:tc>
        <w:tc>
          <w:tcPr>
            <w:tcW w:w="3668" w:type="dxa"/>
          </w:tcPr>
          <w:p w14:paraId="67B4D242" w14:textId="4509C01B" w:rsidR="00F91769" w:rsidRDefault="0062743B" w:rsidP="00C21459">
            <w:r w:rsidRPr="0062743B">
              <w:t>hasAAFCCode value "61"</w:t>
            </w:r>
          </w:p>
        </w:tc>
      </w:tr>
      <w:tr w:rsidR="00270463" w14:paraId="10E73099" w14:textId="77777777" w:rsidTr="00E80D3C">
        <w:trPr>
          <w:cantSplit/>
        </w:trPr>
        <w:tc>
          <w:tcPr>
            <w:tcW w:w="2771" w:type="dxa"/>
            <w:vMerge w:val="restart"/>
          </w:tcPr>
          <w:p w14:paraId="2A6F0CF1" w14:textId="1CA51A00" w:rsidR="00270463" w:rsidRDefault="00270463" w:rsidP="00F91769">
            <w:r>
              <w:t>GrasslandUnmanaged</w:t>
            </w:r>
          </w:p>
        </w:tc>
        <w:tc>
          <w:tcPr>
            <w:tcW w:w="2911" w:type="dxa"/>
          </w:tcPr>
          <w:p w14:paraId="01503679" w14:textId="3D2BB177" w:rsidR="00270463" w:rsidRDefault="00270463" w:rsidP="00F91769">
            <w:r>
              <w:t>subclassOf</w:t>
            </w:r>
          </w:p>
        </w:tc>
        <w:tc>
          <w:tcPr>
            <w:tcW w:w="3668" w:type="dxa"/>
          </w:tcPr>
          <w:p w14:paraId="7D4666EB" w14:textId="5043F374" w:rsidR="00270463" w:rsidRPr="00E06B62" w:rsidRDefault="00270463" w:rsidP="00F91769">
            <w:r>
              <w:t>AAFCClassification</w:t>
            </w:r>
          </w:p>
        </w:tc>
      </w:tr>
      <w:tr w:rsidR="00270463" w14:paraId="208F0B01" w14:textId="77777777" w:rsidTr="00E80D3C">
        <w:trPr>
          <w:cantSplit/>
        </w:trPr>
        <w:tc>
          <w:tcPr>
            <w:tcW w:w="2771" w:type="dxa"/>
            <w:vMerge/>
          </w:tcPr>
          <w:p w14:paraId="433F9809" w14:textId="77777777" w:rsidR="00270463" w:rsidRDefault="00270463" w:rsidP="00F91769"/>
        </w:tc>
        <w:tc>
          <w:tcPr>
            <w:tcW w:w="2911" w:type="dxa"/>
          </w:tcPr>
          <w:p w14:paraId="79B85B4C" w14:textId="2AA5F83C" w:rsidR="00270463" w:rsidRDefault="00270463" w:rsidP="00F91769">
            <w:r>
              <w:t>equivalentTo</w:t>
            </w:r>
          </w:p>
        </w:tc>
        <w:tc>
          <w:tcPr>
            <w:tcW w:w="3668" w:type="dxa"/>
          </w:tcPr>
          <w:p w14:paraId="30935E22" w14:textId="3567FA7A" w:rsidR="00270463" w:rsidRDefault="0062743B" w:rsidP="00F91769">
            <w:r w:rsidRPr="0062743B">
              <w:t>hasAAFCCode value "62"</w:t>
            </w:r>
          </w:p>
        </w:tc>
      </w:tr>
      <w:tr w:rsidR="00270463" w14:paraId="4FA24A00" w14:textId="77777777" w:rsidTr="00E80D3C">
        <w:trPr>
          <w:cantSplit/>
        </w:trPr>
        <w:tc>
          <w:tcPr>
            <w:tcW w:w="2771" w:type="dxa"/>
            <w:vMerge w:val="restart"/>
          </w:tcPr>
          <w:p w14:paraId="63ACF012" w14:textId="211D0F52" w:rsidR="00270463" w:rsidRDefault="00270463" w:rsidP="00270463">
            <w:r>
              <w:t>Wetland</w:t>
            </w:r>
          </w:p>
        </w:tc>
        <w:tc>
          <w:tcPr>
            <w:tcW w:w="2911" w:type="dxa"/>
          </w:tcPr>
          <w:p w14:paraId="7C82C777" w14:textId="53CC6FF7" w:rsidR="00270463" w:rsidRDefault="00270463" w:rsidP="00270463">
            <w:r>
              <w:t>subclassOf</w:t>
            </w:r>
          </w:p>
        </w:tc>
        <w:tc>
          <w:tcPr>
            <w:tcW w:w="3668" w:type="dxa"/>
          </w:tcPr>
          <w:p w14:paraId="402B13C5" w14:textId="64F037FC" w:rsidR="00270463" w:rsidRPr="00E06B62" w:rsidRDefault="00270463" w:rsidP="00270463">
            <w:r>
              <w:t>AAFCClassification</w:t>
            </w:r>
          </w:p>
        </w:tc>
      </w:tr>
      <w:tr w:rsidR="00270463" w14:paraId="72B116C4" w14:textId="77777777" w:rsidTr="00E80D3C">
        <w:trPr>
          <w:cantSplit/>
        </w:trPr>
        <w:tc>
          <w:tcPr>
            <w:tcW w:w="2771" w:type="dxa"/>
            <w:vMerge/>
          </w:tcPr>
          <w:p w14:paraId="4769FD6C" w14:textId="77777777" w:rsidR="00270463" w:rsidRDefault="00270463" w:rsidP="00270463"/>
        </w:tc>
        <w:tc>
          <w:tcPr>
            <w:tcW w:w="2911" w:type="dxa"/>
          </w:tcPr>
          <w:p w14:paraId="482C03E8" w14:textId="0EC35E3C" w:rsidR="00270463" w:rsidRDefault="00270463" w:rsidP="00270463">
            <w:r>
              <w:t>equivalentTo</w:t>
            </w:r>
          </w:p>
        </w:tc>
        <w:tc>
          <w:tcPr>
            <w:tcW w:w="3668" w:type="dxa"/>
          </w:tcPr>
          <w:p w14:paraId="5B9EB5CB" w14:textId="6F13DD16" w:rsidR="00270463" w:rsidRDefault="0062743B" w:rsidP="00270463">
            <w:r w:rsidRPr="0062743B">
              <w:t>hasAAFCCode value "71"</w:t>
            </w:r>
          </w:p>
        </w:tc>
      </w:tr>
      <w:tr w:rsidR="00270463" w14:paraId="61FF70EA" w14:textId="77777777" w:rsidTr="00E80D3C">
        <w:trPr>
          <w:cantSplit/>
        </w:trPr>
        <w:tc>
          <w:tcPr>
            <w:tcW w:w="2771" w:type="dxa"/>
            <w:vMerge w:val="restart"/>
          </w:tcPr>
          <w:p w14:paraId="459A3DFC" w14:textId="2FC0AB66" w:rsidR="00270463" w:rsidRDefault="00270463" w:rsidP="00270463">
            <w:r>
              <w:t>WetlandShrub</w:t>
            </w:r>
          </w:p>
        </w:tc>
        <w:tc>
          <w:tcPr>
            <w:tcW w:w="2911" w:type="dxa"/>
          </w:tcPr>
          <w:p w14:paraId="4948C57D" w14:textId="3D434B1D" w:rsidR="00270463" w:rsidRDefault="00270463" w:rsidP="00270463">
            <w:r>
              <w:t>subclassOf</w:t>
            </w:r>
          </w:p>
        </w:tc>
        <w:tc>
          <w:tcPr>
            <w:tcW w:w="3668" w:type="dxa"/>
          </w:tcPr>
          <w:p w14:paraId="07CD1731" w14:textId="59A5654F" w:rsidR="00270463" w:rsidRPr="00E06B62" w:rsidRDefault="00270463" w:rsidP="00270463">
            <w:r>
              <w:t>AAFCClassification</w:t>
            </w:r>
          </w:p>
        </w:tc>
      </w:tr>
      <w:tr w:rsidR="00270463" w14:paraId="20EFA9DE" w14:textId="77777777" w:rsidTr="00E80D3C">
        <w:trPr>
          <w:cantSplit/>
        </w:trPr>
        <w:tc>
          <w:tcPr>
            <w:tcW w:w="2771" w:type="dxa"/>
            <w:vMerge/>
          </w:tcPr>
          <w:p w14:paraId="11DC0BBE" w14:textId="77777777" w:rsidR="00270463" w:rsidRDefault="00270463" w:rsidP="00270463"/>
        </w:tc>
        <w:tc>
          <w:tcPr>
            <w:tcW w:w="2911" w:type="dxa"/>
          </w:tcPr>
          <w:p w14:paraId="41BB36D0" w14:textId="255463B8" w:rsidR="00270463" w:rsidRDefault="00270463" w:rsidP="00270463">
            <w:r>
              <w:t>equivalentTo</w:t>
            </w:r>
          </w:p>
        </w:tc>
        <w:tc>
          <w:tcPr>
            <w:tcW w:w="3668" w:type="dxa"/>
          </w:tcPr>
          <w:p w14:paraId="4632ABA5" w14:textId="002BB83F" w:rsidR="00270463" w:rsidRDefault="0062743B" w:rsidP="00270463">
            <w:r w:rsidRPr="0062743B">
              <w:t>hasAAFCCode value "73"</w:t>
            </w:r>
          </w:p>
        </w:tc>
      </w:tr>
      <w:tr w:rsidR="00270463" w14:paraId="4A352EBA" w14:textId="77777777" w:rsidTr="00E80D3C">
        <w:trPr>
          <w:cantSplit/>
        </w:trPr>
        <w:tc>
          <w:tcPr>
            <w:tcW w:w="2771" w:type="dxa"/>
            <w:vMerge w:val="restart"/>
          </w:tcPr>
          <w:p w14:paraId="4B891736" w14:textId="092FB1CB" w:rsidR="00270463" w:rsidRDefault="00270463" w:rsidP="00270463">
            <w:r>
              <w:t>WetlandHerb</w:t>
            </w:r>
          </w:p>
        </w:tc>
        <w:tc>
          <w:tcPr>
            <w:tcW w:w="2911" w:type="dxa"/>
          </w:tcPr>
          <w:p w14:paraId="654C555F" w14:textId="232CAC6B" w:rsidR="00270463" w:rsidRDefault="00270463" w:rsidP="00270463">
            <w:r>
              <w:t>subclassOf</w:t>
            </w:r>
          </w:p>
        </w:tc>
        <w:tc>
          <w:tcPr>
            <w:tcW w:w="3668" w:type="dxa"/>
          </w:tcPr>
          <w:p w14:paraId="3C7406C9" w14:textId="03DF5B58" w:rsidR="00270463" w:rsidRPr="00E06B62" w:rsidRDefault="00270463" w:rsidP="00270463">
            <w:r>
              <w:t>AAFCClassification</w:t>
            </w:r>
          </w:p>
        </w:tc>
      </w:tr>
      <w:tr w:rsidR="00270463" w14:paraId="45488A94" w14:textId="77777777" w:rsidTr="00E80D3C">
        <w:trPr>
          <w:cantSplit/>
        </w:trPr>
        <w:tc>
          <w:tcPr>
            <w:tcW w:w="2771" w:type="dxa"/>
            <w:vMerge/>
          </w:tcPr>
          <w:p w14:paraId="4045FFAE" w14:textId="77777777" w:rsidR="00270463" w:rsidRDefault="00270463" w:rsidP="00270463"/>
        </w:tc>
        <w:tc>
          <w:tcPr>
            <w:tcW w:w="2911" w:type="dxa"/>
          </w:tcPr>
          <w:p w14:paraId="586E88DB" w14:textId="0AF92064" w:rsidR="00270463" w:rsidRDefault="00270463" w:rsidP="00270463">
            <w:r>
              <w:t>equivalentTo</w:t>
            </w:r>
          </w:p>
        </w:tc>
        <w:tc>
          <w:tcPr>
            <w:tcW w:w="3668" w:type="dxa"/>
          </w:tcPr>
          <w:p w14:paraId="238520D0" w14:textId="68CD473E" w:rsidR="00270463" w:rsidRDefault="0062743B" w:rsidP="00270463">
            <w:r w:rsidRPr="0062743B">
              <w:t>hasAAFCCode value "74"</w:t>
            </w:r>
          </w:p>
        </w:tc>
      </w:tr>
      <w:tr w:rsidR="00011C71" w14:paraId="5D79A9FA" w14:textId="77777777" w:rsidTr="00E80D3C">
        <w:trPr>
          <w:cantSplit/>
        </w:trPr>
        <w:tc>
          <w:tcPr>
            <w:tcW w:w="2771" w:type="dxa"/>
            <w:vMerge w:val="restart"/>
          </w:tcPr>
          <w:p w14:paraId="42119921" w14:textId="471321F2" w:rsidR="00011C71" w:rsidRDefault="00011C71" w:rsidP="00011C71">
            <w:r>
              <w:t>OtherLand</w:t>
            </w:r>
          </w:p>
        </w:tc>
        <w:tc>
          <w:tcPr>
            <w:tcW w:w="2911" w:type="dxa"/>
          </w:tcPr>
          <w:p w14:paraId="382C56CA" w14:textId="7F027F24" w:rsidR="00011C71" w:rsidRDefault="00011C71" w:rsidP="00011C71">
            <w:r>
              <w:t>subclassOf</w:t>
            </w:r>
          </w:p>
        </w:tc>
        <w:tc>
          <w:tcPr>
            <w:tcW w:w="3668" w:type="dxa"/>
          </w:tcPr>
          <w:p w14:paraId="180A4805" w14:textId="1DD47B9F" w:rsidR="00011C71" w:rsidRPr="00E06B62" w:rsidRDefault="00011C71" w:rsidP="00011C71">
            <w:r>
              <w:t>AAFCClassification</w:t>
            </w:r>
          </w:p>
        </w:tc>
      </w:tr>
      <w:tr w:rsidR="00011C71" w14:paraId="07CBEA90" w14:textId="77777777" w:rsidTr="00E80D3C">
        <w:trPr>
          <w:cantSplit/>
        </w:trPr>
        <w:tc>
          <w:tcPr>
            <w:tcW w:w="2771" w:type="dxa"/>
            <w:vMerge/>
          </w:tcPr>
          <w:p w14:paraId="111CBC58" w14:textId="77777777" w:rsidR="00011C71" w:rsidRDefault="00011C71" w:rsidP="00011C71"/>
        </w:tc>
        <w:tc>
          <w:tcPr>
            <w:tcW w:w="2911" w:type="dxa"/>
          </w:tcPr>
          <w:p w14:paraId="167236DE" w14:textId="34F23CE7" w:rsidR="00011C71" w:rsidRDefault="00011C71" w:rsidP="00011C71">
            <w:r>
              <w:t>equivalentTo</w:t>
            </w:r>
          </w:p>
        </w:tc>
        <w:tc>
          <w:tcPr>
            <w:tcW w:w="3668" w:type="dxa"/>
          </w:tcPr>
          <w:p w14:paraId="36AF8D49" w14:textId="3B7404B5" w:rsidR="00011C71" w:rsidRDefault="0062743B" w:rsidP="00011C71">
            <w:r w:rsidRPr="0062743B">
              <w:t>hasAAFCCode value "91"</w:t>
            </w:r>
          </w:p>
        </w:tc>
      </w:tr>
      <w:tr w:rsidR="00451959" w14:paraId="32872486" w14:textId="77777777" w:rsidTr="00E80D3C">
        <w:trPr>
          <w:cantSplit/>
        </w:trPr>
        <w:tc>
          <w:tcPr>
            <w:tcW w:w="2771" w:type="dxa"/>
            <w:vMerge w:val="restart"/>
          </w:tcPr>
          <w:p w14:paraId="14AAD2EA" w14:textId="55C2D151" w:rsidR="00451959" w:rsidRDefault="00451959" w:rsidP="008A5489">
            <w:r>
              <w:t>UrbanBuiltUp</w:t>
            </w:r>
          </w:p>
        </w:tc>
        <w:tc>
          <w:tcPr>
            <w:tcW w:w="2911" w:type="dxa"/>
          </w:tcPr>
          <w:p w14:paraId="786A270F" w14:textId="5F426E67" w:rsidR="00451959" w:rsidRDefault="00451959" w:rsidP="008A5489">
            <w:r>
              <w:t>subclassOf</w:t>
            </w:r>
          </w:p>
        </w:tc>
        <w:tc>
          <w:tcPr>
            <w:tcW w:w="3668" w:type="dxa"/>
          </w:tcPr>
          <w:p w14:paraId="1B69524D" w14:textId="44438A1F" w:rsidR="00451959" w:rsidRPr="00E06B62" w:rsidRDefault="00451959" w:rsidP="008A5489">
            <w:r>
              <w:t>CLUMPClassification</w:t>
            </w:r>
          </w:p>
        </w:tc>
      </w:tr>
      <w:tr w:rsidR="00451959" w14:paraId="1BC3E672" w14:textId="77777777" w:rsidTr="00E80D3C">
        <w:trPr>
          <w:cantSplit/>
        </w:trPr>
        <w:tc>
          <w:tcPr>
            <w:tcW w:w="2771" w:type="dxa"/>
            <w:vMerge/>
          </w:tcPr>
          <w:p w14:paraId="21DB7F13" w14:textId="77777777" w:rsidR="00451959" w:rsidRDefault="00451959" w:rsidP="008A5489"/>
        </w:tc>
        <w:tc>
          <w:tcPr>
            <w:tcW w:w="2911" w:type="dxa"/>
          </w:tcPr>
          <w:p w14:paraId="7CA6BEF6" w14:textId="456C5A69" w:rsidR="00451959" w:rsidRDefault="00451959" w:rsidP="008A5489">
            <w:r>
              <w:t>equivalentTo</w:t>
            </w:r>
          </w:p>
        </w:tc>
        <w:tc>
          <w:tcPr>
            <w:tcW w:w="3668" w:type="dxa"/>
          </w:tcPr>
          <w:p w14:paraId="23F8D303" w14:textId="32427F8A" w:rsidR="00451959" w:rsidRDefault="00451959" w:rsidP="008A5489">
            <w:r w:rsidRPr="0062743B">
              <w:t>hasCLUMPCode value "B"</w:t>
            </w:r>
          </w:p>
        </w:tc>
      </w:tr>
      <w:tr w:rsidR="00451959" w14:paraId="1A6E8F02" w14:textId="77777777" w:rsidTr="00E80D3C">
        <w:trPr>
          <w:cantSplit/>
        </w:trPr>
        <w:tc>
          <w:tcPr>
            <w:tcW w:w="2771" w:type="dxa"/>
            <w:vMerge w:val="restart"/>
          </w:tcPr>
          <w:p w14:paraId="63F4F419" w14:textId="75C9B4B9" w:rsidR="00451959" w:rsidRDefault="00451959" w:rsidP="00451959">
            <w:r>
              <w:t>MinesQuarriesSandGravelPits</w:t>
            </w:r>
          </w:p>
        </w:tc>
        <w:tc>
          <w:tcPr>
            <w:tcW w:w="2911" w:type="dxa"/>
          </w:tcPr>
          <w:p w14:paraId="474548AF" w14:textId="4D4B6CDE" w:rsidR="00451959" w:rsidRDefault="00451959" w:rsidP="00451959">
            <w:r>
              <w:t>subclassOf</w:t>
            </w:r>
          </w:p>
        </w:tc>
        <w:tc>
          <w:tcPr>
            <w:tcW w:w="3668" w:type="dxa"/>
          </w:tcPr>
          <w:p w14:paraId="4802471A" w14:textId="619C54A4" w:rsidR="00451959" w:rsidRPr="0062743B" w:rsidRDefault="00451959" w:rsidP="00451959">
            <w:r>
              <w:t>CLUMPClassification</w:t>
            </w:r>
          </w:p>
        </w:tc>
      </w:tr>
      <w:tr w:rsidR="00451959" w14:paraId="00697CA9" w14:textId="77777777" w:rsidTr="00E80D3C">
        <w:trPr>
          <w:cantSplit/>
        </w:trPr>
        <w:tc>
          <w:tcPr>
            <w:tcW w:w="2771" w:type="dxa"/>
            <w:vMerge/>
          </w:tcPr>
          <w:p w14:paraId="7A80DAF7" w14:textId="77777777" w:rsidR="00451959" w:rsidRDefault="00451959" w:rsidP="00451959"/>
        </w:tc>
        <w:tc>
          <w:tcPr>
            <w:tcW w:w="2911" w:type="dxa"/>
          </w:tcPr>
          <w:p w14:paraId="3C5D2407" w14:textId="69E020CE" w:rsidR="00451959" w:rsidRDefault="00451959" w:rsidP="00451959">
            <w:r>
              <w:t>equivalentTo</w:t>
            </w:r>
          </w:p>
        </w:tc>
        <w:tc>
          <w:tcPr>
            <w:tcW w:w="3668" w:type="dxa"/>
          </w:tcPr>
          <w:p w14:paraId="5C3BE267" w14:textId="3258BCA8" w:rsidR="00451959" w:rsidRDefault="00451959" w:rsidP="00451959">
            <w:r>
              <w:t>hasCLUMPCode value "E</w:t>
            </w:r>
            <w:r w:rsidRPr="0062743B">
              <w:t>"</w:t>
            </w:r>
          </w:p>
        </w:tc>
      </w:tr>
      <w:tr w:rsidR="00451959" w14:paraId="1978B936" w14:textId="77777777" w:rsidTr="00E80D3C">
        <w:trPr>
          <w:cantSplit/>
        </w:trPr>
        <w:tc>
          <w:tcPr>
            <w:tcW w:w="2771" w:type="dxa"/>
            <w:vMerge w:val="restart"/>
          </w:tcPr>
          <w:p w14:paraId="26333CEF" w14:textId="18C4B6B6" w:rsidR="00451959" w:rsidRDefault="00451959" w:rsidP="00451959">
            <w:r>
              <w:t>CLUMPCropland</w:t>
            </w:r>
          </w:p>
        </w:tc>
        <w:tc>
          <w:tcPr>
            <w:tcW w:w="2911" w:type="dxa"/>
          </w:tcPr>
          <w:p w14:paraId="16B57099" w14:textId="73FF1FB6" w:rsidR="00451959" w:rsidRDefault="00451959" w:rsidP="00451959">
            <w:r>
              <w:t>subclassOf</w:t>
            </w:r>
          </w:p>
        </w:tc>
        <w:tc>
          <w:tcPr>
            <w:tcW w:w="3668" w:type="dxa"/>
          </w:tcPr>
          <w:p w14:paraId="49AD53E8" w14:textId="1D708EAD" w:rsidR="00451959" w:rsidRDefault="00451959" w:rsidP="00451959">
            <w:r>
              <w:t>CLUMPClassification</w:t>
            </w:r>
          </w:p>
        </w:tc>
      </w:tr>
      <w:tr w:rsidR="00451959" w14:paraId="79CAFAC7" w14:textId="77777777" w:rsidTr="00E80D3C">
        <w:trPr>
          <w:cantSplit/>
        </w:trPr>
        <w:tc>
          <w:tcPr>
            <w:tcW w:w="2771" w:type="dxa"/>
            <w:vMerge/>
          </w:tcPr>
          <w:p w14:paraId="298AC256" w14:textId="77777777" w:rsidR="00451959" w:rsidRDefault="00451959" w:rsidP="00451959"/>
        </w:tc>
        <w:tc>
          <w:tcPr>
            <w:tcW w:w="2911" w:type="dxa"/>
          </w:tcPr>
          <w:p w14:paraId="4B4E2C84" w14:textId="7B038A6B" w:rsidR="00451959" w:rsidRDefault="00451959" w:rsidP="00451959">
            <w:r>
              <w:t>equivalentTo</w:t>
            </w:r>
          </w:p>
        </w:tc>
        <w:tc>
          <w:tcPr>
            <w:tcW w:w="3668" w:type="dxa"/>
          </w:tcPr>
          <w:p w14:paraId="110EA48A" w14:textId="61ABCEA5" w:rsidR="00451959" w:rsidRDefault="00451959" w:rsidP="00451959">
            <w:r>
              <w:t>hasCLUMPCode value "A</w:t>
            </w:r>
            <w:r w:rsidRPr="0062743B">
              <w:t>"</w:t>
            </w:r>
          </w:p>
        </w:tc>
      </w:tr>
      <w:tr w:rsidR="00451959" w14:paraId="0E83EA03" w14:textId="77777777" w:rsidTr="00E80D3C">
        <w:trPr>
          <w:cantSplit/>
        </w:trPr>
        <w:tc>
          <w:tcPr>
            <w:tcW w:w="2771" w:type="dxa"/>
            <w:vMerge w:val="restart"/>
          </w:tcPr>
          <w:p w14:paraId="0E5288F5" w14:textId="47FF4897" w:rsidR="00451959" w:rsidRDefault="00451959" w:rsidP="00451959">
            <w:r>
              <w:lastRenderedPageBreak/>
              <w:t>CLUMPWater</w:t>
            </w:r>
          </w:p>
        </w:tc>
        <w:tc>
          <w:tcPr>
            <w:tcW w:w="2911" w:type="dxa"/>
          </w:tcPr>
          <w:p w14:paraId="0F5CEA16" w14:textId="7BAD4E7F" w:rsidR="00451959" w:rsidRDefault="00451959" w:rsidP="00451959">
            <w:r>
              <w:t>subclassOf</w:t>
            </w:r>
          </w:p>
        </w:tc>
        <w:tc>
          <w:tcPr>
            <w:tcW w:w="3668" w:type="dxa"/>
          </w:tcPr>
          <w:p w14:paraId="7A8D019D" w14:textId="42A96B3A" w:rsidR="00451959" w:rsidRDefault="00451959" w:rsidP="00451959">
            <w:r>
              <w:t>CLUMPClassification</w:t>
            </w:r>
          </w:p>
        </w:tc>
      </w:tr>
      <w:tr w:rsidR="00451959" w14:paraId="03DD34FE" w14:textId="77777777" w:rsidTr="00E80D3C">
        <w:trPr>
          <w:cantSplit/>
        </w:trPr>
        <w:tc>
          <w:tcPr>
            <w:tcW w:w="2771" w:type="dxa"/>
            <w:vMerge/>
          </w:tcPr>
          <w:p w14:paraId="47521823" w14:textId="77777777" w:rsidR="00451959" w:rsidRDefault="00451959" w:rsidP="00451959"/>
        </w:tc>
        <w:tc>
          <w:tcPr>
            <w:tcW w:w="2911" w:type="dxa"/>
          </w:tcPr>
          <w:p w14:paraId="3374CEC2" w14:textId="5846B982" w:rsidR="00451959" w:rsidRDefault="00451959" w:rsidP="00451959">
            <w:r>
              <w:t>equivalentTo</w:t>
            </w:r>
          </w:p>
        </w:tc>
        <w:tc>
          <w:tcPr>
            <w:tcW w:w="3668" w:type="dxa"/>
          </w:tcPr>
          <w:p w14:paraId="232CAC5D" w14:textId="741468F1" w:rsidR="00451959" w:rsidRDefault="00451959" w:rsidP="00451959">
            <w:r>
              <w:t>hasCLUMPCode value "Z</w:t>
            </w:r>
            <w:r w:rsidRPr="0062743B">
              <w:t>"</w:t>
            </w:r>
          </w:p>
        </w:tc>
      </w:tr>
      <w:tr w:rsidR="007A42D4" w14:paraId="129FD7F2" w14:textId="77777777" w:rsidTr="00E80D3C">
        <w:trPr>
          <w:cantSplit/>
        </w:trPr>
        <w:tc>
          <w:tcPr>
            <w:tcW w:w="2771" w:type="dxa"/>
            <w:vMerge w:val="restart"/>
          </w:tcPr>
          <w:p w14:paraId="22764657" w14:textId="69977B27" w:rsidR="007A42D4" w:rsidRDefault="007A42D4" w:rsidP="00451959">
            <w:r>
              <w:t>Horticulture</w:t>
            </w:r>
          </w:p>
        </w:tc>
        <w:tc>
          <w:tcPr>
            <w:tcW w:w="2911" w:type="dxa"/>
          </w:tcPr>
          <w:p w14:paraId="2E754CF3" w14:textId="07B67463" w:rsidR="007A42D4" w:rsidRDefault="007A42D4" w:rsidP="00451959">
            <w:r>
              <w:t>subclassOf</w:t>
            </w:r>
          </w:p>
        </w:tc>
        <w:tc>
          <w:tcPr>
            <w:tcW w:w="3668" w:type="dxa"/>
          </w:tcPr>
          <w:p w14:paraId="6515DBD8" w14:textId="7D9BBA53" w:rsidR="007A42D4" w:rsidRDefault="007A42D4" w:rsidP="00451959">
            <w:r>
              <w:t>CLUMPClassification</w:t>
            </w:r>
          </w:p>
        </w:tc>
      </w:tr>
      <w:tr w:rsidR="007A42D4" w14:paraId="030FFB44" w14:textId="77777777" w:rsidTr="00E80D3C">
        <w:trPr>
          <w:cantSplit/>
        </w:trPr>
        <w:tc>
          <w:tcPr>
            <w:tcW w:w="2771" w:type="dxa"/>
            <w:vMerge/>
          </w:tcPr>
          <w:p w14:paraId="1E72E634" w14:textId="77777777" w:rsidR="007A42D4" w:rsidRDefault="007A42D4" w:rsidP="00451959"/>
        </w:tc>
        <w:tc>
          <w:tcPr>
            <w:tcW w:w="2911" w:type="dxa"/>
          </w:tcPr>
          <w:p w14:paraId="38F616EF" w14:textId="17271607" w:rsidR="007A42D4" w:rsidRDefault="007A42D4" w:rsidP="00451959">
            <w:r>
              <w:t>equivalentTo</w:t>
            </w:r>
          </w:p>
        </w:tc>
        <w:tc>
          <w:tcPr>
            <w:tcW w:w="3668" w:type="dxa"/>
          </w:tcPr>
          <w:p w14:paraId="53DA9196" w14:textId="3E5229BD" w:rsidR="007A42D4" w:rsidRDefault="007A42D4" w:rsidP="00451959">
            <w:r>
              <w:t>hasCLUMPCode value "H</w:t>
            </w:r>
            <w:r w:rsidRPr="0062743B">
              <w:t>"</w:t>
            </w:r>
          </w:p>
        </w:tc>
      </w:tr>
      <w:tr w:rsidR="007A42D4" w14:paraId="01EB42CD" w14:textId="77777777" w:rsidTr="00E80D3C">
        <w:trPr>
          <w:cantSplit/>
        </w:trPr>
        <w:tc>
          <w:tcPr>
            <w:tcW w:w="2771" w:type="dxa"/>
            <w:vMerge w:val="restart"/>
          </w:tcPr>
          <w:p w14:paraId="5D8D002C" w14:textId="0F69BD8C" w:rsidR="007A42D4" w:rsidRDefault="007A42D4" w:rsidP="007A42D4">
            <w:r>
              <w:t>ImprovedPasture</w:t>
            </w:r>
          </w:p>
        </w:tc>
        <w:tc>
          <w:tcPr>
            <w:tcW w:w="2911" w:type="dxa"/>
          </w:tcPr>
          <w:p w14:paraId="054C7C9E" w14:textId="0B48D343" w:rsidR="007A42D4" w:rsidRDefault="007A42D4" w:rsidP="007A42D4">
            <w:r>
              <w:t>subclassOf</w:t>
            </w:r>
          </w:p>
        </w:tc>
        <w:tc>
          <w:tcPr>
            <w:tcW w:w="3668" w:type="dxa"/>
          </w:tcPr>
          <w:p w14:paraId="62556AB3" w14:textId="03DD7B73" w:rsidR="007A42D4" w:rsidRDefault="007A42D4" w:rsidP="007A42D4">
            <w:r>
              <w:t>CLUMPClassification</w:t>
            </w:r>
          </w:p>
        </w:tc>
      </w:tr>
      <w:tr w:rsidR="007A42D4" w14:paraId="6B33F053" w14:textId="77777777" w:rsidTr="00E80D3C">
        <w:trPr>
          <w:cantSplit/>
        </w:trPr>
        <w:tc>
          <w:tcPr>
            <w:tcW w:w="2771" w:type="dxa"/>
            <w:vMerge/>
          </w:tcPr>
          <w:p w14:paraId="4801C5C3" w14:textId="77777777" w:rsidR="007A42D4" w:rsidRDefault="007A42D4" w:rsidP="007A42D4"/>
        </w:tc>
        <w:tc>
          <w:tcPr>
            <w:tcW w:w="2911" w:type="dxa"/>
          </w:tcPr>
          <w:p w14:paraId="070CB43E" w14:textId="42979ACF" w:rsidR="007A42D4" w:rsidRDefault="007A42D4" w:rsidP="007A42D4">
            <w:r>
              <w:t>equivalentTo</w:t>
            </w:r>
          </w:p>
        </w:tc>
        <w:tc>
          <w:tcPr>
            <w:tcW w:w="3668" w:type="dxa"/>
          </w:tcPr>
          <w:p w14:paraId="0D6B5F4E" w14:textId="25A0F9EE" w:rsidR="007A42D4" w:rsidRDefault="007A42D4" w:rsidP="007A42D4">
            <w:r>
              <w:t>hasCLUMPCode value "P</w:t>
            </w:r>
            <w:r w:rsidRPr="0062743B">
              <w:t>"</w:t>
            </w:r>
          </w:p>
        </w:tc>
      </w:tr>
      <w:tr w:rsidR="007A42D4" w14:paraId="28AF82FC" w14:textId="77777777" w:rsidTr="00E80D3C">
        <w:trPr>
          <w:cantSplit/>
        </w:trPr>
        <w:tc>
          <w:tcPr>
            <w:tcW w:w="2771" w:type="dxa"/>
            <w:vMerge w:val="restart"/>
          </w:tcPr>
          <w:p w14:paraId="51998D73" w14:textId="22517BD6" w:rsidR="007A42D4" w:rsidRDefault="007A42D4" w:rsidP="007A42D4">
            <w:r>
              <w:t>NonProductiveWoodland</w:t>
            </w:r>
          </w:p>
        </w:tc>
        <w:tc>
          <w:tcPr>
            <w:tcW w:w="2911" w:type="dxa"/>
          </w:tcPr>
          <w:p w14:paraId="0AD45F07" w14:textId="369C8823" w:rsidR="007A42D4" w:rsidRDefault="007A42D4" w:rsidP="007A42D4">
            <w:r>
              <w:t>subclassOf</w:t>
            </w:r>
          </w:p>
        </w:tc>
        <w:tc>
          <w:tcPr>
            <w:tcW w:w="3668" w:type="dxa"/>
          </w:tcPr>
          <w:p w14:paraId="104E58C0" w14:textId="2E1F6C06" w:rsidR="007A42D4" w:rsidRDefault="007A42D4" w:rsidP="007A42D4">
            <w:r>
              <w:t>CLUMPClassification</w:t>
            </w:r>
          </w:p>
        </w:tc>
      </w:tr>
      <w:tr w:rsidR="007A42D4" w14:paraId="7E49806B" w14:textId="77777777" w:rsidTr="00E80D3C">
        <w:trPr>
          <w:cantSplit/>
        </w:trPr>
        <w:tc>
          <w:tcPr>
            <w:tcW w:w="2771" w:type="dxa"/>
            <w:vMerge/>
          </w:tcPr>
          <w:p w14:paraId="055EE1AD" w14:textId="77777777" w:rsidR="007A42D4" w:rsidRDefault="007A42D4" w:rsidP="007A42D4"/>
        </w:tc>
        <w:tc>
          <w:tcPr>
            <w:tcW w:w="2911" w:type="dxa"/>
          </w:tcPr>
          <w:p w14:paraId="240463EB" w14:textId="64D07810" w:rsidR="007A42D4" w:rsidRDefault="007A42D4" w:rsidP="007A42D4">
            <w:r>
              <w:t>equivalentTo</w:t>
            </w:r>
          </w:p>
        </w:tc>
        <w:tc>
          <w:tcPr>
            <w:tcW w:w="3668" w:type="dxa"/>
          </w:tcPr>
          <w:p w14:paraId="5779FF71" w14:textId="7EF1F36B" w:rsidR="007A42D4" w:rsidRDefault="007A42D4" w:rsidP="007A42D4">
            <w:r>
              <w:t>hasCLUMPCode value "U</w:t>
            </w:r>
            <w:r w:rsidRPr="0062743B">
              <w:t>"</w:t>
            </w:r>
          </w:p>
        </w:tc>
      </w:tr>
      <w:tr w:rsidR="007A42D4" w14:paraId="0053249E" w14:textId="77777777" w:rsidTr="00E80D3C">
        <w:trPr>
          <w:cantSplit/>
        </w:trPr>
        <w:tc>
          <w:tcPr>
            <w:tcW w:w="2771" w:type="dxa"/>
            <w:vMerge w:val="restart"/>
          </w:tcPr>
          <w:p w14:paraId="61E6D91E" w14:textId="797F6A97" w:rsidR="007A42D4" w:rsidRDefault="007A42D4" w:rsidP="007A42D4">
            <w:r>
              <w:t>OrchardsVineyards</w:t>
            </w:r>
          </w:p>
        </w:tc>
        <w:tc>
          <w:tcPr>
            <w:tcW w:w="2911" w:type="dxa"/>
          </w:tcPr>
          <w:p w14:paraId="70243A9F" w14:textId="5D06AB93" w:rsidR="007A42D4" w:rsidRDefault="007A42D4" w:rsidP="007A42D4">
            <w:r>
              <w:t>subclassOf</w:t>
            </w:r>
          </w:p>
        </w:tc>
        <w:tc>
          <w:tcPr>
            <w:tcW w:w="3668" w:type="dxa"/>
          </w:tcPr>
          <w:p w14:paraId="38E9E717" w14:textId="63F11094" w:rsidR="007A42D4" w:rsidRDefault="007A42D4" w:rsidP="007A42D4">
            <w:r>
              <w:t>CLUMPClassification</w:t>
            </w:r>
          </w:p>
        </w:tc>
      </w:tr>
      <w:tr w:rsidR="007A42D4" w14:paraId="7E040525" w14:textId="77777777" w:rsidTr="00E80D3C">
        <w:trPr>
          <w:cantSplit/>
        </w:trPr>
        <w:tc>
          <w:tcPr>
            <w:tcW w:w="2771" w:type="dxa"/>
            <w:vMerge/>
          </w:tcPr>
          <w:p w14:paraId="3F6A0801" w14:textId="77777777" w:rsidR="007A42D4" w:rsidRDefault="007A42D4" w:rsidP="007A42D4"/>
        </w:tc>
        <w:tc>
          <w:tcPr>
            <w:tcW w:w="2911" w:type="dxa"/>
          </w:tcPr>
          <w:p w14:paraId="61C1F649" w14:textId="7B464ABC" w:rsidR="007A42D4" w:rsidRDefault="007A42D4" w:rsidP="007A42D4">
            <w:r>
              <w:t>equivalentTo</w:t>
            </w:r>
          </w:p>
        </w:tc>
        <w:tc>
          <w:tcPr>
            <w:tcW w:w="3668" w:type="dxa"/>
          </w:tcPr>
          <w:p w14:paraId="69124C3F" w14:textId="4D72055A" w:rsidR="007A42D4" w:rsidRDefault="007A42D4" w:rsidP="007A42D4">
            <w:r>
              <w:t>hasCLUMPCode value "G</w:t>
            </w:r>
            <w:r w:rsidRPr="0062743B">
              <w:t>"</w:t>
            </w:r>
          </w:p>
        </w:tc>
      </w:tr>
      <w:tr w:rsidR="007A42D4" w14:paraId="3ED25F31" w14:textId="77777777" w:rsidTr="007A42D4">
        <w:trPr>
          <w:cantSplit/>
        </w:trPr>
        <w:tc>
          <w:tcPr>
            <w:tcW w:w="2771" w:type="dxa"/>
            <w:vMerge w:val="restart"/>
          </w:tcPr>
          <w:p w14:paraId="088012C1" w14:textId="496F99DB" w:rsidR="007A42D4" w:rsidRDefault="007A42D4" w:rsidP="007A42D4">
            <w:r>
              <w:t>OutdoorRecreation</w:t>
            </w:r>
          </w:p>
        </w:tc>
        <w:tc>
          <w:tcPr>
            <w:tcW w:w="2911" w:type="dxa"/>
          </w:tcPr>
          <w:p w14:paraId="345C1AAE" w14:textId="5BA71CA9" w:rsidR="007A42D4" w:rsidRDefault="007A42D4" w:rsidP="007A42D4">
            <w:r>
              <w:t>subclassOf</w:t>
            </w:r>
          </w:p>
        </w:tc>
        <w:tc>
          <w:tcPr>
            <w:tcW w:w="3668" w:type="dxa"/>
          </w:tcPr>
          <w:p w14:paraId="4C785143" w14:textId="350368BF" w:rsidR="007A42D4" w:rsidRDefault="007A42D4" w:rsidP="007A42D4">
            <w:r>
              <w:t>CLUMPClassification</w:t>
            </w:r>
          </w:p>
        </w:tc>
      </w:tr>
      <w:tr w:rsidR="007A42D4" w14:paraId="276CED6A" w14:textId="77777777" w:rsidTr="007A42D4">
        <w:trPr>
          <w:cantSplit/>
        </w:trPr>
        <w:tc>
          <w:tcPr>
            <w:tcW w:w="2771" w:type="dxa"/>
            <w:vMerge/>
          </w:tcPr>
          <w:p w14:paraId="02857212" w14:textId="77777777" w:rsidR="007A42D4" w:rsidRDefault="007A42D4" w:rsidP="007A42D4"/>
        </w:tc>
        <w:tc>
          <w:tcPr>
            <w:tcW w:w="2911" w:type="dxa"/>
          </w:tcPr>
          <w:p w14:paraId="5475BB2F" w14:textId="18DCCB9C" w:rsidR="007A42D4" w:rsidRDefault="007A42D4" w:rsidP="007A42D4">
            <w:r>
              <w:t>equivalentTo</w:t>
            </w:r>
          </w:p>
        </w:tc>
        <w:tc>
          <w:tcPr>
            <w:tcW w:w="3668" w:type="dxa"/>
          </w:tcPr>
          <w:p w14:paraId="439ADF14" w14:textId="78B457AD" w:rsidR="007A42D4" w:rsidRDefault="007A42D4" w:rsidP="007A42D4">
            <w:r>
              <w:t>hasCLUMPCode value "O</w:t>
            </w:r>
            <w:r w:rsidRPr="0062743B">
              <w:t>"</w:t>
            </w:r>
          </w:p>
        </w:tc>
      </w:tr>
      <w:tr w:rsidR="007A42D4" w14:paraId="3A8497C9" w14:textId="77777777" w:rsidTr="007A42D4">
        <w:trPr>
          <w:cantSplit/>
        </w:trPr>
        <w:tc>
          <w:tcPr>
            <w:tcW w:w="2771" w:type="dxa"/>
            <w:vMerge w:val="restart"/>
          </w:tcPr>
          <w:p w14:paraId="6F4D4F14" w14:textId="21270E5C" w:rsidR="007A42D4" w:rsidRDefault="007A42D4" w:rsidP="007A42D4">
            <w:r>
              <w:t>ProductiveWoodland</w:t>
            </w:r>
          </w:p>
        </w:tc>
        <w:tc>
          <w:tcPr>
            <w:tcW w:w="2911" w:type="dxa"/>
          </w:tcPr>
          <w:p w14:paraId="03DF9C12" w14:textId="024A3206" w:rsidR="007A42D4" w:rsidRDefault="007A42D4" w:rsidP="007A42D4">
            <w:r>
              <w:t>subclassOf</w:t>
            </w:r>
          </w:p>
        </w:tc>
        <w:tc>
          <w:tcPr>
            <w:tcW w:w="3668" w:type="dxa"/>
          </w:tcPr>
          <w:p w14:paraId="3472FDEF" w14:textId="736DD39D" w:rsidR="007A42D4" w:rsidRDefault="007A42D4" w:rsidP="007A42D4">
            <w:r>
              <w:t>CLUMPClassification</w:t>
            </w:r>
          </w:p>
        </w:tc>
      </w:tr>
      <w:tr w:rsidR="007A42D4" w14:paraId="33FF2F16" w14:textId="77777777" w:rsidTr="007A42D4">
        <w:trPr>
          <w:cantSplit/>
        </w:trPr>
        <w:tc>
          <w:tcPr>
            <w:tcW w:w="2771" w:type="dxa"/>
            <w:vMerge/>
          </w:tcPr>
          <w:p w14:paraId="51EDD0E2" w14:textId="77777777" w:rsidR="007A42D4" w:rsidRDefault="007A42D4" w:rsidP="007A42D4"/>
        </w:tc>
        <w:tc>
          <w:tcPr>
            <w:tcW w:w="2911" w:type="dxa"/>
          </w:tcPr>
          <w:p w14:paraId="2B7350DC" w14:textId="5FBE3370" w:rsidR="007A42D4" w:rsidRDefault="007A42D4" w:rsidP="007A42D4">
            <w:r>
              <w:t>equivalentTo</w:t>
            </w:r>
          </w:p>
        </w:tc>
        <w:tc>
          <w:tcPr>
            <w:tcW w:w="3668" w:type="dxa"/>
          </w:tcPr>
          <w:p w14:paraId="01F1CAD6" w14:textId="32DCE037" w:rsidR="007A42D4" w:rsidRDefault="007A42D4" w:rsidP="007A42D4">
            <w:r>
              <w:t>hasCLUMPCode value "T</w:t>
            </w:r>
            <w:r w:rsidRPr="0062743B">
              <w:t>"</w:t>
            </w:r>
          </w:p>
        </w:tc>
      </w:tr>
      <w:tr w:rsidR="007A42D4" w14:paraId="0BD9EB83" w14:textId="77777777" w:rsidTr="007A42D4">
        <w:trPr>
          <w:cantSplit/>
        </w:trPr>
        <w:tc>
          <w:tcPr>
            <w:tcW w:w="2771" w:type="dxa"/>
            <w:vMerge w:val="restart"/>
          </w:tcPr>
          <w:p w14:paraId="07239763" w14:textId="2C548E4E" w:rsidR="007A42D4" w:rsidRDefault="007A42D4" w:rsidP="007A42D4">
            <w:r>
              <w:t>SwampMarshBog</w:t>
            </w:r>
          </w:p>
        </w:tc>
        <w:tc>
          <w:tcPr>
            <w:tcW w:w="2911" w:type="dxa"/>
          </w:tcPr>
          <w:p w14:paraId="7B736EC7" w14:textId="1F745264" w:rsidR="007A42D4" w:rsidRDefault="007A42D4" w:rsidP="007A42D4">
            <w:r>
              <w:t>subclassOf</w:t>
            </w:r>
          </w:p>
        </w:tc>
        <w:tc>
          <w:tcPr>
            <w:tcW w:w="3668" w:type="dxa"/>
          </w:tcPr>
          <w:p w14:paraId="166DC2E1" w14:textId="4C899920" w:rsidR="007A42D4" w:rsidRDefault="007A42D4" w:rsidP="007A42D4">
            <w:r>
              <w:t>CLUMPClassification</w:t>
            </w:r>
          </w:p>
        </w:tc>
      </w:tr>
      <w:tr w:rsidR="007A42D4" w14:paraId="0266173E" w14:textId="77777777" w:rsidTr="007A42D4">
        <w:trPr>
          <w:cantSplit/>
        </w:trPr>
        <w:tc>
          <w:tcPr>
            <w:tcW w:w="2771" w:type="dxa"/>
            <w:vMerge/>
          </w:tcPr>
          <w:p w14:paraId="2FF24A1E" w14:textId="77777777" w:rsidR="007A42D4" w:rsidRDefault="007A42D4" w:rsidP="007A42D4"/>
        </w:tc>
        <w:tc>
          <w:tcPr>
            <w:tcW w:w="2911" w:type="dxa"/>
          </w:tcPr>
          <w:p w14:paraId="7D123F9B" w14:textId="21964658" w:rsidR="007A42D4" w:rsidRDefault="007A42D4" w:rsidP="007A42D4">
            <w:r>
              <w:t>equivalentTo</w:t>
            </w:r>
          </w:p>
        </w:tc>
        <w:tc>
          <w:tcPr>
            <w:tcW w:w="3668" w:type="dxa"/>
          </w:tcPr>
          <w:p w14:paraId="401F0DED" w14:textId="408B9FDF" w:rsidR="007A42D4" w:rsidRDefault="007A42D4" w:rsidP="007A42D4">
            <w:r>
              <w:t>hasCLUMPCode value "M</w:t>
            </w:r>
            <w:r w:rsidRPr="0062743B">
              <w:t>"</w:t>
            </w:r>
          </w:p>
        </w:tc>
      </w:tr>
      <w:tr w:rsidR="007A42D4" w14:paraId="56D91D59" w14:textId="77777777" w:rsidTr="007A42D4">
        <w:trPr>
          <w:cantSplit/>
        </w:trPr>
        <w:tc>
          <w:tcPr>
            <w:tcW w:w="2771" w:type="dxa"/>
            <w:vMerge w:val="restart"/>
          </w:tcPr>
          <w:p w14:paraId="7282D0D5" w14:textId="7AA6CA16" w:rsidR="007A42D4" w:rsidRDefault="007A42D4" w:rsidP="007A42D4">
            <w:r>
              <w:t>UnimprovedPasture</w:t>
            </w:r>
          </w:p>
        </w:tc>
        <w:tc>
          <w:tcPr>
            <w:tcW w:w="2911" w:type="dxa"/>
          </w:tcPr>
          <w:p w14:paraId="1F926B66" w14:textId="0836F703" w:rsidR="007A42D4" w:rsidRDefault="007A42D4" w:rsidP="007A42D4">
            <w:r>
              <w:t>subclassOf</w:t>
            </w:r>
          </w:p>
        </w:tc>
        <w:tc>
          <w:tcPr>
            <w:tcW w:w="3668" w:type="dxa"/>
          </w:tcPr>
          <w:p w14:paraId="4F2EF0CF" w14:textId="3FAEDF3E" w:rsidR="007A42D4" w:rsidRDefault="007A42D4" w:rsidP="007A42D4">
            <w:r>
              <w:t>CLUMPClassification</w:t>
            </w:r>
          </w:p>
        </w:tc>
      </w:tr>
      <w:tr w:rsidR="007A42D4" w14:paraId="757E7CAE" w14:textId="77777777" w:rsidTr="007A42D4">
        <w:trPr>
          <w:cantSplit/>
        </w:trPr>
        <w:tc>
          <w:tcPr>
            <w:tcW w:w="2771" w:type="dxa"/>
            <w:vMerge/>
          </w:tcPr>
          <w:p w14:paraId="4001B8A3" w14:textId="77777777" w:rsidR="007A42D4" w:rsidRDefault="007A42D4" w:rsidP="007A42D4"/>
        </w:tc>
        <w:tc>
          <w:tcPr>
            <w:tcW w:w="2911" w:type="dxa"/>
          </w:tcPr>
          <w:p w14:paraId="1D152A25" w14:textId="108224E3" w:rsidR="007A42D4" w:rsidRDefault="007A42D4" w:rsidP="007A42D4">
            <w:r>
              <w:t>equivalentTo</w:t>
            </w:r>
          </w:p>
        </w:tc>
        <w:tc>
          <w:tcPr>
            <w:tcW w:w="3668" w:type="dxa"/>
          </w:tcPr>
          <w:p w14:paraId="4FFE9A9E" w14:textId="000B552D" w:rsidR="007A42D4" w:rsidRDefault="007A42D4" w:rsidP="007A42D4">
            <w:r>
              <w:t>hasCLUMPCode value "K</w:t>
            </w:r>
            <w:r w:rsidRPr="0062743B">
              <w:t>"</w:t>
            </w:r>
          </w:p>
        </w:tc>
      </w:tr>
      <w:tr w:rsidR="007A42D4" w14:paraId="39A2C994" w14:textId="77777777" w:rsidTr="007A42D4">
        <w:trPr>
          <w:cantSplit/>
        </w:trPr>
        <w:tc>
          <w:tcPr>
            <w:tcW w:w="2771" w:type="dxa"/>
            <w:vMerge w:val="restart"/>
          </w:tcPr>
          <w:p w14:paraId="29B03519" w14:textId="69C948D8" w:rsidR="007A42D4" w:rsidRDefault="007A42D4" w:rsidP="007A42D4">
            <w:r>
              <w:t>Unmapped</w:t>
            </w:r>
          </w:p>
        </w:tc>
        <w:tc>
          <w:tcPr>
            <w:tcW w:w="2911" w:type="dxa"/>
          </w:tcPr>
          <w:p w14:paraId="67F1D845" w14:textId="148B4B95" w:rsidR="007A42D4" w:rsidRDefault="007A42D4" w:rsidP="007A42D4">
            <w:r>
              <w:t>subclassOf</w:t>
            </w:r>
          </w:p>
        </w:tc>
        <w:tc>
          <w:tcPr>
            <w:tcW w:w="3668" w:type="dxa"/>
          </w:tcPr>
          <w:p w14:paraId="4402C740" w14:textId="3EDF488E" w:rsidR="007A42D4" w:rsidRDefault="007A42D4" w:rsidP="007A42D4">
            <w:r>
              <w:t>CLUMPClassification</w:t>
            </w:r>
          </w:p>
        </w:tc>
      </w:tr>
      <w:tr w:rsidR="007A42D4" w14:paraId="2FBAFD87" w14:textId="77777777" w:rsidTr="007A42D4">
        <w:trPr>
          <w:cantSplit/>
        </w:trPr>
        <w:tc>
          <w:tcPr>
            <w:tcW w:w="2771" w:type="dxa"/>
            <w:vMerge/>
          </w:tcPr>
          <w:p w14:paraId="1F3B2FFD" w14:textId="77777777" w:rsidR="007A42D4" w:rsidRDefault="007A42D4" w:rsidP="007A42D4"/>
        </w:tc>
        <w:tc>
          <w:tcPr>
            <w:tcW w:w="2911" w:type="dxa"/>
          </w:tcPr>
          <w:p w14:paraId="3CACB1CF" w14:textId="339CF963" w:rsidR="007A42D4" w:rsidRDefault="007A42D4" w:rsidP="007A42D4">
            <w:r>
              <w:t>equivalentTo</w:t>
            </w:r>
          </w:p>
        </w:tc>
        <w:tc>
          <w:tcPr>
            <w:tcW w:w="3668" w:type="dxa"/>
          </w:tcPr>
          <w:p w14:paraId="482E352E" w14:textId="137D3790" w:rsidR="007A42D4" w:rsidRDefault="007A42D4" w:rsidP="007A42D4">
            <w:r>
              <w:t>hasCLUMPCode value "8</w:t>
            </w:r>
            <w:r w:rsidRPr="0062743B">
              <w:t>"</w:t>
            </w:r>
          </w:p>
        </w:tc>
      </w:tr>
      <w:tr w:rsidR="007A42D4" w14:paraId="2679F21E" w14:textId="77777777" w:rsidTr="007A42D4">
        <w:trPr>
          <w:cantSplit/>
        </w:trPr>
        <w:tc>
          <w:tcPr>
            <w:tcW w:w="2771" w:type="dxa"/>
            <w:vMerge w:val="restart"/>
          </w:tcPr>
          <w:p w14:paraId="748CFB09" w14:textId="009DF709" w:rsidR="007A42D4" w:rsidRDefault="007A42D4" w:rsidP="007A42D4">
            <w:r>
              <w:t>UnproductiveRock</w:t>
            </w:r>
          </w:p>
        </w:tc>
        <w:tc>
          <w:tcPr>
            <w:tcW w:w="2911" w:type="dxa"/>
          </w:tcPr>
          <w:p w14:paraId="5F877716" w14:textId="25EFB13E" w:rsidR="007A42D4" w:rsidRDefault="007A42D4" w:rsidP="007A42D4">
            <w:r>
              <w:t>subclassOf</w:t>
            </w:r>
          </w:p>
        </w:tc>
        <w:tc>
          <w:tcPr>
            <w:tcW w:w="3668" w:type="dxa"/>
          </w:tcPr>
          <w:p w14:paraId="6AF079B5" w14:textId="776F55C9" w:rsidR="007A42D4" w:rsidRDefault="007A42D4" w:rsidP="007A42D4">
            <w:r>
              <w:t>CLUMPClassification</w:t>
            </w:r>
          </w:p>
        </w:tc>
      </w:tr>
      <w:tr w:rsidR="007A42D4" w14:paraId="47D41F25" w14:textId="77777777" w:rsidTr="007A42D4">
        <w:trPr>
          <w:cantSplit/>
        </w:trPr>
        <w:tc>
          <w:tcPr>
            <w:tcW w:w="2771" w:type="dxa"/>
            <w:vMerge/>
          </w:tcPr>
          <w:p w14:paraId="6063829D" w14:textId="77777777" w:rsidR="007A42D4" w:rsidRDefault="007A42D4" w:rsidP="007A42D4"/>
        </w:tc>
        <w:tc>
          <w:tcPr>
            <w:tcW w:w="2911" w:type="dxa"/>
          </w:tcPr>
          <w:p w14:paraId="6496A6F0" w14:textId="2FBBB2A0" w:rsidR="007A42D4" w:rsidRDefault="007A42D4" w:rsidP="007A42D4">
            <w:r>
              <w:t>equivalentTo</w:t>
            </w:r>
          </w:p>
        </w:tc>
        <w:tc>
          <w:tcPr>
            <w:tcW w:w="3668" w:type="dxa"/>
          </w:tcPr>
          <w:p w14:paraId="028F203B" w14:textId="6998DA1E" w:rsidR="007A42D4" w:rsidRDefault="007A42D4" w:rsidP="007A42D4">
            <w:r>
              <w:t>hasCLUMPCode value "L</w:t>
            </w:r>
            <w:r w:rsidRPr="0062743B">
              <w:t>"</w:t>
            </w:r>
          </w:p>
        </w:tc>
      </w:tr>
      <w:tr w:rsidR="007A42D4" w14:paraId="4444406A" w14:textId="77777777" w:rsidTr="007A42D4">
        <w:trPr>
          <w:cantSplit/>
        </w:trPr>
        <w:tc>
          <w:tcPr>
            <w:tcW w:w="2771" w:type="dxa"/>
          </w:tcPr>
          <w:p w14:paraId="3F30449D" w14:textId="300D24BF" w:rsidR="007A42D4" w:rsidRDefault="007A42D4" w:rsidP="007A42D4">
            <w:r>
              <w:t>UnproductiveSand</w:t>
            </w:r>
          </w:p>
        </w:tc>
        <w:tc>
          <w:tcPr>
            <w:tcW w:w="2911" w:type="dxa"/>
          </w:tcPr>
          <w:p w14:paraId="39C522D0" w14:textId="2D28D1BA" w:rsidR="007A42D4" w:rsidRDefault="007A42D4" w:rsidP="007A42D4">
            <w:r>
              <w:t>subclassOf</w:t>
            </w:r>
          </w:p>
        </w:tc>
        <w:tc>
          <w:tcPr>
            <w:tcW w:w="3668" w:type="dxa"/>
          </w:tcPr>
          <w:p w14:paraId="5AD54EFE" w14:textId="1202A4FD" w:rsidR="007A42D4" w:rsidRDefault="007A42D4" w:rsidP="007A42D4">
            <w:r>
              <w:t>CLUMPClassification</w:t>
            </w:r>
          </w:p>
        </w:tc>
      </w:tr>
      <w:tr w:rsidR="007A42D4" w14:paraId="1C24B5AF" w14:textId="77777777" w:rsidTr="007A42D4">
        <w:trPr>
          <w:cantSplit/>
        </w:trPr>
        <w:tc>
          <w:tcPr>
            <w:tcW w:w="2771" w:type="dxa"/>
          </w:tcPr>
          <w:p w14:paraId="41226D7C" w14:textId="77777777" w:rsidR="007A42D4" w:rsidRDefault="007A42D4" w:rsidP="007A42D4"/>
        </w:tc>
        <w:tc>
          <w:tcPr>
            <w:tcW w:w="2911" w:type="dxa"/>
          </w:tcPr>
          <w:p w14:paraId="60CF08DC" w14:textId="475ACDAC" w:rsidR="007A42D4" w:rsidRDefault="007A42D4" w:rsidP="007A42D4">
            <w:r>
              <w:t>equivalentTo</w:t>
            </w:r>
          </w:p>
        </w:tc>
        <w:tc>
          <w:tcPr>
            <w:tcW w:w="3668"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8"/>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77777777" w:rsidR="00B17E1B" w:rsidRPr="007E5C3D"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7451174D" w14:textId="77777777" w:rsidR="00D4596C" w:rsidRDefault="0070434A" w:rsidP="00EA354A">
      <w:pPr>
        <w:pStyle w:val="Heading2"/>
      </w:pPr>
      <w:bookmarkStart w:id="131" w:name="_Toc523308988"/>
      <w:r>
        <w:t>Trip</w:t>
      </w:r>
      <w:r w:rsidR="00BA1ACD">
        <w:t xml:space="preserve"> Ontology</w:t>
      </w:r>
      <w:bookmarkEnd w:id="131"/>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571C92CA"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lastRenderedPageBreak/>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2862FC" w14:paraId="00146623" w14:textId="77777777" w:rsidTr="00DF0EF3">
        <w:trPr>
          <w:cantSplit/>
        </w:trPr>
        <w:tc>
          <w:tcPr>
            <w:tcW w:w="2204" w:type="dxa"/>
            <w:vMerge w:val="restart"/>
          </w:tcPr>
          <w:p w14:paraId="52DF3DD9" w14:textId="77777777" w:rsidR="002862FC" w:rsidRDefault="002862FC" w:rsidP="008E6E32">
            <w:r>
              <w:t>Trip</w:t>
            </w:r>
          </w:p>
        </w:tc>
        <w:tc>
          <w:tcPr>
            <w:tcW w:w="2484" w:type="dxa"/>
          </w:tcPr>
          <w:p w14:paraId="59549A07" w14:textId="77777777" w:rsidR="002862FC" w:rsidRDefault="002862FC" w:rsidP="008E6E32">
            <w:proofErr w:type="gramStart"/>
            <w:r>
              <w:t>mereology:containedIn</w:t>
            </w:r>
            <w:proofErr w:type="gramEnd"/>
          </w:p>
        </w:tc>
        <w:tc>
          <w:tcPr>
            <w:tcW w:w="4662" w:type="dxa"/>
          </w:tcPr>
          <w:p w14:paraId="1DA5E379" w14:textId="77777777" w:rsidR="002862FC" w:rsidRDefault="002862FC" w:rsidP="008E6E32">
            <w:r>
              <w:t>exactly 1 Tour</w:t>
            </w:r>
          </w:p>
        </w:tc>
      </w:tr>
      <w:tr w:rsidR="002862FC" w14:paraId="0DBFC831" w14:textId="77777777" w:rsidTr="00DF0EF3">
        <w:trPr>
          <w:cantSplit/>
        </w:trPr>
        <w:tc>
          <w:tcPr>
            <w:tcW w:w="2204" w:type="dxa"/>
            <w:vMerge/>
          </w:tcPr>
          <w:p w14:paraId="20CF4685" w14:textId="77777777" w:rsidR="002862FC" w:rsidRDefault="002862FC" w:rsidP="008E6E32"/>
        </w:tc>
        <w:tc>
          <w:tcPr>
            <w:tcW w:w="2484" w:type="dxa"/>
          </w:tcPr>
          <w:p w14:paraId="4AD11C62" w14:textId="116FC111" w:rsidR="002862FC" w:rsidRPr="00B706B5" w:rsidRDefault="002862FC" w:rsidP="008E6E32">
            <w:r w:rsidRPr="00B706B5">
              <w:t>subclassOf</w:t>
            </w:r>
          </w:p>
        </w:tc>
        <w:tc>
          <w:tcPr>
            <w:tcW w:w="4662" w:type="dxa"/>
          </w:tcPr>
          <w:p w14:paraId="533AB1B1" w14:textId="50325699" w:rsidR="002862FC" w:rsidRPr="00B706B5" w:rsidRDefault="002862FC" w:rsidP="008E6E32">
            <w:proofErr w:type="gramStart"/>
            <w:r w:rsidRPr="00B706B5">
              <w:t>activity:Activity</w:t>
            </w:r>
            <w:proofErr w:type="gramEnd"/>
          </w:p>
        </w:tc>
      </w:tr>
      <w:tr w:rsidR="002862FC" w14:paraId="6C931658" w14:textId="77777777" w:rsidTr="00DF0EF3">
        <w:trPr>
          <w:cantSplit/>
        </w:trPr>
        <w:tc>
          <w:tcPr>
            <w:tcW w:w="2204" w:type="dxa"/>
            <w:vMerge/>
          </w:tcPr>
          <w:p w14:paraId="299F03A4" w14:textId="77777777" w:rsidR="002862FC" w:rsidRDefault="002862FC" w:rsidP="008E6E32"/>
        </w:tc>
        <w:tc>
          <w:tcPr>
            <w:tcW w:w="2484" w:type="dxa"/>
          </w:tcPr>
          <w:p w14:paraId="545B6386" w14:textId="77777777" w:rsidR="002862FC" w:rsidRDefault="002862FC" w:rsidP="008E6E32">
            <w:r>
              <w:t>startLoc</w:t>
            </w:r>
          </w:p>
        </w:tc>
        <w:tc>
          <w:tcPr>
            <w:tcW w:w="4662" w:type="dxa"/>
          </w:tcPr>
          <w:p w14:paraId="5105F4F4" w14:textId="77777777" w:rsidR="002862FC" w:rsidRDefault="002862FC" w:rsidP="008E6E32">
            <w:r w:rsidRPr="00E80D3C">
              <w:rPr>
                <w:highlight w:val="yellow"/>
              </w:rPr>
              <w:t>only</w:t>
            </w:r>
            <w:r>
              <w:t xml:space="preserve"> spatial_</w:t>
            </w:r>
            <w:proofErr w:type="gramStart"/>
            <w:r>
              <w:t>loc:SpatialFeature</w:t>
            </w:r>
            <w:proofErr w:type="gramEnd"/>
          </w:p>
        </w:tc>
      </w:tr>
      <w:tr w:rsidR="002862FC" w14:paraId="2A555DC1" w14:textId="77777777" w:rsidTr="00DF0EF3">
        <w:trPr>
          <w:cantSplit/>
        </w:trPr>
        <w:tc>
          <w:tcPr>
            <w:tcW w:w="2204" w:type="dxa"/>
            <w:vMerge/>
          </w:tcPr>
          <w:p w14:paraId="61CD28C6" w14:textId="77777777" w:rsidR="002862FC" w:rsidRDefault="002862FC" w:rsidP="008E6E32"/>
        </w:tc>
        <w:tc>
          <w:tcPr>
            <w:tcW w:w="2484" w:type="dxa"/>
          </w:tcPr>
          <w:p w14:paraId="16A2290C" w14:textId="77777777" w:rsidR="002862FC" w:rsidRDefault="002862FC" w:rsidP="008E6E32">
            <w:r>
              <w:t>endLoc</w:t>
            </w:r>
          </w:p>
        </w:tc>
        <w:tc>
          <w:tcPr>
            <w:tcW w:w="4662" w:type="dxa"/>
          </w:tcPr>
          <w:p w14:paraId="660D6129" w14:textId="77777777" w:rsidR="002862FC" w:rsidRDefault="002862FC" w:rsidP="008E6E32">
            <w:proofErr w:type="gramStart"/>
            <w:r w:rsidRPr="00E80D3C">
              <w:rPr>
                <w:highlight w:val="yellow"/>
              </w:rPr>
              <w:t>only</w:t>
            </w:r>
            <w:r>
              <w:t xml:space="preserve">  spatial</w:t>
            </w:r>
            <w:proofErr w:type="gramEnd"/>
            <w:r>
              <w:t>_loc:SpatialFeature</w:t>
            </w:r>
          </w:p>
        </w:tc>
      </w:tr>
      <w:tr w:rsidR="002862FC" w14:paraId="31B0A8B5" w14:textId="77777777" w:rsidTr="00DF0EF3">
        <w:trPr>
          <w:cantSplit/>
        </w:trPr>
        <w:tc>
          <w:tcPr>
            <w:tcW w:w="2204" w:type="dxa"/>
            <w:vMerge/>
          </w:tcPr>
          <w:p w14:paraId="27FA7242" w14:textId="77777777" w:rsidR="002862FC" w:rsidRDefault="002862FC" w:rsidP="008E6E32"/>
        </w:tc>
        <w:tc>
          <w:tcPr>
            <w:tcW w:w="2484" w:type="dxa"/>
          </w:tcPr>
          <w:p w14:paraId="4DFE09D8" w14:textId="77777777" w:rsidR="002862FC" w:rsidRPr="00E80D3C" w:rsidRDefault="002862FC" w:rsidP="008E6E32">
            <w:pPr>
              <w:rPr>
                <w:strike/>
              </w:rPr>
            </w:pPr>
            <w:r w:rsidRPr="00E80D3C">
              <w:rPr>
                <w:strike/>
              </w:rPr>
              <w:t>during</w:t>
            </w:r>
          </w:p>
        </w:tc>
        <w:tc>
          <w:tcPr>
            <w:tcW w:w="4662" w:type="dxa"/>
          </w:tcPr>
          <w:p w14:paraId="25CC8254" w14:textId="77777777" w:rsidR="002862FC" w:rsidRPr="00E80D3C" w:rsidRDefault="002862FC" w:rsidP="008E6E32">
            <w:pPr>
              <w:rPr>
                <w:strike/>
              </w:rPr>
            </w:pPr>
            <w:r w:rsidRPr="00E80D3C">
              <w:rPr>
                <w:strike/>
              </w:rPr>
              <w:t xml:space="preserve">exactly 1 </w:t>
            </w:r>
            <w:proofErr w:type="gramStart"/>
            <w:r w:rsidRPr="00E80D3C">
              <w:rPr>
                <w:strike/>
              </w:rPr>
              <w:t>time:Interval</w:t>
            </w:r>
            <w:proofErr w:type="gramEnd"/>
          </w:p>
        </w:tc>
      </w:tr>
      <w:tr w:rsidR="002862FC" w14:paraId="35277DE0" w14:textId="77777777" w:rsidTr="00DF0EF3">
        <w:trPr>
          <w:cantSplit/>
        </w:trPr>
        <w:tc>
          <w:tcPr>
            <w:tcW w:w="2204" w:type="dxa"/>
            <w:vMerge/>
          </w:tcPr>
          <w:p w14:paraId="6144F993" w14:textId="77777777" w:rsidR="002862FC" w:rsidRDefault="002862FC" w:rsidP="008E6E32"/>
        </w:tc>
        <w:tc>
          <w:tcPr>
            <w:tcW w:w="2484" w:type="dxa"/>
          </w:tcPr>
          <w:p w14:paraId="2E2763BB" w14:textId="77777777" w:rsidR="002862FC" w:rsidRDefault="002862FC" w:rsidP="008E6E32">
            <w:r>
              <w:t>accessesNetwork</w:t>
            </w:r>
          </w:p>
        </w:tc>
        <w:tc>
          <w:tcPr>
            <w:tcW w:w="4662" w:type="dxa"/>
          </w:tcPr>
          <w:p w14:paraId="3829C2EB" w14:textId="77777777" w:rsidR="002862FC" w:rsidRDefault="002862FC" w:rsidP="008E6E32">
            <w:r>
              <w:t xml:space="preserve">min 1 </w:t>
            </w:r>
            <w:proofErr w:type="gramStart"/>
            <w:r>
              <w:t>transportation:Network</w:t>
            </w:r>
            <w:proofErr w:type="gramEnd"/>
          </w:p>
        </w:tc>
      </w:tr>
      <w:tr w:rsidR="002862FC" w14:paraId="6489F01A" w14:textId="77777777" w:rsidTr="00DF0EF3">
        <w:trPr>
          <w:cantSplit/>
        </w:trPr>
        <w:tc>
          <w:tcPr>
            <w:tcW w:w="2204" w:type="dxa"/>
            <w:vMerge/>
          </w:tcPr>
          <w:p w14:paraId="4714BF4F" w14:textId="77777777" w:rsidR="002862FC" w:rsidRDefault="002862FC" w:rsidP="008E6E32"/>
        </w:tc>
        <w:tc>
          <w:tcPr>
            <w:tcW w:w="2484" w:type="dxa"/>
          </w:tcPr>
          <w:p w14:paraId="01FC17BD" w14:textId="77777777" w:rsidR="002862FC" w:rsidRDefault="002862FC" w:rsidP="008E6E32">
            <w:r>
              <w:t>accessesArc</w:t>
            </w:r>
          </w:p>
        </w:tc>
        <w:tc>
          <w:tcPr>
            <w:tcW w:w="4662" w:type="dxa"/>
          </w:tcPr>
          <w:p w14:paraId="3F275F90" w14:textId="77777777" w:rsidR="002862FC" w:rsidRDefault="002862FC" w:rsidP="008E6E32">
            <w:r>
              <w:t xml:space="preserve">min </w:t>
            </w:r>
            <w:proofErr w:type="gramStart"/>
            <w:r>
              <w:t>1  transportation</w:t>
            </w:r>
            <w:proofErr w:type="gramEnd"/>
            <w:r>
              <w:t>:Arc</w:t>
            </w:r>
          </w:p>
        </w:tc>
      </w:tr>
      <w:tr w:rsidR="002862FC" w14:paraId="2D11479F" w14:textId="77777777" w:rsidTr="00DF0EF3">
        <w:trPr>
          <w:cantSplit/>
        </w:trPr>
        <w:tc>
          <w:tcPr>
            <w:tcW w:w="2204" w:type="dxa"/>
            <w:vMerge/>
          </w:tcPr>
          <w:p w14:paraId="1ACD0FA8" w14:textId="77777777" w:rsidR="002862FC" w:rsidRDefault="002862FC" w:rsidP="008E6E32"/>
        </w:tc>
        <w:tc>
          <w:tcPr>
            <w:tcW w:w="2484" w:type="dxa"/>
          </w:tcPr>
          <w:p w14:paraId="47DE5D53" w14:textId="77777777" w:rsidR="002862FC" w:rsidRDefault="002862FC" w:rsidP="008E6E32">
            <w:r>
              <w:t>occursOn</w:t>
            </w:r>
          </w:p>
        </w:tc>
        <w:tc>
          <w:tcPr>
            <w:tcW w:w="4662" w:type="dxa"/>
          </w:tcPr>
          <w:p w14:paraId="38AF02F5" w14:textId="77777777" w:rsidR="002862FC" w:rsidRDefault="002862FC" w:rsidP="008E6E32">
            <w:r>
              <w:t xml:space="preserve">min </w:t>
            </w:r>
            <w:proofErr w:type="gramStart"/>
            <w:r>
              <w:t>1  transportation</w:t>
            </w:r>
            <w:proofErr w:type="gramEnd"/>
            <w:r>
              <w:t>:TransportationComplex</w:t>
            </w:r>
          </w:p>
        </w:tc>
      </w:tr>
      <w:tr w:rsidR="002862FC" w14:paraId="5DE04AC3" w14:textId="77777777" w:rsidTr="00DF0EF3">
        <w:trPr>
          <w:cantSplit/>
        </w:trPr>
        <w:tc>
          <w:tcPr>
            <w:tcW w:w="2204" w:type="dxa"/>
            <w:vMerge/>
          </w:tcPr>
          <w:p w14:paraId="1C770517" w14:textId="77777777" w:rsidR="002862FC" w:rsidRDefault="002862FC" w:rsidP="008E6E32"/>
        </w:tc>
        <w:tc>
          <w:tcPr>
            <w:tcW w:w="2484" w:type="dxa"/>
          </w:tcPr>
          <w:p w14:paraId="1D0B08E4" w14:textId="00A0F6A2" w:rsidR="002862FC" w:rsidRPr="00E80D3C" w:rsidRDefault="002862FC" w:rsidP="008E6E32">
            <w:pPr>
              <w:rPr>
                <w:highlight w:val="yellow"/>
              </w:rPr>
            </w:pPr>
            <w:r w:rsidRPr="00E80D3C">
              <w:rPr>
                <w:highlight w:val="yellow"/>
              </w:rPr>
              <w:t>hasMode</w:t>
            </w:r>
          </w:p>
        </w:tc>
        <w:tc>
          <w:tcPr>
            <w:tcW w:w="4662" w:type="dxa"/>
          </w:tcPr>
          <w:p w14:paraId="4B60DBE2" w14:textId="05B0B9A2" w:rsidR="002862FC" w:rsidRPr="00E80D3C" w:rsidRDefault="002862FC" w:rsidP="008E6E32">
            <w:pPr>
              <w:rPr>
                <w:highlight w:val="yellow"/>
              </w:rPr>
            </w:pPr>
            <w:r w:rsidRPr="00E80D3C">
              <w:rPr>
                <w:highlight w:val="yellow"/>
              </w:rPr>
              <w:t xml:space="preserve">min 1 </w:t>
            </w:r>
            <w:proofErr w:type="gramStart"/>
            <w:r w:rsidRPr="00E80D3C">
              <w:rPr>
                <w:highlight w:val="yellow"/>
              </w:rPr>
              <w:t>vehicle:Mode</w:t>
            </w:r>
            <w:proofErr w:type="gramEnd"/>
            <w:r w:rsidRPr="00E80D3C">
              <w:rPr>
                <w:highlight w:val="yellow"/>
              </w:rPr>
              <w:t>?</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728E7D09" w14:textId="77777777" w:rsidTr="00DF0EF3">
        <w:trPr>
          <w:cantSplit/>
        </w:trPr>
        <w:tc>
          <w:tcPr>
            <w:tcW w:w="2204" w:type="dxa"/>
            <w:vMerge/>
          </w:tcPr>
          <w:p w14:paraId="56F7A1FF" w14:textId="77777777" w:rsidR="00DF0EF3" w:rsidRDefault="00DF0EF3" w:rsidP="008E6E32"/>
        </w:tc>
        <w:tc>
          <w:tcPr>
            <w:tcW w:w="2484" w:type="dxa"/>
          </w:tcPr>
          <w:p w14:paraId="750E90B2" w14:textId="77777777" w:rsidR="00DF0EF3" w:rsidRDefault="00DF0EF3" w:rsidP="008E6E32">
            <w:r>
              <w:t>during</w:t>
            </w:r>
          </w:p>
        </w:tc>
        <w:tc>
          <w:tcPr>
            <w:tcW w:w="4662" w:type="dxa"/>
          </w:tcPr>
          <w:p w14:paraId="4AD1ED6E" w14:textId="77777777" w:rsidR="00DF0EF3" w:rsidRDefault="00DF0EF3" w:rsidP="008E6E32">
            <w:r>
              <w:t xml:space="preserve">exactly 1 </w:t>
            </w:r>
            <w:proofErr w:type="gramStart"/>
            <w:r>
              <w:t>time:Interval</w:t>
            </w:r>
            <w:proofErr w:type="gramEnd"/>
          </w:p>
        </w:tc>
      </w:tr>
      <w:tr w:rsidR="00DF0EF3" w14:paraId="58B11752" w14:textId="77777777" w:rsidTr="00DF0EF3">
        <w:trPr>
          <w:cantSplit/>
        </w:trPr>
        <w:tc>
          <w:tcPr>
            <w:tcW w:w="2204" w:type="dxa"/>
            <w:vMerge/>
          </w:tcPr>
          <w:p w14:paraId="5F5FA792" w14:textId="77777777" w:rsidR="00DF0EF3" w:rsidRDefault="00DF0EF3" w:rsidP="008E6E32"/>
        </w:tc>
        <w:tc>
          <w:tcPr>
            <w:tcW w:w="2484" w:type="dxa"/>
          </w:tcPr>
          <w:p w14:paraId="73AC7C0E" w14:textId="77777777" w:rsidR="00DF0EF3" w:rsidRDefault="00DF0EF3" w:rsidP="008E6E32">
            <w:r>
              <w:t>startLoc</w:t>
            </w:r>
          </w:p>
        </w:tc>
        <w:tc>
          <w:tcPr>
            <w:tcW w:w="4662" w:type="dxa"/>
          </w:tcPr>
          <w:p w14:paraId="3B201421" w14:textId="77777777" w:rsidR="00DF0EF3" w:rsidRDefault="00DF0EF3" w:rsidP="008E6E32">
            <w:r>
              <w:t>only spatial_</w:t>
            </w:r>
            <w:proofErr w:type="gramStart"/>
            <w:r>
              <w:t>loc:SpatialFeature</w:t>
            </w:r>
            <w:proofErr w:type="gramEnd"/>
          </w:p>
        </w:tc>
      </w:tr>
      <w:tr w:rsidR="00DF0EF3" w14:paraId="2194A7AD" w14:textId="77777777" w:rsidTr="00DF0EF3">
        <w:trPr>
          <w:cantSplit/>
        </w:trPr>
        <w:tc>
          <w:tcPr>
            <w:tcW w:w="2204" w:type="dxa"/>
            <w:vMerge/>
          </w:tcPr>
          <w:p w14:paraId="1CD87CC2" w14:textId="77777777" w:rsidR="00DF0EF3" w:rsidRDefault="00DF0EF3" w:rsidP="008E6E32"/>
        </w:tc>
        <w:tc>
          <w:tcPr>
            <w:tcW w:w="2484" w:type="dxa"/>
          </w:tcPr>
          <w:p w14:paraId="3836DB65" w14:textId="77777777" w:rsidR="00DF0EF3" w:rsidRDefault="00DF0EF3" w:rsidP="008E6E32">
            <w:r>
              <w:t>endLoc</w:t>
            </w:r>
          </w:p>
        </w:tc>
        <w:tc>
          <w:tcPr>
            <w:tcW w:w="4662" w:type="dxa"/>
          </w:tcPr>
          <w:p w14:paraId="2B8B7F05" w14:textId="77777777" w:rsidR="00DF0EF3" w:rsidRDefault="00DF0EF3" w:rsidP="008E6E32">
            <w:r>
              <w:t>only spatial_</w:t>
            </w:r>
            <w:proofErr w:type="gramStart"/>
            <w:r>
              <w:t>loc:SpatialFeature</w:t>
            </w:r>
            <w:proofErr w:type="gramEnd"/>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DF0EF3" w14:paraId="57DC22E4" w14:textId="77777777" w:rsidTr="00DF0EF3">
        <w:trPr>
          <w:cantSplit/>
        </w:trPr>
        <w:tc>
          <w:tcPr>
            <w:tcW w:w="2204" w:type="dxa"/>
            <w:vMerge/>
          </w:tcPr>
          <w:p w14:paraId="60F0CECE" w14:textId="77777777" w:rsidR="00DF0EF3" w:rsidRDefault="00DF0EF3" w:rsidP="008E6E32"/>
        </w:tc>
        <w:tc>
          <w:tcPr>
            <w:tcW w:w="2484" w:type="dxa"/>
          </w:tcPr>
          <w:p w14:paraId="113AA947" w14:textId="77777777" w:rsidR="00DF0EF3" w:rsidRDefault="00DF0EF3" w:rsidP="008E6E32">
            <w:r>
              <w:t>accessesNetwork</w:t>
            </w:r>
          </w:p>
        </w:tc>
        <w:tc>
          <w:tcPr>
            <w:tcW w:w="4662" w:type="dxa"/>
          </w:tcPr>
          <w:p w14:paraId="127CC69D" w14:textId="77777777" w:rsidR="00DF0EF3" w:rsidRDefault="00DF0EF3" w:rsidP="008E6E32">
            <w:r>
              <w:t xml:space="preserve">min </w:t>
            </w:r>
            <w:proofErr w:type="gramStart"/>
            <w:r>
              <w:t>1  transportation</w:t>
            </w:r>
            <w:proofErr w:type="gramEnd"/>
            <w:r>
              <w:t>:Network</w:t>
            </w:r>
          </w:p>
        </w:tc>
      </w:tr>
      <w:tr w:rsidR="00DF0EF3" w14:paraId="181EFDFA" w14:textId="77777777" w:rsidTr="00DF0EF3">
        <w:trPr>
          <w:cantSplit/>
        </w:trPr>
        <w:tc>
          <w:tcPr>
            <w:tcW w:w="2204" w:type="dxa"/>
            <w:vMerge/>
          </w:tcPr>
          <w:p w14:paraId="333364F6" w14:textId="77777777" w:rsidR="00DF0EF3" w:rsidRDefault="00DF0EF3" w:rsidP="008E6E32"/>
        </w:tc>
        <w:tc>
          <w:tcPr>
            <w:tcW w:w="2484" w:type="dxa"/>
          </w:tcPr>
          <w:p w14:paraId="55B50CEE" w14:textId="77777777" w:rsidR="00DF0EF3" w:rsidRDefault="00DF0EF3" w:rsidP="008E6E32">
            <w:r>
              <w:t>accessesArc</w:t>
            </w:r>
          </w:p>
        </w:tc>
        <w:tc>
          <w:tcPr>
            <w:tcW w:w="4662" w:type="dxa"/>
          </w:tcPr>
          <w:p w14:paraId="1DBDDEF4" w14:textId="77777777" w:rsidR="00DF0EF3" w:rsidRDefault="00DF0EF3" w:rsidP="008E6E32">
            <w:r>
              <w:t xml:space="preserve">min </w:t>
            </w:r>
            <w:proofErr w:type="gramStart"/>
            <w:r>
              <w:t>1  transportation</w:t>
            </w:r>
            <w:proofErr w:type="gramEnd"/>
            <w:r>
              <w:t>:Arc</w:t>
            </w:r>
          </w:p>
        </w:tc>
      </w:tr>
      <w:tr w:rsidR="00DF0EF3" w14:paraId="410833B8" w14:textId="77777777" w:rsidTr="00DF0EF3">
        <w:trPr>
          <w:cantSplit/>
        </w:trPr>
        <w:tc>
          <w:tcPr>
            <w:tcW w:w="2204" w:type="dxa"/>
            <w:vMerge/>
          </w:tcPr>
          <w:p w14:paraId="7802104C" w14:textId="77777777" w:rsidR="00DF0EF3" w:rsidRDefault="00DF0EF3" w:rsidP="008E6E32"/>
        </w:tc>
        <w:tc>
          <w:tcPr>
            <w:tcW w:w="2484" w:type="dxa"/>
          </w:tcPr>
          <w:p w14:paraId="02382175" w14:textId="77777777" w:rsidR="00DF0EF3" w:rsidRDefault="00DF0EF3" w:rsidP="008E6E32">
            <w:r>
              <w:t>occursOn</w:t>
            </w:r>
          </w:p>
        </w:tc>
        <w:tc>
          <w:tcPr>
            <w:tcW w:w="4662" w:type="dxa"/>
          </w:tcPr>
          <w:p w14:paraId="3E684412" w14:textId="77777777" w:rsidR="00DF0EF3" w:rsidRDefault="00DF0EF3" w:rsidP="008E6E32">
            <w:r>
              <w:t xml:space="preserve">min </w:t>
            </w:r>
            <w:proofErr w:type="gramStart"/>
            <w:r>
              <w:t>1  transportation</w:t>
            </w:r>
            <w:proofErr w:type="gramEnd"/>
            <w:r>
              <w:t>:TransportationComplex</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77777777" w:rsidR="008E6E32" w:rsidRDefault="001F1FB9" w:rsidP="001F1FB9">
            <w:proofErr w:type="gramStart"/>
            <w:r>
              <w:t>mereology:contains</w:t>
            </w:r>
            <w:proofErr w:type="gramEnd"/>
          </w:p>
        </w:tc>
        <w:tc>
          <w:tcPr>
            <w:tcW w:w="4662" w:type="dxa"/>
          </w:tcPr>
          <w:p w14:paraId="3AA54FBC" w14:textId="77777777" w:rsidR="008E6E32" w:rsidRDefault="008E6E32" w:rsidP="008E6E32">
            <w:r>
              <w:t>min 1 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77777777" w:rsidR="008E6E32" w:rsidRDefault="008E6E32" w:rsidP="008E6E32">
            <w:r>
              <w:t>only SpatialThing</w:t>
            </w:r>
          </w:p>
        </w:tc>
      </w:tr>
      <w:tr w:rsidR="008E6E32" w14:paraId="4D7E63D4" w14:textId="77777777" w:rsidTr="00DF0EF3">
        <w:trPr>
          <w:cantSplit/>
        </w:trPr>
        <w:tc>
          <w:tcPr>
            <w:tcW w:w="2204" w:type="dxa"/>
            <w:vMerge/>
          </w:tcPr>
          <w:p w14:paraId="04F903FD" w14:textId="77777777" w:rsidR="008E6E32" w:rsidRDefault="008E6E32" w:rsidP="008E6E32"/>
        </w:tc>
        <w:tc>
          <w:tcPr>
            <w:tcW w:w="2484" w:type="dxa"/>
          </w:tcPr>
          <w:p w14:paraId="601ABDD3" w14:textId="77777777" w:rsidR="008E6E32" w:rsidRDefault="008E6E32" w:rsidP="008E6E32">
            <w:r>
              <w:t>endLoc</w:t>
            </w:r>
          </w:p>
        </w:tc>
        <w:tc>
          <w:tcPr>
            <w:tcW w:w="4662" w:type="dxa"/>
          </w:tcPr>
          <w:p w14:paraId="7CF13B57" w14:textId="77777777" w:rsidR="008E6E32" w:rsidRDefault="008E6E32" w:rsidP="008E6E32">
            <w:r>
              <w:t>only SpatialThing</w:t>
            </w:r>
          </w:p>
        </w:tc>
      </w:tr>
      <w:tr w:rsidR="008E6E32" w14:paraId="73F0F993" w14:textId="77777777" w:rsidTr="00DF0EF3">
        <w:trPr>
          <w:cantSplit/>
        </w:trPr>
        <w:tc>
          <w:tcPr>
            <w:tcW w:w="2204" w:type="dxa"/>
            <w:vMerge/>
          </w:tcPr>
          <w:p w14:paraId="04C89329" w14:textId="77777777" w:rsidR="008E6E32" w:rsidRDefault="008E6E32" w:rsidP="008E6E32"/>
        </w:tc>
        <w:tc>
          <w:tcPr>
            <w:tcW w:w="2484" w:type="dxa"/>
          </w:tcPr>
          <w:p w14:paraId="1DC248E3" w14:textId="77777777" w:rsidR="008E6E32" w:rsidRDefault="008E6E32" w:rsidP="008E6E32">
            <w:r>
              <w:t>during</w:t>
            </w:r>
          </w:p>
        </w:tc>
        <w:tc>
          <w:tcPr>
            <w:tcW w:w="4662" w:type="dxa"/>
          </w:tcPr>
          <w:p w14:paraId="417300C2" w14:textId="77777777" w:rsidR="008E6E32" w:rsidRDefault="008E6E32" w:rsidP="008E6E32">
            <w:r>
              <w:t xml:space="preserve">only </w:t>
            </w:r>
            <w:proofErr w:type="gramStart"/>
            <w:r>
              <w:t>time:Interval</w:t>
            </w:r>
            <w:proofErr w:type="gramEnd"/>
          </w:p>
        </w:tc>
      </w:tr>
      <w:tr w:rsidR="008E6E32" w14:paraId="053805E7" w14:textId="77777777" w:rsidTr="00DF0EF3">
        <w:trPr>
          <w:cantSplit/>
        </w:trPr>
        <w:tc>
          <w:tcPr>
            <w:tcW w:w="2204" w:type="dxa"/>
            <w:vMerge/>
          </w:tcPr>
          <w:p w14:paraId="7EA37A34" w14:textId="77777777" w:rsidR="008E6E32" w:rsidRDefault="008E6E32" w:rsidP="008E6E32"/>
        </w:tc>
        <w:tc>
          <w:tcPr>
            <w:tcW w:w="2484" w:type="dxa"/>
          </w:tcPr>
          <w:p w14:paraId="60941C31" w14:textId="77777777" w:rsidR="008E6E32" w:rsidRDefault="008E6E32" w:rsidP="008E6E32">
            <w:r>
              <w:t>accessesNetwork</w:t>
            </w:r>
          </w:p>
        </w:tc>
        <w:tc>
          <w:tcPr>
            <w:tcW w:w="4662" w:type="dxa"/>
          </w:tcPr>
          <w:p w14:paraId="2D0A7505" w14:textId="77777777" w:rsidR="008E6E32" w:rsidRDefault="008E6E32" w:rsidP="008E6E32">
            <w:r>
              <w:t xml:space="preserve">min </w:t>
            </w:r>
            <w:proofErr w:type="gramStart"/>
            <w:r>
              <w:t>1  transportation</w:t>
            </w:r>
            <w:proofErr w:type="gramEnd"/>
            <w:r>
              <w:t>:Network</w:t>
            </w:r>
          </w:p>
        </w:tc>
      </w:tr>
      <w:tr w:rsidR="008E6E32" w14:paraId="32D2A0A5" w14:textId="77777777" w:rsidTr="00DF0EF3">
        <w:trPr>
          <w:cantSplit/>
        </w:trPr>
        <w:tc>
          <w:tcPr>
            <w:tcW w:w="2204" w:type="dxa"/>
            <w:vMerge/>
          </w:tcPr>
          <w:p w14:paraId="51473487" w14:textId="77777777" w:rsidR="008E6E32" w:rsidRDefault="008E6E32" w:rsidP="008E6E32"/>
        </w:tc>
        <w:tc>
          <w:tcPr>
            <w:tcW w:w="2484" w:type="dxa"/>
          </w:tcPr>
          <w:p w14:paraId="33B6EF11" w14:textId="77777777" w:rsidR="008E6E32" w:rsidRDefault="008E6E32" w:rsidP="008E6E32">
            <w:r>
              <w:t>accessesArc</w:t>
            </w:r>
          </w:p>
        </w:tc>
        <w:tc>
          <w:tcPr>
            <w:tcW w:w="4662" w:type="dxa"/>
          </w:tcPr>
          <w:p w14:paraId="0BFE38B8" w14:textId="77777777" w:rsidR="008E6E32" w:rsidRDefault="008E6E32" w:rsidP="008E6E32">
            <w:r>
              <w:t xml:space="preserve">min </w:t>
            </w:r>
            <w:proofErr w:type="gramStart"/>
            <w:r>
              <w:t>1  transportation</w:t>
            </w:r>
            <w:proofErr w:type="gramEnd"/>
            <w:r>
              <w:t>:Arc</w:t>
            </w:r>
          </w:p>
        </w:tc>
      </w:tr>
      <w:tr w:rsidR="008E6E32" w14:paraId="4CB4A215" w14:textId="77777777" w:rsidTr="00DF0EF3">
        <w:trPr>
          <w:cantSplit/>
        </w:trPr>
        <w:tc>
          <w:tcPr>
            <w:tcW w:w="2204" w:type="dxa"/>
            <w:vMerge/>
          </w:tcPr>
          <w:p w14:paraId="55699D73" w14:textId="77777777" w:rsidR="008E6E32" w:rsidRDefault="008E6E32" w:rsidP="008E6E32"/>
        </w:tc>
        <w:tc>
          <w:tcPr>
            <w:tcW w:w="2484" w:type="dxa"/>
          </w:tcPr>
          <w:p w14:paraId="4FCA37DE" w14:textId="77777777" w:rsidR="008E6E32" w:rsidRDefault="008E6E32" w:rsidP="008E6E32">
            <w:r>
              <w:t>occursOn</w:t>
            </w:r>
          </w:p>
        </w:tc>
        <w:tc>
          <w:tcPr>
            <w:tcW w:w="4662" w:type="dxa"/>
          </w:tcPr>
          <w:p w14:paraId="1BCE197D" w14:textId="77777777" w:rsidR="008E6E32" w:rsidRDefault="008E6E32" w:rsidP="008E6E32">
            <w:r>
              <w:t xml:space="preserve">min </w:t>
            </w:r>
            <w:proofErr w:type="gramStart"/>
            <w:r>
              <w:t>1  transportation</w:t>
            </w:r>
            <w:proofErr w:type="gramEnd"/>
            <w:r>
              <w:t>:TransportationComplex</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32" w:name="_Toc523308989"/>
      <w:r>
        <w:t>Trip Costs</w:t>
      </w:r>
      <w:bookmarkEnd w:id="132"/>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lastRenderedPageBreak/>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33" w:name="_Toc523308990"/>
      <w:r>
        <w:t>Urban System Ontology</w:t>
      </w:r>
      <w:bookmarkEnd w:id="133"/>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34"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48056E8F"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may </w:t>
      </w:r>
      <w:r w:rsidRPr="005565E5">
        <w:rPr>
          <w:b/>
        </w:rPr>
        <w:t>have</w:t>
      </w:r>
      <w:r>
        <w:t xml:space="preserve"> some </w:t>
      </w:r>
      <w:r w:rsidRPr="005565E5">
        <w:rPr>
          <w:b/>
        </w:rPr>
        <w:t>TransitPass</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lastRenderedPageBreak/>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77777777"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9EB4490" w14:textId="77777777" w:rsidTr="00B65D5F">
        <w:trPr>
          <w:cantSplit/>
        </w:trPr>
        <w:tc>
          <w:tcPr>
            <w:tcW w:w="2896" w:type="dxa"/>
            <w:vMerge/>
          </w:tcPr>
          <w:p w14:paraId="6A00834B" w14:textId="77777777" w:rsidR="00FD13F5" w:rsidRDefault="00FD13F5" w:rsidP="00FD13F5"/>
        </w:tc>
        <w:tc>
          <w:tcPr>
            <w:tcW w:w="2374" w:type="dxa"/>
          </w:tcPr>
          <w:p w14:paraId="30B9BF9F" w14:textId="77777777" w:rsidR="00FD13F5" w:rsidRPr="00A852ED" w:rsidRDefault="00FD13F5" w:rsidP="00FD13F5">
            <w:r w:rsidRPr="00A852ED">
              <w:t>hasPass</w:t>
            </w:r>
          </w:p>
        </w:tc>
        <w:tc>
          <w:tcPr>
            <w:tcW w:w="4080" w:type="dxa"/>
          </w:tcPr>
          <w:p w14:paraId="60F8F566" w14:textId="77777777" w:rsidR="00FD13F5" w:rsidRPr="00A852ED" w:rsidRDefault="00157C17" w:rsidP="00FD13F5">
            <w:r>
              <w:t xml:space="preserve">some </w:t>
            </w:r>
            <w:proofErr w:type="gramStart"/>
            <w:r>
              <w:t>transit:</w:t>
            </w:r>
            <w:r w:rsidR="00FD13F5" w:rsidRPr="00A852ED">
              <w:t>Pass</w:t>
            </w:r>
            <w:proofErr w:type="gramEnd"/>
            <w:r w:rsidR="00FD13F5" w:rsidRPr="00A852ED">
              <w:tab/>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lastRenderedPageBreak/>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D13F5" w14:paraId="75F2E008" w14:textId="77777777" w:rsidTr="00B65D5F">
        <w:trPr>
          <w:cantSplit/>
        </w:trPr>
        <w:tc>
          <w:tcPr>
            <w:tcW w:w="2896" w:type="dxa"/>
            <w:vMerge w:val="restart"/>
          </w:tcPr>
          <w:p w14:paraId="27A18C3B" w14:textId="77777777" w:rsidR="00FD13F5" w:rsidRPr="00623BD2" w:rsidRDefault="00FD13F5" w:rsidP="00FD13F5">
            <w:proofErr w:type="gramStart"/>
            <w:r w:rsidRPr="00623BD2">
              <w:t>vehicle:Vehicle</w:t>
            </w:r>
            <w:proofErr w:type="gramEnd"/>
          </w:p>
        </w:tc>
        <w:tc>
          <w:tcPr>
            <w:tcW w:w="2374" w:type="dxa"/>
          </w:tcPr>
          <w:p w14:paraId="7B8D6CFA" w14:textId="77777777" w:rsidR="00FD13F5" w:rsidRPr="00623BD2" w:rsidRDefault="00FD13F5" w:rsidP="00FD13F5">
            <w:r w:rsidRPr="00623BD2">
              <w:t>occupiedBy</w:t>
            </w:r>
          </w:p>
        </w:tc>
        <w:tc>
          <w:tcPr>
            <w:tcW w:w="4080" w:type="dxa"/>
          </w:tcPr>
          <w:p w14:paraId="7B9A9FD6" w14:textId="77777777" w:rsidR="00FD13F5" w:rsidRPr="00623BD2" w:rsidRDefault="00FD13F5" w:rsidP="00FD13F5">
            <w:r w:rsidRPr="00623BD2">
              <w:t xml:space="preserve">only (Occupant </w:t>
            </w:r>
            <w:proofErr w:type="gramStart"/>
            <w:r w:rsidRPr="00623BD2">
              <w:t>or  Cargo</w:t>
            </w:r>
            <w:proofErr w:type="gramEnd"/>
            <w:r w:rsidRPr="00623BD2">
              <w:t>)</w:t>
            </w:r>
          </w:p>
        </w:tc>
      </w:tr>
      <w:tr w:rsidR="00FD13F5" w14:paraId="2D10CE7A" w14:textId="77777777" w:rsidTr="00B65D5F">
        <w:trPr>
          <w:cantSplit/>
        </w:trPr>
        <w:tc>
          <w:tcPr>
            <w:tcW w:w="2896" w:type="dxa"/>
            <w:vMerge/>
          </w:tcPr>
          <w:p w14:paraId="01898686" w14:textId="77777777" w:rsidR="00FD13F5" w:rsidRPr="00623BD2" w:rsidRDefault="00FD13F5" w:rsidP="00FD13F5"/>
        </w:tc>
        <w:tc>
          <w:tcPr>
            <w:tcW w:w="2374" w:type="dxa"/>
          </w:tcPr>
          <w:p w14:paraId="13FA80A6" w14:textId="77777777" w:rsidR="00FD13F5" w:rsidRPr="00623BD2" w:rsidRDefault="00FD13F5" w:rsidP="00FD13F5">
            <w:r w:rsidRPr="00623BD2">
              <w:t>hasOwner</w:t>
            </w:r>
          </w:p>
        </w:tc>
        <w:tc>
          <w:tcPr>
            <w:tcW w:w="4080" w:type="dxa"/>
          </w:tcPr>
          <w:p w14:paraId="0C261C1A" w14:textId="77777777" w:rsidR="00FD13F5" w:rsidRPr="00623BD2" w:rsidRDefault="00FD13F5" w:rsidP="00FD13F5">
            <w:r w:rsidRPr="00623BD2">
              <w:t>only (</w:t>
            </w:r>
            <w:proofErr w:type="gramStart"/>
            <w:r w:rsidRPr="00623BD2">
              <w:t>person:Person</w:t>
            </w:r>
            <w:proofErr w:type="gramEnd"/>
            <w:r w:rsidRPr="00623BD2">
              <w:t xml:space="preserve"> or org:Organization)</w:t>
            </w:r>
          </w:p>
        </w:tc>
      </w:tr>
      <w:tr w:rsidR="00FD13F5" w14:paraId="2ADF9AB9" w14:textId="77777777" w:rsidTr="00B65D5F">
        <w:trPr>
          <w:cantSplit/>
        </w:trPr>
        <w:tc>
          <w:tcPr>
            <w:tcW w:w="2896" w:type="dxa"/>
          </w:tcPr>
          <w:p w14:paraId="78CDE2EA" w14:textId="77777777" w:rsidR="00FD13F5" w:rsidRPr="00623BD2" w:rsidRDefault="00FD13F5" w:rsidP="00FD13F5">
            <w:r w:rsidRPr="00623BD2">
              <w:t>Occupant</w:t>
            </w:r>
          </w:p>
        </w:tc>
        <w:tc>
          <w:tcPr>
            <w:tcW w:w="2374" w:type="dxa"/>
          </w:tcPr>
          <w:p w14:paraId="0D87233C" w14:textId="77777777" w:rsidR="00FD13F5" w:rsidRPr="00623BD2" w:rsidRDefault="00FD13F5" w:rsidP="00FD13F5">
            <w:r w:rsidRPr="00623BD2">
              <w:t>equivalentClass</w:t>
            </w:r>
          </w:p>
        </w:tc>
        <w:tc>
          <w:tcPr>
            <w:tcW w:w="4080" w:type="dxa"/>
          </w:tcPr>
          <w:p w14:paraId="145F662D" w14:textId="77777777" w:rsidR="00FD13F5" w:rsidRPr="00623BD2" w:rsidRDefault="00FD13F5" w:rsidP="00FD13F5">
            <w:proofErr w:type="gramStart"/>
            <w:r w:rsidRPr="00623BD2">
              <w:t>person:Person</w:t>
            </w:r>
            <w:proofErr w:type="gramEnd"/>
            <w:r w:rsidRPr="00623BD2">
              <w:t xml:space="preserve"> and occupies some vehicle:Vehicle</w:t>
            </w:r>
          </w:p>
        </w:tc>
      </w:tr>
      <w:tr w:rsidR="00FD13F5" w14:paraId="04A7946F" w14:textId="77777777" w:rsidTr="00B65D5F">
        <w:trPr>
          <w:cantSplit/>
        </w:trPr>
        <w:tc>
          <w:tcPr>
            <w:tcW w:w="2896" w:type="dxa"/>
          </w:tcPr>
          <w:p w14:paraId="5F3F84E5" w14:textId="77777777" w:rsidR="00FD13F5" w:rsidRPr="00623BD2" w:rsidRDefault="00FD13F5" w:rsidP="00FD13F5">
            <w:r w:rsidRPr="00623BD2">
              <w:t>Cargo</w:t>
            </w:r>
          </w:p>
        </w:tc>
        <w:tc>
          <w:tcPr>
            <w:tcW w:w="2374" w:type="dxa"/>
          </w:tcPr>
          <w:p w14:paraId="22DA2F4B" w14:textId="77777777" w:rsidR="00FD13F5" w:rsidRPr="00623BD2" w:rsidRDefault="00FD13F5" w:rsidP="00FD13F5">
            <w:r w:rsidRPr="00623BD2">
              <w:t>equivalentClass</w:t>
            </w:r>
          </w:p>
        </w:tc>
        <w:tc>
          <w:tcPr>
            <w:tcW w:w="4080" w:type="dxa"/>
          </w:tcPr>
          <w:p w14:paraId="27550B84" w14:textId="77777777" w:rsidR="00FD13F5" w:rsidRPr="00623BD2" w:rsidRDefault="00FD13F5" w:rsidP="00FD13F5">
            <w:r w:rsidRPr="00623BD2">
              <w:t>not(</w:t>
            </w:r>
            <w:proofErr w:type="gramStart"/>
            <w:r w:rsidRPr="00623BD2">
              <w:t>person:Person</w:t>
            </w:r>
            <w:proofErr w:type="gramEnd"/>
            <w:r w:rsidRPr="00623BD2">
              <w:t>) and occupies some vehicle:Vehicle</w:t>
            </w:r>
          </w:p>
        </w:tc>
      </w:tr>
      <w:tr w:rsidR="00FD13F5" w14:paraId="2015718C" w14:textId="77777777" w:rsidTr="00B65D5F">
        <w:trPr>
          <w:cantSplit/>
        </w:trPr>
        <w:tc>
          <w:tcPr>
            <w:tcW w:w="2896" w:type="dxa"/>
          </w:tcPr>
          <w:p w14:paraId="2BF612C2" w14:textId="77777777" w:rsidR="00FD13F5" w:rsidRPr="00623BD2" w:rsidRDefault="00FD13F5" w:rsidP="00FD13F5">
            <w:proofErr w:type="gramStart"/>
            <w:r>
              <w:t>transport:ArcPD</w:t>
            </w:r>
            <w:proofErr w:type="gramEnd"/>
          </w:p>
        </w:tc>
        <w:tc>
          <w:tcPr>
            <w:tcW w:w="2374" w:type="dxa"/>
          </w:tcPr>
          <w:p w14:paraId="1A3A6B4E" w14:textId="77777777" w:rsidR="00FD13F5" w:rsidRPr="00791E6A" w:rsidRDefault="00FD13F5" w:rsidP="00FD13F5">
            <w:r w:rsidRPr="00791E6A">
              <w:t>hasMode</w:t>
            </w:r>
          </w:p>
        </w:tc>
        <w:tc>
          <w:tcPr>
            <w:tcW w:w="4080" w:type="dxa"/>
          </w:tcPr>
          <w:p w14:paraId="4E33461C" w14:textId="77777777" w:rsidR="00FD13F5" w:rsidRPr="00791E6A" w:rsidRDefault="00FD13F5" w:rsidP="00FD13F5">
            <w:r w:rsidRPr="00791E6A">
              <w:t xml:space="preserve">only </w:t>
            </w:r>
            <w:proofErr w:type="gramStart"/>
            <w:r w:rsidRPr="00791E6A">
              <w:t>vehicle:Mode</w:t>
            </w:r>
            <w:proofErr w:type="gramEnd"/>
          </w:p>
        </w:tc>
      </w:tr>
      <w:tr w:rsidR="00FD13F5" w14:paraId="12D50F74" w14:textId="77777777" w:rsidTr="00B65D5F">
        <w:trPr>
          <w:cantSplit/>
        </w:trPr>
        <w:tc>
          <w:tcPr>
            <w:tcW w:w="2896" w:type="dxa"/>
          </w:tcPr>
          <w:p w14:paraId="71B1C55F" w14:textId="77777777" w:rsidR="00FD13F5" w:rsidRDefault="00FD13F5" w:rsidP="00FD13F5">
            <w:proofErr w:type="gramStart"/>
            <w:r>
              <w:t>transport:RoadSegment</w:t>
            </w:r>
            <w:proofErr w:type="gramEnd"/>
          </w:p>
        </w:tc>
        <w:tc>
          <w:tcPr>
            <w:tcW w:w="2374" w:type="dxa"/>
          </w:tcPr>
          <w:p w14:paraId="4BEDD295" w14:textId="77777777" w:rsidR="00FD13F5" w:rsidRPr="00791E6A" w:rsidRDefault="00FD13F5" w:rsidP="00FD13F5">
            <w:r w:rsidRPr="00791E6A">
              <w:t>accessedBy</w:t>
            </w:r>
          </w:p>
        </w:tc>
        <w:tc>
          <w:tcPr>
            <w:tcW w:w="4080" w:type="dxa"/>
          </w:tcPr>
          <w:p w14:paraId="7DB48EBE" w14:textId="77777777" w:rsidR="00FD13F5" w:rsidRPr="00791E6A" w:rsidRDefault="00FD13F5" w:rsidP="00E32263">
            <w:pPr>
              <w:tabs>
                <w:tab w:val="center" w:pos="2335"/>
              </w:tabs>
            </w:pPr>
            <w:r w:rsidRPr="00791E6A">
              <w:t xml:space="preserve">only </w:t>
            </w:r>
            <w:proofErr w:type="gramStart"/>
            <w:r w:rsidRPr="00791E6A">
              <w:t>transport:Arc</w:t>
            </w:r>
            <w:proofErr w:type="gramEnd"/>
            <w:r w:rsidRPr="00791E6A">
              <w:t xml:space="preserve"> and manifestationOf</w:t>
            </w:r>
            <w:r w:rsidR="00E32263">
              <w:t xml:space="preserve"> only</w:t>
            </w:r>
            <w:r w:rsidRPr="00791E6A">
              <w:t xml:space="preserve"> (hasMode </w:t>
            </w:r>
            <w:r w:rsidR="00E32263">
              <w:t>value water</w:t>
            </w:r>
            <w:r w:rsidRPr="00791E6A">
              <w:t>)</w:t>
            </w:r>
          </w:p>
        </w:tc>
      </w:tr>
      <w:tr w:rsidR="00FD13F5" w14:paraId="03A8825B" w14:textId="77777777" w:rsidTr="00B65D5F">
        <w:trPr>
          <w:cantSplit/>
        </w:trPr>
        <w:tc>
          <w:tcPr>
            <w:tcW w:w="2896" w:type="dxa"/>
          </w:tcPr>
          <w:p w14:paraId="21C6DFF4" w14:textId="77777777" w:rsidR="00FD13F5" w:rsidRPr="001227F5" w:rsidRDefault="00FD13F5" w:rsidP="00FD13F5">
            <w:proofErr w:type="gramStart"/>
            <w:r w:rsidRPr="001227F5">
              <w:t>transit:TransitSystem</w:t>
            </w:r>
            <w:proofErr w:type="gramEnd"/>
          </w:p>
        </w:tc>
        <w:tc>
          <w:tcPr>
            <w:tcW w:w="2374" w:type="dxa"/>
          </w:tcPr>
          <w:p w14:paraId="658A64A3" w14:textId="77777777" w:rsidR="00FD13F5" w:rsidRPr="001227F5" w:rsidRDefault="00AD27F4" w:rsidP="00FD13F5">
            <w:r>
              <w:t>hasOwner</w:t>
            </w:r>
          </w:p>
        </w:tc>
        <w:tc>
          <w:tcPr>
            <w:tcW w:w="4080" w:type="dxa"/>
          </w:tcPr>
          <w:p w14:paraId="0943A89F" w14:textId="77777777" w:rsidR="00FD13F5" w:rsidRPr="001227F5" w:rsidRDefault="00FD13F5" w:rsidP="00FD13F5">
            <w:r w:rsidRPr="001227F5">
              <w:t xml:space="preserve">only </w:t>
            </w:r>
            <w:proofErr w:type="gramStart"/>
            <w:r w:rsidRPr="001227F5">
              <w:t>org:Organization</w:t>
            </w:r>
            <w:proofErr w:type="gramEnd"/>
          </w:p>
        </w:tc>
      </w:tr>
      <w:tr w:rsidR="00FD13F5" w14:paraId="38A4F6E7" w14:textId="77777777" w:rsidTr="00B65D5F">
        <w:trPr>
          <w:cantSplit/>
        </w:trPr>
        <w:tc>
          <w:tcPr>
            <w:tcW w:w="2896" w:type="dxa"/>
          </w:tcPr>
          <w:p w14:paraId="729D7F13" w14:textId="77777777" w:rsidR="00FD13F5" w:rsidRPr="001227F5" w:rsidRDefault="00FD13F5" w:rsidP="00FD13F5">
            <w:proofErr w:type="gramStart"/>
            <w:r w:rsidRPr="001227F5">
              <w:t>transit:Route</w:t>
            </w:r>
            <w:proofErr w:type="gramEnd"/>
          </w:p>
        </w:tc>
        <w:tc>
          <w:tcPr>
            <w:tcW w:w="2374" w:type="dxa"/>
          </w:tcPr>
          <w:p w14:paraId="1F20E794" w14:textId="77777777" w:rsidR="00FD13F5" w:rsidRPr="001227F5" w:rsidRDefault="00FD13F5" w:rsidP="00FD13F5">
            <w:r w:rsidRPr="001227F5">
              <w:t>executedBy</w:t>
            </w:r>
          </w:p>
        </w:tc>
        <w:tc>
          <w:tcPr>
            <w:tcW w:w="4080" w:type="dxa"/>
          </w:tcPr>
          <w:p w14:paraId="4C60CCFD" w14:textId="77777777" w:rsidR="00FD13F5" w:rsidRPr="001227F5" w:rsidRDefault="00FD13F5" w:rsidP="00FD13F5">
            <w:r w:rsidRPr="001227F5">
              <w:t xml:space="preserve">only </w:t>
            </w:r>
            <w:proofErr w:type="gramStart"/>
            <w:r w:rsidRPr="001227F5">
              <w:t>vehicle:Vehicle</w:t>
            </w:r>
            <w:proofErr w:type="gramEnd"/>
          </w:p>
        </w:tc>
      </w:tr>
      <w:tr w:rsidR="009B4346" w14:paraId="12B0EFA2" w14:textId="77777777" w:rsidTr="00B65D5F">
        <w:trPr>
          <w:cantSplit/>
        </w:trPr>
        <w:tc>
          <w:tcPr>
            <w:tcW w:w="2896" w:type="dxa"/>
            <w:vMerge w:val="restart"/>
          </w:tcPr>
          <w:p w14:paraId="0EC4CED9" w14:textId="77777777" w:rsidR="009B4346" w:rsidRDefault="009B4346" w:rsidP="00740251">
            <w:proofErr w:type="gramStart"/>
            <w:r>
              <w:t>trip:Trip</w:t>
            </w:r>
            <w:proofErr w:type="gramEnd"/>
          </w:p>
        </w:tc>
        <w:tc>
          <w:tcPr>
            <w:tcW w:w="2374" w:type="dxa"/>
          </w:tcPr>
          <w:p w14:paraId="2F401EF1" w14:textId="77777777" w:rsidR="009B4346" w:rsidRPr="004842BE" w:rsidRDefault="009B4346" w:rsidP="00FD13F5">
            <w:r>
              <w:t>subClassOf</w:t>
            </w:r>
          </w:p>
        </w:tc>
        <w:tc>
          <w:tcPr>
            <w:tcW w:w="4080" w:type="dxa"/>
          </w:tcPr>
          <w:p w14:paraId="49EFE1A9" w14:textId="51DFB501" w:rsidR="009B4346" w:rsidRPr="004842BE" w:rsidRDefault="009B4346" w:rsidP="00FD13F5">
            <w:proofErr w:type="gramStart"/>
            <w:r>
              <w:t>activity:Activit</w:t>
            </w:r>
            <w:r w:rsidR="008E2A78">
              <w:t>y</w:t>
            </w:r>
            <w:proofErr w:type="gramEnd"/>
          </w:p>
        </w:tc>
      </w:tr>
      <w:tr w:rsidR="009B4346" w14:paraId="73BE403F" w14:textId="77777777" w:rsidTr="00B65D5F">
        <w:trPr>
          <w:cantSplit/>
        </w:trPr>
        <w:tc>
          <w:tcPr>
            <w:tcW w:w="2896" w:type="dxa"/>
            <w:vMerge/>
          </w:tcPr>
          <w:p w14:paraId="28E5C829" w14:textId="77777777" w:rsidR="009B4346" w:rsidRDefault="009B4346" w:rsidP="00FD13F5"/>
        </w:tc>
        <w:tc>
          <w:tcPr>
            <w:tcW w:w="2374" w:type="dxa"/>
          </w:tcPr>
          <w:p w14:paraId="123C8A1D" w14:textId="77777777" w:rsidR="009B4346" w:rsidRPr="004842BE" w:rsidRDefault="009B4346" w:rsidP="00FD13F5">
            <w:r w:rsidRPr="004842BE">
              <w:t>performedBy</w:t>
            </w:r>
          </w:p>
        </w:tc>
        <w:tc>
          <w:tcPr>
            <w:tcW w:w="4080" w:type="dxa"/>
          </w:tcPr>
          <w:p w14:paraId="378B3D5F" w14:textId="77777777" w:rsidR="009B4346" w:rsidRPr="004842BE" w:rsidRDefault="009B4346" w:rsidP="00FD13F5">
            <w:r w:rsidRPr="004842BE">
              <w:t xml:space="preserve">some </w:t>
            </w:r>
            <w:proofErr w:type="gramStart"/>
            <w:r w:rsidRPr="004842BE">
              <w:t>person:Person</w:t>
            </w:r>
            <w:proofErr w:type="gramEnd"/>
          </w:p>
        </w:tc>
      </w:tr>
      <w:tr w:rsidR="009B4346" w14:paraId="5E7A2962" w14:textId="77777777" w:rsidTr="00B65D5F">
        <w:trPr>
          <w:cantSplit/>
        </w:trPr>
        <w:tc>
          <w:tcPr>
            <w:tcW w:w="2896" w:type="dxa"/>
            <w:vMerge/>
          </w:tcPr>
          <w:p w14:paraId="64B3AFD0" w14:textId="77777777" w:rsidR="009B4346" w:rsidRDefault="009B4346" w:rsidP="00FD13F5"/>
        </w:tc>
        <w:tc>
          <w:tcPr>
            <w:tcW w:w="2374" w:type="dxa"/>
          </w:tcPr>
          <w:p w14:paraId="5C6CB360" w14:textId="77777777" w:rsidR="009B4346" w:rsidRPr="004842BE" w:rsidRDefault="009B4346" w:rsidP="00FD13F5">
            <w:r w:rsidRPr="004842BE">
              <w:t>associatedWith</w:t>
            </w:r>
          </w:p>
        </w:tc>
        <w:tc>
          <w:tcPr>
            <w:tcW w:w="4080" w:type="dxa"/>
          </w:tcPr>
          <w:p w14:paraId="512A4A88" w14:textId="77777777" w:rsidR="009B4346" w:rsidRPr="004842BE" w:rsidRDefault="009B4346" w:rsidP="00FD13F5">
            <w:r w:rsidRPr="004842BE">
              <w:t xml:space="preserve">only </w:t>
            </w:r>
            <w:proofErr w:type="gramStart"/>
            <w:r w:rsidRPr="004842BE">
              <w:t>activity:Activity</w:t>
            </w:r>
            <w:proofErr w:type="gramEnd"/>
          </w:p>
        </w:tc>
      </w:tr>
    </w:tbl>
    <w:p w14:paraId="585F1AD1" w14:textId="0B914A8C" w:rsidR="00044769" w:rsidRDefault="00044769" w:rsidP="002016ED">
      <w:pPr>
        <w:pStyle w:val="Heading1"/>
      </w:pPr>
      <w:bookmarkStart w:id="135" w:name="_Ref520703666"/>
      <w:bookmarkStart w:id="136" w:name="_Toc523308991"/>
      <w:r>
        <w:t>Applications</w:t>
      </w:r>
      <w:bookmarkEnd w:id="135"/>
      <w:bookmarkEnd w:id="136"/>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37" w:name="_Toc523308992"/>
      <w:r>
        <w:t>iCity Ontology for the IT-SoS Framework</w:t>
      </w:r>
      <w:bookmarkEnd w:id="137"/>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38" w:name="_Toc523308993"/>
      <w:r>
        <w:lastRenderedPageBreak/>
        <w:t xml:space="preserve">Ontology Interface: </w:t>
      </w:r>
      <w:r w:rsidR="006F44C8">
        <w:t>Functional Requirements</w:t>
      </w:r>
      <w:bookmarkEnd w:id="138"/>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lastRenderedPageBreak/>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lastRenderedPageBreak/>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39" w:name="_Toc523308994"/>
      <w:r>
        <w:t>System Design</w:t>
      </w:r>
      <w:bookmarkEnd w:id="139"/>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lastRenderedPageBreak/>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0096" cy="2520000"/>
                    </a:xfrm>
                    <a:prstGeom prst="rect">
                      <a:avLst/>
                    </a:prstGeom>
                  </pic:spPr>
                </pic:pic>
              </a:graphicData>
            </a:graphic>
          </wp:inline>
        </w:drawing>
      </w:r>
    </w:p>
    <w:p w14:paraId="720889D2" w14:textId="3F992069" w:rsidR="006F44C8" w:rsidRDefault="00F924D9" w:rsidP="00E80D3C">
      <w:pPr>
        <w:pStyle w:val="Caption"/>
      </w:pPr>
      <w:bookmarkStart w:id="140"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8</w:t>
      </w:r>
      <w:r w:rsidR="00FA06BD">
        <w:rPr>
          <w:noProof/>
        </w:rPr>
        <w:fldChar w:fldCharType="end"/>
      </w:r>
      <w:bookmarkEnd w:id="140"/>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3850" cy="2520000"/>
                    </a:xfrm>
                    <a:prstGeom prst="rect">
                      <a:avLst/>
                    </a:prstGeom>
                  </pic:spPr>
                </pic:pic>
              </a:graphicData>
            </a:graphic>
          </wp:inline>
        </w:drawing>
      </w:r>
    </w:p>
    <w:p w14:paraId="1EA49CDD" w14:textId="6237749E" w:rsidR="006F44C8" w:rsidRDefault="00F924D9" w:rsidP="00E80D3C">
      <w:pPr>
        <w:pStyle w:val="Caption"/>
      </w:pPr>
      <w:bookmarkStart w:id="141"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9</w:t>
      </w:r>
      <w:r w:rsidR="00FA06BD">
        <w:rPr>
          <w:noProof/>
        </w:rPr>
        <w:fldChar w:fldCharType="end"/>
      </w:r>
      <w:bookmarkEnd w:id="141"/>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5797" cy="2520000"/>
                    </a:xfrm>
                    <a:prstGeom prst="rect">
                      <a:avLst/>
                    </a:prstGeom>
                  </pic:spPr>
                </pic:pic>
              </a:graphicData>
            </a:graphic>
          </wp:inline>
        </w:drawing>
      </w:r>
    </w:p>
    <w:p w14:paraId="12B6CB37" w14:textId="14B15911" w:rsidR="006F44C8" w:rsidRDefault="00F924D9" w:rsidP="00E80D3C">
      <w:pPr>
        <w:pStyle w:val="Caption"/>
      </w:pPr>
      <w:bookmarkStart w:id="142"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10</w:t>
      </w:r>
      <w:r w:rsidR="00FA06BD">
        <w:rPr>
          <w:noProof/>
        </w:rPr>
        <w:fldChar w:fldCharType="end"/>
      </w:r>
      <w:bookmarkEnd w:id="142"/>
      <w:r>
        <w:t xml:space="preserve">: </w:t>
      </w:r>
      <w:r w:rsidRPr="001026E7">
        <w:t>Illustration of the key components within the ITS Application Engine.</w:t>
      </w:r>
    </w:p>
    <w:p w14:paraId="26C1F73D" w14:textId="77777777" w:rsidR="006F44C8" w:rsidRDefault="006F44C8" w:rsidP="00E80D3C">
      <w:pPr>
        <w:pStyle w:val="Heading3"/>
      </w:pPr>
      <w:bookmarkStart w:id="143" w:name="_Toc523308995"/>
      <w:r>
        <w:t>Ontology Design: Required Extensions</w:t>
      </w:r>
      <w:bookmarkEnd w:id="143"/>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44" w:name="_Toc523308996"/>
      <w:r>
        <w:t>Next Steps</w:t>
      </w:r>
      <w:bookmarkEnd w:id="144"/>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r>
        <w:t>iCity Ontology for Urban Simulation Results</w:t>
      </w:r>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lastRenderedPageBreak/>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 xml:space="preserve">exactly 1 </w:t>
            </w:r>
            <w:proofErr w:type="gramStart"/>
            <w:r>
              <w:t>xsd:dateTime</w:t>
            </w:r>
            <w:proofErr w:type="gramEnd"/>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45" w:name="_Toc523308997"/>
      <w:r>
        <w:t>Future Work</w:t>
      </w:r>
      <w:bookmarkEnd w:id="134"/>
      <w:bookmarkEnd w:id="145"/>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9"/>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46" w:name="_Toc523308998"/>
      <w:r>
        <w:t>Extensions to the Urban System Ontology</w:t>
      </w:r>
      <w:bookmarkEnd w:id="146"/>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0"/>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47" w:name="_Ref468171904"/>
      <w:bookmarkStart w:id="148" w:name="_Toc523308999"/>
      <w:r>
        <w:lastRenderedPageBreak/>
        <w:t>Extensions for iCity Applications</w:t>
      </w:r>
      <w:bookmarkEnd w:id="147"/>
      <w:bookmarkEnd w:id="148"/>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3713" cy="3625200"/>
                    </a:xfrm>
                    <a:prstGeom prst="rect">
                      <a:avLst/>
                    </a:prstGeom>
                  </pic:spPr>
                </pic:pic>
              </a:graphicData>
            </a:graphic>
          </wp:inline>
        </w:drawing>
      </w:r>
    </w:p>
    <w:p w14:paraId="2E375581" w14:textId="5F600893" w:rsidR="00540B7F" w:rsidRDefault="00540B7F" w:rsidP="00540B7F">
      <w:pPr>
        <w:pStyle w:val="Caption"/>
      </w:pPr>
      <w:bookmarkStart w:id="149"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F367B8">
        <w:rPr>
          <w:noProof/>
        </w:rPr>
        <w:t>11</w:t>
      </w:r>
      <w:r w:rsidR="00FB5BA5">
        <w:rPr>
          <w:noProof/>
        </w:rPr>
        <w:fldChar w:fldCharType="end"/>
      </w:r>
      <w:bookmarkEnd w:id="149"/>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50" w:name="_Ref462673109"/>
      <w:bookmarkStart w:id="151" w:name="_Toc523309000"/>
      <w:r w:rsidRPr="006E670F">
        <w:lastRenderedPageBreak/>
        <w:t>Data</w:t>
      </w:r>
      <w:r>
        <w:t xml:space="preserve"> Collection</w:t>
      </w:r>
      <w:bookmarkEnd w:id="150"/>
      <w:bookmarkEnd w:id="151"/>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52" w:name="_Ref462673142"/>
      <w:bookmarkStart w:id="153" w:name="_Toc523309001"/>
      <w:r w:rsidRPr="00DB0856">
        <w:t>Simulation of Urban Systems</w:t>
      </w:r>
      <w:bookmarkEnd w:id="152"/>
      <w:bookmarkEnd w:id="153"/>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r>
      <w:r w:rsidRPr="00E80D3C">
        <w:rPr>
          <w:sz w:val="24"/>
        </w:rPr>
        <w:lastRenderedPageBreak/>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54" w:name="_Ref462673156"/>
      <w:bookmarkStart w:id="155" w:name="_Toc523309002"/>
      <w:r>
        <w:t>Analysis of Urban Systems</w:t>
      </w:r>
      <w:bookmarkEnd w:id="154"/>
      <w:bookmarkEnd w:id="155"/>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56" w:name="_Ref462673168"/>
      <w:bookmarkStart w:id="157" w:name="_Toc523309003"/>
      <w:r>
        <w:t>Visualization of Urban Systems</w:t>
      </w:r>
      <w:bookmarkEnd w:id="156"/>
      <w:bookmarkEnd w:id="157"/>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58" w:name="_Toc523309004"/>
      <w:r>
        <w:t>Extra-logical Design Practices</w:t>
      </w:r>
      <w:bookmarkEnd w:id="158"/>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 xml:space="preserve">For reuse (full import) of existing, external ontologies, e.g. owl-time. In order to create the required groupings under organizational subclasses, it is easiest to merge the imported </w:t>
      </w:r>
      <w:r w:rsidRPr="00E80D3C">
        <w:rPr>
          <w:sz w:val="24"/>
        </w:rPr>
        <w:lastRenderedPageBreak/>
        <w:t>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59" w:name="_Toc523309005"/>
      <w:r w:rsidRPr="00045329">
        <w:t>Acknowledgements</w:t>
      </w:r>
      <w:bookmarkEnd w:id="159"/>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60" w:name="_Toc523309006"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60"/>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3"/>
      <w:footerReference w:type="first" r:id="rId2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69F946" w14:textId="77777777" w:rsidR="000D248C" w:rsidRDefault="000D248C" w:rsidP="00EA354A">
      <w:r>
        <w:separator/>
      </w:r>
    </w:p>
  </w:endnote>
  <w:endnote w:type="continuationSeparator" w:id="0">
    <w:p w14:paraId="43DE354B" w14:textId="77777777" w:rsidR="000D248C" w:rsidRDefault="000D248C"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D8001F" w:rsidRDefault="00D8001F">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D8001F" w:rsidRPr="0032583C" w:rsidRDefault="00D8001F">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D8001F" w14:paraId="2B76F3B3" w14:textId="77777777" w:rsidTr="00967D94">
      <w:tc>
        <w:tcPr>
          <w:tcW w:w="6947" w:type="dxa"/>
        </w:tcPr>
        <w:p w14:paraId="07DEE8C9" w14:textId="77777777" w:rsidR="00D8001F" w:rsidRDefault="00D8001F"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D8001F" w:rsidRDefault="00D8001F"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D8001F" w:rsidRDefault="00D800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8E158A" w14:textId="77777777" w:rsidR="000D248C" w:rsidRDefault="000D248C" w:rsidP="00EA354A">
      <w:r>
        <w:separator/>
      </w:r>
    </w:p>
  </w:footnote>
  <w:footnote w:type="continuationSeparator" w:id="0">
    <w:p w14:paraId="41DB3A39" w14:textId="77777777" w:rsidR="000D248C" w:rsidRDefault="000D248C" w:rsidP="00EA354A">
      <w:r>
        <w:continuationSeparator/>
      </w:r>
    </w:p>
  </w:footnote>
  <w:footnote w:id="1">
    <w:p w14:paraId="005D8B98" w14:textId="5699BB61" w:rsidR="00D8001F" w:rsidRPr="00FF4EA6" w:rsidRDefault="00D8001F">
      <w:pPr>
        <w:pStyle w:val="FootnoteText"/>
        <w:rPr>
          <w:lang w:val="en-CA"/>
        </w:rPr>
      </w:pPr>
      <w:r>
        <w:rPr>
          <w:rStyle w:val="FootnoteReference"/>
        </w:rPr>
        <w:footnoteRef/>
      </w:r>
      <w:r>
        <w:t xml:space="preserve"> </w:t>
      </w:r>
      <w:r w:rsidRPr="00FF4EA6">
        <w:t>https://github.com/dgarijo/Widoco</w:t>
      </w:r>
    </w:p>
  </w:footnote>
  <w:footnote w:id="2">
    <w:p w14:paraId="15FCF3B1" w14:textId="77777777" w:rsidR="00D8001F" w:rsidRDefault="00D8001F"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1858E02A" w14:textId="77739805" w:rsidR="00D8001F" w:rsidRPr="00E80D3C" w:rsidRDefault="00D8001F">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D8001F" w:rsidRDefault="00D8001F">
      <w:pPr>
        <w:pStyle w:val="FootnoteText"/>
      </w:pPr>
      <w:r>
        <w:rPr>
          <w:rStyle w:val="FootnoteReference"/>
        </w:rPr>
        <w:footnoteRef/>
      </w:r>
      <w:r>
        <w:t xml:space="preserve"> </w:t>
      </w:r>
      <w:r w:rsidRPr="009A36FB">
        <w:t>https://www.w3.org/TR/owl-time/</w:t>
      </w:r>
    </w:p>
  </w:footnote>
  <w:footnote w:id="5">
    <w:p w14:paraId="357B0B37" w14:textId="77777777" w:rsidR="00D8001F" w:rsidRDefault="00D8001F">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6">
    <w:p w14:paraId="5E16F1C4" w14:textId="24DFC532" w:rsidR="00D8001F" w:rsidRPr="00E80D3C" w:rsidRDefault="00D8001F">
      <w:pPr>
        <w:pStyle w:val="FootnoteText"/>
        <w:rPr>
          <w:lang w:val="en-CA"/>
        </w:rPr>
      </w:pPr>
      <w:r>
        <w:rPr>
          <w:rStyle w:val="FootnoteReference"/>
        </w:rPr>
        <w:footnoteRef/>
      </w:r>
      <w:r>
        <w:t xml:space="preserve"> </w:t>
      </w:r>
      <w:r>
        <w:rPr>
          <w:lang w:val="en-CA"/>
        </w:rPr>
        <w:t>equivalent property?</w:t>
      </w:r>
    </w:p>
  </w:footnote>
  <w:footnote w:id="7">
    <w:p w14:paraId="1E58F82F" w14:textId="77777777" w:rsidR="00D8001F" w:rsidRPr="008C0C6B" w:rsidRDefault="00D8001F">
      <w:pPr>
        <w:pStyle w:val="FootnoteText"/>
        <w:rPr>
          <w:lang w:val="en-CA"/>
        </w:rPr>
      </w:pPr>
      <w:r>
        <w:rPr>
          <w:rStyle w:val="FootnoteReference"/>
        </w:rPr>
        <w:footnoteRef/>
      </w:r>
      <w:r>
        <w:t xml:space="preserve"> </w:t>
      </w:r>
      <w:r>
        <w:rPr>
          <w:lang w:val="en-CA"/>
        </w:rPr>
        <w:t xml:space="preserve">Note that while we would like to specify the transitivity of the properPartOf relation, we are limited by OWL due to the fact that we wish to define cardinality restrictions on this relation (making it a non-simple property). For the present, we have removed the transitivity property in order to maintain the cardinality restriction. </w:t>
      </w:r>
      <w:proofErr w:type="gramStart"/>
      <w:r>
        <w:rPr>
          <w:lang w:val="en-CA"/>
        </w:rPr>
        <w:t>Likewise</w:t>
      </w:r>
      <w:proofErr w:type="gramEnd"/>
      <w:r>
        <w:rPr>
          <w:lang w:val="en-CA"/>
        </w:rPr>
        <w:t xml:space="preserve"> with the containedIn and componentOf relations.</w:t>
      </w:r>
    </w:p>
  </w:footnote>
  <w:footnote w:id="8">
    <w:p w14:paraId="5635F86B" w14:textId="77777777" w:rsidR="00D8001F" w:rsidRDefault="00D8001F">
      <w:pPr>
        <w:pStyle w:val="FootnoteText"/>
      </w:pPr>
      <w:r>
        <w:rPr>
          <w:rStyle w:val="FootnoteReference"/>
        </w:rPr>
        <w:footnoteRef/>
      </w:r>
      <w:r>
        <w:t xml:space="preserve"> </w:t>
      </w:r>
      <w:proofErr w:type="gramStart"/>
      <w:r>
        <w:t>om:</w:t>
      </w:r>
      <w:r w:rsidRPr="00BD4EF4">
        <w:t>http://www.wurvoc.org/vocabularies/om-1.6/</w:t>
      </w:r>
      <w:proofErr w:type="gramEnd"/>
    </w:p>
  </w:footnote>
  <w:footnote w:id="9">
    <w:p w14:paraId="0CCCF2E2" w14:textId="46693F90" w:rsidR="00D8001F" w:rsidRPr="00E80D3C" w:rsidRDefault="00D8001F">
      <w:pPr>
        <w:pStyle w:val="FootnoteText"/>
        <w:rPr>
          <w:lang w:val="en-CA"/>
        </w:rPr>
      </w:pPr>
      <w:r>
        <w:rPr>
          <w:rStyle w:val="FootnoteReference"/>
        </w:rPr>
        <w:footnoteRef/>
      </w:r>
      <w:r>
        <w:t xml:space="preserve"> om: </w:t>
      </w:r>
      <w:r w:rsidRPr="00B90704">
        <w:t>http://www.ontology-of-units-of-measure.org/resource/om-2/</w:t>
      </w:r>
    </w:p>
  </w:footnote>
  <w:footnote w:id="10">
    <w:p w14:paraId="62054BCC" w14:textId="77777777" w:rsidR="00D8001F" w:rsidRPr="00BD4EF4" w:rsidRDefault="00D8001F" w:rsidP="00E80D3C">
      <w:r>
        <w:rPr>
          <w:rStyle w:val="FootnoteReference"/>
        </w:rPr>
        <w:footnoteRef/>
      </w:r>
      <w:r>
        <w:t xml:space="preserve"> </w:t>
      </w:r>
      <w:r w:rsidRPr="00DC74DA">
        <w:t>http://ontology.eil.utoronto.ca/GCI/Foundation/GCI-Foundation-v2.owl</w:t>
      </w:r>
      <w:r>
        <w:t>#</w:t>
      </w:r>
    </w:p>
    <w:p w14:paraId="4AE1EB08" w14:textId="6D90AB37" w:rsidR="00D8001F" w:rsidRPr="00E80D3C" w:rsidRDefault="00D8001F">
      <w:pPr>
        <w:pStyle w:val="FootnoteText"/>
        <w:rPr>
          <w:lang w:val="en-CA"/>
        </w:rPr>
      </w:pPr>
    </w:p>
  </w:footnote>
  <w:footnote w:id="11">
    <w:p w14:paraId="2B0DD081" w14:textId="0C4649C5" w:rsidR="00D8001F" w:rsidRPr="008E7C02" w:rsidRDefault="00D8001F">
      <w:pPr>
        <w:pStyle w:val="FootnoteText"/>
        <w:rPr>
          <w:lang w:val="en-CA"/>
        </w:rPr>
      </w:pPr>
      <w:r>
        <w:rPr>
          <w:rStyle w:val="FootnoteReference"/>
        </w:rPr>
        <w:footnoteRef/>
      </w:r>
      <w:r>
        <w:t xml:space="preserve"> </w:t>
      </w:r>
      <w:r w:rsidRPr="008E7C02">
        <w:t>http://ontology.eil.utoronto.ca/city-services/city-services.owl#</w:t>
      </w:r>
    </w:p>
  </w:footnote>
  <w:footnote w:id="12">
    <w:p w14:paraId="25631F8F" w14:textId="6B49DF7F" w:rsidR="00D8001F" w:rsidRPr="00046E73" w:rsidRDefault="00D8001F">
      <w:pPr>
        <w:pStyle w:val="FootnoteText"/>
        <w:rPr>
          <w:lang w:val="en-CA"/>
        </w:rPr>
      </w:pPr>
      <w:r>
        <w:rPr>
          <w:rStyle w:val="FootnoteReference"/>
        </w:rPr>
        <w:footnoteRef/>
      </w:r>
      <w:r>
        <w:t xml:space="preserve"> </w:t>
      </w:r>
      <w:r w:rsidRPr="00046E73">
        <w:t>http://www23.statcan.gc.ca/imdb/p3Var.pl?Function=DEC&amp;Id=24101</w:t>
      </w:r>
    </w:p>
  </w:footnote>
  <w:footnote w:id="13">
    <w:p w14:paraId="6F87F670" w14:textId="77777777" w:rsidR="00D8001F" w:rsidRDefault="00D8001F">
      <w:pPr>
        <w:pStyle w:val="FootnoteText"/>
      </w:pPr>
      <w:r>
        <w:rPr>
          <w:rStyle w:val="FootnoteReference"/>
        </w:rPr>
        <w:footnoteRef/>
      </w:r>
      <w:r>
        <w:t xml:space="preserve"> </w:t>
      </w:r>
      <w:r w:rsidRPr="00827DD8">
        <w:t>http://schema.org/</w:t>
      </w:r>
    </w:p>
  </w:footnote>
  <w:footnote w:id="14">
    <w:p w14:paraId="4E061129" w14:textId="77777777" w:rsidR="00D8001F" w:rsidRDefault="00D8001F">
      <w:pPr>
        <w:pStyle w:val="FootnoteText"/>
      </w:pPr>
      <w:r>
        <w:rPr>
          <w:rStyle w:val="FootnoteReference"/>
        </w:rPr>
        <w:footnoteRef/>
      </w:r>
      <w:r>
        <w:t xml:space="preserve"> </w:t>
      </w:r>
      <w:r w:rsidRPr="00827DD8">
        <w:t>http://ontology.eil.utoronto.ca/GCI/Shelters/GCI-Shelters.html</w:t>
      </w:r>
    </w:p>
  </w:footnote>
  <w:footnote w:id="15">
    <w:p w14:paraId="59CD3014" w14:textId="77777777" w:rsidR="00D8001F" w:rsidRDefault="00D8001F">
      <w:pPr>
        <w:pStyle w:val="FootnoteText"/>
      </w:pPr>
      <w:r>
        <w:rPr>
          <w:rStyle w:val="FootnoteReference"/>
        </w:rPr>
        <w:footnoteRef/>
      </w:r>
      <w:r>
        <w:t xml:space="preserve"> </w:t>
      </w:r>
      <w:r w:rsidRPr="005B2B4C">
        <w:t>http://ontology.eil.utoronto.ca/tove/organization.html</w:t>
      </w:r>
    </w:p>
  </w:footnote>
  <w:footnote w:id="16">
    <w:p w14:paraId="2EAE6E34" w14:textId="77777777" w:rsidR="00D8001F" w:rsidRDefault="00D8001F" w:rsidP="00C36CB8">
      <w:pPr>
        <w:pStyle w:val="FootnoteText"/>
      </w:pPr>
      <w:r>
        <w:rPr>
          <w:rStyle w:val="FootnoteReference"/>
        </w:rPr>
        <w:footnoteRef/>
      </w:r>
      <w:r>
        <w:t xml:space="preserve"> </w:t>
      </w:r>
      <w:r w:rsidRPr="005B2B4C">
        <w:t>http://www.pms.ifi.lmu.de/rewerse-wga1/otn/OTN.owl</w:t>
      </w:r>
    </w:p>
  </w:footnote>
  <w:footnote w:id="17">
    <w:p w14:paraId="4979EED5" w14:textId="1603F09E" w:rsidR="00D8001F" w:rsidRPr="001A792D" w:rsidRDefault="00D8001F">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8">
    <w:p w14:paraId="1A6DAD25" w14:textId="77777777" w:rsidR="00D8001F" w:rsidRDefault="00D8001F">
      <w:pPr>
        <w:pStyle w:val="FootnoteText"/>
      </w:pPr>
      <w:r>
        <w:rPr>
          <w:rStyle w:val="FootnoteReference"/>
        </w:rPr>
        <w:footnoteRef/>
      </w:r>
      <w:r>
        <w:t xml:space="preserve"> N</w:t>
      </w:r>
      <w:r>
        <w:rPr>
          <w:rFonts w:ascii="Times-Roman" w:hAnsi="Times-Roman" w:cs="Times-Roman"/>
          <w:lang w:val="en-CA" w:bidi="ar-SA"/>
        </w:rPr>
        <w:t>ot available online</w:t>
      </w:r>
    </w:p>
  </w:footnote>
  <w:footnote w:id="19">
    <w:p w14:paraId="7C982207" w14:textId="77777777" w:rsidR="00D8001F" w:rsidRPr="006539A1" w:rsidRDefault="00D8001F" w:rsidP="006539A1">
      <w:pPr>
        <w:pStyle w:val="FootnoteText"/>
        <w:rPr>
          <w:lang w:val="en-CA"/>
        </w:rPr>
      </w:pPr>
      <w:r>
        <w:rPr>
          <w:rStyle w:val="FootnoteReference"/>
        </w:rPr>
        <w:footnoteRef/>
      </w:r>
      <w:r>
        <w:t xml:space="preserve"> </w:t>
      </w:r>
      <w:r w:rsidRPr="006539A1">
        <w:t>http://protege.stanford.edu/</w:t>
      </w:r>
    </w:p>
  </w:footnote>
  <w:footnote w:id="20">
    <w:p w14:paraId="735E7295" w14:textId="77777777" w:rsidR="00D8001F" w:rsidRPr="005B0E28" w:rsidRDefault="00D8001F">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858482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F2450E"/>
    <w:multiLevelType w:val="hybridMultilevel"/>
    <w:tmpl w:val="C4FA2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0"/>
  </w:num>
  <w:num w:numId="4">
    <w:abstractNumId w:val="8"/>
  </w:num>
  <w:num w:numId="5">
    <w:abstractNumId w:val="19"/>
  </w:num>
  <w:num w:numId="6">
    <w:abstractNumId w:val="25"/>
  </w:num>
  <w:num w:numId="7">
    <w:abstractNumId w:val="14"/>
  </w:num>
  <w:num w:numId="8">
    <w:abstractNumId w:val="23"/>
  </w:num>
  <w:num w:numId="9">
    <w:abstractNumId w:val="3"/>
  </w:num>
  <w:num w:numId="10">
    <w:abstractNumId w:val="24"/>
  </w:num>
  <w:num w:numId="11">
    <w:abstractNumId w:val="6"/>
  </w:num>
  <w:num w:numId="12">
    <w:abstractNumId w:val="4"/>
  </w:num>
  <w:num w:numId="13">
    <w:abstractNumId w:val="2"/>
  </w:num>
  <w:num w:numId="14">
    <w:abstractNumId w:val="18"/>
  </w:num>
  <w:num w:numId="15">
    <w:abstractNumId w:val="20"/>
  </w:num>
  <w:num w:numId="16">
    <w:abstractNumId w:val="5"/>
  </w:num>
  <w:num w:numId="17">
    <w:abstractNumId w:val="12"/>
  </w:num>
  <w:num w:numId="18">
    <w:abstractNumId w:val="17"/>
  </w:num>
  <w:num w:numId="19">
    <w:abstractNumId w:val="11"/>
  </w:num>
  <w:num w:numId="20">
    <w:abstractNumId w:val="1"/>
  </w:num>
  <w:num w:numId="21">
    <w:abstractNumId w:val="9"/>
  </w:num>
  <w:num w:numId="22">
    <w:abstractNumId w:val="22"/>
  </w:num>
  <w:num w:numId="23">
    <w:abstractNumId w:val="15"/>
  </w:num>
  <w:num w:numId="24">
    <w:abstractNumId w:val="7"/>
  </w:num>
  <w:num w:numId="25">
    <w:abstractNumId w:val="10"/>
  </w:num>
  <w:num w:numId="26">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692E"/>
    <w:rsid w:val="00026CEF"/>
    <w:rsid w:val="000274B3"/>
    <w:rsid w:val="00030577"/>
    <w:rsid w:val="00030D85"/>
    <w:rsid w:val="0003104B"/>
    <w:rsid w:val="0003235F"/>
    <w:rsid w:val="0003253D"/>
    <w:rsid w:val="00033962"/>
    <w:rsid w:val="00033AA0"/>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2475"/>
    <w:rsid w:val="000A41BB"/>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545C"/>
    <w:rsid w:val="000C6696"/>
    <w:rsid w:val="000C6959"/>
    <w:rsid w:val="000C7020"/>
    <w:rsid w:val="000C7745"/>
    <w:rsid w:val="000C7B23"/>
    <w:rsid w:val="000D021E"/>
    <w:rsid w:val="000D073E"/>
    <w:rsid w:val="000D0EE9"/>
    <w:rsid w:val="000D248C"/>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641"/>
    <w:rsid w:val="0011390F"/>
    <w:rsid w:val="00114632"/>
    <w:rsid w:val="00114D33"/>
    <w:rsid w:val="00116E9A"/>
    <w:rsid w:val="0011717B"/>
    <w:rsid w:val="00117AEF"/>
    <w:rsid w:val="0012023B"/>
    <w:rsid w:val="00120D1E"/>
    <w:rsid w:val="00121469"/>
    <w:rsid w:val="0012212D"/>
    <w:rsid w:val="001222AE"/>
    <w:rsid w:val="0012265A"/>
    <w:rsid w:val="00124142"/>
    <w:rsid w:val="00124453"/>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60B2"/>
    <w:rsid w:val="00176FA5"/>
    <w:rsid w:val="0017710E"/>
    <w:rsid w:val="001809E9"/>
    <w:rsid w:val="001819C1"/>
    <w:rsid w:val="00181BCD"/>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3506"/>
    <w:rsid w:val="00203F97"/>
    <w:rsid w:val="002043EA"/>
    <w:rsid w:val="0020475C"/>
    <w:rsid w:val="00204CEE"/>
    <w:rsid w:val="002056D3"/>
    <w:rsid w:val="0020642E"/>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226D"/>
    <w:rsid w:val="002232A7"/>
    <w:rsid w:val="002236A1"/>
    <w:rsid w:val="00223738"/>
    <w:rsid w:val="002238A2"/>
    <w:rsid w:val="00224D94"/>
    <w:rsid w:val="002262DA"/>
    <w:rsid w:val="0022726A"/>
    <w:rsid w:val="00227AB4"/>
    <w:rsid w:val="0023193A"/>
    <w:rsid w:val="00231EEB"/>
    <w:rsid w:val="00232ADD"/>
    <w:rsid w:val="00232CF4"/>
    <w:rsid w:val="00233354"/>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3F74"/>
    <w:rsid w:val="002840F8"/>
    <w:rsid w:val="00284650"/>
    <w:rsid w:val="00284B0F"/>
    <w:rsid w:val="00285647"/>
    <w:rsid w:val="002862FC"/>
    <w:rsid w:val="00287BC3"/>
    <w:rsid w:val="00290AF0"/>
    <w:rsid w:val="00290D3B"/>
    <w:rsid w:val="0029174B"/>
    <w:rsid w:val="002918B6"/>
    <w:rsid w:val="00292F57"/>
    <w:rsid w:val="00294061"/>
    <w:rsid w:val="00294C07"/>
    <w:rsid w:val="00294E05"/>
    <w:rsid w:val="00297428"/>
    <w:rsid w:val="002A1141"/>
    <w:rsid w:val="002A2024"/>
    <w:rsid w:val="002A21B1"/>
    <w:rsid w:val="002A2C7E"/>
    <w:rsid w:val="002A3EDA"/>
    <w:rsid w:val="002A4A86"/>
    <w:rsid w:val="002A6246"/>
    <w:rsid w:val="002A65F9"/>
    <w:rsid w:val="002A6C67"/>
    <w:rsid w:val="002B09D4"/>
    <w:rsid w:val="002B207C"/>
    <w:rsid w:val="002B28F0"/>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8AA"/>
    <w:rsid w:val="002E108E"/>
    <w:rsid w:val="002E15FC"/>
    <w:rsid w:val="002E1D5B"/>
    <w:rsid w:val="002E21C6"/>
    <w:rsid w:val="002E336F"/>
    <w:rsid w:val="002E36B4"/>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B9D"/>
    <w:rsid w:val="003125FD"/>
    <w:rsid w:val="00315576"/>
    <w:rsid w:val="00316A06"/>
    <w:rsid w:val="00320390"/>
    <w:rsid w:val="00320C3A"/>
    <w:rsid w:val="00321651"/>
    <w:rsid w:val="00321E4C"/>
    <w:rsid w:val="00322076"/>
    <w:rsid w:val="00322525"/>
    <w:rsid w:val="003229EF"/>
    <w:rsid w:val="00322A3F"/>
    <w:rsid w:val="003230A0"/>
    <w:rsid w:val="00324747"/>
    <w:rsid w:val="00324873"/>
    <w:rsid w:val="0032583C"/>
    <w:rsid w:val="003260FA"/>
    <w:rsid w:val="00330AD4"/>
    <w:rsid w:val="00331702"/>
    <w:rsid w:val="00331829"/>
    <w:rsid w:val="00331870"/>
    <w:rsid w:val="00331E3D"/>
    <w:rsid w:val="003329E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3569"/>
    <w:rsid w:val="00364191"/>
    <w:rsid w:val="00365930"/>
    <w:rsid w:val="00365980"/>
    <w:rsid w:val="00365B56"/>
    <w:rsid w:val="003706FD"/>
    <w:rsid w:val="00371F08"/>
    <w:rsid w:val="00371F6C"/>
    <w:rsid w:val="003722D4"/>
    <w:rsid w:val="003759E8"/>
    <w:rsid w:val="00376508"/>
    <w:rsid w:val="00376B36"/>
    <w:rsid w:val="00380FBA"/>
    <w:rsid w:val="00381B6D"/>
    <w:rsid w:val="003825E7"/>
    <w:rsid w:val="00382FCD"/>
    <w:rsid w:val="00383764"/>
    <w:rsid w:val="00383C49"/>
    <w:rsid w:val="00383C70"/>
    <w:rsid w:val="00384357"/>
    <w:rsid w:val="00384B12"/>
    <w:rsid w:val="00385772"/>
    <w:rsid w:val="00386539"/>
    <w:rsid w:val="00386D35"/>
    <w:rsid w:val="00387E43"/>
    <w:rsid w:val="00391247"/>
    <w:rsid w:val="00393168"/>
    <w:rsid w:val="00394433"/>
    <w:rsid w:val="00396195"/>
    <w:rsid w:val="003978C5"/>
    <w:rsid w:val="003A0FD1"/>
    <w:rsid w:val="003A1F01"/>
    <w:rsid w:val="003A4251"/>
    <w:rsid w:val="003A4B14"/>
    <w:rsid w:val="003A68E1"/>
    <w:rsid w:val="003A74B9"/>
    <w:rsid w:val="003A7A7C"/>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8B"/>
    <w:rsid w:val="00420889"/>
    <w:rsid w:val="00420EC6"/>
    <w:rsid w:val="00421190"/>
    <w:rsid w:val="00422F47"/>
    <w:rsid w:val="004248D2"/>
    <w:rsid w:val="004260D9"/>
    <w:rsid w:val="00427874"/>
    <w:rsid w:val="00427BFA"/>
    <w:rsid w:val="0043066A"/>
    <w:rsid w:val="0043074E"/>
    <w:rsid w:val="00430F9E"/>
    <w:rsid w:val="00430FE4"/>
    <w:rsid w:val="00431A50"/>
    <w:rsid w:val="00431BF1"/>
    <w:rsid w:val="00431CAA"/>
    <w:rsid w:val="004322C3"/>
    <w:rsid w:val="00432DF0"/>
    <w:rsid w:val="00432E01"/>
    <w:rsid w:val="004334EA"/>
    <w:rsid w:val="0043356D"/>
    <w:rsid w:val="004340BF"/>
    <w:rsid w:val="00434958"/>
    <w:rsid w:val="00435F0D"/>
    <w:rsid w:val="00436DA8"/>
    <w:rsid w:val="00440C8C"/>
    <w:rsid w:val="0044106C"/>
    <w:rsid w:val="00441CA2"/>
    <w:rsid w:val="00442D85"/>
    <w:rsid w:val="0044381B"/>
    <w:rsid w:val="00443B0A"/>
    <w:rsid w:val="004440CD"/>
    <w:rsid w:val="0044650B"/>
    <w:rsid w:val="00446A35"/>
    <w:rsid w:val="00447B80"/>
    <w:rsid w:val="00451410"/>
    <w:rsid w:val="00451959"/>
    <w:rsid w:val="004519E4"/>
    <w:rsid w:val="004523C2"/>
    <w:rsid w:val="004528D5"/>
    <w:rsid w:val="00453E60"/>
    <w:rsid w:val="00455BD0"/>
    <w:rsid w:val="004604AD"/>
    <w:rsid w:val="00464B54"/>
    <w:rsid w:val="00464F72"/>
    <w:rsid w:val="00465293"/>
    <w:rsid w:val="00467446"/>
    <w:rsid w:val="00467AC6"/>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FCB"/>
    <w:rsid w:val="0048663B"/>
    <w:rsid w:val="004872D5"/>
    <w:rsid w:val="0048795D"/>
    <w:rsid w:val="0049031C"/>
    <w:rsid w:val="00490BBC"/>
    <w:rsid w:val="004910EB"/>
    <w:rsid w:val="0049134E"/>
    <w:rsid w:val="00491837"/>
    <w:rsid w:val="00491D6C"/>
    <w:rsid w:val="00492E43"/>
    <w:rsid w:val="004931D2"/>
    <w:rsid w:val="00494297"/>
    <w:rsid w:val="004973F3"/>
    <w:rsid w:val="00497B92"/>
    <w:rsid w:val="004A0A6B"/>
    <w:rsid w:val="004A1427"/>
    <w:rsid w:val="004A2671"/>
    <w:rsid w:val="004A370E"/>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66F4"/>
    <w:rsid w:val="004D75E9"/>
    <w:rsid w:val="004D79D8"/>
    <w:rsid w:val="004D7DF1"/>
    <w:rsid w:val="004E01E5"/>
    <w:rsid w:val="004E1082"/>
    <w:rsid w:val="004E1ED2"/>
    <w:rsid w:val="004E2B7F"/>
    <w:rsid w:val="004E353F"/>
    <w:rsid w:val="004E3D0A"/>
    <w:rsid w:val="004E3E33"/>
    <w:rsid w:val="004E50C3"/>
    <w:rsid w:val="004E5463"/>
    <w:rsid w:val="004E5F96"/>
    <w:rsid w:val="004E74A7"/>
    <w:rsid w:val="004E7EDD"/>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10CD2"/>
    <w:rsid w:val="00510D38"/>
    <w:rsid w:val="00510DA3"/>
    <w:rsid w:val="00510F2B"/>
    <w:rsid w:val="00512299"/>
    <w:rsid w:val="005132E8"/>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C0F"/>
    <w:rsid w:val="00550947"/>
    <w:rsid w:val="00550FC8"/>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ECE"/>
    <w:rsid w:val="00581122"/>
    <w:rsid w:val="00582038"/>
    <w:rsid w:val="00582894"/>
    <w:rsid w:val="0058395F"/>
    <w:rsid w:val="00583C89"/>
    <w:rsid w:val="00583F1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C0B05"/>
    <w:rsid w:val="005C0FAE"/>
    <w:rsid w:val="005C171B"/>
    <w:rsid w:val="005C1AFC"/>
    <w:rsid w:val="005C2025"/>
    <w:rsid w:val="005C310A"/>
    <w:rsid w:val="005C4A05"/>
    <w:rsid w:val="005C4DB9"/>
    <w:rsid w:val="005C50A4"/>
    <w:rsid w:val="005C555E"/>
    <w:rsid w:val="005C5ABB"/>
    <w:rsid w:val="005C62B3"/>
    <w:rsid w:val="005D0B2D"/>
    <w:rsid w:val="005D1C20"/>
    <w:rsid w:val="005D3386"/>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77BA"/>
    <w:rsid w:val="006177D9"/>
    <w:rsid w:val="00621451"/>
    <w:rsid w:val="00621B8E"/>
    <w:rsid w:val="00621BEA"/>
    <w:rsid w:val="00621E18"/>
    <w:rsid w:val="006224EC"/>
    <w:rsid w:val="00622E87"/>
    <w:rsid w:val="006235D3"/>
    <w:rsid w:val="0062461A"/>
    <w:rsid w:val="00624998"/>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7888"/>
    <w:rsid w:val="00667926"/>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7032"/>
    <w:rsid w:val="007074BC"/>
    <w:rsid w:val="00707CFC"/>
    <w:rsid w:val="00710220"/>
    <w:rsid w:val="00710A59"/>
    <w:rsid w:val="0071143C"/>
    <w:rsid w:val="00711B91"/>
    <w:rsid w:val="00711D66"/>
    <w:rsid w:val="00712851"/>
    <w:rsid w:val="00712A7D"/>
    <w:rsid w:val="00713916"/>
    <w:rsid w:val="00714179"/>
    <w:rsid w:val="00714DB6"/>
    <w:rsid w:val="00714FA1"/>
    <w:rsid w:val="00715840"/>
    <w:rsid w:val="00715AA5"/>
    <w:rsid w:val="00716053"/>
    <w:rsid w:val="0071652C"/>
    <w:rsid w:val="00717AEB"/>
    <w:rsid w:val="00722F06"/>
    <w:rsid w:val="00722F88"/>
    <w:rsid w:val="00723909"/>
    <w:rsid w:val="00723A70"/>
    <w:rsid w:val="0072665F"/>
    <w:rsid w:val="007312EF"/>
    <w:rsid w:val="007325E1"/>
    <w:rsid w:val="00732AFD"/>
    <w:rsid w:val="00732C94"/>
    <w:rsid w:val="00733062"/>
    <w:rsid w:val="0073310B"/>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A77"/>
    <w:rsid w:val="00752797"/>
    <w:rsid w:val="007535DF"/>
    <w:rsid w:val="00753CBA"/>
    <w:rsid w:val="007540C2"/>
    <w:rsid w:val="007542D0"/>
    <w:rsid w:val="007545F2"/>
    <w:rsid w:val="00754900"/>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70B33"/>
    <w:rsid w:val="00770F99"/>
    <w:rsid w:val="00771541"/>
    <w:rsid w:val="00771BDD"/>
    <w:rsid w:val="00772000"/>
    <w:rsid w:val="00774659"/>
    <w:rsid w:val="00774AAE"/>
    <w:rsid w:val="007753C4"/>
    <w:rsid w:val="0077639F"/>
    <w:rsid w:val="00776EA5"/>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906"/>
    <w:rsid w:val="00806205"/>
    <w:rsid w:val="008069AC"/>
    <w:rsid w:val="00806DFE"/>
    <w:rsid w:val="008071BB"/>
    <w:rsid w:val="0080777C"/>
    <w:rsid w:val="00807D4E"/>
    <w:rsid w:val="00810FF1"/>
    <w:rsid w:val="0081249B"/>
    <w:rsid w:val="008129DD"/>
    <w:rsid w:val="00812F4A"/>
    <w:rsid w:val="00813497"/>
    <w:rsid w:val="00813981"/>
    <w:rsid w:val="0081495A"/>
    <w:rsid w:val="00814FDC"/>
    <w:rsid w:val="00815140"/>
    <w:rsid w:val="008161C5"/>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2411"/>
    <w:rsid w:val="00833A0B"/>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4496"/>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6DDA"/>
    <w:rsid w:val="00917EBD"/>
    <w:rsid w:val="00920292"/>
    <w:rsid w:val="009209AA"/>
    <w:rsid w:val="00920C20"/>
    <w:rsid w:val="00920E4E"/>
    <w:rsid w:val="00921F44"/>
    <w:rsid w:val="009226EE"/>
    <w:rsid w:val="00923109"/>
    <w:rsid w:val="00924A40"/>
    <w:rsid w:val="009250C3"/>
    <w:rsid w:val="00926976"/>
    <w:rsid w:val="00926C73"/>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4DA"/>
    <w:rsid w:val="0096603B"/>
    <w:rsid w:val="00967AC4"/>
    <w:rsid w:val="00967D94"/>
    <w:rsid w:val="00970EC1"/>
    <w:rsid w:val="00972230"/>
    <w:rsid w:val="00972559"/>
    <w:rsid w:val="0097309C"/>
    <w:rsid w:val="00973356"/>
    <w:rsid w:val="00974F67"/>
    <w:rsid w:val="0097778F"/>
    <w:rsid w:val="00977DB8"/>
    <w:rsid w:val="00980A22"/>
    <w:rsid w:val="00982A72"/>
    <w:rsid w:val="009844E2"/>
    <w:rsid w:val="0098475B"/>
    <w:rsid w:val="009857CA"/>
    <w:rsid w:val="00985D91"/>
    <w:rsid w:val="00985FB1"/>
    <w:rsid w:val="00990159"/>
    <w:rsid w:val="00990468"/>
    <w:rsid w:val="00990BD1"/>
    <w:rsid w:val="00991899"/>
    <w:rsid w:val="009922AE"/>
    <w:rsid w:val="009927C7"/>
    <w:rsid w:val="00992AD7"/>
    <w:rsid w:val="009932DA"/>
    <w:rsid w:val="0099398E"/>
    <w:rsid w:val="009948EF"/>
    <w:rsid w:val="009968C5"/>
    <w:rsid w:val="00996B03"/>
    <w:rsid w:val="009971BB"/>
    <w:rsid w:val="00997778"/>
    <w:rsid w:val="009A0D2C"/>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E0903"/>
    <w:rsid w:val="009E1DC8"/>
    <w:rsid w:val="009E240A"/>
    <w:rsid w:val="009E2F6D"/>
    <w:rsid w:val="009E304C"/>
    <w:rsid w:val="009E35ED"/>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415D"/>
    <w:rsid w:val="00A2480A"/>
    <w:rsid w:val="00A24D1E"/>
    <w:rsid w:val="00A25DB5"/>
    <w:rsid w:val="00A273E1"/>
    <w:rsid w:val="00A27B28"/>
    <w:rsid w:val="00A30173"/>
    <w:rsid w:val="00A32D62"/>
    <w:rsid w:val="00A33BCE"/>
    <w:rsid w:val="00A34A73"/>
    <w:rsid w:val="00A3510B"/>
    <w:rsid w:val="00A40575"/>
    <w:rsid w:val="00A40F25"/>
    <w:rsid w:val="00A4218F"/>
    <w:rsid w:val="00A42E7B"/>
    <w:rsid w:val="00A43C7A"/>
    <w:rsid w:val="00A44508"/>
    <w:rsid w:val="00A44F43"/>
    <w:rsid w:val="00A45512"/>
    <w:rsid w:val="00A45E0B"/>
    <w:rsid w:val="00A461E5"/>
    <w:rsid w:val="00A47647"/>
    <w:rsid w:val="00A47715"/>
    <w:rsid w:val="00A47861"/>
    <w:rsid w:val="00A5128B"/>
    <w:rsid w:val="00A52309"/>
    <w:rsid w:val="00A52515"/>
    <w:rsid w:val="00A52A6F"/>
    <w:rsid w:val="00A533C4"/>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73D1"/>
    <w:rsid w:val="00A70D73"/>
    <w:rsid w:val="00A71591"/>
    <w:rsid w:val="00A72D35"/>
    <w:rsid w:val="00A73421"/>
    <w:rsid w:val="00A73CEA"/>
    <w:rsid w:val="00A74095"/>
    <w:rsid w:val="00A74718"/>
    <w:rsid w:val="00A749A3"/>
    <w:rsid w:val="00A7515E"/>
    <w:rsid w:val="00A755AA"/>
    <w:rsid w:val="00A75949"/>
    <w:rsid w:val="00A75C6C"/>
    <w:rsid w:val="00A76461"/>
    <w:rsid w:val="00A76D03"/>
    <w:rsid w:val="00A776A5"/>
    <w:rsid w:val="00A77D71"/>
    <w:rsid w:val="00A807D8"/>
    <w:rsid w:val="00A80B68"/>
    <w:rsid w:val="00A81843"/>
    <w:rsid w:val="00A81E33"/>
    <w:rsid w:val="00A82DDE"/>
    <w:rsid w:val="00A835CF"/>
    <w:rsid w:val="00A83B40"/>
    <w:rsid w:val="00A84E55"/>
    <w:rsid w:val="00A85D8C"/>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F96"/>
    <w:rsid w:val="00AC372F"/>
    <w:rsid w:val="00AC3C1E"/>
    <w:rsid w:val="00AC3DDB"/>
    <w:rsid w:val="00AC4D18"/>
    <w:rsid w:val="00AC4EEF"/>
    <w:rsid w:val="00AC5F99"/>
    <w:rsid w:val="00AC678D"/>
    <w:rsid w:val="00AC789D"/>
    <w:rsid w:val="00AD0DDB"/>
    <w:rsid w:val="00AD1CB3"/>
    <w:rsid w:val="00AD1D59"/>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8F0"/>
    <w:rsid w:val="00BE3CE6"/>
    <w:rsid w:val="00BE60F9"/>
    <w:rsid w:val="00BE620F"/>
    <w:rsid w:val="00BE67F3"/>
    <w:rsid w:val="00BE6A2E"/>
    <w:rsid w:val="00BE71C2"/>
    <w:rsid w:val="00BE736C"/>
    <w:rsid w:val="00BF1785"/>
    <w:rsid w:val="00BF1A08"/>
    <w:rsid w:val="00BF3CFC"/>
    <w:rsid w:val="00BF3D10"/>
    <w:rsid w:val="00BF5958"/>
    <w:rsid w:val="00BF61BA"/>
    <w:rsid w:val="00BF6ED0"/>
    <w:rsid w:val="00BF7587"/>
    <w:rsid w:val="00C00B92"/>
    <w:rsid w:val="00C0283B"/>
    <w:rsid w:val="00C03BF2"/>
    <w:rsid w:val="00C06AE9"/>
    <w:rsid w:val="00C06F62"/>
    <w:rsid w:val="00C07322"/>
    <w:rsid w:val="00C07E9D"/>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D24"/>
    <w:rsid w:val="00C360E2"/>
    <w:rsid w:val="00C36552"/>
    <w:rsid w:val="00C36CB8"/>
    <w:rsid w:val="00C404F5"/>
    <w:rsid w:val="00C406C8"/>
    <w:rsid w:val="00C42382"/>
    <w:rsid w:val="00C42448"/>
    <w:rsid w:val="00C42559"/>
    <w:rsid w:val="00C429F3"/>
    <w:rsid w:val="00C42B24"/>
    <w:rsid w:val="00C43EA6"/>
    <w:rsid w:val="00C4533C"/>
    <w:rsid w:val="00C474CF"/>
    <w:rsid w:val="00C47BF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890"/>
    <w:rsid w:val="00C62994"/>
    <w:rsid w:val="00C62CE7"/>
    <w:rsid w:val="00C63381"/>
    <w:rsid w:val="00C637B9"/>
    <w:rsid w:val="00C647C4"/>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84D"/>
    <w:rsid w:val="00C74DD3"/>
    <w:rsid w:val="00C74F35"/>
    <w:rsid w:val="00C76A3B"/>
    <w:rsid w:val="00C77300"/>
    <w:rsid w:val="00C77501"/>
    <w:rsid w:val="00C8059E"/>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725F"/>
    <w:rsid w:val="00CA0398"/>
    <w:rsid w:val="00CA0A44"/>
    <w:rsid w:val="00CA1023"/>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FA0"/>
    <w:rsid w:val="00D37062"/>
    <w:rsid w:val="00D41E3E"/>
    <w:rsid w:val="00D42897"/>
    <w:rsid w:val="00D42E21"/>
    <w:rsid w:val="00D42E96"/>
    <w:rsid w:val="00D42F35"/>
    <w:rsid w:val="00D439BF"/>
    <w:rsid w:val="00D43B7D"/>
    <w:rsid w:val="00D43DE0"/>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789E"/>
    <w:rsid w:val="00D60654"/>
    <w:rsid w:val="00D60CBC"/>
    <w:rsid w:val="00D639A9"/>
    <w:rsid w:val="00D647B7"/>
    <w:rsid w:val="00D6540A"/>
    <w:rsid w:val="00D67E4A"/>
    <w:rsid w:val="00D67F19"/>
    <w:rsid w:val="00D717BB"/>
    <w:rsid w:val="00D71999"/>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412A"/>
    <w:rsid w:val="00DC42C2"/>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3704"/>
    <w:rsid w:val="00E1480C"/>
    <w:rsid w:val="00E15C78"/>
    <w:rsid w:val="00E15CEC"/>
    <w:rsid w:val="00E16073"/>
    <w:rsid w:val="00E166EF"/>
    <w:rsid w:val="00E16855"/>
    <w:rsid w:val="00E16B33"/>
    <w:rsid w:val="00E17349"/>
    <w:rsid w:val="00E21820"/>
    <w:rsid w:val="00E21B3E"/>
    <w:rsid w:val="00E22CE0"/>
    <w:rsid w:val="00E254B2"/>
    <w:rsid w:val="00E2622A"/>
    <w:rsid w:val="00E278B4"/>
    <w:rsid w:val="00E301C1"/>
    <w:rsid w:val="00E30D2C"/>
    <w:rsid w:val="00E311A8"/>
    <w:rsid w:val="00E32263"/>
    <w:rsid w:val="00E32378"/>
    <w:rsid w:val="00E328A8"/>
    <w:rsid w:val="00E3362E"/>
    <w:rsid w:val="00E33BB0"/>
    <w:rsid w:val="00E3468F"/>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31C8"/>
    <w:rsid w:val="00E5363A"/>
    <w:rsid w:val="00E53DD3"/>
    <w:rsid w:val="00E54A16"/>
    <w:rsid w:val="00E5713D"/>
    <w:rsid w:val="00E572F1"/>
    <w:rsid w:val="00E575F2"/>
    <w:rsid w:val="00E57B23"/>
    <w:rsid w:val="00E60967"/>
    <w:rsid w:val="00E609DC"/>
    <w:rsid w:val="00E61018"/>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707D"/>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4783"/>
    <w:rsid w:val="00EE4939"/>
    <w:rsid w:val="00EE5328"/>
    <w:rsid w:val="00EE73F6"/>
    <w:rsid w:val="00EE7CBB"/>
    <w:rsid w:val="00EF0C58"/>
    <w:rsid w:val="00EF0DE3"/>
    <w:rsid w:val="00EF1501"/>
    <w:rsid w:val="00EF1752"/>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D7E"/>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42CF"/>
    <w:rsid w:val="00F44D11"/>
    <w:rsid w:val="00F44D21"/>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D3C"/>
    <w:rsid w:val="00FC5045"/>
    <w:rsid w:val="00FC58CF"/>
    <w:rsid w:val="00FC5E41"/>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5E40"/>
    <w:rsid w:val="00FE6277"/>
    <w:rsid w:val="00FE65F3"/>
    <w:rsid w:val="00FF2205"/>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hyperlink" Target="https://w3id.org/icity/PublicTransit.ow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www.vertabelo.com/blog/technical-articles/again-and-again-managing-recurring-events-in-a-data-model" TargetMode="External"/><Relationship Id="rId17" Type="http://schemas.openxmlformats.org/officeDocument/2006/relationships/image" Target="media/image5.tif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3id.org/icity/SpatialLoc/" TargetMode="Externa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ign.fr/def/ignf/20150505.en.htm"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ontology.eil.utoronto.ca/icontact.owl" TargetMode="External"/><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w3.org/ns/ssn/" TargetMode="External"/><Relationship Id="rId22" Type="http://schemas.openxmlformats.org/officeDocument/2006/relationships/image" Target="media/image9.emf"/></Relationships>
</file>

<file path=word/_rels/foot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239C8900-A6A0-D743-899E-F0834D0A0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72</Pages>
  <Words>20763</Words>
  <Characters>131015</Characters>
  <Application>Microsoft Office Word</Application>
  <DocSecurity>0</DocSecurity>
  <Lines>5039</Lines>
  <Paragraphs>3372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28</cp:revision>
  <cp:lastPrinted>2017-08-16T13:18:00Z</cp:lastPrinted>
  <dcterms:created xsi:type="dcterms:W3CDTF">2018-11-28T19:50:00Z</dcterms:created>
  <dcterms:modified xsi:type="dcterms:W3CDTF">2018-12-06T17:20:00Z</dcterms:modified>
</cp:coreProperties>
</file>