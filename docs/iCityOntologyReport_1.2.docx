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1FC58861" w14:textId="2C48116E" w:rsidR="00C35D24" w:rsidRPr="00C35D24" w:rsidRDefault="00C35D24" w:rsidP="00C35D24">
      <w:pPr>
        <w:pBdr>
          <w:bottom w:val="single" w:sz="8" w:space="4" w:color="4F81BD"/>
        </w:pBdr>
        <w:spacing w:after="300"/>
        <w:contextualSpacing/>
        <w:rPr>
          <w:rFonts w:ascii="Cambria" w:eastAsia="MS Gothic" w:hAnsi="Cambria"/>
          <w:color w:val="17365D"/>
          <w:spacing w:val="5"/>
          <w:kern w:val="28"/>
          <w:sz w:val="52"/>
          <w:szCs w:val="52"/>
        </w:rPr>
      </w:pPr>
      <w:bookmarkStart w:id="0" w:name="_Toc468795405"/>
      <w:bookmarkStart w:id="1" w:name="_Toc469382113"/>
      <w:bookmarkStart w:id="2" w:name="_Toc469392985"/>
      <w:bookmarkStart w:id="3" w:name="_Toc469399735"/>
      <w:bookmarkStart w:id="4" w:name="_Toc485197931"/>
      <w:r>
        <w:rPr>
          <w:rFonts w:ascii="Cambria" w:eastAsia="MS Gothic" w:hAnsi="Cambria"/>
          <w:color w:val="17365D"/>
          <w:spacing w:val="5"/>
          <w:kern w:val="28"/>
          <w:sz w:val="52"/>
          <w:szCs w:val="52"/>
        </w:rPr>
        <w:t>iCity Ontology Version 1.</w:t>
      </w:r>
      <w:r w:rsidR="00451410">
        <w:rPr>
          <w:rFonts w:ascii="Cambria" w:eastAsia="MS Gothic" w:hAnsi="Cambria"/>
          <w:color w:val="17365D"/>
          <w:spacing w:val="5"/>
          <w:kern w:val="28"/>
          <w:sz w:val="52"/>
          <w:szCs w:val="52"/>
        </w:rPr>
        <w:t>2</w:t>
      </w:r>
      <w:r>
        <w:rPr>
          <w:rFonts w:ascii="Cambria" w:eastAsia="MS Gothic" w:hAnsi="Cambria"/>
          <w:color w:val="17365D"/>
          <w:spacing w:val="5"/>
          <w:kern w:val="28"/>
          <w:sz w:val="52"/>
          <w:szCs w:val="52"/>
        </w:rPr>
        <w:t xml:space="preserve"> Report</w:t>
      </w:r>
    </w:p>
    <w:p w14:paraId="780DA7B5" w14:textId="77777777" w:rsidR="00C35D24" w:rsidRPr="00C35D24" w:rsidRDefault="00C35D24" w:rsidP="00C35D24">
      <w:pPr>
        <w:spacing w:before="120" w:after="240"/>
        <w:rPr>
          <w:rFonts w:eastAsia="Calibri"/>
          <w:lang w:eastAsia="en-CA"/>
        </w:rPr>
      </w:pPr>
    </w:p>
    <w:p w14:paraId="3EE7CCFB" w14:textId="77777777" w:rsidR="00C35D24" w:rsidRDefault="00C35D24" w:rsidP="00C35D24">
      <w:pPr>
        <w:spacing w:before="120" w:after="240"/>
        <w:rPr>
          <w:rFonts w:ascii="Cambria" w:eastAsia="MS Gothic" w:hAnsi="Cambria"/>
          <w:i/>
          <w:iCs/>
          <w:color w:val="000000"/>
          <w:spacing w:val="15"/>
          <w:sz w:val="36"/>
          <w:lang w:eastAsia="en-CA"/>
        </w:rPr>
      </w:pPr>
    </w:p>
    <w:p w14:paraId="5DAF8755" w14:textId="77777777" w:rsidR="00C35D24" w:rsidRDefault="00C35D24" w:rsidP="00C35D24">
      <w:pPr>
        <w:spacing w:before="120" w:after="240"/>
        <w:rPr>
          <w:rFonts w:ascii="Cambria" w:eastAsia="MS Gothic" w:hAnsi="Cambria"/>
          <w:i/>
          <w:iCs/>
          <w:color w:val="000000"/>
          <w:spacing w:val="15"/>
          <w:sz w:val="36"/>
          <w:lang w:eastAsia="en-CA"/>
        </w:rPr>
      </w:pPr>
    </w:p>
    <w:p w14:paraId="31E7B307" w14:textId="77777777" w:rsidR="00C35D24" w:rsidRDefault="00C35D24" w:rsidP="00C35D24">
      <w:pPr>
        <w:spacing w:before="120" w:after="240"/>
        <w:rPr>
          <w:rFonts w:ascii="Cambria" w:eastAsia="MS Gothic" w:hAnsi="Cambria"/>
          <w:i/>
          <w:iCs/>
          <w:color w:val="000000"/>
          <w:spacing w:val="15"/>
          <w:sz w:val="36"/>
          <w:lang w:eastAsia="en-CA"/>
        </w:rPr>
      </w:pPr>
    </w:p>
    <w:p w14:paraId="20CBE3A5" w14:textId="77777777" w:rsidR="00C35D24" w:rsidRDefault="00C35D24" w:rsidP="00C35D24">
      <w:pPr>
        <w:spacing w:before="120" w:after="240"/>
        <w:rPr>
          <w:rFonts w:ascii="Cambria" w:eastAsia="MS Gothic" w:hAnsi="Cambria"/>
          <w:i/>
          <w:iCs/>
          <w:color w:val="000000"/>
          <w:spacing w:val="15"/>
          <w:sz w:val="36"/>
          <w:lang w:eastAsia="en-CA"/>
        </w:rPr>
      </w:pPr>
    </w:p>
    <w:p w14:paraId="2A8F8309" w14:textId="77777777" w:rsidR="00C35D24" w:rsidRPr="00C35D24" w:rsidRDefault="00C35D24" w:rsidP="00C35D24">
      <w:pPr>
        <w:spacing w:before="120" w:after="240"/>
        <w:rPr>
          <w:rFonts w:eastAsia="Calibri"/>
          <w:lang w:eastAsia="en-CA"/>
        </w:rPr>
      </w:pPr>
    </w:p>
    <w:p w14:paraId="5EA2B427" w14:textId="77777777" w:rsidR="00C35D24" w:rsidRPr="00C35D24" w:rsidRDefault="00C35D24" w:rsidP="00C35D24">
      <w:pPr>
        <w:spacing w:before="120" w:after="240"/>
        <w:rPr>
          <w:rFonts w:eastAsia="Calibri"/>
          <w:lang w:eastAsia="en-CA"/>
        </w:rPr>
      </w:pPr>
    </w:p>
    <w:p w14:paraId="22E62BBD" w14:textId="77777777" w:rsidR="00C35D24" w:rsidRPr="00C35D24" w:rsidRDefault="00C35D24" w:rsidP="00C35D24">
      <w:pPr>
        <w:spacing w:before="120" w:after="240"/>
        <w:rPr>
          <w:rFonts w:eastAsia="Calibri"/>
          <w:lang w:eastAsia="en-CA"/>
        </w:rPr>
      </w:pPr>
    </w:p>
    <w:p w14:paraId="7328B6E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Megan Katsumi</w:t>
      </w:r>
    </w:p>
    <w:p w14:paraId="7BFD42BC"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Post-Doctoral </w:t>
      </w:r>
      <w:r w:rsidRPr="00C35D24">
        <w:rPr>
          <w:rFonts w:ascii="Cambria" w:eastAsia="MS Gothic" w:hAnsi="Cambria"/>
          <w:i/>
          <w:iCs/>
          <w:color w:val="000000"/>
          <w:spacing w:val="15"/>
          <w:sz w:val="28"/>
          <w:szCs w:val="28"/>
          <w:lang w:eastAsia="en-CA"/>
        </w:rPr>
        <w:t>Fellow</w:t>
      </w:r>
    </w:p>
    <w:p w14:paraId="3DF61484"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Enterprise Integration Lab</w:t>
      </w:r>
    </w:p>
    <w:p w14:paraId="247DED49" w14:textId="77777777" w:rsidR="00C35D24" w:rsidRPr="00C35D24" w:rsidRDefault="00C35D24" w:rsidP="00C35D24">
      <w:pPr>
        <w:numPr>
          <w:ilvl w:val="1"/>
          <w:numId w:val="0"/>
        </w:num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Mechanical and Industrial Engineering</w:t>
      </w:r>
    </w:p>
    <w:p w14:paraId="0E04E17D"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University of Toronto</w:t>
      </w:r>
    </w:p>
    <w:p w14:paraId="6C4B3553" w14:textId="77777777" w:rsidR="00C35D24" w:rsidRDefault="00C35D24" w:rsidP="00C35D24">
      <w:pPr>
        <w:rPr>
          <w:rFonts w:ascii="Cambria" w:eastAsia="MS Gothic" w:hAnsi="Cambria"/>
          <w:i/>
          <w:iCs/>
          <w:color w:val="000000"/>
          <w:spacing w:val="15"/>
          <w:sz w:val="28"/>
          <w:szCs w:val="28"/>
          <w:lang w:eastAsia="en-CA"/>
        </w:rPr>
      </w:pPr>
    </w:p>
    <w:p w14:paraId="1C49A4D8" w14:textId="77777777" w:rsid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Mark Fox</w:t>
      </w:r>
    </w:p>
    <w:p w14:paraId="5045B754"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Distinguished Professo</w:t>
      </w:r>
      <w:r>
        <w:rPr>
          <w:rFonts w:ascii="Cambria" w:eastAsia="MS Gothic" w:hAnsi="Cambria"/>
          <w:i/>
          <w:iCs/>
          <w:color w:val="000000"/>
          <w:spacing w:val="15"/>
          <w:sz w:val="28"/>
          <w:szCs w:val="28"/>
          <w:lang w:eastAsia="en-CA"/>
        </w:rPr>
        <w:t>r of Urban Systems Engineering</w:t>
      </w:r>
    </w:p>
    <w:p w14:paraId="1D96E896" w14:textId="77777777" w:rsid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Professor of Industria</w:t>
      </w:r>
      <w:r>
        <w:rPr>
          <w:rFonts w:ascii="Cambria" w:eastAsia="MS Gothic" w:hAnsi="Cambria"/>
          <w:i/>
          <w:iCs/>
          <w:color w:val="000000"/>
          <w:spacing w:val="15"/>
          <w:sz w:val="28"/>
          <w:szCs w:val="28"/>
          <w:lang w:eastAsia="en-CA"/>
        </w:rPr>
        <w:t xml:space="preserve">l </w:t>
      </w:r>
      <w:r w:rsidRPr="00C35D24">
        <w:rPr>
          <w:rFonts w:ascii="Cambria" w:eastAsia="MS Gothic" w:hAnsi="Cambria"/>
          <w:i/>
          <w:iCs/>
          <w:color w:val="000000"/>
          <w:spacing w:val="15"/>
          <w:sz w:val="28"/>
          <w:szCs w:val="28"/>
          <w:lang w:eastAsia="en-CA"/>
        </w:rPr>
        <w:t>En</w:t>
      </w:r>
      <w:r>
        <w:rPr>
          <w:rFonts w:ascii="Cambria" w:eastAsia="MS Gothic" w:hAnsi="Cambria"/>
          <w:i/>
          <w:iCs/>
          <w:color w:val="000000"/>
          <w:spacing w:val="15"/>
          <w:sz w:val="28"/>
          <w:szCs w:val="28"/>
          <w:lang w:eastAsia="en-CA"/>
        </w:rPr>
        <w:t>gineering and Computer Science</w:t>
      </w:r>
    </w:p>
    <w:p w14:paraId="41657884" w14:textId="77777777" w:rsidR="00C35D24" w:rsidRPr="00C35D24" w:rsidRDefault="00C35D24" w:rsidP="00C35D24">
      <w:pPr>
        <w:rPr>
          <w:rFonts w:ascii="Cambria" w:eastAsia="MS Gothic" w:hAnsi="Cambria"/>
          <w:i/>
          <w:iCs/>
          <w:color w:val="000000"/>
          <w:spacing w:val="15"/>
          <w:sz w:val="28"/>
          <w:szCs w:val="28"/>
          <w:lang w:eastAsia="en-CA"/>
        </w:rPr>
      </w:pPr>
      <w:r w:rsidRPr="00C35D24">
        <w:rPr>
          <w:rFonts w:ascii="Cambria" w:eastAsia="MS Gothic" w:hAnsi="Cambria"/>
          <w:i/>
          <w:iCs/>
          <w:color w:val="000000"/>
          <w:spacing w:val="15"/>
          <w:sz w:val="28"/>
          <w:szCs w:val="28"/>
          <w:lang w:eastAsia="en-CA"/>
        </w:rPr>
        <w:t>Director of the Centre for So</w:t>
      </w:r>
      <w:r>
        <w:rPr>
          <w:rFonts w:ascii="Cambria" w:eastAsia="MS Gothic" w:hAnsi="Cambria"/>
          <w:i/>
          <w:iCs/>
          <w:color w:val="000000"/>
          <w:spacing w:val="15"/>
          <w:sz w:val="28"/>
          <w:szCs w:val="28"/>
          <w:lang w:eastAsia="en-CA"/>
        </w:rPr>
        <w:t>cial Services Engineering</w:t>
      </w:r>
    </w:p>
    <w:p w14:paraId="6CCD385E" w14:textId="77777777" w:rsidR="00C35D24" w:rsidRPr="00C35D24" w:rsidRDefault="00C35D24" w:rsidP="00C35D24">
      <w:pPr>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University of Toronto</w:t>
      </w:r>
    </w:p>
    <w:p w14:paraId="17F854E1" w14:textId="77777777" w:rsidR="00C35D24" w:rsidRPr="00C35D24" w:rsidRDefault="00C35D24" w:rsidP="00C35D24">
      <w:pPr>
        <w:spacing w:before="120" w:after="240"/>
        <w:rPr>
          <w:rFonts w:eastAsia="Calibri"/>
          <w:lang w:eastAsia="en-CA"/>
        </w:rPr>
      </w:pPr>
    </w:p>
    <w:p w14:paraId="2CDCF06A" w14:textId="77777777" w:rsidR="00C35D24" w:rsidRPr="00C35D24" w:rsidRDefault="00C35D24" w:rsidP="00C35D24">
      <w:pPr>
        <w:spacing w:before="120" w:after="240"/>
        <w:rPr>
          <w:rFonts w:eastAsia="Calibri"/>
          <w:lang w:eastAsia="en-CA"/>
        </w:rPr>
      </w:pPr>
    </w:p>
    <w:p w14:paraId="32FFE096" w14:textId="77777777" w:rsidR="00C35D24" w:rsidRPr="00C35D24" w:rsidRDefault="00C35D24" w:rsidP="00C35D24">
      <w:pPr>
        <w:spacing w:before="120" w:after="240"/>
        <w:rPr>
          <w:rFonts w:ascii="Cambria" w:eastAsia="MS Gothic" w:hAnsi="Cambria"/>
          <w:i/>
          <w:iCs/>
          <w:color w:val="000000"/>
          <w:spacing w:val="15"/>
          <w:sz w:val="36"/>
          <w:lang w:eastAsia="en-CA"/>
        </w:rPr>
      </w:pPr>
    </w:p>
    <w:bookmarkEnd w:id="0"/>
    <w:bookmarkEnd w:id="1"/>
    <w:bookmarkEnd w:id="2"/>
    <w:bookmarkEnd w:id="3"/>
    <w:bookmarkEnd w:id="4"/>
    <w:p w14:paraId="1D57984F" w14:textId="6E3549DD" w:rsidR="00B165C7" w:rsidRPr="00C35D24" w:rsidRDefault="00967D94" w:rsidP="00C35D24">
      <w:pPr>
        <w:spacing w:before="120" w:after="240"/>
        <w:rPr>
          <w:rFonts w:ascii="Cambria" w:eastAsia="MS Gothic" w:hAnsi="Cambria"/>
          <w:i/>
          <w:iCs/>
          <w:color w:val="000000"/>
          <w:spacing w:val="15"/>
          <w:sz w:val="28"/>
          <w:szCs w:val="28"/>
          <w:lang w:eastAsia="en-CA"/>
        </w:rPr>
      </w:pPr>
      <w:r>
        <w:rPr>
          <w:rFonts w:ascii="Cambria" w:eastAsia="MS Gothic" w:hAnsi="Cambria"/>
          <w:i/>
          <w:iCs/>
          <w:color w:val="000000"/>
          <w:spacing w:val="15"/>
          <w:sz w:val="28"/>
          <w:szCs w:val="28"/>
          <w:lang w:eastAsia="en-CA"/>
        </w:rPr>
        <w:t xml:space="preserve">Last Updated: </w:t>
      </w:r>
      <w:r w:rsidR="00D70FCA">
        <w:rPr>
          <w:rFonts w:ascii="Cambria" w:eastAsia="MS Gothic" w:hAnsi="Cambria"/>
          <w:i/>
          <w:iCs/>
          <w:color w:val="000000"/>
          <w:spacing w:val="15"/>
          <w:sz w:val="28"/>
          <w:szCs w:val="28"/>
          <w:lang w:eastAsia="en-CA"/>
        </w:rPr>
        <w:t>July</w:t>
      </w:r>
      <w:r w:rsidR="00C00FD1">
        <w:rPr>
          <w:rFonts w:ascii="Cambria" w:eastAsia="MS Gothic" w:hAnsi="Cambria"/>
          <w:i/>
          <w:iCs/>
          <w:color w:val="000000"/>
          <w:spacing w:val="15"/>
          <w:sz w:val="28"/>
          <w:szCs w:val="28"/>
          <w:lang w:eastAsia="en-CA"/>
        </w:rPr>
        <w:t xml:space="preserve"> </w:t>
      </w:r>
      <w:r w:rsidR="00D70FCA">
        <w:rPr>
          <w:rFonts w:ascii="Cambria" w:eastAsia="MS Gothic" w:hAnsi="Cambria"/>
          <w:i/>
          <w:iCs/>
          <w:color w:val="000000"/>
          <w:spacing w:val="15"/>
          <w:sz w:val="28"/>
          <w:szCs w:val="28"/>
          <w:lang w:eastAsia="en-CA"/>
        </w:rPr>
        <w:t>17</w:t>
      </w:r>
      <w:r w:rsidR="00EA5956">
        <w:rPr>
          <w:rFonts w:ascii="Cambria" w:eastAsia="MS Gothic" w:hAnsi="Cambria"/>
          <w:i/>
          <w:iCs/>
          <w:color w:val="000000"/>
          <w:spacing w:val="15"/>
          <w:sz w:val="28"/>
          <w:szCs w:val="28"/>
          <w:lang w:eastAsia="en-CA"/>
        </w:rPr>
        <w:t>, 201</w:t>
      </w:r>
      <w:r w:rsidR="00A511B6">
        <w:rPr>
          <w:rFonts w:ascii="Cambria" w:eastAsia="MS Gothic" w:hAnsi="Cambria"/>
          <w:i/>
          <w:iCs/>
          <w:color w:val="000000"/>
          <w:spacing w:val="15"/>
          <w:sz w:val="28"/>
          <w:szCs w:val="28"/>
          <w:lang w:eastAsia="en-CA"/>
        </w:rPr>
        <w:t>9</w:t>
      </w:r>
    </w:p>
    <w:p w14:paraId="447AE2EB" w14:textId="77777777" w:rsidR="00C35D24" w:rsidRDefault="00C35D24">
      <w:pPr>
        <w:spacing w:after="200" w:line="276" w:lineRule="auto"/>
      </w:pPr>
      <w:r>
        <w:rPr>
          <w:b/>
          <w:bCs/>
        </w:rPr>
        <w:br w:type="page"/>
      </w:r>
    </w:p>
    <w:sdt>
      <w:sdtPr>
        <w:rPr>
          <w:rFonts w:ascii="Times New Roman" w:eastAsia="Times New Roman" w:hAnsi="Times New Roman"/>
          <w:b/>
          <w:bCs/>
          <w:sz w:val="24"/>
          <w:lang w:val="en-CA" w:bidi="ar-SA"/>
        </w:rPr>
        <w:id w:val="664639469"/>
        <w:docPartObj>
          <w:docPartGallery w:val="Table of Contents"/>
          <w:docPartUnique/>
        </w:docPartObj>
      </w:sdtPr>
      <w:sdtEndPr>
        <w:rPr>
          <w:b w:val="0"/>
          <w:bCs w:val="0"/>
        </w:rPr>
      </w:sdtEndPr>
      <w:sdtContent>
        <w:p w14:paraId="29152EB5" w14:textId="3273F48B" w:rsidR="00B371C7" w:rsidRDefault="00672FFC">
          <w:pPr>
            <w:pStyle w:val="TOC1"/>
            <w:tabs>
              <w:tab w:val="left" w:pos="400"/>
              <w:tab w:val="right" w:leader="dot" w:pos="9350"/>
            </w:tabs>
            <w:rPr>
              <w:rFonts w:cstheme="minorBidi"/>
              <w:noProof/>
              <w:sz w:val="24"/>
              <w:lang w:val="en-CA" w:bidi="ar-SA"/>
            </w:rPr>
          </w:pPr>
          <w:r>
            <w:rPr>
              <w:rFonts w:asciiTheme="majorHAnsi" w:eastAsiaTheme="majorEastAsia" w:hAnsiTheme="majorHAnsi"/>
              <w:b/>
              <w:bCs/>
              <w:kern w:val="32"/>
              <w:sz w:val="24"/>
              <w:szCs w:val="32"/>
            </w:rPr>
            <w:fldChar w:fldCharType="begin"/>
          </w:r>
          <w:r w:rsidR="00B165C7">
            <w:instrText xml:space="preserve"> TOC \o "1-3" \h \z \u </w:instrText>
          </w:r>
          <w:r>
            <w:rPr>
              <w:rFonts w:asciiTheme="majorHAnsi" w:eastAsiaTheme="majorEastAsia" w:hAnsiTheme="majorHAnsi"/>
              <w:b/>
              <w:bCs/>
              <w:kern w:val="32"/>
              <w:sz w:val="24"/>
              <w:szCs w:val="32"/>
            </w:rPr>
            <w:fldChar w:fldCharType="separate"/>
          </w:r>
          <w:hyperlink w:anchor="_Toc17365166" w:history="1">
            <w:r w:rsidR="00B371C7" w:rsidRPr="00E63BDE">
              <w:rPr>
                <w:rStyle w:val="Hyperlink"/>
                <w:noProof/>
              </w:rPr>
              <w:t>1</w:t>
            </w:r>
            <w:r w:rsidR="00B371C7">
              <w:rPr>
                <w:rFonts w:cstheme="minorBidi"/>
                <w:noProof/>
                <w:sz w:val="24"/>
                <w:lang w:val="en-CA" w:bidi="ar-SA"/>
              </w:rPr>
              <w:tab/>
            </w:r>
            <w:r w:rsidR="00B371C7" w:rsidRPr="00E63BDE">
              <w:rPr>
                <w:rStyle w:val="Hyperlink"/>
                <w:noProof/>
              </w:rPr>
              <w:t>Purpose</w:t>
            </w:r>
            <w:r w:rsidR="00B371C7">
              <w:rPr>
                <w:noProof/>
                <w:webHidden/>
              </w:rPr>
              <w:tab/>
            </w:r>
            <w:r w:rsidR="00B371C7">
              <w:rPr>
                <w:noProof/>
                <w:webHidden/>
              </w:rPr>
              <w:fldChar w:fldCharType="begin"/>
            </w:r>
            <w:r w:rsidR="00B371C7">
              <w:rPr>
                <w:noProof/>
                <w:webHidden/>
              </w:rPr>
              <w:instrText xml:space="preserve"> PAGEREF _Toc17365166 \h </w:instrText>
            </w:r>
            <w:r w:rsidR="00B371C7">
              <w:rPr>
                <w:noProof/>
                <w:webHidden/>
              </w:rPr>
            </w:r>
            <w:r w:rsidR="00B371C7">
              <w:rPr>
                <w:noProof/>
                <w:webHidden/>
              </w:rPr>
              <w:fldChar w:fldCharType="separate"/>
            </w:r>
            <w:r w:rsidR="00B371C7">
              <w:rPr>
                <w:noProof/>
                <w:webHidden/>
              </w:rPr>
              <w:t>4</w:t>
            </w:r>
            <w:r w:rsidR="00B371C7">
              <w:rPr>
                <w:noProof/>
                <w:webHidden/>
              </w:rPr>
              <w:fldChar w:fldCharType="end"/>
            </w:r>
          </w:hyperlink>
        </w:p>
        <w:p w14:paraId="2CAD9884" w14:textId="57E803C0" w:rsidR="00B371C7" w:rsidRDefault="002721AE">
          <w:pPr>
            <w:pStyle w:val="TOC1"/>
            <w:tabs>
              <w:tab w:val="left" w:pos="400"/>
              <w:tab w:val="right" w:leader="dot" w:pos="9350"/>
            </w:tabs>
            <w:rPr>
              <w:rFonts w:cstheme="minorBidi"/>
              <w:noProof/>
              <w:sz w:val="24"/>
              <w:lang w:val="en-CA" w:bidi="ar-SA"/>
            </w:rPr>
          </w:pPr>
          <w:hyperlink w:anchor="_Toc17365167" w:history="1">
            <w:r w:rsidR="00B371C7" w:rsidRPr="00E63BDE">
              <w:rPr>
                <w:rStyle w:val="Hyperlink"/>
                <w:noProof/>
              </w:rPr>
              <w:t>2</w:t>
            </w:r>
            <w:r w:rsidR="00B371C7">
              <w:rPr>
                <w:rFonts w:cstheme="minorBidi"/>
                <w:noProof/>
                <w:sz w:val="24"/>
                <w:lang w:val="en-CA" w:bidi="ar-SA"/>
              </w:rPr>
              <w:tab/>
            </w:r>
            <w:r w:rsidR="00B371C7" w:rsidRPr="00E63BDE">
              <w:rPr>
                <w:rStyle w:val="Hyperlink"/>
                <w:noProof/>
              </w:rPr>
              <w:t>Scope</w:t>
            </w:r>
            <w:r w:rsidR="00B371C7">
              <w:rPr>
                <w:noProof/>
                <w:webHidden/>
              </w:rPr>
              <w:tab/>
            </w:r>
            <w:r w:rsidR="00B371C7">
              <w:rPr>
                <w:noProof/>
                <w:webHidden/>
              </w:rPr>
              <w:fldChar w:fldCharType="begin"/>
            </w:r>
            <w:r w:rsidR="00B371C7">
              <w:rPr>
                <w:noProof/>
                <w:webHidden/>
              </w:rPr>
              <w:instrText xml:space="preserve"> PAGEREF _Toc17365167 \h </w:instrText>
            </w:r>
            <w:r w:rsidR="00B371C7">
              <w:rPr>
                <w:noProof/>
                <w:webHidden/>
              </w:rPr>
            </w:r>
            <w:r w:rsidR="00B371C7">
              <w:rPr>
                <w:noProof/>
                <w:webHidden/>
              </w:rPr>
              <w:fldChar w:fldCharType="separate"/>
            </w:r>
            <w:r w:rsidR="00B371C7">
              <w:rPr>
                <w:noProof/>
                <w:webHidden/>
              </w:rPr>
              <w:t>4</w:t>
            </w:r>
            <w:r w:rsidR="00B371C7">
              <w:rPr>
                <w:noProof/>
                <w:webHidden/>
              </w:rPr>
              <w:fldChar w:fldCharType="end"/>
            </w:r>
          </w:hyperlink>
        </w:p>
        <w:p w14:paraId="1AC0D3BA" w14:textId="6373A42F" w:rsidR="00B371C7" w:rsidRDefault="002721AE">
          <w:pPr>
            <w:pStyle w:val="TOC1"/>
            <w:tabs>
              <w:tab w:val="left" w:pos="400"/>
              <w:tab w:val="right" w:leader="dot" w:pos="9350"/>
            </w:tabs>
            <w:rPr>
              <w:rFonts w:cstheme="minorBidi"/>
              <w:noProof/>
              <w:sz w:val="24"/>
              <w:lang w:val="en-CA" w:bidi="ar-SA"/>
            </w:rPr>
          </w:pPr>
          <w:hyperlink w:anchor="_Toc17365168" w:history="1">
            <w:r w:rsidR="00B371C7" w:rsidRPr="00E63BDE">
              <w:rPr>
                <w:rStyle w:val="Hyperlink"/>
                <w:noProof/>
              </w:rPr>
              <w:t>3</w:t>
            </w:r>
            <w:r w:rsidR="00B371C7">
              <w:rPr>
                <w:rFonts w:cstheme="minorBidi"/>
                <w:noProof/>
                <w:sz w:val="24"/>
                <w:lang w:val="en-CA" w:bidi="ar-SA"/>
              </w:rPr>
              <w:tab/>
            </w:r>
            <w:r w:rsidR="00B371C7" w:rsidRPr="00E63BDE">
              <w:rPr>
                <w:rStyle w:val="Hyperlink"/>
                <w:noProof/>
              </w:rPr>
              <w:t>Role of the Ontology</w:t>
            </w:r>
            <w:r w:rsidR="00B371C7">
              <w:rPr>
                <w:noProof/>
                <w:webHidden/>
              </w:rPr>
              <w:tab/>
            </w:r>
            <w:r w:rsidR="00B371C7">
              <w:rPr>
                <w:noProof/>
                <w:webHidden/>
              </w:rPr>
              <w:fldChar w:fldCharType="begin"/>
            </w:r>
            <w:r w:rsidR="00B371C7">
              <w:rPr>
                <w:noProof/>
                <w:webHidden/>
              </w:rPr>
              <w:instrText xml:space="preserve"> PAGEREF _Toc17365168 \h </w:instrText>
            </w:r>
            <w:r w:rsidR="00B371C7">
              <w:rPr>
                <w:noProof/>
                <w:webHidden/>
              </w:rPr>
            </w:r>
            <w:r w:rsidR="00B371C7">
              <w:rPr>
                <w:noProof/>
                <w:webHidden/>
              </w:rPr>
              <w:fldChar w:fldCharType="separate"/>
            </w:r>
            <w:r w:rsidR="00B371C7">
              <w:rPr>
                <w:noProof/>
                <w:webHidden/>
              </w:rPr>
              <w:t>4</w:t>
            </w:r>
            <w:r w:rsidR="00B371C7">
              <w:rPr>
                <w:noProof/>
                <w:webHidden/>
              </w:rPr>
              <w:fldChar w:fldCharType="end"/>
            </w:r>
          </w:hyperlink>
        </w:p>
        <w:p w14:paraId="72873CE4" w14:textId="6861E2B3" w:rsidR="00B371C7" w:rsidRDefault="002721AE">
          <w:pPr>
            <w:pStyle w:val="TOC1"/>
            <w:tabs>
              <w:tab w:val="left" w:pos="400"/>
              <w:tab w:val="right" w:leader="dot" w:pos="9350"/>
            </w:tabs>
            <w:rPr>
              <w:rFonts w:cstheme="minorBidi"/>
              <w:noProof/>
              <w:sz w:val="24"/>
              <w:lang w:val="en-CA" w:bidi="ar-SA"/>
            </w:rPr>
          </w:pPr>
          <w:hyperlink w:anchor="_Toc17365169" w:history="1">
            <w:r w:rsidR="00B371C7" w:rsidRPr="00E63BDE">
              <w:rPr>
                <w:rStyle w:val="Hyperlink"/>
                <w:noProof/>
              </w:rPr>
              <w:t>4</w:t>
            </w:r>
            <w:r w:rsidR="00B371C7">
              <w:rPr>
                <w:rFonts w:cstheme="minorBidi"/>
                <w:noProof/>
                <w:sz w:val="24"/>
                <w:lang w:val="en-CA" w:bidi="ar-SA"/>
              </w:rPr>
              <w:tab/>
            </w:r>
            <w:r w:rsidR="00B371C7" w:rsidRPr="00E63BDE">
              <w:rPr>
                <w:rStyle w:val="Hyperlink"/>
                <w:noProof/>
              </w:rPr>
              <w:t>Summary of Changes from Previous Version</w:t>
            </w:r>
            <w:r w:rsidR="00B371C7">
              <w:rPr>
                <w:noProof/>
                <w:webHidden/>
              </w:rPr>
              <w:tab/>
            </w:r>
            <w:r w:rsidR="00B371C7">
              <w:rPr>
                <w:noProof/>
                <w:webHidden/>
              </w:rPr>
              <w:fldChar w:fldCharType="begin"/>
            </w:r>
            <w:r w:rsidR="00B371C7">
              <w:rPr>
                <w:noProof/>
                <w:webHidden/>
              </w:rPr>
              <w:instrText xml:space="preserve"> PAGEREF _Toc17365169 \h </w:instrText>
            </w:r>
            <w:r w:rsidR="00B371C7">
              <w:rPr>
                <w:noProof/>
                <w:webHidden/>
              </w:rPr>
            </w:r>
            <w:r w:rsidR="00B371C7">
              <w:rPr>
                <w:noProof/>
                <w:webHidden/>
              </w:rPr>
              <w:fldChar w:fldCharType="separate"/>
            </w:r>
            <w:r w:rsidR="00B371C7">
              <w:rPr>
                <w:noProof/>
                <w:webHidden/>
              </w:rPr>
              <w:t>5</w:t>
            </w:r>
            <w:r w:rsidR="00B371C7">
              <w:rPr>
                <w:noProof/>
                <w:webHidden/>
              </w:rPr>
              <w:fldChar w:fldCharType="end"/>
            </w:r>
          </w:hyperlink>
        </w:p>
        <w:p w14:paraId="4937EB1E" w14:textId="0D96DFC6" w:rsidR="00B371C7" w:rsidRDefault="002721AE">
          <w:pPr>
            <w:pStyle w:val="TOC1"/>
            <w:tabs>
              <w:tab w:val="left" w:pos="400"/>
              <w:tab w:val="right" w:leader="dot" w:pos="9350"/>
            </w:tabs>
            <w:rPr>
              <w:rFonts w:cstheme="minorBidi"/>
              <w:noProof/>
              <w:sz w:val="24"/>
              <w:lang w:val="en-CA" w:bidi="ar-SA"/>
            </w:rPr>
          </w:pPr>
          <w:hyperlink w:anchor="_Toc17365170" w:history="1">
            <w:r w:rsidR="00B371C7" w:rsidRPr="00E63BDE">
              <w:rPr>
                <w:rStyle w:val="Hyperlink"/>
                <w:noProof/>
              </w:rPr>
              <w:t>5</w:t>
            </w:r>
            <w:r w:rsidR="00B371C7">
              <w:rPr>
                <w:rFonts w:cstheme="minorBidi"/>
                <w:noProof/>
                <w:sz w:val="24"/>
                <w:lang w:val="en-CA" w:bidi="ar-SA"/>
              </w:rPr>
              <w:tab/>
            </w:r>
            <w:r w:rsidR="00B371C7" w:rsidRPr="00E63BDE">
              <w:rPr>
                <w:rStyle w:val="Hyperlink"/>
                <w:noProof/>
              </w:rPr>
              <w:t>Urban System Characteristics and Behaviour</w:t>
            </w:r>
            <w:r w:rsidR="00B371C7">
              <w:rPr>
                <w:noProof/>
                <w:webHidden/>
              </w:rPr>
              <w:tab/>
            </w:r>
            <w:r w:rsidR="00B371C7">
              <w:rPr>
                <w:noProof/>
                <w:webHidden/>
              </w:rPr>
              <w:fldChar w:fldCharType="begin"/>
            </w:r>
            <w:r w:rsidR="00B371C7">
              <w:rPr>
                <w:noProof/>
                <w:webHidden/>
              </w:rPr>
              <w:instrText xml:space="preserve"> PAGEREF _Toc17365170 \h </w:instrText>
            </w:r>
            <w:r w:rsidR="00B371C7">
              <w:rPr>
                <w:noProof/>
                <w:webHidden/>
              </w:rPr>
            </w:r>
            <w:r w:rsidR="00B371C7">
              <w:rPr>
                <w:noProof/>
                <w:webHidden/>
              </w:rPr>
              <w:fldChar w:fldCharType="separate"/>
            </w:r>
            <w:r w:rsidR="00B371C7">
              <w:rPr>
                <w:noProof/>
                <w:webHidden/>
              </w:rPr>
              <w:t>8</w:t>
            </w:r>
            <w:r w:rsidR="00B371C7">
              <w:rPr>
                <w:noProof/>
                <w:webHidden/>
              </w:rPr>
              <w:fldChar w:fldCharType="end"/>
            </w:r>
          </w:hyperlink>
        </w:p>
        <w:p w14:paraId="0143B425" w14:textId="189CDE51" w:rsidR="00B371C7" w:rsidRDefault="002721AE">
          <w:pPr>
            <w:pStyle w:val="TOC2"/>
            <w:tabs>
              <w:tab w:val="left" w:pos="720"/>
              <w:tab w:val="right" w:leader="dot" w:pos="9350"/>
            </w:tabs>
            <w:rPr>
              <w:rFonts w:cstheme="minorBidi"/>
              <w:noProof/>
              <w:sz w:val="24"/>
              <w:lang w:val="en-CA" w:bidi="ar-SA"/>
            </w:rPr>
          </w:pPr>
          <w:hyperlink w:anchor="_Toc17365171" w:history="1">
            <w:r w:rsidR="00B371C7" w:rsidRPr="00E63BDE">
              <w:rPr>
                <w:rStyle w:val="Hyperlink"/>
                <w:rFonts w:ascii="Times New Roman" w:hAnsi="Times New Roman"/>
                <w:noProof/>
                <w:snapToGrid w:val="0"/>
                <w:w w:val="0"/>
              </w:rPr>
              <w:t>5.1</w:t>
            </w:r>
            <w:r w:rsidR="00B371C7">
              <w:rPr>
                <w:rFonts w:cstheme="minorBidi"/>
                <w:noProof/>
                <w:sz w:val="24"/>
                <w:lang w:val="en-CA" w:bidi="ar-SA"/>
              </w:rPr>
              <w:tab/>
            </w:r>
            <w:r w:rsidR="00B371C7" w:rsidRPr="00E63BDE">
              <w:rPr>
                <w:rStyle w:val="Hyperlink"/>
                <w:noProof/>
              </w:rPr>
              <w:t>Foundational Ontologies</w:t>
            </w:r>
            <w:r w:rsidR="00B371C7">
              <w:rPr>
                <w:noProof/>
                <w:webHidden/>
              </w:rPr>
              <w:tab/>
            </w:r>
            <w:r w:rsidR="00B371C7">
              <w:rPr>
                <w:noProof/>
                <w:webHidden/>
              </w:rPr>
              <w:fldChar w:fldCharType="begin"/>
            </w:r>
            <w:r w:rsidR="00B371C7">
              <w:rPr>
                <w:noProof/>
                <w:webHidden/>
              </w:rPr>
              <w:instrText xml:space="preserve"> PAGEREF _Toc17365171 \h </w:instrText>
            </w:r>
            <w:r w:rsidR="00B371C7">
              <w:rPr>
                <w:noProof/>
                <w:webHidden/>
              </w:rPr>
            </w:r>
            <w:r w:rsidR="00B371C7">
              <w:rPr>
                <w:noProof/>
                <w:webHidden/>
              </w:rPr>
              <w:fldChar w:fldCharType="separate"/>
            </w:r>
            <w:r w:rsidR="00B371C7">
              <w:rPr>
                <w:noProof/>
                <w:webHidden/>
              </w:rPr>
              <w:t>8</w:t>
            </w:r>
            <w:r w:rsidR="00B371C7">
              <w:rPr>
                <w:noProof/>
                <w:webHidden/>
              </w:rPr>
              <w:fldChar w:fldCharType="end"/>
            </w:r>
          </w:hyperlink>
        </w:p>
        <w:p w14:paraId="1D62A58B" w14:textId="57CE34CA" w:rsidR="00B371C7" w:rsidRDefault="002721AE">
          <w:pPr>
            <w:pStyle w:val="TOC3"/>
            <w:tabs>
              <w:tab w:val="left" w:pos="1200"/>
              <w:tab w:val="right" w:leader="dot" w:pos="9350"/>
            </w:tabs>
            <w:rPr>
              <w:rFonts w:cstheme="minorBidi"/>
              <w:noProof/>
              <w:sz w:val="24"/>
              <w:lang w:val="en-CA" w:bidi="ar-SA"/>
            </w:rPr>
          </w:pPr>
          <w:hyperlink w:anchor="_Toc17365172" w:history="1">
            <w:r w:rsidR="00B371C7" w:rsidRPr="00E63BDE">
              <w:rPr>
                <w:rStyle w:val="Hyperlink"/>
                <w:noProof/>
              </w:rPr>
              <w:t>5.1.1</w:t>
            </w:r>
            <w:r w:rsidR="00B371C7">
              <w:rPr>
                <w:rFonts w:cstheme="minorBidi"/>
                <w:noProof/>
                <w:sz w:val="24"/>
                <w:lang w:val="en-CA" w:bidi="ar-SA"/>
              </w:rPr>
              <w:tab/>
            </w:r>
            <w:r w:rsidR="00B371C7" w:rsidRPr="00E63BDE">
              <w:rPr>
                <w:rStyle w:val="Hyperlink"/>
                <w:noProof/>
              </w:rPr>
              <w:t>Spatial Location Ontology</w:t>
            </w:r>
            <w:r w:rsidR="00B371C7">
              <w:rPr>
                <w:noProof/>
                <w:webHidden/>
              </w:rPr>
              <w:tab/>
            </w:r>
            <w:r w:rsidR="00B371C7">
              <w:rPr>
                <w:noProof/>
                <w:webHidden/>
              </w:rPr>
              <w:fldChar w:fldCharType="begin"/>
            </w:r>
            <w:r w:rsidR="00B371C7">
              <w:rPr>
                <w:noProof/>
                <w:webHidden/>
              </w:rPr>
              <w:instrText xml:space="preserve"> PAGEREF _Toc17365172 \h </w:instrText>
            </w:r>
            <w:r w:rsidR="00B371C7">
              <w:rPr>
                <w:noProof/>
                <w:webHidden/>
              </w:rPr>
            </w:r>
            <w:r w:rsidR="00B371C7">
              <w:rPr>
                <w:noProof/>
                <w:webHidden/>
              </w:rPr>
              <w:fldChar w:fldCharType="separate"/>
            </w:r>
            <w:r w:rsidR="00B371C7">
              <w:rPr>
                <w:noProof/>
                <w:webHidden/>
              </w:rPr>
              <w:t>8</w:t>
            </w:r>
            <w:r w:rsidR="00B371C7">
              <w:rPr>
                <w:noProof/>
                <w:webHidden/>
              </w:rPr>
              <w:fldChar w:fldCharType="end"/>
            </w:r>
          </w:hyperlink>
        </w:p>
        <w:p w14:paraId="6C757E84" w14:textId="1F954A68" w:rsidR="00B371C7" w:rsidRDefault="002721AE">
          <w:pPr>
            <w:pStyle w:val="TOC3"/>
            <w:tabs>
              <w:tab w:val="left" w:pos="1200"/>
              <w:tab w:val="right" w:leader="dot" w:pos="9350"/>
            </w:tabs>
            <w:rPr>
              <w:rFonts w:cstheme="minorBidi"/>
              <w:noProof/>
              <w:sz w:val="24"/>
              <w:lang w:val="en-CA" w:bidi="ar-SA"/>
            </w:rPr>
          </w:pPr>
          <w:hyperlink w:anchor="_Toc17365173" w:history="1">
            <w:r w:rsidR="00B371C7" w:rsidRPr="00E63BDE">
              <w:rPr>
                <w:rStyle w:val="Hyperlink"/>
                <w:noProof/>
              </w:rPr>
              <w:t>5.1.2</w:t>
            </w:r>
            <w:r w:rsidR="00B371C7">
              <w:rPr>
                <w:rFonts w:cstheme="minorBidi"/>
                <w:noProof/>
                <w:sz w:val="24"/>
                <w:lang w:val="en-CA" w:bidi="ar-SA"/>
              </w:rPr>
              <w:tab/>
            </w:r>
            <w:r w:rsidR="00B371C7" w:rsidRPr="00E63BDE">
              <w:rPr>
                <w:rStyle w:val="Hyperlink"/>
                <w:noProof/>
              </w:rPr>
              <w:t>Time Ontology</w:t>
            </w:r>
            <w:r w:rsidR="00B371C7">
              <w:rPr>
                <w:noProof/>
                <w:webHidden/>
              </w:rPr>
              <w:tab/>
            </w:r>
            <w:r w:rsidR="00B371C7">
              <w:rPr>
                <w:noProof/>
                <w:webHidden/>
              </w:rPr>
              <w:fldChar w:fldCharType="begin"/>
            </w:r>
            <w:r w:rsidR="00B371C7">
              <w:rPr>
                <w:noProof/>
                <w:webHidden/>
              </w:rPr>
              <w:instrText xml:space="preserve"> PAGEREF _Toc17365173 \h </w:instrText>
            </w:r>
            <w:r w:rsidR="00B371C7">
              <w:rPr>
                <w:noProof/>
                <w:webHidden/>
              </w:rPr>
            </w:r>
            <w:r w:rsidR="00B371C7">
              <w:rPr>
                <w:noProof/>
                <w:webHidden/>
              </w:rPr>
              <w:fldChar w:fldCharType="separate"/>
            </w:r>
            <w:r w:rsidR="00B371C7">
              <w:rPr>
                <w:noProof/>
                <w:webHidden/>
              </w:rPr>
              <w:t>10</w:t>
            </w:r>
            <w:r w:rsidR="00B371C7">
              <w:rPr>
                <w:noProof/>
                <w:webHidden/>
              </w:rPr>
              <w:fldChar w:fldCharType="end"/>
            </w:r>
          </w:hyperlink>
        </w:p>
        <w:p w14:paraId="72837C0F" w14:textId="77FAA7F7" w:rsidR="00B371C7" w:rsidRDefault="002721AE">
          <w:pPr>
            <w:pStyle w:val="TOC3"/>
            <w:tabs>
              <w:tab w:val="left" w:pos="1200"/>
              <w:tab w:val="right" w:leader="dot" w:pos="9350"/>
            </w:tabs>
            <w:rPr>
              <w:rFonts w:cstheme="minorBidi"/>
              <w:noProof/>
              <w:sz w:val="24"/>
              <w:lang w:val="en-CA" w:bidi="ar-SA"/>
            </w:rPr>
          </w:pPr>
          <w:hyperlink w:anchor="_Toc17365174" w:history="1">
            <w:r w:rsidR="00B371C7" w:rsidRPr="00E63BDE">
              <w:rPr>
                <w:rStyle w:val="Hyperlink"/>
                <w:noProof/>
              </w:rPr>
              <w:t>5.1.3</w:t>
            </w:r>
            <w:r w:rsidR="00B371C7">
              <w:rPr>
                <w:rFonts w:cstheme="minorBidi"/>
                <w:noProof/>
                <w:sz w:val="24"/>
                <w:lang w:val="en-CA" w:bidi="ar-SA"/>
              </w:rPr>
              <w:tab/>
            </w:r>
            <w:r w:rsidR="00B371C7" w:rsidRPr="00E63BDE">
              <w:rPr>
                <w:rStyle w:val="Hyperlink"/>
                <w:noProof/>
              </w:rPr>
              <w:t>Change Ontology</w:t>
            </w:r>
            <w:r w:rsidR="00B371C7">
              <w:rPr>
                <w:noProof/>
                <w:webHidden/>
              </w:rPr>
              <w:tab/>
            </w:r>
            <w:r w:rsidR="00B371C7">
              <w:rPr>
                <w:noProof/>
                <w:webHidden/>
              </w:rPr>
              <w:fldChar w:fldCharType="begin"/>
            </w:r>
            <w:r w:rsidR="00B371C7">
              <w:rPr>
                <w:noProof/>
                <w:webHidden/>
              </w:rPr>
              <w:instrText xml:space="preserve"> PAGEREF _Toc17365174 \h </w:instrText>
            </w:r>
            <w:r w:rsidR="00B371C7">
              <w:rPr>
                <w:noProof/>
                <w:webHidden/>
              </w:rPr>
            </w:r>
            <w:r w:rsidR="00B371C7">
              <w:rPr>
                <w:noProof/>
                <w:webHidden/>
              </w:rPr>
              <w:fldChar w:fldCharType="separate"/>
            </w:r>
            <w:r w:rsidR="00B371C7">
              <w:rPr>
                <w:noProof/>
                <w:webHidden/>
              </w:rPr>
              <w:t>12</w:t>
            </w:r>
            <w:r w:rsidR="00B371C7">
              <w:rPr>
                <w:noProof/>
                <w:webHidden/>
              </w:rPr>
              <w:fldChar w:fldCharType="end"/>
            </w:r>
          </w:hyperlink>
        </w:p>
        <w:p w14:paraId="393B3579" w14:textId="57243294" w:rsidR="00B371C7" w:rsidRDefault="002721AE">
          <w:pPr>
            <w:pStyle w:val="TOC3"/>
            <w:tabs>
              <w:tab w:val="left" w:pos="1200"/>
              <w:tab w:val="right" w:leader="dot" w:pos="9350"/>
            </w:tabs>
            <w:rPr>
              <w:rFonts w:cstheme="minorBidi"/>
              <w:noProof/>
              <w:sz w:val="24"/>
              <w:lang w:val="en-CA" w:bidi="ar-SA"/>
            </w:rPr>
          </w:pPr>
          <w:hyperlink w:anchor="_Toc17365175" w:history="1">
            <w:r w:rsidR="00B371C7" w:rsidRPr="00E63BDE">
              <w:rPr>
                <w:rStyle w:val="Hyperlink"/>
                <w:noProof/>
              </w:rPr>
              <w:t>5.1.4</w:t>
            </w:r>
            <w:r w:rsidR="00B371C7">
              <w:rPr>
                <w:rFonts w:cstheme="minorBidi"/>
                <w:noProof/>
                <w:sz w:val="24"/>
                <w:lang w:val="en-CA" w:bidi="ar-SA"/>
              </w:rPr>
              <w:tab/>
            </w:r>
            <w:r w:rsidR="00B371C7" w:rsidRPr="00E63BDE">
              <w:rPr>
                <w:rStyle w:val="Hyperlink"/>
                <w:noProof/>
              </w:rPr>
              <w:t>Activity Ontology</w:t>
            </w:r>
            <w:r w:rsidR="00B371C7">
              <w:rPr>
                <w:noProof/>
                <w:webHidden/>
              </w:rPr>
              <w:tab/>
            </w:r>
            <w:r w:rsidR="00B371C7">
              <w:rPr>
                <w:noProof/>
                <w:webHidden/>
              </w:rPr>
              <w:fldChar w:fldCharType="begin"/>
            </w:r>
            <w:r w:rsidR="00B371C7">
              <w:rPr>
                <w:noProof/>
                <w:webHidden/>
              </w:rPr>
              <w:instrText xml:space="preserve"> PAGEREF _Toc17365175 \h </w:instrText>
            </w:r>
            <w:r w:rsidR="00B371C7">
              <w:rPr>
                <w:noProof/>
                <w:webHidden/>
              </w:rPr>
            </w:r>
            <w:r w:rsidR="00B371C7">
              <w:rPr>
                <w:noProof/>
                <w:webHidden/>
              </w:rPr>
              <w:fldChar w:fldCharType="separate"/>
            </w:r>
            <w:r w:rsidR="00B371C7">
              <w:rPr>
                <w:noProof/>
                <w:webHidden/>
              </w:rPr>
              <w:t>13</w:t>
            </w:r>
            <w:r w:rsidR="00B371C7">
              <w:rPr>
                <w:noProof/>
                <w:webHidden/>
              </w:rPr>
              <w:fldChar w:fldCharType="end"/>
            </w:r>
          </w:hyperlink>
        </w:p>
        <w:p w14:paraId="2F7F3DB2" w14:textId="56E96D88" w:rsidR="00B371C7" w:rsidRDefault="002721AE">
          <w:pPr>
            <w:pStyle w:val="TOC3"/>
            <w:tabs>
              <w:tab w:val="left" w:pos="1200"/>
              <w:tab w:val="right" w:leader="dot" w:pos="9350"/>
            </w:tabs>
            <w:rPr>
              <w:rFonts w:cstheme="minorBidi"/>
              <w:noProof/>
              <w:sz w:val="24"/>
              <w:lang w:val="en-CA" w:bidi="ar-SA"/>
            </w:rPr>
          </w:pPr>
          <w:hyperlink w:anchor="_Toc17365176" w:history="1">
            <w:r w:rsidR="00B371C7" w:rsidRPr="00E63BDE">
              <w:rPr>
                <w:rStyle w:val="Hyperlink"/>
                <w:noProof/>
              </w:rPr>
              <w:t>5.1.5</w:t>
            </w:r>
            <w:r w:rsidR="00B371C7">
              <w:rPr>
                <w:rFonts w:cstheme="minorBidi"/>
                <w:noProof/>
                <w:sz w:val="24"/>
                <w:lang w:val="en-CA" w:bidi="ar-SA"/>
              </w:rPr>
              <w:tab/>
            </w:r>
            <w:r w:rsidR="00B371C7" w:rsidRPr="00E63BDE">
              <w:rPr>
                <w:rStyle w:val="Hyperlink"/>
                <w:noProof/>
              </w:rPr>
              <w:t>Resource Ontology</w:t>
            </w:r>
            <w:r w:rsidR="00B371C7">
              <w:rPr>
                <w:noProof/>
                <w:webHidden/>
              </w:rPr>
              <w:tab/>
            </w:r>
            <w:r w:rsidR="00B371C7">
              <w:rPr>
                <w:noProof/>
                <w:webHidden/>
              </w:rPr>
              <w:fldChar w:fldCharType="begin"/>
            </w:r>
            <w:r w:rsidR="00B371C7">
              <w:rPr>
                <w:noProof/>
                <w:webHidden/>
              </w:rPr>
              <w:instrText xml:space="preserve"> PAGEREF _Toc17365176 \h </w:instrText>
            </w:r>
            <w:r w:rsidR="00B371C7">
              <w:rPr>
                <w:noProof/>
                <w:webHidden/>
              </w:rPr>
            </w:r>
            <w:r w:rsidR="00B371C7">
              <w:rPr>
                <w:noProof/>
                <w:webHidden/>
              </w:rPr>
              <w:fldChar w:fldCharType="separate"/>
            </w:r>
            <w:r w:rsidR="00B371C7">
              <w:rPr>
                <w:noProof/>
                <w:webHidden/>
              </w:rPr>
              <w:t>16</w:t>
            </w:r>
            <w:r w:rsidR="00B371C7">
              <w:rPr>
                <w:noProof/>
                <w:webHidden/>
              </w:rPr>
              <w:fldChar w:fldCharType="end"/>
            </w:r>
          </w:hyperlink>
        </w:p>
        <w:p w14:paraId="3F6EAE3B" w14:textId="3F7BCFB6" w:rsidR="00B371C7" w:rsidRDefault="002721AE">
          <w:pPr>
            <w:pStyle w:val="TOC3"/>
            <w:tabs>
              <w:tab w:val="left" w:pos="1200"/>
              <w:tab w:val="right" w:leader="dot" w:pos="9350"/>
            </w:tabs>
            <w:rPr>
              <w:rFonts w:cstheme="minorBidi"/>
              <w:noProof/>
              <w:sz w:val="24"/>
              <w:lang w:val="en-CA" w:bidi="ar-SA"/>
            </w:rPr>
          </w:pPr>
          <w:hyperlink w:anchor="_Toc17365177" w:history="1">
            <w:r w:rsidR="00B371C7" w:rsidRPr="00E63BDE">
              <w:rPr>
                <w:rStyle w:val="Hyperlink"/>
                <w:noProof/>
              </w:rPr>
              <w:t>5.1.6</w:t>
            </w:r>
            <w:r w:rsidR="00B371C7">
              <w:rPr>
                <w:rFonts w:cstheme="minorBidi"/>
                <w:noProof/>
                <w:sz w:val="24"/>
                <w:lang w:val="en-CA" w:bidi="ar-SA"/>
              </w:rPr>
              <w:tab/>
            </w:r>
            <w:r w:rsidR="00B371C7" w:rsidRPr="00E63BDE">
              <w:rPr>
                <w:rStyle w:val="Hyperlink"/>
                <w:noProof/>
              </w:rPr>
              <w:t>Mereology Ontology</w:t>
            </w:r>
            <w:r w:rsidR="00B371C7">
              <w:rPr>
                <w:noProof/>
                <w:webHidden/>
              </w:rPr>
              <w:tab/>
            </w:r>
            <w:r w:rsidR="00B371C7">
              <w:rPr>
                <w:noProof/>
                <w:webHidden/>
              </w:rPr>
              <w:fldChar w:fldCharType="begin"/>
            </w:r>
            <w:r w:rsidR="00B371C7">
              <w:rPr>
                <w:noProof/>
                <w:webHidden/>
              </w:rPr>
              <w:instrText xml:space="preserve"> PAGEREF _Toc17365177 \h </w:instrText>
            </w:r>
            <w:r w:rsidR="00B371C7">
              <w:rPr>
                <w:noProof/>
                <w:webHidden/>
              </w:rPr>
            </w:r>
            <w:r w:rsidR="00B371C7">
              <w:rPr>
                <w:noProof/>
                <w:webHidden/>
              </w:rPr>
              <w:fldChar w:fldCharType="separate"/>
            </w:r>
            <w:r w:rsidR="00B371C7">
              <w:rPr>
                <w:noProof/>
                <w:webHidden/>
              </w:rPr>
              <w:t>18</w:t>
            </w:r>
            <w:r w:rsidR="00B371C7">
              <w:rPr>
                <w:noProof/>
                <w:webHidden/>
              </w:rPr>
              <w:fldChar w:fldCharType="end"/>
            </w:r>
          </w:hyperlink>
        </w:p>
        <w:p w14:paraId="141EDBBD" w14:textId="0B5F6B9B" w:rsidR="00B371C7" w:rsidRDefault="002721AE">
          <w:pPr>
            <w:pStyle w:val="TOC3"/>
            <w:tabs>
              <w:tab w:val="left" w:pos="1200"/>
              <w:tab w:val="right" w:leader="dot" w:pos="9350"/>
            </w:tabs>
            <w:rPr>
              <w:rFonts w:cstheme="minorBidi"/>
              <w:noProof/>
              <w:sz w:val="24"/>
              <w:lang w:val="en-CA" w:bidi="ar-SA"/>
            </w:rPr>
          </w:pPr>
          <w:hyperlink w:anchor="_Toc17365178" w:history="1">
            <w:r w:rsidR="00B371C7" w:rsidRPr="00E63BDE">
              <w:rPr>
                <w:rStyle w:val="Hyperlink"/>
                <w:noProof/>
              </w:rPr>
              <w:t>5.1.7</w:t>
            </w:r>
            <w:r w:rsidR="00B371C7">
              <w:rPr>
                <w:rFonts w:cstheme="minorBidi"/>
                <w:noProof/>
                <w:sz w:val="24"/>
                <w:lang w:val="en-CA" w:bidi="ar-SA"/>
              </w:rPr>
              <w:tab/>
            </w:r>
            <w:r w:rsidR="00B371C7" w:rsidRPr="00E63BDE">
              <w:rPr>
                <w:rStyle w:val="Hyperlink"/>
                <w:noProof/>
              </w:rPr>
              <w:t>Ontology of Units of Measure</w:t>
            </w:r>
            <w:r w:rsidR="00B371C7">
              <w:rPr>
                <w:noProof/>
                <w:webHidden/>
              </w:rPr>
              <w:tab/>
            </w:r>
            <w:r w:rsidR="00B371C7">
              <w:rPr>
                <w:noProof/>
                <w:webHidden/>
              </w:rPr>
              <w:fldChar w:fldCharType="begin"/>
            </w:r>
            <w:r w:rsidR="00B371C7">
              <w:rPr>
                <w:noProof/>
                <w:webHidden/>
              </w:rPr>
              <w:instrText xml:space="preserve"> PAGEREF _Toc17365178 \h </w:instrText>
            </w:r>
            <w:r w:rsidR="00B371C7">
              <w:rPr>
                <w:noProof/>
                <w:webHidden/>
              </w:rPr>
            </w:r>
            <w:r w:rsidR="00B371C7">
              <w:rPr>
                <w:noProof/>
                <w:webHidden/>
              </w:rPr>
              <w:fldChar w:fldCharType="separate"/>
            </w:r>
            <w:r w:rsidR="00B371C7">
              <w:rPr>
                <w:noProof/>
                <w:webHidden/>
              </w:rPr>
              <w:t>19</w:t>
            </w:r>
            <w:r w:rsidR="00B371C7">
              <w:rPr>
                <w:noProof/>
                <w:webHidden/>
              </w:rPr>
              <w:fldChar w:fldCharType="end"/>
            </w:r>
          </w:hyperlink>
        </w:p>
        <w:p w14:paraId="7EE08E04" w14:textId="3BE62436" w:rsidR="00B371C7" w:rsidRDefault="002721AE">
          <w:pPr>
            <w:pStyle w:val="TOC3"/>
            <w:tabs>
              <w:tab w:val="left" w:pos="1200"/>
              <w:tab w:val="right" w:leader="dot" w:pos="9350"/>
            </w:tabs>
            <w:rPr>
              <w:rFonts w:cstheme="minorBidi"/>
              <w:noProof/>
              <w:sz w:val="24"/>
              <w:lang w:val="en-CA" w:bidi="ar-SA"/>
            </w:rPr>
          </w:pPr>
          <w:hyperlink w:anchor="_Toc17365179" w:history="1">
            <w:r w:rsidR="00B371C7" w:rsidRPr="00E63BDE">
              <w:rPr>
                <w:rStyle w:val="Hyperlink"/>
                <w:noProof/>
              </w:rPr>
              <w:t>5.1.8</w:t>
            </w:r>
            <w:r w:rsidR="00B371C7">
              <w:rPr>
                <w:rFonts w:cstheme="minorBidi"/>
                <w:noProof/>
                <w:sz w:val="24"/>
                <w:lang w:val="en-CA" w:bidi="ar-SA"/>
              </w:rPr>
              <w:tab/>
            </w:r>
            <w:r w:rsidR="00B371C7" w:rsidRPr="00E63BDE">
              <w:rPr>
                <w:rStyle w:val="Hyperlink"/>
                <w:noProof/>
              </w:rPr>
              <w:t>Recurring Event ontology</w:t>
            </w:r>
            <w:r w:rsidR="00B371C7">
              <w:rPr>
                <w:noProof/>
                <w:webHidden/>
              </w:rPr>
              <w:tab/>
            </w:r>
            <w:r w:rsidR="00B371C7">
              <w:rPr>
                <w:noProof/>
                <w:webHidden/>
              </w:rPr>
              <w:fldChar w:fldCharType="begin"/>
            </w:r>
            <w:r w:rsidR="00B371C7">
              <w:rPr>
                <w:noProof/>
                <w:webHidden/>
              </w:rPr>
              <w:instrText xml:space="preserve"> PAGEREF _Toc17365179 \h </w:instrText>
            </w:r>
            <w:r w:rsidR="00B371C7">
              <w:rPr>
                <w:noProof/>
                <w:webHidden/>
              </w:rPr>
            </w:r>
            <w:r w:rsidR="00B371C7">
              <w:rPr>
                <w:noProof/>
                <w:webHidden/>
              </w:rPr>
              <w:fldChar w:fldCharType="separate"/>
            </w:r>
            <w:r w:rsidR="00B371C7">
              <w:rPr>
                <w:noProof/>
                <w:webHidden/>
              </w:rPr>
              <w:t>25</w:t>
            </w:r>
            <w:r w:rsidR="00B371C7">
              <w:rPr>
                <w:noProof/>
                <w:webHidden/>
              </w:rPr>
              <w:fldChar w:fldCharType="end"/>
            </w:r>
          </w:hyperlink>
        </w:p>
        <w:p w14:paraId="07B51DAD" w14:textId="3BEC0B4F" w:rsidR="00B371C7" w:rsidRDefault="002721AE">
          <w:pPr>
            <w:pStyle w:val="TOC3"/>
            <w:tabs>
              <w:tab w:val="left" w:pos="1200"/>
              <w:tab w:val="right" w:leader="dot" w:pos="9350"/>
            </w:tabs>
            <w:rPr>
              <w:rFonts w:cstheme="minorBidi"/>
              <w:noProof/>
              <w:sz w:val="24"/>
              <w:lang w:val="en-CA" w:bidi="ar-SA"/>
            </w:rPr>
          </w:pPr>
          <w:hyperlink w:anchor="_Toc17365180" w:history="1">
            <w:r w:rsidR="00B371C7" w:rsidRPr="00E63BDE">
              <w:rPr>
                <w:rStyle w:val="Hyperlink"/>
                <w:noProof/>
              </w:rPr>
              <w:t>5.1.9</w:t>
            </w:r>
            <w:r w:rsidR="00B371C7">
              <w:rPr>
                <w:rFonts w:cstheme="minorBidi"/>
                <w:noProof/>
                <w:sz w:val="24"/>
                <w:lang w:val="en-CA" w:bidi="ar-SA"/>
              </w:rPr>
              <w:tab/>
            </w:r>
            <w:r w:rsidR="00B371C7" w:rsidRPr="00E63BDE">
              <w:rPr>
                <w:rStyle w:val="Hyperlink"/>
                <w:noProof/>
              </w:rPr>
              <w:t>Observations Ontology</w:t>
            </w:r>
            <w:r w:rsidR="00B371C7">
              <w:rPr>
                <w:noProof/>
                <w:webHidden/>
              </w:rPr>
              <w:tab/>
            </w:r>
            <w:r w:rsidR="00B371C7">
              <w:rPr>
                <w:noProof/>
                <w:webHidden/>
              </w:rPr>
              <w:fldChar w:fldCharType="begin"/>
            </w:r>
            <w:r w:rsidR="00B371C7">
              <w:rPr>
                <w:noProof/>
                <w:webHidden/>
              </w:rPr>
              <w:instrText xml:space="preserve"> PAGEREF _Toc17365180 \h </w:instrText>
            </w:r>
            <w:r w:rsidR="00B371C7">
              <w:rPr>
                <w:noProof/>
                <w:webHidden/>
              </w:rPr>
            </w:r>
            <w:r w:rsidR="00B371C7">
              <w:rPr>
                <w:noProof/>
                <w:webHidden/>
              </w:rPr>
              <w:fldChar w:fldCharType="separate"/>
            </w:r>
            <w:r w:rsidR="00B371C7">
              <w:rPr>
                <w:noProof/>
                <w:webHidden/>
              </w:rPr>
              <w:t>28</w:t>
            </w:r>
            <w:r w:rsidR="00B371C7">
              <w:rPr>
                <w:noProof/>
                <w:webHidden/>
              </w:rPr>
              <w:fldChar w:fldCharType="end"/>
            </w:r>
          </w:hyperlink>
        </w:p>
        <w:p w14:paraId="4A4030D1" w14:textId="476FC722" w:rsidR="00B371C7" w:rsidRDefault="002721AE">
          <w:pPr>
            <w:pStyle w:val="TOC2"/>
            <w:tabs>
              <w:tab w:val="left" w:pos="720"/>
              <w:tab w:val="right" w:leader="dot" w:pos="9350"/>
            </w:tabs>
            <w:rPr>
              <w:rFonts w:cstheme="minorBidi"/>
              <w:noProof/>
              <w:sz w:val="24"/>
              <w:lang w:val="en-CA" w:bidi="ar-SA"/>
            </w:rPr>
          </w:pPr>
          <w:hyperlink w:anchor="_Toc17365181" w:history="1">
            <w:r w:rsidR="00B371C7" w:rsidRPr="00E63BDE">
              <w:rPr>
                <w:rStyle w:val="Hyperlink"/>
                <w:rFonts w:ascii="Times New Roman" w:hAnsi="Times New Roman"/>
                <w:noProof/>
                <w:snapToGrid w:val="0"/>
                <w:w w:val="0"/>
              </w:rPr>
              <w:t>5.2</w:t>
            </w:r>
            <w:r w:rsidR="00B371C7">
              <w:rPr>
                <w:rFonts w:cstheme="minorBidi"/>
                <w:noProof/>
                <w:sz w:val="24"/>
                <w:lang w:val="en-CA" w:bidi="ar-SA"/>
              </w:rPr>
              <w:tab/>
            </w:r>
            <w:r w:rsidR="00B371C7" w:rsidRPr="00E63BDE">
              <w:rPr>
                <w:rStyle w:val="Hyperlink"/>
                <w:noProof/>
              </w:rPr>
              <w:t>Contact Ontology</w:t>
            </w:r>
            <w:r w:rsidR="00B371C7">
              <w:rPr>
                <w:noProof/>
                <w:webHidden/>
              </w:rPr>
              <w:tab/>
            </w:r>
            <w:r w:rsidR="00B371C7">
              <w:rPr>
                <w:noProof/>
                <w:webHidden/>
              </w:rPr>
              <w:fldChar w:fldCharType="begin"/>
            </w:r>
            <w:r w:rsidR="00B371C7">
              <w:rPr>
                <w:noProof/>
                <w:webHidden/>
              </w:rPr>
              <w:instrText xml:space="preserve"> PAGEREF _Toc17365181 \h </w:instrText>
            </w:r>
            <w:r w:rsidR="00B371C7">
              <w:rPr>
                <w:noProof/>
                <w:webHidden/>
              </w:rPr>
            </w:r>
            <w:r w:rsidR="00B371C7">
              <w:rPr>
                <w:noProof/>
                <w:webHidden/>
              </w:rPr>
              <w:fldChar w:fldCharType="separate"/>
            </w:r>
            <w:r w:rsidR="00B371C7">
              <w:rPr>
                <w:noProof/>
                <w:webHidden/>
              </w:rPr>
              <w:t>30</w:t>
            </w:r>
            <w:r w:rsidR="00B371C7">
              <w:rPr>
                <w:noProof/>
                <w:webHidden/>
              </w:rPr>
              <w:fldChar w:fldCharType="end"/>
            </w:r>
          </w:hyperlink>
        </w:p>
        <w:p w14:paraId="1B9D99E5" w14:textId="37561B1C" w:rsidR="00B371C7" w:rsidRDefault="002721AE">
          <w:pPr>
            <w:pStyle w:val="TOC2"/>
            <w:tabs>
              <w:tab w:val="left" w:pos="720"/>
              <w:tab w:val="right" w:leader="dot" w:pos="9350"/>
            </w:tabs>
            <w:rPr>
              <w:rFonts w:cstheme="minorBidi"/>
              <w:noProof/>
              <w:sz w:val="24"/>
              <w:lang w:val="en-CA" w:bidi="ar-SA"/>
            </w:rPr>
          </w:pPr>
          <w:hyperlink w:anchor="_Toc17365182" w:history="1">
            <w:r w:rsidR="00B371C7" w:rsidRPr="00E63BDE">
              <w:rPr>
                <w:rStyle w:val="Hyperlink"/>
                <w:rFonts w:ascii="Times New Roman" w:hAnsi="Times New Roman"/>
                <w:noProof/>
                <w:snapToGrid w:val="0"/>
                <w:w w:val="0"/>
              </w:rPr>
              <w:t>5.3</w:t>
            </w:r>
            <w:r w:rsidR="00B371C7">
              <w:rPr>
                <w:rFonts w:cstheme="minorBidi"/>
                <w:noProof/>
                <w:sz w:val="24"/>
                <w:lang w:val="en-CA" w:bidi="ar-SA"/>
              </w:rPr>
              <w:tab/>
            </w:r>
            <w:r w:rsidR="00B371C7" w:rsidRPr="00E63BDE">
              <w:rPr>
                <w:rStyle w:val="Hyperlink"/>
                <w:noProof/>
              </w:rPr>
              <w:t>Person Ontology</w:t>
            </w:r>
            <w:r w:rsidR="00B371C7">
              <w:rPr>
                <w:noProof/>
                <w:webHidden/>
              </w:rPr>
              <w:tab/>
            </w:r>
            <w:r w:rsidR="00B371C7">
              <w:rPr>
                <w:noProof/>
                <w:webHidden/>
              </w:rPr>
              <w:fldChar w:fldCharType="begin"/>
            </w:r>
            <w:r w:rsidR="00B371C7">
              <w:rPr>
                <w:noProof/>
                <w:webHidden/>
              </w:rPr>
              <w:instrText xml:space="preserve"> PAGEREF _Toc17365182 \h </w:instrText>
            </w:r>
            <w:r w:rsidR="00B371C7">
              <w:rPr>
                <w:noProof/>
                <w:webHidden/>
              </w:rPr>
            </w:r>
            <w:r w:rsidR="00B371C7">
              <w:rPr>
                <w:noProof/>
                <w:webHidden/>
              </w:rPr>
              <w:fldChar w:fldCharType="separate"/>
            </w:r>
            <w:r w:rsidR="00B371C7">
              <w:rPr>
                <w:noProof/>
                <w:webHidden/>
              </w:rPr>
              <w:t>31</w:t>
            </w:r>
            <w:r w:rsidR="00B371C7">
              <w:rPr>
                <w:noProof/>
                <w:webHidden/>
              </w:rPr>
              <w:fldChar w:fldCharType="end"/>
            </w:r>
          </w:hyperlink>
        </w:p>
        <w:p w14:paraId="0825A31D" w14:textId="5C3AF321" w:rsidR="00B371C7" w:rsidRDefault="002721AE">
          <w:pPr>
            <w:pStyle w:val="TOC2"/>
            <w:tabs>
              <w:tab w:val="left" w:pos="720"/>
              <w:tab w:val="right" w:leader="dot" w:pos="9350"/>
            </w:tabs>
            <w:rPr>
              <w:rFonts w:cstheme="minorBidi"/>
              <w:noProof/>
              <w:sz w:val="24"/>
              <w:lang w:val="en-CA" w:bidi="ar-SA"/>
            </w:rPr>
          </w:pPr>
          <w:hyperlink w:anchor="_Toc17365183" w:history="1">
            <w:r w:rsidR="00B371C7" w:rsidRPr="00E63BDE">
              <w:rPr>
                <w:rStyle w:val="Hyperlink"/>
                <w:rFonts w:ascii="Times New Roman" w:hAnsi="Times New Roman"/>
                <w:noProof/>
                <w:snapToGrid w:val="0"/>
                <w:w w:val="0"/>
              </w:rPr>
              <w:t>5.4</w:t>
            </w:r>
            <w:r w:rsidR="00B371C7">
              <w:rPr>
                <w:rFonts w:cstheme="minorBidi"/>
                <w:noProof/>
                <w:sz w:val="24"/>
                <w:lang w:val="en-CA" w:bidi="ar-SA"/>
              </w:rPr>
              <w:tab/>
            </w:r>
            <w:r w:rsidR="00B371C7" w:rsidRPr="00E63BDE">
              <w:rPr>
                <w:rStyle w:val="Hyperlink"/>
                <w:noProof/>
              </w:rPr>
              <w:t>Household Ontology</w:t>
            </w:r>
            <w:r w:rsidR="00B371C7">
              <w:rPr>
                <w:noProof/>
                <w:webHidden/>
              </w:rPr>
              <w:tab/>
            </w:r>
            <w:r w:rsidR="00B371C7">
              <w:rPr>
                <w:noProof/>
                <w:webHidden/>
              </w:rPr>
              <w:fldChar w:fldCharType="begin"/>
            </w:r>
            <w:r w:rsidR="00B371C7">
              <w:rPr>
                <w:noProof/>
                <w:webHidden/>
              </w:rPr>
              <w:instrText xml:space="preserve"> PAGEREF _Toc17365183 \h </w:instrText>
            </w:r>
            <w:r w:rsidR="00B371C7">
              <w:rPr>
                <w:noProof/>
                <w:webHidden/>
              </w:rPr>
            </w:r>
            <w:r w:rsidR="00B371C7">
              <w:rPr>
                <w:noProof/>
                <w:webHidden/>
              </w:rPr>
              <w:fldChar w:fldCharType="separate"/>
            </w:r>
            <w:r w:rsidR="00B371C7">
              <w:rPr>
                <w:noProof/>
                <w:webHidden/>
              </w:rPr>
              <w:t>32</w:t>
            </w:r>
            <w:r w:rsidR="00B371C7">
              <w:rPr>
                <w:noProof/>
                <w:webHidden/>
              </w:rPr>
              <w:fldChar w:fldCharType="end"/>
            </w:r>
          </w:hyperlink>
        </w:p>
        <w:p w14:paraId="26EF3680" w14:textId="07AA95A2" w:rsidR="00B371C7" w:rsidRDefault="002721AE">
          <w:pPr>
            <w:pStyle w:val="TOC2"/>
            <w:tabs>
              <w:tab w:val="left" w:pos="720"/>
              <w:tab w:val="right" w:leader="dot" w:pos="9350"/>
            </w:tabs>
            <w:rPr>
              <w:rFonts w:cstheme="minorBidi"/>
              <w:noProof/>
              <w:sz w:val="24"/>
              <w:lang w:val="en-CA" w:bidi="ar-SA"/>
            </w:rPr>
          </w:pPr>
          <w:hyperlink w:anchor="_Toc17365184" w:history="1">
            <w:r w:rsidR="00B371C7" w:rsidRPr="00E63BDE">
              <w:rPr>
                <w:rStyle w:val="Hyperlink"/>
                <w:rFonts w:ascii="Times New Roman" w:hAnsi="Times New Roman"/>
                <w:noProof/>
                <w:snapToGrid w:val="0"/>
                <w:w w:val="0"/>
              </w:rPr>
              <w:t>5.5</w:t>
            </w:r>
            <w:r w:rsidR="00B371C7">
              <w:rPr>
                <w:rFonts w:cstheme="minorBidi"/>
                <w:noProof/>
                <w:sz w:val="24"/>
                <w:lang w:val="en-CA" w:bidi="ar-SA"/>
              </w:rPr>
              <w:tab/>
            </w:r>
            <w:r w:rsidR="00B371C7" w:rsidRPr="00E63BDE">
              <w:rPr>
                <w:rStyle w:val="Hyperlink"/>
                <w:noProof/>
              </w:rPr>
              <w:t>Organization Ontology</w:t>
            </w:r>
            <w:r w:rsidR="00B371C7">
              <w:rPr>
                <w:noProof/>
                <w:webHidden/>
              </w:rPr>
              <w:tab/>
            </w:r>
            <w:r w:rsidR="00B371C7">
              <w:rPr>
                <w:noProof/>
                <w:webHidden/>
              </w:rPr>
              <w:fldChar w:fldCharType="begin"/>
            </w:r>
            <w:r w:rsidR="00B371C7">
              <w:rPr>
                <w:noProof/>
                <w:webHidden/>
              </w:rPr>
              <w:instrText xml:space="preserve"> PAGEREF _Toc17365184 \h </w:instrText>
            </w:r>
            <w:r w:rsidR="00B371C7">
              <w:rPr>
                <w:noProof/>
                <w:webHidden/>
              </w:rPr>
            </w:r>
            <w:r w:rsidR="00B371C7">
              <w:rPr>
                <w:noProof/>
                <w:webHidden/>
              </w:rPr>
              <w:fldChar w:fldCharType="separate"/>
            </w:r>
            <w:r w:rsidR="00B371C7">
              <w:rPr>
                <w:noProof/>
                <w:webHidden/>
              </w:rPr>
              <w:t>34</w:t>
            </w:r>
            <w:r w:rsidR="00B371C7">
              <w:rPr>
                <w:noProof/>
                <w:webHidden/>
              </w:rPr>
              <w:fldChar w:fldCharType="end"/>
            </w:r>
          </w:hyperlink>
        </w:p>
        <w:p w14:paraId="420A915C" w14:textId="07D36B18" w:rsidR="00B371C7" w:rsidRDefault="002721AE">
          <w:pPr>
            <w:pStyle w:val="TOC2"/>
            <w:tabs>
              <w:tab w:val="left" w:pos="720"/>
              <w:tab w:val="right" w:leader="dot" w:pos="9350"/>
            </w:tabs>
            <w:rPr>
              <w:rFonts w:cstheme="minorBidi"/>
              <w:noProof/>
              <w:sz w:val="24"/>
              <w:lang w:val="en-CA" w:bidi="ar-SA"/>
            </w:rPr>
          </w:pPr>
          <w:hyperlink w:anchor="_Toc17365185" w:history="1">
            <w:r w:rsidR="00B371C7" w:rsidRPr="00E63BDE">
              <w:rPr>
                <w:rStyle w:val="Hyperlink"/>
                <w:rFonts w:ascii="Times New Roman" w:hAnsi="Times New Roman"/>
                <w:noProof/>
                <w:snapToGrid w:val="0"/>
                <w:w w:val="0"/>
              </w:rPr>
              <w:t>5.6</w:t>
            </w:r>
            <w:r w:rsidR="00B371C7">
              <w:rPr>
                <w:rFonts w:cstheme="minorBidi"/>
                <w:noProof/>
                <w:sz w:val="24"/>
                <w:lang w:val="en-CA" w:bidi="ar-SA"/>
              </w:rPr>
              <w:tab/>
            </w:r>
            <w:r w:rsidR="00B371C7" w:rsidRPr="00E63BDE">
              <w:rPr>
                <w:rStyle w:val="Hyperlink"/>
                <w:noProof/>
              </w:rPr>
              <w:t>Building Ontology</w:t>
            </w:r>
            <w:r w:rsidR="00B371C7">
              <w:rPr>
                <w:noProof/>
                <w:webHidden/>
              </w:rPr>
              <w:tab/>
            </w:r>
            <w:r w:rsidR="00B371C7">
              <w:rPr>
                <w:noProof/>
                <w:webHidden/>
              </w:rPr>
              <w:fldChar w:fldCharType="begin"/>
            </w:r>
            <w:r w:rsidR="00B371C7">
              <w:rPr>
                <w:noProof/>
                <w:webHidden/>
              </w:rPr>
              <w:instrText xml:space="preserve"> PAGEREF _Toc17365185 \h </w:instrText>
            </w:r>
            <w:r w:rsidR="00B371C7">
              <w:rPr>
                <w:noProof/>
                <w:webHidden/>
              </w:rPr>
            </w:r>
            <w:r w:rsidR="00B371C7">
              <w:rPr>
                <w:noProof/>
                <w:webHidden/>
              </w:rPr>
              <w:fldChar w:fldCharType="separate"/>
            </w:r>
            <w:r w:rsidR="00B371C7">
              <w:rPr>
                <w:noProof/>
                <w:webHidden/>
              </w:rPr>
              <w:t>38</w:t>
            </w:r>
            <w:r w:rsidR="00B371C7">
              <w:rPr>
                <w:noProof/>
                <w:webHidden/>
              </w:rPr>
              <w:fldChar w:fldCharType="end"/>
            </w:r>
          </w:hyperlink>
        </w:p>
        <w:p w14:paraId="2A774D7D" w14:textId="69207CB0" w:rsidR="00B371C7" w:rsidRDefault="002721AE">
          <w:pPr>
            <w:pStyle w:val="TOC2"/>
            <w:tabs>
              <w:tab w:val="left" w:pos="720"/>
              <w:tab w:val="right" w:leader="dot" w:pos="9350"/>
            </w:tabs>
            <w:rPr>
              <w:rFonts w:cstheme="minorBidi"/>
              <w:noProof/>
              <w:sz w:val="24"/>
              <w:lang w:val="en-CA" w:bidi="ar-SA"/>
            </w:rPr>
          </w:pPr>
          <w:hyperlink w:anchor="_Toc17365186" w:history="1">
            <w:r w:rsidR="00B371C7" w:rsidRPr="00E63BDE">
              <w:rPr>
                <w:rStyle w:val="Hyperlink"/>
                <w:rFonts w:ascii="Times New Roman" w:hAnsi="Times New Roman"/>
                <w:noProof/>
                <w:snapToGrid w:val="0"/>
                <w:w w:val="0"/>
              </w:rPr>
              <w:t>5.7</w:t>
            </w:r>
            <w:r w:rsidR="00B371C7">
              <w:rPr>
                <w:rFonts w:cstheme="minorBidi"/>
                <w:noProof/>
                <w:sz w:val="24"/>
                <w:lang w:val="en-CA" w:bidi="ar-SA"/>
              </w:rPr>
              <w:tab/>
            </w:r>
            <w:r w:rsidR="00B371C7" w:rsidRPr="00E63BDE">
              <w:rPr>
                <w:rStyle w:val="Hyperlink"/>
                <w:noProof/>
              </w:rPr>
              <w:t>Vehicle Ontology</w:t>
            </w:r>
            <w:r w:rsidR="00B371C7">
              <w:rPr>
                <w:noProof/>
                <w:webHidden/>
              </w:rPr>
              <w:tab/>
            </w:r>
            <w:r w:rsidR="00B371C7">
              <w:rPr>
                <w:noProof/>
                <w:webHidden/>
              </w:rPr>
              <w:fldChar w:fldCharType="begin"/>
            </w:r>
            <w:r w:rsidR="00B371C7">
              <w:rPr>
                <w:noProof/>
                <w:webHidden/>
              </w:rPr>
              <w:instrText xml:space="preserve"> PAGEREF _Toc17365186 \h </w:instrText>
            </w:r>
            <w:r w:rsidR="00B371C7">
              <w:rPr>
                <w:noProof/>
                <w:webHidden/>
              </w:rPr>
            </w:r>
            <w:r w:rsidR="00B371C7">
              <w:rPr>
                <w:noProof/>
                <w:webHidden/>
              </w:rPr>
              <w:fldChar w:fldCharType="separate"/>
            </w:r>
            <w:r w:rsidR="00B371C7">
              <w:rPr>
                <w:noProof/>
                <w:webHidden/>
              </w:rPr>
              <w:t>40</w:t>
            </w:r>
            <w:r w:rsidR="00B371C7">
              <w:rPr>
                <w:noProof/>
                <w:webHidden/>
              </w:rPr>
              <w:fldChar w:fldCharType="end"/>
            </w:r>
          </w:hyperlink>
        </w:p>
        <w:p w14:paraId="3DE490CC" w14:textId="28FC0F5C" w:rsidR="00B371C7" w:rsidRDefault="002721AE">
          <w:pPr>
            <w:pStyle w:val="TOC2"/>
            <w:tabs>
              <w:tab w:val="left" w:pos="720"/>
              <w:tab w:val="right" w:leader="dot" w:pos="9350"/>
            </w:tabs>
            <w:rPr>
              <w:rFonts w:cstheme="minorBidi"/>
              <w:noProof/>
              <w:sz w:val="24"/>
              <w:lang w:val="en-CA" w:bidi="ar-SA"/>
            </w:rPr>
          </w:pPr>
          <w:hyperlink w:anchor="_Toc17365187" w:history="1">
            <w:r w:rsidR="00B371C7" w:rsidRPr="00E63BDE">
              <w:rPr>
                <w:rStyle w:val="Hyperlink"/>
                <w:rFonts w:ascii="Times New Roman" w:hAnsi="Times New Roman"/>
                <w:noProof/>
                <w:snapToGrid w:val="0"/>
                <w:w w:val="0"/>
              </w:rPr>
              <w:t>5.8</w:t>
            </w:r>
            <w:r w:rsidR="00B371C7">
              <w:rPr>
                <w:rFonts w:cstheme="minorBidi"/>
                <w:noProof/>
                <w:sz w:val="24"/>
                <w:lang w:val="en-CA" w:bidi="ar-SA"/>
              </w:rPr>
              <w:tab/>
            </w:r>
            <w:r w:rsidR="00B371C7" w:rsidRPr="00E63BDE">
              <w:rPr>
                <w:rStyle w:val="Hyperlink"/>
                <w:noProof/>
              </w:rPr>
              <w:t>Transportation System Ontology</w:t>
            </w:r>
            <w:r w:rsidR="00B371C7">
              <w:rPr>
                <w:noProof/>
                <w:webHidden/>
              </w:rPr>
              <w:tab/>
            </w:r>
            <w:r w:rsidR="00B371C7">
              <w:rPr>
                <w:noProof/>
                <w:webHidden/>
              </w:rPr>
              <w:fldChar w:fldCharType="begin"/>
            </w:r>
            <w:r w:rsidR="00B371C7">
              <w:rPr>
                <w:noProof/>
                <w:webHidden/>
              </w:rPr>
              <w:instrText xml:space="preserve"> PAGEREF _Toc17365187 \h </w:instrText>
            </w:r>
            <w:r w:rsidR="00B371C7">
              <w:rPr>
                <w:noProof/>
                <w:webHidden/>
              </w:rPr>
            </w:r>
            <w:r w:rsidR="00B371C7">
              <w:rPr>
                <w:noProof/>
                <w:webHidden/>
              </w:rPr>
              <w:fldChar w:fldCharType="separate"/>
            </w:r>
            <w:r w:rsidR="00B371C7">
              <w:rPr>
                <w:noProof/>
                <w:webHidden/>
              </w:rPr>
              <w:t>41</w:t>
            </w:r>
            <w:r w:rsidR="00B371C7">
              <w:rPr>
                <w:noProof/>
                <w:webHidden/>
              </w:rPr>
              <w:fldChar w:fldCharType="end"/>
            </w:r>
          </w:hyperlink>
        </w:p>
        <w:p w14:paraId="0493BA87" w14:textId="560AB96F" w:rsidR="00B371C7" w:rsidRDefault="002721AE">
          <w:pPr>
            <w:pStyle w:val="TOC3"/>
            <w:tabs>
              <w:tab w:val="left" w:pos="1200"/>
              <w:tab w:val="right" w:leader="dot" w:pos="9350"/>
            </w:tabs>
            <w:rPr>
              <w:rFonts w:cstheme="minorBidi"/>
              <w:noProof/>
              <w:sz w:val="24"/>
              <w:lang w:val="en-CA" w:bidi="ar-SA"/>
            </w:rPr>
          </w:pPr>
          <w:hyperlink w:anchor="_Toc17365188" w:history="1">
            <w:r w:rsidR="00B371C7" w:rsidRPr="00E63BDE">
              <w:rPr>
                <w:rStyle w:val="Hyperlink"/>
                <w:noProof/>
              </w:rPr>
              <w:t>5.8.1</w:t>
            </w:r>
            <w:r w:rsidR="00B371C7">
              <w:rPr>
                <w:rFonts w:cstheme="minorBidi"/>
                <w:noProof/>
                <w:sz w:val="24"/>
                <w:lang w:val="en-CA" w:bidi="ar-SA"/>
              </w:rPr>
              <w:tab/>
            </w:r>
            <w:r w:rsidR="00B371C7" w:rsidRPr="00E63BDE">
              <w:rPr>
                <w:rStyle w:val="Hyperlink"/>
                <w:noProof/>
              </w:rPr>
              <w:t>Travel Costs</w:t>
            </w:r>
            <w:r w:rsidR="00B371C7">
              <w:rPr>
                <w:noProof/>
                <w:webHidden/>
              </w:rPr>
              <w:tab/>
            </w:r>
            <w:r w:rsidR="00B371C7">
              <w:rPr>
                <w:noProof/>
                <w:webHidden/>
              </w:rPr>
              <w:fldChar w:fldCharType="begin"/>
            </w:r>
            <w:r w:rsidR="00B371C7">
              <w:rPr>
                <w:noProof/>
                <w:webHidden/>
              </w:rPr>
              <w:instrText xml:space="preserve"> PAGEREF _Toc17365188 \h </w:instrText>
            </w:r>
            <w:r w:rsidR="00B371C7">
              <w:rPr>
                <w:noProof/>
                <w:webHidden/>
              </w:rPr>
            </w:r>
            <w:r w:rsidR="00B371C7">
              <w:rPr>
                <w:noProof/>
                <w:webHidden/>
              </w:rPr>
              <w:fldChar w:fldCharType="separate"/>
            </w:r>
            <w:r w:rsidR="00B371C7">
              <w:rPr>
                <w:noProof/>
                <w:webHidden/>
              </w:rPr>
              <w:t>49</w:t>
            </w:r>
            <w:r w:rsidR="00B371C7">
              <w:rPr>
                <w:noProof/>
                <w:webHidden/>
              </w:rPr>
              <w:fldChar w:fldCharType="end"/>
            </w:r>
          </w:hyperlink>
        </w:p>
        <w:p w14:paraId="32678D68" w14:textId="2A2E3E56" w:rsidR="00B371C7" w:rsidRDefault="002721AE">
          <w:pPr>
            <w:pStyle w:val="TOC2"/>
            <w:tabs>
              <w:tab w:val="left" w:pos="720"/>
              <w:tab w:val="right" w:leader="dot" w:pos="9350"/>
            </w:tabs>
            <w:rPr>
              <w:rFonts w:cstheme="minorBidi"/>
              <w:noProof/>
              <w:sz w:val="24"/>
              <w:lang w:val="en-CA" w:bidi="ar-SA"/>
            </w:rPr>
          </w:pPr>
          <w:hyperlink w:anchor="_Toc17365189" w:history="1">
            <w:r w:rsidR="00B371C7" w:rsidRPr="00E63BDE">
              <w:rPr>
                <w:rStyle w:val="Hyperlink"/>
                <w:rFonts w:ascii="Times New Roman" w:hAnsi="Times New Roman"/>
                <w:noProof/>
                <w:snapToGrid w:val="0"/>
                <w:w w:val="0"/>
              </w:rPr>
              <w:t>5.9</w:t>
            </w:r>
            <w:r w:rsidR="00B371C7">
              <w:rPr>
                <w:rFonts w:cstheme="minorBidi"/>
                <w:noProof/>
                <w:sz w:val="24"/>
                <w:lang w:val="en-CA" w:bidi="ar-SA"/>
              </w:rPr>
              <w:tab/>
            </w:r>
            <w:r w:rsidR="00B371C7" w:rsidRPr="00E63BDE">
              <w:rPr>
                <w:rStyle w:val="Hyperlink"/>
                <w:noProof/>
              </w:rPr>
              <w:t>Parking Ontology</w:t>
            </w:r>
            <w:r w:rsidR="00B371C7">
              <w:rPr>
                <w:noProof/>
                <w:webHidden/>
              </w:rPr>
              <w:tab/>
            </w:r>
            <w:r w:rsidR="00B371C7">
              <w:rPr>
                <w:noProof/>
                <w:webHidden/>
              </w:rPr>
              <w:fldChar w:fldCharType="begin"/>
            </w:r>
            <w:r w:rsidR="00B371C7">
              <w:rPr>
                <w:noProof/>
                <w:webHidden/>
              </w:rPr>
              <w:instrText xml:space="preserve"> PAGEREF _Toc17365189 \h </w:instrText>
            </w:r>
            <w:r w:rsidR="00B371C7">
              <w:rPr>
                <w:noProof/>
                <w:webHidden/>
              </w:rPr>
            </w:r>
            <w:r w:rsidR="00B371C7">
              <w:rPr>
                <w:noProof/>
                <w:webHidden/>
              </w:rPr>
              <w:fldChar w:fldCharType="separate"/>
            </w:r>
            <w:r w:rsidR="00B371C7">
              <w:rPr>
                <w:noProof/>
                <w:webHidden/>
              </w:rPr>
              <w:t>50</w:t>
            </w:r>
            <w:r w:rsidR="00B371C7">
              <w:rPr>
                <w:noProof/>
                <w:webHidden/>
              </w:rPr>
              <w:fldChar w:fldCharType="end"/>
            </w:r>
          </w:hyperlink>
        </w:p>
        <w:p w14:paraId="49A8A9BE" w14:textId="387CA243" w:rsidR="00B371C7" w:rsidRDefault="002721AE">
          <w:pPr>
            <w:pStyle w:val="TOC2"/>
            <w:tabs>
              <w:tab w:val="left" w:pos="960"/>
              <w:tab w:val="right" w:leader="dot" w:pos="9350"/>
            </w:tabs>
            <w:rPr>
              <w:rFonts w:cstheme="minorBidi"/>
              <w:noProof/>
              <w:sz w:val="24"/>
              <w:lang w:val="en-CA" w:bidi="ar-SA"/>
            </w:rPr>
          </w:pPr>
          <w:hyperlink w:anchor="_Toc17365190" w:history="1">
            <w:r w:rsidR="00B371C7" w:rsidRPr="00E63BDE">
              <w:rPr>
                <w:rStyle w:val="Hyperlink"/>
                <w:rFonts w:ascii="Times New Roman" w:hAnsi="Times New Roman"/>
                <w:noProof/>
                <w:snapToGrid w:val="0"/>
                <w:w w:val="0"/>
              </w:rPr>
              <w:t>5.10</w:t>
            </w:r>
            <w:r w:rsidR="00B371C7">
              <w:rPr>
                <w:rFonts w:cstheme="minorBidi"/>
                <w:noProof/>
                <w:sz w:val="24"/>
                <w:lang w:val="en-CA" w:bidi="ar-SA"/>
              </w:rPr>
              <w:tab/>
            </w:r>
            <w:r w:rsidR="00B371C7" w:rsidRPr="00E63BDE">
              <w:rPr>
                <w:rStyle w:val="Hyperlink"/>
                <w:noProof/>
              </w:rPr>
              <w:t>Public Transit Ontology</w:t>
            </w:r>
            <w:r w:rsidR="00B371C7">
              <w:rPr>
                <w:noProof/>
                <w:webHidden/>
              </w:rPr>
              <w:tab/>
            </w:r>
            <w:r w:rsidR="00B371C7">
              <w:rPr>
                <w:noProof/>
                <w:webHidden/>
              </w:rPr>
              <w:fldChar w:fldCharType="begin"/>
            </w:r>
            <w:r w:rsidR="00B371C7">
              <w:rPr>
                <w:noProof/>
                <w:webHidden/>
              </w:rPr>
              <w:instrText xml:space="preserve"> PAGEREF _Toc17365190 \h </w:instrText>
            </w:r>
            <w:r w:rsidR="00B371C7">
              <w:rPr>
                <w:noProof/>
                <w:webHidden/>
              </w:rPr>
            </w:r>
            <w:r w:rsidR="00B371C7">
              <w:rPr>
                <w:noProof/>
                <w:webHidden/>
              </w:rPr>
              <w:fldChar w:fldCharType="separate"/>
            </w:r>
            <w:r w:rsidR="00B371C7">
              <w:rPr>
                <w:noProof/>
                <w:webHidden/>
              </w:rPr>
              <w:t>53</w:t>
            </w:r>
            <w:r w:rsidR="00B371C7">
              <w:rPr>
                <w:noProof/>
                <w:webHidden/>
              </w:rPr>
              <w:fldChar w:fldCharType="end"/>
            </w:r>
          </w:hyperlink>
        </w:p>
        <w:p w14:paraId="6684CB7E" w14:textId="4E05E5B3" w:rsidR="00B371C7" w:rsidRDefault="002721AE">
          <w:pPr>
            <w:pStyle w:val="TOC2"/>
            <w:tabs>
              <w:tab w:val="left" w:pos="960"/>
              <w:tab w:val="right" w:leader="dot" w:pos="9350"/>
            </w:tabs>
            <w:rPr>
              <w:rFonts w:cstheme="minorBidi"/>
              <w:noProof/>
              <w:sz w:val="24"/>
              <w:lang w:val="en-CA" w:bidi="ar-SA"/>
            </w:rPr>
          </w:pPr>
          <w:hyperlink w:anchor="_Toc17365191" w:history="1">
            <w:r w:rsidR="00B371C7" w:rsidRPr="00E63BDE">
              <w:rPr>
                <w:rStyle w:val="Hyperlink"/>
                <w:rFonts w:ascii="Times New Roman" w:hAnsi="Times New Roman"/>
                <w:noProof/>
                <w:snapToGrid w:val="0"/>
                <w:w w:val="0"/>
              </w:rPr>
              <w:t>5.11</w:t>
            </w:r>
            <w:r w:rsidR="00B371C7">
              <w:rPr>
                <w:rFonts w:cstheme="minorBidi"/>
                <w:noProof/>
                <w:sz w:val="24"/>
                <w:lang w:val="en-CA" w:bidi="ar-SA"/>
              </w:rPr>
              <w:tab/>
            </w:r>
            <w:r w:rsidR="00B371C7" w:rsidRPr="00E63BDE">
              <w:rPr>
                <w:rStyle w:val="Hyperlink"/>
                <w:noProof/>
              </w:rPr>
              <w:t>Land Use Ontology</w:t>
            </w:r>
            <w:r w:rsidR="00B371C7">
              <w:rPr>
                <w:noProof/>
                <w:webHidden/>
              </w:rPr>
              <w:tab/>
            </w:r>
            <w:r w:rsidR="00B371C7">
              <w:rPr>
                <w:noProof/>
                <w:webHidden/>
              </w:rPr>
              <w:fldChar w:fldCharType="begin"/>
            </w:r>
            <w:r w:rsidR="00B371C7">
              <w:rPr>
                <w:noProof/>
                <w:webHidden/>
              </w:rPr>
              <w:instrText xml:space="preserve"> PAGEREF _Toc17365191 \h </w:instrText>
            </w:r>
            <w:r w:rsidR="00B371C7">
              <w:rPr>
                <w:noProof/>
                <w:webHidden/>
              </w:rPr>
            </w:r>
            <w:r w:rsidR="00B371C7">
              <w:rPr>
                <w:noProof/>
                <w:webHidden/>
              </w:rPr>
              <w:fldChar w:fldCharType="separate"/>
            </w:r>
            <w:r w:rsidR="00B371C7">
              <w:rPr>
                <w:noProof/>
                <w:webHidden/>
              </w:rPr>
              <w:t>57</w:t>
            </w:r>
            <w:r w:rsidR="00B371C7">
              <w:rPr>
                <w:noProof/>
                <w:webHidden/>
              </w:rPr>
              <w:fldChar w:fldCharType="end"/>
            </w:r>
          </w:hyperlink>
        </w:p>
        <w:p w14:paraId="0F7F8914" w14:textId="113FF00F" w:rsidR="00B371C7" w:rsidRDefault="002721AE">
          <w:pPr>
            <w:pStyle w:val="TOC2"/>
            <w:tabs>
              <w:tab w:val="left" w:pos="960"/>
              <w:tab w:val="right" w:leader="dot" w:pos="9350"/>
            </w:tabs>
            <w:rPr>
              <w:rFonts w:cstheme="minorBidi"/>
              <w:noProof/>
              <w:sz w:val="24"/>
              <w:lang w:val="en-CA" w:bidi="ar-SA"/>
            </w:rPr>
          </w:pPr>
          <w:hyperlink w:anchor="_Toc17365192" w:history="1">
            <w:r w:rsidR="00B371C7" w:rsidRPr="00E63BDE">
              <w:rPr>
                <w:rStyle w:val="Hyperlink"/>
                <w:rFonts w:ascii="Times New Roman" w:hAnsi="Times New Roman"/>
                <w:noProof/>
                <w:snapToGrid w:val="0"/>
                <w:w w:val="0"/>
              </w:rPr>
              <w:t>5.12</w:t>
            </w:r>
            <w:r w:rsidR="00B371C7">
              <w:rPr>
                <w:rFonts w:cstheme="minorBidi"/>
                <w:noProof/>
                <w:sz w:val="24"/>
                <w:lang w:val="en-CA" w:bidi="ar-SA"/>
              </w:rPr>
              <w:tab/>
            </w:r>
            <w:r w:rsidR="00B371C7" w:rsidRPr="00E63BDE">
              <w:rPr>
                <w:rStyle w:val="Hyperlink"/>
                <w:noProof/>
              </w:rPr>
              <w:t>Trip Ontology</w:t>
            </w:r>
            <w:r w:rsidR="00B371C7">
              <w:rPr>
                <w:noProof/>
                <w:webHidden/>
              </w:rPr>
              <w:tab/>
            </w:r>
            <w:r w:rsidR="00B371C7">
              <w:rPr>
                <w:noProof/>
                <w:webHidden/>
              </w:rPr>
              <w:fldChar w:fldCharType="begin"/>
            </w:r>
            <w:r w:rsidR="00B371C7">
              <w:rPr>
                <w:noProof/>
                <w:webHidden/>
              </w:rPr>
              <w:instrText xml:space="preserve"> PAGEREF _Toc17365192 \h </w:instrText>
            </w:r>
            <w:r w:rsidR="00B371C7">
              <w:rPr>
                <w:noProof/>
                <w:webHidden/>
              </w:rPr>
            </w:r>
            <w:r w:rsidR="00B371C7">
              <w:rPr>
                <w:noProof/>
                <w:webHidden/>
              </w:rPr>
              <w:fldChar w:fldCharType="separate"/>
            </w:r>
            <w:r w:rsidR="00B371C7">
              <w:rPr>
                <w:noProof/>
                <w:webHidden/>
              </w:rPr>
              <w:t>61</w:t>
            </w:r>
            <w:r w:rsidR="00B371C7">
              <w:rPr>
                <w:noProof/>
                <w:webHidden/>
              </w:rPr>
              <w:fldChar w:fldCharType="end"/>
            </w:r>
          </w:hyperlink>
        </w:p>
        <w:p w14:paraId="2ABA71C0" w14:textId="6AFDE435" w:rsidR="00B371C7" w:rsidRDefault="002721AE">
          <w:pPr>
            <w:pStyle w:val="TOC3"/>
            <w:tabs>
              <w:tab w:val="left" w:pos="1200"/>
              <w:tab w:val="right" w:leader="dot" w:pos="9350"/>
            </w:tabs>
            <w:rPr>
              <w:rFonts w:cstheme="minorBidi"/>
              <w:noProof/>
              <w:sz w:val="24"/>
              <w:lang w:val="en-CA" w:bidi="ar-SA"/>
            </w:rPr>
          </w:pPr>
          <w:hyperlink w:anchor="_Toc17365193" w:history="1">
            <w:r w:rsidR="00B371C7" w:rsidRPr="00E63BDE">
              <w:rPr>
                <w:rStyle w:val="Hyperlink"/>
                <w:noProof/>
              </w:rPr>
              <w:t>5.12.1</w:t>
            </w:r>
            <w:r w:rsidR="00B371C7">
              <w:rPr>
                <w:rFonts w:cstheme="minorBidi"/>
                <w:noProof/>
                <w:sz w:val="24"/>
                <w:lang w:val="en-CA" w:bidi="ar-SA"/>
              </w:rPr>
              <w:tab/>
            </w:r>
            <w:r w:rsidR="00B371C7" w:rsidRPr="00E63BDE">
              <w:rPr>
                <w:rStyle w:val="Hyperlink"/>
                <w:noProof/>
              </w:rPr>
              <w:t>Trip Costs</w:t>
            </w:r>
            <w:r w:rsidR="00B371C7">
              <w:rPr>
                <w:noProof/>
                <w:webHidden/>
              </w:rPr>
              <w:tab/>
            </w:r>
            <w:r w:rsidR="00B371C7">
              <w:rPr>
                <w:noProof/>
                <w:webHidden/>
              </w:rPr>
              <w:fldChar w:fldCharType="begin"/>
            </w:r>
            <w:r w:rsidR="00B371C7">
              <w:rPr>
                <w:noProof/>
                <w:webHidden/>
              </w:rPr>
              <w:instrText xml:space="preserve"> PAGEREF _Toc17365193 \h </w:instrText>
            </w:r>
            <w:r w:rsidR="00B371C7">
              <w:rPr>
                <w:noProof/>
                <w:webHidden/>
              </w:rPr>
            </w:r>
            <w:r w:rsidR="00B371C7">
              <w:rPr>
                <w:noProof/>
                <w:webHidden/>
              </w:rPr>
              <w:fldChar w:fldCharType="separate"/>
            </w:r>
            <w:r w:rsidR="00B371C7">
              <w:rPr>
                <w:noProof/>
                <w:webHidden/>
              </w:rPr>
              <w:t>62</w:t>
            </w:r>
            <w:r w:rsidR="00B371C7">
              <w:rPr>
                <w:noProof/>
                <w:webHidden/>
              </w:rPr>
              <w:fldChar w:fldCharType="end"/>
            </w:r>
          </w:hyperlink>
        </w:p>
        <w:p w14:paraId="4DAA900A" w14:textId="42704F20" w:rsidR="00B371C7" w:rsidRDefault="002721AE">
          <w:pPr>
            <w:pStyle w:val="TOC2"/>
            <w:tabs>
              <w:tab w:val="left" w:pos="960"/>
              <w:tab w:val="right" w:leader="dot" w:pos="9350"/>
            </w:tabs>
            <w:rPr>
              <w:rFonts w:cstheme="minorBidi"/>
              <w:noProof/>
              <w:sz w:val="24"/>
              <w:lang w:val="en-CA" w:bidi="ar-SA"/>
            </w:rPr>
          </w:pPr>
          <w:hyperlink w:anchor="_Toc17365194" w:history="1">
            <w:r w:rsidR="00B371C7" w:rsidRPr="00E63BDE">
              <w:rPr>
                <w:rStyle w:val="Hyperlink"/>
                <w:rFonts w:ascii="Times New Roman" w:hAnsi="Times New Roman"/>
                <w:noProof/>
                <w:snapToGrid w:val="0"/>
                <w:w w:val="0"/>
              </w:rPr>
              <w:t>5.13</w:t>
            </w:r>
            <w:r w:rsidR="00B371C7">
              <w:rPr>
                <w:rFonts w:cstheme="minorBidi"/>
                <w:noProof/>
                <w:sz w:val="24"/>
                <w:lang w:val="en-CA" w:bidi="ar-SA"/>
              </w:rPr>
              <w:tab/>
            </w:r>
            <w:r w:rsidR="00B371C7" w:rsidRPr="00E63BDE">
              <w:rPr>
                <w:rStyle w:val="Hyperlink"/>
                <w:noProof/>
              </w:rPr>
              <w:t>Urban System Ontology</w:t>
            </w:r>
            <w:r w:rsidR="00B371C7">
              <w:rPr>
                <w:noProof/>
                <w:webHidden/>
              </w:rPr>
              <w:tab/>
            </w:r>
            <w:r w:rsidR="00B371C7">
              <w:rPr>
                <w:noProof/>
                <w:webHidden/>
              </w:rPr>
              <w:fldChar w:fldCharType="begin"/>
            </w:r>
            <w:r w:rsidR="00B371C7">
              <w:rPr>
                <w:noProof/>
                <w:webHidden/>
              </w:rPr>
              <w:instrText xml:space="preserve"> PAGEREF _Toc17365194 \h </w:instrText>
            </w:r>
            <w:r w:rsidR="00B371C7">
              <w:rPr>
                <w:noProof/>
                <w:webHidden/>
              </w:rPr>
            </w:r>
            <w:r w:rsidR="00B371C7">
              <w:rPr>
                <w:noProof/>
                <w:webHidden/>
              </w:rPr>
              <w:fldChar w:fldCharType="separate"/>
            </w:r>
            <w:r w:rsidR="00B371C7">
              <w:rPr>
                <w:noProof/>
                <w:webHidden/>
              </w:rPr>
              <w:t>63</w:t>
            </w:r>
            <w:r w:rsidR="00B371C7">
              <w:rPr>
                <w:noProof/>
                <w:webHidden/>
              </w:rPr>
              <w:fldChar w:fldCharType="end"/>
            </w:r>
          </w:hyperlink>
        </w:p>
        <w:p w14:paraId="2364BFCD" w14:textId="4FA0D18D" w:rsidR="00B371C7" w:rsidRDefault="002721AE">
          <w:pPr>
            <w:pStyle w:val="TOC1"/>
            <w:tabs>
              <w:tab w:val="left" w:pos="400"/>
              <w:tab w:val="right" w:leader="dot" w:pos="9350"/>
            </w:tabs>
            <w:rPr>
              <w:rFonts w:cstheme="minorBidi"/>
              <w:noProof/>
              <w:sz w:val="24"/>
              <w:lang w:val="en-CA" w:bidi="ar-SA"/>
            </w:rPr>
          </w:pPr>
          <w:hyperlink w:anchor="_Toc17365195" w:history="1">
            <w:r w:rsidR="00B371C7" w:rsidRPr="00E63BDE">
              <w:rPr>
                <w:rStyle w:val="Hyperlink"/>
                <w:noProof/>
              </w:rPr>
              <w:t>6</w:t>
            </w:r>
            <w:r w:rsidR="00B371C7">
              <w:rPr>
                <w:rFonts w:cstheme="minorBidi"/>
                <w:noProof/>
                <w:sz w:val="24"/>
                <w:lang w:val="en-CA" w:bidi="ar-SA"/>
              </w:rPr>
              <w:tab/>
            </w:r>
            <w:r w:rsidR="00B371C7" w:rsidRPr="00E63BDE">
              <w:rPr>
                <w:rStyle w:val="Hyperlink"/>
                <w:noProof/>
              </w:rPr>
              <w:t>Applications</w:t>
            </w:r>
            <w:r w:rsidR="00B371C7">
              <w:rPr>
                <w:noProof/>
                <w:webHidden/>
              </w:rPr>
              <w:tab/>
            </w:r>
            <w:r w:rsidR="00B371C7">
              <w:rPr>
                <w:noProof/>
                <w:webHidden/>
              </w:rPr>
              <w:fldChar w:fldCharType="begin"/>
            </w:r>
            <w:r w:rsidR="00B371C7">
              <w:rPr>
                <w:noProof/>
                <w:webHidden/>
              </w:rPr>
              <w:instrText xml:space="preserve"> PAGEREF _Toc17365195 \h </w:instrText>
            </w:r>
            <w:r w:rsidR="00B371C7">
              <w:rPr>
                <w:noProof/>
                <w:webHidden/>
              </w:rPr>
            </w:r>
            <w:r w:rsidR="00B371C7">
              <w:rPr>
                <w:noProof/>
                <w:webHidden/>
              </w:rPr>
              <w:fldChar w:fldCharType="separate"/>
            </w:r>
            <w:r w:rsidR="00B371C7">
              <w:rPr>
                <w:noProof/>
                <w:webHidden/>
              </w:rPr>
              <w:t>65</w:t>
            </w:r>
            <w:r w:rsidR="00B371C7">
              <w:rPr>
                <w:noProof/>
                <w:webHidden/>
              </w:rPr>
              <w:fldChar w:fldCharType="end"/>
            </w:r>
          </w:hyperlink>
        </w:p>
        <w:p w14:paraId="6B1EF216" w14:textId="719DE3BB" w:rsidR="00B371C7" w:rsidRDefault="002721AE">
          <w:pPr>
            <w:pStyle w:val="TOC2"/>
            <w:tabs>
              <w:tab w:val="left" w:pos="720"/>
              <w:tab w:val="right" w:leader="dot" w:pos="9350"/>
            </w:tabs>
            <w:rPr>
              <w:rFonts w:cstheme="minorBidi"/>
              <w:noProof/>
              <w:sz w:val="24"/>
              <w:lang w:val="en-CA" w:bidi="ar-SA"/>
            </w:rPr>
          </w:pPr>
          <w:hyperlink w:anchor="_Toc17365196" w:history="1">
            <w:r w:rsidR="00B371C7" w:rsidRPr="00E63BDE">
              <w:rPr>
                <w:rStyle w:val="Hyperlink"/>
                <w:rFonts w:ascii="Times New Roman" w:hAnsi="Times New Roman"/>
                <w:noProof/>
                <w:snapToGrid w:val="0"/>
                <w:w w:val="0"/>
              </w:rPr>
              <w:t>6.1</w:t>
            </w:r>
            <w:r w:rsidR="00B371C7">
              <w:rPr>
                <w:rFonts w:cstheme="minorBidi"/>
                <w:noProof/>
                <w:sz w:val="24"/>
                <w:lang w:val="en-CA" w:bidi="ar-SA"/>
              </w:rPr>
              <w:tab/>
            </w:r>
            <w:r w:rsidR="00B371C7" w:rsidRPr="00E63BDE">
              <w:rPr>
                <w:rStyle w:val="Hyperlink"/>
                <w:noProof/>
              </w:rPr>
              <w:t>iCity Ontology for the IT-SoS Framework</w:t>
            </w:r>
            <w:r w:rsidR="00B371C7">
              <w:rPr>
                <w:noProof/>
                <w:webHidden/>
              </w:rPr>
              <w:tab/>
            </w:r>
            <w:r w:rsidR="00B371C7">
              <w:rPr>
                <w:noProof/>
                <w:webHidden/>
              </w:rPr>
              <w:fldChar w:fldCharType="begin"/>
            </w:r>
            <w:r w:rsidR="00B371C7">
              <w:rPr>
                <w:noProof/>
                <w:webHidden/>
              </w:rPr>
              <w:instrText xml:space="preserve"> PAGEREF _Toc17365196 \h </w:instrText>
            </w:r>
            <w:r w:rsidR="00B371C7">
              <w:rPr>
                <w:noProof/>
                <w:webHidden/>
              </w:rPr>
            </w:r>
            <w:r w:rsidR="00B371C7">
              <w:rPr>
                <w:noProof/>
                <w:webHidden/>
              </w:rPr>
              <w:fldChar w:fldCharType="separate"/>
            </w:r>
            <w:r w:rsidR="00B371C7">
              <w:rPr>
                <w:noProof/>
                <w:webHidden/>
              </w:rPr>
              <w:t>65</w:t>
            </w:r>
            <w:r w:rsidR="00B371C7">
              <w:rPr>
                <w:noProof/>
                <w:webHidden/>
              </w:rPr>
              <w:fldChar w:fldCharType="end"/>
            </w:r>
          </w:hyperlink>
        </w:p>
        <w:p w14:paraId="1D3A354C" w14:textId="1248A766" w:rsidR="00B371C7" w:rsidRDefault="002721AE">
          <w:pPr>
            <w:pStyle w:val="TOC3"/>
            <w:tabs>
              <w:tab w:val="left" w:pos="1200"/>
              <w:tab w:val="right" w:leader="dot" w:pos="9350"/>
            </w:tabs>
            <w:rPr>
              <w:rFonts w:cstheme="minorBidi"/>
              <w:noProof/>
              <w:sz w:val="24"/>
              <w:lang w:val="en-CA" w:bidi="ar-SA"/>
            </w:rPr>
          </w:pPr>
          <w:hyperlink w:anchor="_Toc17365197" w:history="1">
            <w:r w:rsidR="00B371C7" w:rsidRPr="00E63BDE">
              <w:rPr>
                <w:rStyle w:val="Hyperlink"/>
                <w:noProof/>
              </w:rPr>
              <w:t>6.1.1</w:t>
            </w:r>
            <w:r w:rsidR="00B371C7">
              <w:rPr>
                <w:rFonts w:cstheme="minorBidi"/>
                <w:noProof/>
                <w:sz w:val="24"/>
                <w:lang w:val="en-CA" w:bidi="ar-SA"/>
              </w:rPr>
              <w:tab/>
            </w:r>
            <w:r w:rsidR="00B371C7" w:rsidRPr="00E63BDE">
              <w:rPr>
                <w:rStyle w:val="Hyperlink"/>
                <w:noProof/>
              </w:rPr>
              <w:t>Ontology Interface: Functional Requirements</w:t>
            </w:r>
            <w:r w:rsidR="00B371C7">
              <w:rPr>
                <w:noProof/>
                <w:webHidden/>
              </w:rPr>
              <w:tab/>
            </w:r>
            <w:r w:rsidR="00B371C7">
              <w:rPr>
                <w:noProof/>
                <w:webHidden/>
              </w:rPr>
              <w:fldChar w:fldCharType="begin"/>
            </w:r>
            <w:r w:rsidR="00B371C7">
              <w:rPr>
                <w:noProof/>
                <w:webHidden/>
              </w:rPr>
              <w:instrText xml:space="preserve"> PAGEREF _Toc17365197 \h </w:instrText>
            </w:r>
            <w:r w:rsidR="00B371C7">
              <w:rPr>
                <w:noProof/>
                <w:webHidden/>
              </w:rPr>
            </w:r>
            <w:r w:rsidR="00B371C7">
              <w:rPr>
                <w:noProof/>
                <w:webHidden/>
              </w:rPr>
              <w:fldChar w:fldCharType="separate"/>
            </w:r>
            <w:r w:rsidR="00B371C7">
              <w:rPr>
                <w:noProof/>
                <w:webHidden/>
              </w:rPr>
              <w:t>65</w:t>
            </w:r>
            <w:r w:rsidR="00B371C7">
              <w:rPr>
                <w:noProof/>
                <w:webHidden/>
              </w:rPr>
              <w:fldChar w:fldCharType="end"/>
            </w:r>
          </w:hyperlink>
        </w:p>
        <w:p w14:paraId="5D1B6F76" w14:textId="7B64846E" w:rsidR="00B371C7" w:rsidRDefault="002721AE">
          <w:pPr>
            <w:pStyle w:val="TOC3"/>
            <w:tabs>
              <w:tab w:val="left" w:pos="1200"/>
              <w:tab w:val="right" w:leader="dot" w:pos="9350"/>
            </w:tabs>
            <w:rPr>
              <w:rFonts w:cstheme="minorBidi"/>
              <w:noProof/>
              <w:sz w:val="24"/>
              <w:lang w:val="en-CA" w:bidi="ar-SA"/>
            </w:rPr>
          </w:pPr>
          <w:hyperlink w:anchor="_Toc17365198" w:history="1">
            <w:r w:rsidR="00B371C7" w:rsidRPr="00E63BDE">
              <w:rPr>
                <w:rStyle w:val="Hyperlink"/>
                <w:noProof/>
              </w:rPr>
              <w:t>6.1.2</w:t>
            </w:r>
            <w:r w:rsidR="00B371C7">
              <w:rPr>
                <w:rFonts w:cstheme="minorBidi"/>
                <w:noProof/>
                <w:sz w:val="24"/>
                <w:lang w:val="en-CA" w:bidi="ar-SA"/>
              </w:rPr>
              <w:tab/>
            </w:r>
            <w:r w:rsidR="00B371C7" w:rsidRPr="00E63BDE">
              <w:rPr>
                <w:rStyle w:val="Hyperlink"/>
                <w:noProof/>
              </w:rPr>
              <w:t>System Design</w:t>
            </w:r>
            <w:r w:rsidR="00B371C7">
              <w:rPr>
                <w:noProof/>
                <w:webHidden/>
              </w:rPr>
              <w:tab/>
            </w:r>
            <w:r w:rsidR="00B371C7">
              <w:rPr>
                <w:noProof/>
                <w:webHidden/>
              </w:rPr>
              <w:fldChar w:fldCharType="begin"/>
            </w:r>
            <w:r w:rsidR="00B371C7">
              <w:rPr>
                <w:noProof/>
                <w:webHidden/>
              </w:rPr>
              <w:instrText xml:space="preserve"> PAGEREF _Toc17365198 \h </w:instrText>
            </w:r>
            <w:r w:rsidR="00B371C7">
              <w:rPr>
                <w:noProof/>
                <w:webHidden/>
              </w:rPr>
            </w:r>
            <w:r w:rsidR="00B371C7">
              <w:rPr>
                <w:noProof/>
                <w:webHidden/>
              </w:rPr>
              <w:fldChar w:fldCharType="separate"/>
            </w:r>
            <w:r w:rsidR="00B371C7">
              <w:rPr>
                <w:noProof/>
                <w:webHidden/>
              </w:rPr>
              <w:t>68</w:t>
            </w:r>
            <w:r w:rsidR="00B371C7">
              <w:rPr>
                <w:noProof/>
                <w:webHidden/>
              </w:rPr>
              <w:fldChar w:fldCharType="end"/>
            </w:r>
          </w:hyperlink>
        </w:p>
        <w:p w14:paraId="008FED52" w14:textId="76F00940" w:rsidR="00B371C7" w:rsidRDefault="002721AE">
          <w:pPr>
            <w:pStyle w:val="TOC3"/>
            <w:tabs>
              <w:tab w:val="left" w:pos="1200"/>
              <w:tab w:val="right" w:leader="dot" w:pos="9350"/>
            </w:tabs>
            <w:rPr>
              <w:rFonts w:cstheme="minorBidi"/>
              <w:noProof/>
              <w:sz w:val="24"/>
              <w:lang w:val="en-CA" w:bidi="ar-SA"/>
            </w:rPr>
          </w:pPr>
          <w:hyperlink w:anchor="_Toc17365199" w:history="1">
            <w:r w:rsidR="00B371C7" w:rsidRPr="00E63BDE">
              <w:rPr>
                <w:rStyle w:val="Hyperlink"/>
                <w:noProof/>
              </w:rPr>
              <w:t>6.1.3</w:t>
            </w:r>
            <w:r w:rsidR="00B371C7">
              <w:rPr>
                <w:rFonts w:cstheme="minorBidi"/>
                <w:noProof/>
                <w:sz w:val="24"/>
                <w:lang w:val="en-CA" w:bidi="ar-SA"/>
              </w:rPr>
              <w:tab/>
            </w:r>
            <w:r w:rsidR="00B371C7" w:rsidRPr="00E63BDE">
              <w:rPr>
                <w:rStyle w:val="Hyperlink"/>
                <w:noProof/>
              </w:rPr>
              <w:t>Ontology Design: Required Extensions</w:t>
            </w:r>
            <w:r w:rsidR="00B371C7">
              <w:rPr>
                <w:noProof/>
                <w:webHidden/>
              </w:rPr>
              <w:tab/>
            </w:r>
            <w:r w:rsidR="00B371C7">
              <w:rPr>
                <w:noProof/>
                <w:webHidden/>
              </w:rPr>
              <w:fldChar w:fldCharType="begin"/>
            </w:r>
            <w:r w:rsidR="00B371C7">
              <w:rPr>
                <w:noProof/>
                <w:webHidden/>
              </w:rPr>
              <w:instrText xml:space="preserve"> PAGEREF _Toc17365199 \h </w:instrText>
            </w:r>
            <w:r w:rsidR="00B371C7">
              <w:rPr>
                <w:noProof/>
                <w:webHidden/>
              </w:rPr>
            </w:r>
            <w:r w:rsidR="00B371C7">
              <w:rPr>
                <w:noProof/>
                <w:webHidden/>
              </w:rPr>
              <w:fldChar w:fldCharType="separate"/>
            </w:r>
            <w:r w:rsidR="00B371C7">
              <w:rPr>
                <w:noProof/>
                <w:webHidden/>
              </w:rPr>
              <w:t>70</w:t>
            </w:r>
            <w:r w:rsidR="00B371C7">
              <w:rPr>
                <w:noProof/>
                <w:webHidden/>
              </w:rPr>
              <w:fldChar w:fldCharType="end"/>
            </w:r>
          </w:hyperlink>
        </w:p>
        <w:p w14:paraId="2C900209" w14:textId="00C259D4" w:rsidR="00B371C7" w:rsidRDefault="002721AE">
          <w:pPr>
            <w:pStyle w:val="TOC3"/>
            <w:tabs>
              <w:tab w:val="left" w:pos="1200"/>
              <w:tab w:val="right" w:leader="dot" w:pos="9350"/>
            </w:tabs>
            <w:rPr>
              <w:rFonts w:cstheme="minorBidi"/>
              <w:noProof/>
              <w:sz w:val="24"/>
              <w:lang w:val="en-CA" w:bidi="ar-SA"/>
            </w:rPr>
          </w:pPr>
          <w:hyperlink w:anchor="_Toc17365200" w:history="1">
            <w:r w:rsidR="00B371C7" w:rsidRPr="00E63BDE">
              <w:rPr>
                <w:rStyle w:val="Hyperlink"/>
                <w:noProof/>
              </w:rPr>
              <w:t>6.1.4</w:t>
            </w:r>
            <w:r w:rsidR="00B371C7">
              <w:rPr>
                <w:rFonts w:cstheme="minorBidi"/>
                <w:noProof/>
                <w:sz w:val="24"/>
                <w:lang w:val="en-CA" w:bidi="ar-SA"/>
              </w:rPr>
              <w:tab/>
            </w:r>
            <w:r w:rsidR="00B371C7" w:rsidRPr="00E63BDE">
              <w:rPr>
                <w:rStyle w:val="Hyperlink"/>
                <w:noProof/>
              </w:rPr>
              <w:t>Next Steps</w:t>
            </w:r>
            <w:r w:rsidR="00B371C7">
              <w:rPr>
                <w:noProof/>
                <w:webHidden/>
              </w:rPr>
              <w:tab/>
            </w:r>
            <w:r w:rsidR="00B371C7">
              <w:rPr>
                <w:noProof/>
                <w:webHidden/>
              </w:rPr>
              <w:fldChar w:fldCharType="begin"/>
            </w:r>
            <w:r w:rsidR="00B371C7">
              <w:rPr>
                <w:noProof/>
                <w:webHidden/>
              </w:rPr>
              <w:instrText xml:space="preserve"> PAGEREF _Toc17365200 \h </w:instrText>
            </w:r>
            <w:r w:rsidR="00B371C7">
              <w:rPr>
                <w:noProof/>
                <w:webHidden/>
              </w:rPr>
            </w:r>
            <w:r w:rsidR="00B371C7">
              <w:rPr>
                <w:noProof/>
                <w:webHidden/>
              </w:rPr>
              <w:fldChar w:fldCharType="separate"/>
            </w:r>
            <w:r w:rsidR="00B371C7">
              <w:rPr>
                <w:noProof/>
                <w:webHidden/>
              </w:rPr>
              <w:t>70</w:t>
            </w:r>
            <w:r w:rsidR="00B371C7">
              <w:rPr>
                <w:noProof/>
                <w:webHidden/>
              </w:rPr>
              <w:fldChar w:fldCharType="end"/>
            </w:r>
          </w:hyperlink>
        </w:p>
        <w:p w14:paraId="2BAAE34C" w14:textId="2897E836" w:rsidR="00B371C7" w:rsidRDefault="002721AE">
          <w:pPr>
            <w:pStyle w:val="TOC2"/>
            <w:tabs>
              <w:tab w:val="left" w:pos="720"/>
              <w:tab w:val="right" w:leader="dot" w:pos="9350"/>
            </w:tabs>
            <w:rPr>
              <w:rFonts w:cstheme="minorBidi"/>
              <w:noProof/>
              <w:sz w:val="24"/>
              <w:lang w:val="en-CA" w:bidi="ar-SA"/>
            </w:rPr>
          </w:pPr>
          <w:hyperlink w:anchor="_Toc17365201" w:history="1">
            <w:r w:rsidR="00B371C7" w:rsidRPr="00E63BDE">
              <w:rPr>
                <w:rStyle w:val="Hyperlink"/>
                <w:rFonts w:ascii="Times New Roman" w:hAnsi="Times New Roman"/>
                <w:noProof/>
                <w:snapToGrid w:val="0"/>
                <w:w w:val="0"/>
              </w:rPr>
              <w:t>6.2</w:t>
            </w:r>
            <w:r w:rsidR="00B371C7">
              <w:rPr>
                <w:rFonts w:cstheme="minorBidi"/>
                <w:noProof/>
                <w:sz w:val="24"/>
                <w:lang w:val="en-CA" w:bidi="ar-SA"/>
              </w:rPr>
              <w:tab/>
            </w:r>
            <w:r w:rsidR="00B371C7" w:rsidRPr="00E63BDE">
              <w:rPr>
                <w:rStyle w:val="Hyperlink"/>
                <w:noProof/>
              </w:rPr>
              <w:t>Analysis of TTC Data for Bus Bridging Study</w:t>
            </w:r>
            <w:r w:rsidR="00B371C7">
              <w:rPr>
                <w:noProof/>
                <w:webHidden/>
              </w:rPr>
              <w:tab/>
            </w:r>
            <w:r w:rsidR="00B371C7">
              <w:rPr>
                <w:noProof/>
                <w:webHidden/>
              </w:rPr>
              <w:fldChar w:fldCharType="begin"/>
            </w:r>
            <w:r w:rsidR="00B371C7">
              <w:rPr>
                <w:noProof/>
                <w:webHidden/>
              </w:rPr>
              <w:instrText xml:space="preserve"> PAGEREF _Toc17365201 \h </w:instrText>
            </w:r>
            <w:r w:rsidR="00B371C7">
              <w:rPr>
                <w:noProof/>
                <w:webHidden/>
              </w:rPr>
            </w:r>
            <w:r w:rsidR="00B371C7">
              <w:rPr>
                <w:noProof/>
                <w:webHidden/>
              </w:rPr>
              <w:fldChar w:fldCharType="separate"/>
            </w:r>
            <w:r w:rsidR="00B371C7">
              <w:rPr>
                <w:noProof/>
                <w:webHidden/>
              </w:rPr>
              <w:t>70</w:t>
            </w:r>
            <w:r w:rsidR="00B371C7">
              <w:rPr>
                <w:noProof/>
                <w:webHidden/>
              </w:rPr>
              <w:fldChar w:fldCharType="end"/>
            </w:r>
          </w:hyperlink>
        </w:p>
        <w:p w14:paraId="55DE9949" w14:textId="21082C13" w:rsidR="00B371C7" w:rsidRDefault="002721AE">
          <w:pPr>
            <w:pStyle w:val="TOC2"/>
            <w:tabs>
              <w:tab w:val="left" w:pos="720"/>
              <w:tab w:val="right" w:leader="dot" w:pos="9350"/>
            </w:tabs>
            <w:rPr>
              <w:rFonts w:cstheme="minorBidi"/>
              <w:noProof/>
              <w:sz w:val="24"/>
              <w:lang w:val="en-CA" w:bidi="ar-SA"/>
            </w:rPr>
          </w:pPr>
          <w:hyperlink w:anchor="_Toc17365202" w:history="1">
            <w:r w:rsidR="00B371C7" w:rsidRPr="00E63BDE">
              <w:rPr>
                <w:rStyle w:val="Hyperlink"/>
                <w:rFonts w:ascii="Times New Roman" w:hAnsi="Times New Roman"/>
                <w:noProof/>
                <w:snapToGrid w:val="0"/>
                <w:w w:val="0"/>
              </w:rPr>
              <w:t>6.3</w:t>
            </w:r>
            <w:r w:rsidR="00B371C7">
              <w:rPr>
                <w:rFonts w:cstheme="minorBidi"/>
                <w:noProof/>
                <w:sz w:val="24"/>
                <w:lang w:val="en-CA" w:bidi="ar-SA"/>
              </w:rPr>
              <w:tab/>
            </w:r>
            <w:r w:rsidR="00B371C7" w:rsidRPr="00E63BDE">
              <w:rPr>
                <w:rStyle w:val="Hyperlink"/>
                <w:noProof/>
              </w:rPr>
              <w:t>Organization of Travel Model Data</w:t>
            </w:r>
            <w:r w:rsidR="00B371C7">
              <w:rPr>
                <w:noProof/>
                <w:webHidden/>
              </w:rPr>
              <w:tab/>
            </w:r>
            <w:r w:rsidR="00B371C7">
              <w:rPr>
                <w:noProof/>
                <w:webHidden/>
              </w:rPr>
              <w:fldChar w:fldCharType="begin"/>
            </w:r>
            <w:r w:rsidR="00B371C7">
              <w:rPr>
                <w:noProof/>
                <w:webHidden/>
              </w:rPr>
              <w:instrText xml:space="preserve"> PAGEREF _Toc17365202 \h </w:instrText>
            </w:r>
            <w:r w:rsidR="00B371C7">
              <w:rPr>
                <w:noProof/>
                <w:webHidden/>
              </w:rPr>
            </w:r>
            <w:r w:rsidR="00B371C7">
              <w:rPr>
                <w:noProof/>
                <w:webHidden/>
              </w:rPr>
              <w:fldChar w:fldCharType="separate"/>
            </w:r>
            <w:r w:rsidR="00B371C7">
              <w:rPr>
                <w:noProof/>
                <w:webHidden/>
              </w:rPr>
              <w:t>70</w:t>
            </w:r>
            <w:r w:rsidR="00B371C7">
              <w:rPr>
                <w:noProof/>
                <w:webHidden/>
              </w:rPr>
              <w:fldChar w:fldCharType="end"/>
            </w:r>
          </w:hyperlink>
        </w:p>
        <w:p w14:paraId="57AB7054" w14:textId="2862347A" w:rsidR="00B371C7" w:rsidRDefault="002721AE">
          <w:pPr>
            <w:pStyle w:val="TOC2"/>
            <w:tabs>
              <w:tab w:val="left" w:pos="720"/>
              <w:tab w:val="right" w:leader="dot" w:pos="9350"/>
            </w:tabs>
            <w:rPr>
              <w:rFonts w:cstheme="minorBidi"/>
              <w:noProof/>
              <w:sz w:val="24"/>
              <w:lang w:val="en-CA" w:bidi="ar-SA"/>
            </w:rPr>
          </w:pPr>
          <w:hyperlink w:anchor="_Toc17365203" w:history="1">
            <w:r w:rsidR="00B371C7" w:rsidRPr="00E63BDE">
              <w:rPr>
                <w:rStyle w:val="Hyperlink"/>
                <w:rFonts w:ascii="Times New Roman" w:hAnsi="Times New Roman"/>
                <w:noProof/>
                <w:snapToGrid w:val="0"/>
                <w:w w:val="0"/>
              </w:rPr>
              <w:t>6.4</w:t>
            </w:r>
            <w:r w:rsidR="00B371C7">
              <w:rPr>
                <w:rFonts w:cstheme="minorBidi"/>
                <w:noProof/>
                <w:sz w:val="24"/>
                <w:lang w:val="en-CA" w:bidi="ar-SA"/>
              </w:rPr>
              <w:tab/>
            </w:r>
            <w:r w:rsidR="00B371C7" w:rsidRPr="00E63BDE">
              <w:rPr>
                <w:rStyle w:val="Hyperlink"/>
                <w:noProof/>
              </w:rPr>
              <w:t>iCity Ontology for Urban Simulation Results</w:t>
            </w:r>
            <w:r w:rsidR="00B371C7">
              <w:rPr>
                <w:noProof/>
                <w:webHidden/>
              </w:rPr>
              <w:tab/>
            </w:r>
            <w:r w:rsidR="00B371C7">
              <w:rPr>
                <w:noProof/>
                <w:webHidden/>
              </w:rPr>
              <w:fldChar w:fldCharType="begin"/>
            </w:r>
            <w:r w:rsidR="00B371C7">
              <w:rPr>
                <w:noProof/>
                <w:webHidden/>
              </w:rPr>
              <w:instrText xml:space="preserve"> PAGEREF _Toc17365203 \h </w:instrText>
            </w:r>
            <w:r w:rsidR="00B371C7">
              <w:rPr>
                <w:noProof/>
                <w:webHidden/>
              </w:rPr>
            </w:r>
            <w:r w:rsidR="00B371C7">
              <w:rPr>
                <w:noProof/>
                <w:webHidden/>
              </w:rPr>
              <w:fldChar w:fldCharType="separate"/>
            </w:r>
            <w:r w:rsidR="00B371C7">
              <w:rPr>
                <w:noProof/>
                <w:webHidden/>
              </w:rPr>
              <w:t>70</w:t>
            </w:r>
            <w:r w:rsidR="00B371C7">
              <w:rPr>
                <w:noProof/>
                <w:webHidden/>
              </w:rPr>
              <w:fldChar w:fldCharType="end"/>
            </w:r>
          </w:hyperlink>
        </w:p>
        <w:p w14:paraId="670130C3" w14:textId="5637D52B" w:rsidR="00B371C7" w:rsidRDefault="002721AE">
          <w:pPr>
            <w:pStyle w:val="TOC1"/>
            <w:tabs>
              <w:tab w:val="left" w:pos="400"/>
              <w:tab w:val="right" w:leader="dot" w:pos="9350"/>
            </w:tabs>
            <w:rPr>
              <w:rFonts w:cstheme="minorBidi"/>
              <w:noProof/>
              <w:sz w:val="24"/>
              <w:lang w:val="en-CA" w:bidi="ar-SA"/>
            </w:rPr>
          </w:pPr>
          <w:hyperlink w:anchor="_Toc17365204" w:history="1">
            <w:r w:rsidR="00B371C7" w:rsidRPr="00E63BDE">
              <w:rPr>
                <w:rStyle w:val="Hyperlink"/>
                <w:noProof/>
              </w:rPr>
              <w:t>7</w:t>
            </w:r>
            <w:r w:rsidR="00B371C7">
              <w:rPr>
                <w:rFonts w:cstheme="minorBidi"/>
                <w:noProof/>
                <w:sz w:val="24"/>
                <w:lang w:val="en-CA" w:bidi="ar-SA"/>
              </w:rPr>
              <w:tab/>
            </w:r>
            <w:r w:rsidR="00B371C7" w:rsidRPr="00E63BDE">
              <w:rPr>
                <w:rStyle w:val="Hyperlink"/>
                <w:noProof/>
              </w:rPr>
              <w:t>Future Work</w:t>
            </w:r>
            <w:r w:rsidR="00B371C7">
              <w:rPr>
                <w:noProof/>
                <w:webHidden/>
              </w:rPr>
              <w:tab/>
            </w:r>
            <w:r w:rsidR="00B371C7">
              <w:rPr>
                <w:noProof/>
                <w:webHidden/>
              </w:rPr>
              <w:fldChar w:fldCharType="begin"/>
            </w:r>
            <w:r w:rsidR="00B371C7">
              <w:rPr>
                <w:noProof/>
                <w:webHidden/>
              </w:rPr>
              <w:instrText xml:space="preserve"> PAGEREF _Toc17365204 \h </w:instrText>
            </w:r>
            <w:r w:rsidR="00B371C7">
              <w:rPr>
                <w:noProof/>
                <w:webHidden/>
              </w:rPr>
            </w:r>
            <w:r w:rsidR="00B371C7">
              <w:rPr>
                <w:noProof/>
                <w:webHidden/>
              </w:rPr>
              <w:fldChar w:fldCharType="separate"/>
            </w:r>
            <w:r w:rsidR="00B371C7">
              <w:rPr>
                <w:noProof/>
                <w:webHidden/>
              </w:rPr>
              <w:t>71</w:t>
            </w:r>
            <w:r w:rsidR="00B371C7">
              <w:rPr>
                <w:noProof/>
                <w:webHidden/>
              </w:rPr>
              <w:fldChar w:fldCharType="end"/>
            </w:r>
          </w:hyperlink>
        </w:p>
        <w:p w14:paraId="33B89869" w14:textId="47C0AEB2" w:rsidR="00B371C7" w:rsidRDefault="002721AE">
          <w:pPr>
            <w:pStyle w:val="TOC2"/>
            <w:tabs>
              <w:tab w:val="left" w:pos="720"/>
              <w:tab w:val="right" w:leader="dot" w:pos="9350"/>
            </w:tabs>
            <w:rPr>
              <w:rFonts w:cstheme="minorBidi"/>
              <w:noProof/>
              <w:sz w:val="24"/>
              <w:lang w:val="en-CA" w:bidi="ar-SA"/>
            </w:rPr>
          </w:pPr>
          <w:hyperlink w:anchor="_Toc17365205" w:history="1">
            <w:r w:rsidR="00B371C7" w:rsidRPr="00E63BDE">
              <w:rPr>
                <w:rStyle w:val="Hyperlink"/>
                <w:rFonts w:ascii="Times New Roman" w:hAnsi="Times New Roman"/>
                <w:noProof/>
                <w:snapToGrid w:val="0"/>
                <w:w w:val="0"/>
              </w:rPr>
              <w:t>7.1</w:t>
            </w:r>
            <w:r w:rsidR="00B371C7">
              <w:rPr>
                <w:rFonts w:cstheme="minorBidi"/>
                <w:noProof/>
                <w:sz w:val="24"/>
                <w:lang w:val="en-CA" w:bidi="ar-SA"/>
              </w:rPr>
              <w:tab/>
            </w:r>
            <w:r w:rsidR="00B371C7" w:rsidRPr="00E63BDE">
              <w:rPr>
                <w:rStyle w:val="Hyperlink"/>
                <w:noProof/>
              </w:rPr>
              <w:t>Extensions to the Urban System Ontology</w:t>
            </w:r>
            <w:r w:rsidR="00B371C7">
              <w:rPr>
                <w:noProof/>
                <w:webHidden/>
              </w:rPr>
              <w:tab/>
            </w:r>
            <w:r w:rsidR="00B371C7">
              <w:rPr>
                <w:noProof/>
                <w:webHidden/>
              </w:rPr>
              <w:fldChar w:fldCharType="begin"/>
            </w:r>
            <w:r w:rsidR="00B371C7">
              <w:rPr>
                <w:noProof/>
                <w:webHidden/>
              </w:rPr>
              <w:instrText xml:space="preserve"> PAGEREF _Toc17365205 \h </w:instrText>
            </w:r>
            <w:r w:rsidR="00B371C7">
              <w:rPr>
                <w:noProof/>
                <w:webHidden/>
              </w:rPr>
            </w:r>
            <w:r w:rsidR="00B371C7">
              <w:rPr>
                <w:noProof/>
                <w:webHidden/>
              </w:rPr>
              <w:fldChar w:fldCharType="separate"/>
            </w:r>
            <w:r w:rsidR="00B371C7">
              <w:rPr>
                <w:noProof/>
                <w:webHidden/>
              </w:rPr>
              <w:t>71</w:t>
            </w:r>
            <w:r w:rsidR="00B371C7">
              <w:rPr>
                <w:noProof/>
                <w:webHidden/>
              </w:rPr>
              <w:fldChar w:fldCharType="end"/>
            </w:r>
          </w:hyperlink>
        </w:p>
        <w:p w14:paraId="4BBBB961" w14:textId="19C1C9C1" w:rsidR="00B371C7" w:rsidRDefault="002721AE">
          <w:pPr>
            <w:pStyle w:val="TOC2"/>
            <w:tabs>
              <w:tab w:val="left" w:pos="720"/>
              <w:tab w:val="right" w:leader="dot" w:pos="9350"/>
            </w:tabs>
            <w:rPr>
              <w:rFonts w:cstheme="minorBidi"/>
              <w:noProof/>
              <w:sz w:val="24"/>
              <w:lang w:val="en-CA" w:bidi="ar-SA"/>
            </w:rPr>
          </w:pPr>
          <w:hyperlink w:anchor="_Toc17365206" w:history="1">
            <w:r w:rsidR="00B371C7" w:rsidRPr="00E63BDE">
              <w:rPr>
                <w:rStyle w:val="Hyperlink"/>
                <w:rFonts w:ascii="Times New Roman" w:hAnsi="Times New Roman"/>
                <w:noProof/>
                <w:snapToGrid w:val="0"/>
                <w:w w:val="0"/>
              </w:rPr>
              <w:t>7.2</w:t>
            </w:r>
            <w:r w:rsidR="00B371C7">
              <w:rPr>
                <w:rFonts w:cstheme="minorBidi"/>
                <w:noProof/>
                <w:sz w:val="24"/>
                <w:lang w:val="en-CA" w:bidi="ar-SA"/>
              </w:rPr>
              <w:tab/>
            </w:r>
            <w:r w:rsidR="00B371C7" w:rsidRPr="00E63BDE">
              <w:rPr>
                <w:rStyle w:val="Hyperlink"/>
                <w:noProof/>
              </w:rPr>
              <w:t>Extensions for iCity Applications</w:t>
            </w:r>
            <w:r w:rsidR="00B371C7">
              <w:rPr>
                <w:noProof/>
                <w:webHidden/>
              </w:rPr>
              <w:tab/>
            </w:r>
            <w:r w:rsidR="00B371C7">
              <w:rPr>
                <w:noProof/>
                <w:webHidden/>
              </w:rPr>
              <w:fldChar w:fldCharType="begin"/>
            </w:r>
            <w:r w:rsidR="00B371C7">
              <w:rPr>
                <w:noProof/>
                <w:webHidden/>
              </w:rPr>
              <w:instrText xml:space="preserve"> PAGEREF _Toc17365206 \h </w:instrText>
            </w:r>
            <w:r w:rsidR="00B371C7">
              <w:rPr>
                <w:noProof/>
                <w:webHidden/>
              </w:rPr>
            </w:r>
            <w:r w:rsidR="00B371C7">
              <w:rPr>
                <w:noProof/>
                <w:webHidden/>
              </w:rPr>
              <w:fldChar w:fldCharType="separate"/>
            </w:r>
            <w:r w:rsidR="00B371C7">
              <w:rPr>
                <w:noProof/>
                <w:webHidden/>
              </w:rPr>
              <w:t>72</w:t>
            </w:r>
            <w:r w:rsidR="00B371C7">
              <w:rPr>
                <w:noProof/>
                <w:webHidden/>
              </w:rPr>
              <w:fldChar w:fldCharType="end"/>
            </w:r>
          </w:hyperlink>
        </w:p>
        <w:p w14:paraId="7BC391C8" w14:textId="3481506F" w:rsidR="00B371C7" w:rsidRDefault="002721AE">
          <w:pPr>
            <w:pStyle w:val="TOC3"/>
            <w:tabs>
              <w:tab w:val="left" w:pos="1200"/>
              <w:tab w:val="right" w:leader="dot" w:pos="9350"/>
            </w:tabs>
            <w:rPr>
              <w:rFonts w:cstheme="minorBidi"/>
              <w:noProof/>
              <w:sz w:val="24"/>
              <w:lang w:val="en-CA" w:bidi="ar-SA"/>
            </w:rPr>
          </w:pPr>
          <w:hyperlink w:anchor="_Toc17365207" w:history="1">
            <w:r w:rsidR="00B371C7" w:rsidRPr="00E63BDE">
              <w:rPr>
                <w:rStyle w:val="Hyperlink"/>
                <w:noProof/>
              </w:rPr>
              <w:t>7.2.1</w:t>
            </w:r>
            <w:r w:rsidR="00B371C7">
              <w:rPr>
                <w:rFonts w:cstheme="minorBidi"/>
                <w:noProof/>
                <w:sz w:val="24"/>
                <w:lang w:val="en-CA" w:bidi="ar-SA"/>
              </w:rPr>
              <w:tab/>
            </w:r>
            <w:r w:rsidR="00B371C7" w:rsidRPr="00E63BDE">
              <w:rPr>
                <w:rStyle w:val="Hyperlink"/>
                <w:noProof/>
              </w:rPr>
              <w:t>Data Collection</w:t>
            </w:r>
            <w:r w:rsidR="00B371C7">
              <w:rPr>
                <w:noProof/>
                <w:webHidden/>
              </w:rPr>
              <w:tab/>
            </w:r>
            <w:r w:rsidR="00B371C7">
              <w:rPr>
                <w:noProof/>
                <w:webHidden/>
              </w:rPr>
              <w:fldChar w:fldCharType="begin"/>
            </w:r>
            <w:r w:rsidR="00B371C7">
              <w:rPr>
                <w:noProof/>
                <w:webHidden/>
              </w:rPr>
              <w:instrText xml:space="preserve"> PAGEREF _Toc17365207 \h </w:instrText>
            </w:r>
            <w:r w:rsidR="00B371C7">
              <w:rPr>
                <w:noProof/>
                <w:webHidden/>
              </w:rPr>
            </w:r>
            <w:r w:rsidR="00B371C7">
              <w:rPr>
                <w:noProof/>
                <w:webHidden/>
              </w:rPr>
              <w:fldChar w:fldCharType="separate"/>
            </w:r>
            <w:r w:rsidR="00B371C7">
              <w:rPr>
                <w:noProof/>
                <w:webHidden/>
              </w:rPr>
              <w:t>73</w:t>
            </w:r>
            <w:r w:rsidR="00B371C7">
              <w:rPr>
                <w:noProof/>
                <w:webHidden/>
              </w:rPr>
              <w:fldChar w:fldCharType="end"/>
            </w:r>
          </w:hyperlink>
        </w:p>
        <w:p w14:paraId="18BC93CE" w14:textId="67E7F303" w:rsidR="00B371C7" w:rsidRDefault="002721AE">
          <w:pPr>
            <w:pStyle w:val="TOC3"/>
            <w:tabs>
              <w:tab w:val="left" w:pos="1200"/>
              <w:tab w:val="right" w:leader="dot" w:pos="9350"/>
            </w:tabs>
            <w:rPr>
              <w:rFonts w:cstheme="minorBidi"/>
              <w:noProof/>
              <w:sz w:val="24"/>
              <w:lang w:val="en-CA" w:bidi="ar-SA"/>
            </w:rPr>
          </w:pPr>
          <w:hyperlink w:anchor="_Toc17365208" w:history="1">
            <w:r w:rsidR="00B371C7" w:rsidRPr="00E63BDE">
              <w:rPr>
                <w:rStyle w:val="Hyperlink"/>
                <w:noProof/>
              </w:rPr>
              <w:t>7.2.2</w:t>
            </w:r>
            <w:r w:rsidR="00B371C7">
              <w:rPr>
                <w:rFonts w:cstheme="minorBidi"/>
                <w:noProof/>
                <w:sz w:val="24"/>
                <w:lang w:val="en-CA" w:bidi="ar-SA"/>
              </w:rPr>
              <w:tab/>
            </w:r>
            <w:r w:rsidR="00B371C7" w:rsidRPr="00E63BDE">
              <w:rPr>
                <w:rStyle w:val="Hyperlink"/>
                <w:noProof/>
              </w:rPr>
              <w:t>Simulation of Urban Systems</w:t>
            </w:r>
            <w:r w:rsidR="00B371C7">
              <w:rPr>
                <w:noProof/>
                <w:webHidden/>
              </w:rPr>
              <w:tab/>
            </w:r>
            <w:r w:rsidR="00B371C7">
              <w:rPr>
                <w:noProof/>
                <w:webHidden/>
              </w:rPr>
              <w:fldChar w:fldCharType="begin"/>
            </w:r>
            <w:r w:rsidR="00B371C7">
              <w:rPr>
                <w:noProof/>
                <w:webHidden/>
              </w:rPr>
              <w:instrText xml:space="preserve"> PAGEREF _Toc17365208 \h </w:instrText>
            </w:r>
            <w:r w:rsidR="00B371C7">
              <w:rPr>
                <w:noProof/>
                <w:webHidden/>
              </w:rPr>
            </w:r>
            <w:r w:rsidR="00B371C7">
              <w:rPr>
                <w:noProof/>
                <w:webHidden/>
              </w:rPr>
              <w:fldChar w:fldCharType="separate"/>
            </w:r>
            <w:r w:rsidR="00B371C7">
              <w:rPr>
                <w:noProof/>
                <w:webHidden/>
              </w:rPr>
              <w:t>73</w:t>
            </w:r>
            <w:r w:rsidR="00B371C7">
              <w:rPr>
                <w:noProof/>
                <w:webHidden/>
              </w:rPr>
              <w:fldChar w:fldCharType="end"/>
            </w:r>
          </w:hyperlink>
        </w:p>
        <w:p w14:paraId="157EF9EA" w14:textId="1D5882A1" w:rsidR="00B371C7" w:rsidRDefault="002721AE">
          <w:pPr>
            <w:pStyle w:val="TOC3"/>
            <w:tabs>
              <w:tab w:val="left" w:pos="1200"/>
              <w:tab w:val="right" w:leader="dot" w:pos="9350"/>
            </w:tabs>
            <w:rPr>
              <w:rFonts w:cstheme="minorBidi"/>
              <w:noProof/>
              <w:sz w:val="24"/>
              <w:lang w:val="en-CA" w:bidi="ar-SA"/>
            </w:rPr>
          </w:pPr>
          <w:hyperlink w:anchor="_Toc17365209" w:history="1">
            <w:r w:rsidR="00B371C7" w:rsidRPr="00E63BDE">
              <w:rPr>
                <w:rStyle w:val="Hyperlink"/>
                <w:noProof/>
              </w:rPr>
              <w:t>7.2.3</w:t>
            </w:r>
            <w:r w:rsidR="00B371C7">
              <w:rPr>
                <w:rFonts w:cstheme="minorBidi"/>
                <w:noProof/>
                <w:sz w:val="24"/>
                <w:lang w:val="en-CA" w:bidi="ar-SA"/>
              </w:rPr>
              <w:tab/>
            </w:r>
            <w:r w:rsidR="00B371C7" w:rsidRPr="00E63BDE">
              <w:rPr>
                <w:rStyle w:val="Hyperlink"/>
                <w:noProof/>
              </w:rPr>
              <w:t>Analysis of Urban Systems</w:t>
            </w:r>
            <w:r w:rsidR="00B371C7">
              <w:rPr>
                <w:noProof/>
                <w:webHidden/>
              </w:rPr>
              <w:tab/>
            </w:r>
            <w:r w:rsidR="00B371C7">
              <w:rPr>
                <w:noProof/>
                <w:webHidden/>
              </w:rPr>
              <w:fldChar w:fldCharType="begin"/>
            </w:r>
            <w:r w:rsidR="00B371C7">
              <w:rPr>
                <w:noProof/>
                <w:webHidden/>
              </w:rPr>
              <w:instrText xml:space="preserve"> PAGEREF _Toc17365209 \h </w:instrText>
            </w:r>
            <w:r w:rsidR="00B371C7">
              <w:rPr>
                <w:noProof/>
                <w:webHidden/>
              </w:rPr>
            </w:r>
            <w:r w:rsidR="00B371C7">
              <w:rPr>
                <w:noProof/>
                <w:webHidden/>
              </w:rPr>
              <w:fldChar w:fldCharType="separate"/>
            </w:r>
            <w:r w:rsidR="00B371C7">
              <w:rPr>
                <w:noProof/>
                <w:webHidden/>
              </w:rPr>
              <w:t>74</w:t>
            </w:r>
            <w:r w:rsidR="00B371C7">
              <w:rPr>
                <w:noProof/>
                <w:webHidden/>
              </w:rPr>
              <w:fldChar w:fldCharType="end"/>
            </w:r>
          </w:hyperlink>
        </w:p>
        <w:p w14:paraId="434642B3" w14:textId="21476957" w:rsidR="00B371C7" w:rsidRDefault="002721AE">
          <w:pPr>
            <w:pStyle w:val="TOC3"/>
            <w:tabs>
              <w:tab w:val="left" w:pos="1200"/>
              <w:tab w:val="right" w:leader="dot" w:pos="9350"/>
            </w:tabs>
            <w:rPr>
              <w:rFonts w:cstheme="minorBidi"/>
              <w:noProof/>
              <w:sz w:val="24"/>
              <w:lang w:val="en-CA" w:bidi="ar-SA"/>
            </w:rPr>
          </w:pPr>
          <w:hyperlink w:anchor="_Toc17365210" w:history="1">
            <w:r w:rsidR="00B371C7" w:rsidRPr="00E63BDE">
              <w:rPr>
                <w:rStyle w:val="Hyperlink"/>
                <w:noProof/>
              </w:rPr>
              <w:t>7.2.4</w:t>
            </w:r>
            <w:r w:rsidR="00B371C7">
              <w:rPr>
                <w:rFonts w:cstheme="minorBidi"/>
                <w:noProof/>
                <w:sz w:val="24"/>
                <w:lang w:val="en-CA" w:bidi="ar-SA"/>
              </w:rPr>
              <w:tab/>
            </w:r>
            <w:r w:rsidR="00B371C7" w:rsidRPr="00E63BDE">
              <w:rPr>
                <w:rStyle w:val="Hyperlink"/>
                <w:noProof/>
              </w:rPr>
              <w:t>Visualization of Urban Systems</w:t>
            </w:r>
            <w:r w:rsidR="00B371C7">
              <w:rPr>
                <w:noProof/>
                <w:webHidden/>
              </w:rPr>
              <w:tab/>
            </w:r>
            <w:r w:rsidR="00B371C7">
              <w:rPr>
                <w:noProof/>
                <w:webHidden/>
              </w:rPr>
              <w:fldChar w:fldCharType="begin"/>
            </w:r>
            <w:r w:rsidR="00B371C7">
              <w:rPr>
                <w:noProof/>
                <w:webHidden/>
              </w:rPr>
              <w:instrText xml:space="preserve"> PAGEREF _Toc17365210 \h </w:instrText>
            </w:r>
            <w:r w:rsidR="00B371C7">
              <w:rPr>
                <w:noProof/>
                <w:webHidden/>
              </w:rPr>
            </w:r>
            <w:r w:rsidR="00B371C7">
              <w:rPr>
                <w:noProof/>
                <w:webHidden/>
              </w:rPr>
              <w:fldChar w:fldCharType="separate"/>
            </w:r>
            <w:r w:rsidR="00B371C7">
              <w:rPr>
                <w:noProof/>
                <w:webHidden/>
              </w:rPr>
              <w:t>74</w:t>
            </w:r>
            <w:r w:rsidR="00B371C7">
              <w:rPr>
                <w:noProof/>
                <w:webHidden/>
              </w:rPr>
              <w:fldChar w:fldCharType="end"/>
            </w:r>
          </w:hyperlink>
        </w:p>
        <w:p w14:paraId="7979ABCF" w14:textId="1B7352DC" w:rsidR="00B371C7" w:rsidRDefault="002721AE">
          <w:pPr>
            <w:pStyle w:val="TOC1"/>
            <w:tabs>
              <w:tab w:val="left" w:pos="400"/>
              <w:tab w:val="right" w:leader="dot" w:pos="9350"/>
            </w:tabs>
            <w:rPr>
              <w:rFonts w:cstheme="minorBidi"/>
              <w:noProof/>
              <w:sz w:val="24"/>
              <w:lang w:val="en-CA" w:bidi="ar-SA"/>
            </w:rPr>
          </w:pPr>
          <w:hyperlink w:anchor="_Toc17365211" w:history="1">
            <w:r w:rsidR="00B371C7" w:rsidRPr="00E63BDE">
              <w:rPr>
                <w:rStyle w:val="Hyperlink"/>
                <w:noProof/>
              </w:rPr>
              <w:t>8</w:t>
            </w:r>
            <w:r w:rsidR="00B371C7">
              <w:rPr>
                <w:rFonts w:cstheme="minorBidi"/>
                <w:noProof/>
                <w:sz w:val="24"/>
                <w:lang w:val="en-CA" w:bidi="ar-SA"/>
              </w:rPr>
              <w:tab/>
            </w:r>
            <w:r w:rsidR="00B371C7" w:rsidRPr="00E63BDE">
              <w:rPr>
                <w:rStyle w:val="Hyperlink"/>
                <w:noProof/>
              </w:rPr>
              <w:t>Extra-logical Design Practices</w:t>
            </w:r>
            <w:r w:rsidR="00B371C7">
              <w:rPr>
                <w:noProof/>
                <w:webHidden/>
              </w:rPr>
              <w:tab/>
            </w:r>
            <w:r w:rsidR="00B371C7">
              <w:rPr>
                <w:noProof/>
                <w:webHidden/>
              </w:rPr>
              <w:fldChar w:fldCharType="begin"/>
            </w:r>
            <w:r w:rsidR="00B371C7">
              <w:rPr>
                <w:noProof/>
                <w:webHidden/>
              </w:rPr>
              <w:instrText xml:space="preserve"> PAGEREF _Toc17365211 \h </w:instrText>
            </w:r>
            <w:r w:rsidR="00B371C7">
              <w:rPr>
                <w:noProof/>
                <w:webHidden/>
              </w:rPr>
            </w:r>
            <w:r w:rsidR="00B371C7">
              <w:rPr>
                <w:noProof/>
                <w:webHidden/>
              </w:rPr>
              <w:fldChar w:fldCharType="separate"/>
            </w:r>
            <w:r w:rsidR="00B371C7">
              <w:rPr>
                <w:noProof/>
                <w:webHidden/>
              </w:rPr>
              <w:t>75</w:t>
            </w:r>
            <w:r w:rsidR="00B371C7">
              <w:rPr>
                <w:noProof/>
                <w:webHidden/>
              </w:rPr>
              <w:fldChar w:fldCharType="end"/>
            </w:r>
          </w:hyperlink>
        </w:p>
        <w:p w14:paraId="4BC11BC9" w14:textId="68874626" w:rsidR="00B371C7" w:rsidRDefault="002721AE">
          <w:pPr>
            <w:pStyle w:val="TOC1"/>
            <w:tabs>
              <w:tab w:val="right" w:leader="dot" w:pos="9350"/>
            </w:tabs>
            <w:rPr>
              <w:rFonts w:cstheme="minorBidi"/>
              <w:noProof/>
              <w:sz w:val="24"/>
              <w:lang w:val="en-CA" w:bidi="ar-SA"/>
            </w:rPr>
          </w:pPr>
          <w:hyperlink w:anchor="_Toc17365212" w:history="1">
            <w:r w:rsidR="00B371C7" w:rsidRPr="00E63BDE">
              <w:rPr>
                <w:rStyle w:val="Hyperlink"/>
                <w:noProof/>
              </w:rPr>
              <w:t>Acknowledgements</w:t>
            </w:r>
            <w:r w:rsidR="00B371C7">
              <w:rPr>
                <w:noProof/>
                <w:webHidden/>
              </w:rPr>
              <w:tab/>
            </w:r>
            <w:r w:rsidR="00B371C7">
              <w:rPr>
                <w:noProof/>
                <w:webHidden/>
              </w:rPr>
              <w:fldChar w:fldCharType="begin"/>
            </w:r>
            <w:r w:rsidR="00B371C7">
              <w:rPr>
                <w:noProof/>
                <w:webHidden/>
              </w:rPr>
              <w:instrText xml:space="preserve"> PAGEREF _Toc17365212 \h </w:instrText>
            </w:r>
            <w:r w:rsidR="00B371C7">
              <w:rPr>
                <w:noProof/>
                <w:webHidden/>
              </w:rPr>
            </w:r>
            <w:r w:rsidR="00B371C7">
              <w:rPr>
                <w:noProof/>
                <w:webHidden/>
              </w:rPr>
              <w:fldChar w:fldCharType="separate"/>
            </w:r>
            <w:r w:rsidR="00B371C7">
              <w:rPr>
                <w:noProof/>
                <w:webHidden/>
              </w:rPr>
              <w:t>75</w:t>
            </w:r>
            <w:r w:rsidR="00B371C7">
              <w:rPr>
                <w:noProof/>
                <w:webHidden/>
              </w:rPr>
              <w:fldChar w:fldCharType="end"/>
            </w:r>
          </w:hyperlink>
        </w:p>
        <w:p w14:paraId="4A53C3F6" w14:textId="71B8C770" w:rsidR="00B371C7" w:rsidRDefault="002721AE">
          <w:pPr>
            <w:pStyle w:val="TOC1"/>
            <w:tabs>
              <w:tab w:val="right" w:leader="dot" w:pos="9350"/>
            </w:tabs>
            <w:rPr>
              <w:rFonts w:cstheme="minorBidi"/>
              <w:noProof/>
              <w:sz w:val="24"/>
              <w:lang w:val="en-CA" w:bidi="ar-SA"/>
            </w:rPr>
          </w:pPr>
          <w:hyperlink w:anchor="_Toc17365213" w:history="1">
            <w:r w:rsidR="00B371C7" w:rsidRPr="00E63BDE">
              <w:rPr>
                <w:rStyle w:val="Hyperlink"/>
                <w:noProof/>
              </w:rPr>
              <w:t>Bibliography</w:t>
            </w:r>
            <w:r w:rsidR="00B371C7">
              <w:rPr>
                <w:noProof/>
                <w:webHidden/>
              </w:rPr>
              <w:tab/>
            </w:r>
            <w:r w:rsidR="00B371C7">
              <w:rPr>
                <w:noProof/>
                <w:webHidden/>
              </w:rPr>
              <w:fldChar w:fldCharType="begin"/>
            </w:r>
            <w:r w:rsidR="00B371C7">
              <w:rPr>
                <w:noProof/>
                <w:webHidden/>
              </w:rPr>
              <w:instrText xml:space="preserve"> PAGEREF _Toc17365213 \h </w:instrText>
            </w:r>
            <w:r w:rsidR="00B371C7">
              <w:rPr>
                <w:noProof/>
                <w:webHidden/>
              </w:rPr>
            </w:r>
            <w:r w:rsidR="00B371C7">
              <w:rPr>
                <w:noProof/>
                <w:webHidden/>
              </w:rPr>
              <w:fldChar w:fldCharType="separate"/>
            </w:r>
            <w:r w:rsidR="00B371C7">
              <w:rPr>
                <w:noProof/>
                <w:webHidden/>
              </w:rPr>
              <w:t>76</w:t>
            </w:r>
            <w:r w:rsidR="00B371C7">
              <w:rPr>
                <w:noProof/>
                <w:webHidden/>
              </w:rPr>
              <w:fldChar w:fldCharType="end"/>
            </w:r>
          </w:hyperlink>
        </w:p>
        <w:p w14:paraId="6D1DC623" w14:textId="33C9DFBB" w:rsidR="00B165C7" w:rsidRDefault="00672FFC">
          <w:r>
            <w:fldChar w:fldCharType="end"/>
          </w:r>
        </w:p>
      </w:sdtContent>
    </w:sdt>
    <w:p w14:paraId="2A471697" w14:textId="77777777" w:rsidR="00B165C7" w:rsidRDefault="00B165C7">
      <w:pPr>
        <w:spacing w:after="200" w:line="276" w:lineRule="auto"/>
      </w:pPr>
      <w:r>
        <w:br w:type="page"/>
      </w:r>
    </w:p>
    <w:p w14:paraId="043A6BA9" w14:textId="77777777" w:rsidR="006549B4" w:rsidRDefault="006549B4" w:rsidP="00EA354A"/>
    <w:p w14:paraId="7B3BFA9E" w14:textId="36284EAF" w:rsidR="009201DE" w:rsidRPr="009201DE" w:rsidRDefault="006549B4" w:rsidP="009201DE">
      <w:pPr>
        <w:pStyle w:val="Heading1"/>
      </w:pPr>
      <w:bookmarkStart w:id="5" w:name="_Toc520725368"/>
      <w:bookmarkStart w:id="6" w:name="_Toc520725369"/>
      <w:bookmarkStart w:id="7" w:name="_Toc520725370"/>
      <w:bookmarkStart w:id="8" w:name="_Toc520725371"/>
      <w:bookmarkStart w:id="9" w:name="_Toc520725372"/>
      <w:bookmarkStart w:id="10" w:name="_Toc520725373"/>
      <w:bookmarkStart w:id="11" w:name="_Toc520725374"/>
      <w:bookmarkStart w:id="12" w:name="_Toc520725375"/>
      <w:bookmarkStart w:id="13" w:name="_Toc520725376"/>
      <w:bookmarkStart w:id="14" w:name="_Toc520725377"/>
      <w:bookmarkStart w:id="15" w:name="_Toc520725378"/>
      <w:bookmarkStart w:id="16" w:name="_Toc520725379"/>
      <w:bookmarkStart w:id="17" w:name="_Toc520725380"/>
      <w:bookmarkStart w:id="18" w:name="_Toc520725381"/>
      <w:bookmarkStart w:id="19" w:name="_Toc520725382"/>
      <w:bookmarkStart w:id="20" w:name="_Toc520725383"/>
      <w:bookmarkStart w:id="21" w:name="_Toc520725384"/>
      <w:bookmarkStart w:id="22" w:name="_Toc520725385"/>
      <w:bookmarkStart w:id="23" w:name="_Toc520725386"/>
      <w:bookmarkStart w:id="24" w:name="_Toc520725387"/>
      <w:bookmarkStart w:id="25" w:name="_Toc520725388"/>
      <w:bookmarkStart w:id="26" w:name="_Toc520725389"/>
      <w:bookmarkStart w:id="27" w:name="_Toc520725390"/>
      <w:bookmarkStart w:id="28" w:name="_Toc520725391"/>
      <w:bookmarkStart w:id="29" w:name="_Toc520725392"/>
      <w:bookmarkStart w:id="30" w:name="_Toc520725393"/>
      <w:bookmarkStart w:id="31" w:name="_Ref462673063"/>
      <w:bookmarkStart w:id="32" w:name="_Toc17365166"/>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bookmarkEnd w:id="23"/>
      <w:bookmarkEnd w:id="24"/>
      <w:bookmarkEnd w:id="25"/>
      <w:bookmarkEnd w:id="26"/>
      <w:bookmarkEnd w:id="27"/>
      <w:bookmarkEnd w:id="28"/>
      <w:bookmarkEnd w:id="29"/>
      <w:bookmarkEnd w:id="30"/>
      <w:r w:rsidRPr="006549B4">
        <w:t>Purpose</w:t>
      </w:r>
      <w:bookmarkEnd w:id="31"/>
      <w:bookmarkEnd w:id="32"/>
    </w:p>
    <w:p w14:paraId="2AFF469D" w14:textId="423B86BC" w:rsidR="008F2010" w:rsidRDefault="006549B4" w:rsidP="00EA354A">
      <w:r>
        <w:t xml:space="preserve">The purpose of this document is to present </w:t>
      </w:r>
      <w:r w:rsidR="00552456">
        <w:t xml:space="preserve">the </w:t>
      </w:r>
      <w:r w:rsidR="009201DE">
        <w:t>current</w:t>
      </w:r>
      <w:r w:rsidR="00552456">
        <w:t xml:space="preserve"> release of the iCity ontolog</w:t>
      </w:r>
      <w:r w:rsidR="00677C22">
        <w:t>ies</w:t>
      </w:r>
      <w:r w:rsidR="00552456">
        <w:t>.</w:t>
      </w:r>
      <w:r w:rsidR="00124453">
        <w:t xml:space="preserve"> </w:t>
      </w:r>
      <w:r w:rsidR="009201DE">
        <w:t xml:space="preserve">Complementary </w:t>
      </w:r>
      <w:r w:rsidR="00105569">
        <w:t xml:space="preserve">HTML documentation is </w:t>
      </w:r>
      <w:r w:rsidR="00B74DA0">
        <w:t>automatically generated</w:t>
      </w:r>
      <w:r w:rsidR="00105569">
        <w:t xml:space="preserve"> for </w:t>
      </w:r>
      <w:r w:rsidR="008F2010">
        <w:t>each ontology</w:t>
      </w:r>
      <w:r w:rsidR="00B74DA0">
        <w:t xml:space="preserve"> from its OWL file </w:t>
      </w:r>
      <w:r w:rsidR="00FF4EA6">
        <w:t>using Widoco</w:t>
      </w:r>
      <w:r w:rsidR="00FF4EA6">
        <w:rPr>
          <w:rStyle w:val="FootnoteReference"/>
        </w:rPr>
        <w:footnoteReference w:id="1"/>
      </w:r>
      <w:r w:rsidR="00B74DA0">
        <w:t>; in a web browser, each iCity ontology IRI dereferences to this documentation.</w:t>
      </w:r>
    </w:p>
    <w:p w14:paraId="2E7423CC" w14:textId="77777777" w:rsidR="004D2842" w:rsidRDefault="004D2842" w:rsidP="00EA354A">
      <w:pPr>
        <w:pStyle w:val="Heading1"/>
      </w:pPr>
      <w:bookmarkStart w:id="33" w:name="_Toc17365167"/>
      <w:r w:rsidRPr="004D2842">
        <w:t>Scope</w:t>
      </w:r>
      <w:bookmarkEnd w:id="33"/>
    </w:p>
    <w:p w14:paraId="444DB19D" w14:textId="77777777" w:rsidR="005B758E" w:rsidRDefault="005B758E" w:rsidP="005B758E">
      <w:r>
        <w:t>The iCity ontologies define the concepts required to represent the urban system and its behaviour, as informed by work undertaken by the iCity-ORF project teams.</w:t>
      </w:r>
    </w:p>
    <w:p w14:paraId="2FF77B9B" w14:textId="77777777" w:rsidR="005B758E" w:rsidRDefault="005B758E" w:rsidP="00EA354A"/>
    <w:p w14:paraId="564A43AB" w14:textId="4A7ADA9F" w:rsidR="009201DE" w:rsidRDefault="00C61940" w:rsidP="00EA354A">
      <w:r>
        <w:t xml:space="preserve">This </w:t>
      </w:r>
      <w:r w:rsidR="009201DE">
        <w:t>report</w:t>
      </w:r>
      <w:r>
        <w:t xml:space="preserve"> </w:t>
      </w:r>
      <w:r w:rsidR="009201DE">
        <w:t>includes documentation of the contents of the iCity ontology, along with recommendations for its implementation and maintenance, and examples of its application in the iCity-ORF project.</w:t>
      </w:r>
      <w:r w:rsidR="005B758E">
        <w:t xml:space="preserve"> </w:t>
      </w:r>
      <w:r w:rsidR="009201DE">
        <w:t>The intended semantics of the ontology’s concepts are described in natural language, followed by an overview of the</w:t>
      </w:r>
      <w:r w:rsidR="00677C22">
        <w:t xml:space="preserve"> </w:t>
      </w:r>
      <w:r w:rsidR="009201DE">
        <w:t>axioms that capture, or in some cases approximate, this semantics.</w:t>
      </w:r>
      <w:r w:rsidR="00677C22">
        <w:t xml:space="preserve"> The iCity </w:t>
      </w:r>
      <w:r w:rsidR="005F681C">
        <w:t>is made up of sub-</w:t>
      </w:r>
      <w:r w:rsidR="00677C22">
        <w:t xml:space="preserve">ontologies </w:t>
      </w:r>
      <w:r w:rsidR="005F681C">
        <w:t xml:space="preserve">that </w:t>
      </w:r>
      <w:r w:rsidR="00677C22">
        <w:t xml:space="preserve">are axiomatized in OWL 2 </w:t>
      </w:r>
      <w:sdt>
        <w:sdtPr>
          <w:id w:val="571318992"/>
          <w:citation/>
        </w:sdtPr>
        <w:sdtEndPr/>
        <w:sdtContent>
          <w:r w:rsidR="00677C22">
            <w:fldChar w:fldCharType="begin"/>
          </w:r>
          <w:r w:rsidR="00677C22">
            <w:instrText xml:space="preserve"> CITATION Gra08 \l 4105 </w:instrText>
          </w:r>
          <w:r w:rsidR="00677C22">
            <w:fldChar w:fldCharType="separate"/>
          </w:r>
          <w:r w:rsidR="00677C22">
            <w:rPr>
              <w:noProof/>
            </w:rPr>
            <w:t>(Grau, et al., 2008)</w:t>
          </w:r>
          <w:r w:rsidR="00677C22">
            <w:fldChar w:fldCharType="end"/>
          </w:r>
        </w:sdtContent>
      </w:sdt>
      <w:r w:rsidR="00677C22">
        <w:t xml:space="preserve">. </w:t>
      </w:r>
      <w:r w:rsidR="009201DE">
        <w:t xml:space="preserve">This report does not </w:t>
      </w:r>
      <w:r w:rsidR="00403B49">
        <w:t>go into detail addressing the concepts defined in reused</w:t>
      </w:r>
      <w:r w:rsidR="00A526A1">
        <w:t>, external</w:t>
      </w:r>
      <w:r w:rsidR="00403B49">
        <w:t xml:space="preserve"> ontologies, except where necessary to describe concepts </w:t>
      </w:r>
      <w:r w:rsidR="005B758E">
        <w:t>introduced</w:t>
      </w:r>
      <w:r w:rsidR="00403B49">
        <w:t xml:space="preserve"> in the iCity ontologies. The reader is referred to the original documentation for these ontologies as required.</w:t>
      </w:r>
    </w:p>
    <w:p w14:paraId="14537964" w14:textId="77777777" w:rsidR="00196B6E" w:rsidRPr="009B6F55" w:rsidRDefault="00196B6E" w:rsidP="00EA354A">
      <w:pPr>
        <w:pStyle w:val="Heading1"/>
      </w:pPr>
      <w:bookmarkStart w:id="34" w:name="_Toc17365168"/>
      <w:r w:rsidRPr="009B6F55">
        <w:t>Role of the Ontology</w:t>
      </w:r>
      <w:bookmarkEnd w:id="34"/>
    </w:p>
    <w:p w14:paraId="6164ABB2" w14:textId="6F634050" w:rsidR="00DA0EFA" w:rsidRDefault="008750E6" w:rsidP="00EA354A">
      <w:r>
        <w:t>All</w:t>
      </w:r>
      <w:r w:rsidR="007C0DC2">
        <w:t xml:space="preserve"> of t</w:t>
      </w:r>
      <w:r w:rsidR="00DA0EFA">
        <w:t>h</w:t>
      </w:r>
      <w:r w:rsidR="00C92A26">
        <w:t>e projects within iCity</w:t>
      </w:r>
      <w:r>
        <w:t>-ORF</w:t>
      </w:r>
      <w:r w:rsidR="00C92A26">
        <w:t xml:space="preserve"> are situated </w:t>
      </w:r>
      <w:r w:rsidR="00DA0EFA">
        <w:t xml:space="preserve">in the urban domain, therefore it is not surprising to find many common concepts between them. </w:t>
      </w:r>
      <w:r w:rsidR="007F3308">
        <w:t>As such, it</w:t>
      </w:r>
      <w:r w:rsidR="00DA0EFA">
        <w:t xml:space="preserve"> stands to reason that some integration between the different applications should be possible. For example, if data is collected about the population, it should be usable by </w:t>
      </w:r>
      <w:r w:rsidR="007F3308">
        <w:t>various</w:t>
      </w:r>
      <w:r w:rsidR="00DA0EFA">
        <w:t xml:space="preserve"> simulations</w:t>
      </w:r>
      <w:r w:rsidR="007F3308">
        <w:t xml:space="preserve"> such as ILUTE </w:t>
      </w:r>
      <w:r w:rsidR="00BF257D">
        <w:fldChar w:fldCharType="begin"/>
      </w:r>
      <w:r w:rsidR="00BF257D">
        <w:instrText xml:space="preserve"> ADDIN EN.CITE &lt;EndNote&gt;&lt;Cite&gt;&lt;Author&gt;Miller&lt;/Author&gt;&lt;Year&gt;2001&lt;/Year&gt;&lt;IDText&gt;The integrated land use, transportation, environment (ILUTE) microsimulation modelling system: Description and current status&lt;/IDText&gt;&lt;DisplayText&gt;[1]&lt;/DisplayText&gt;&lt;record&gt;&lt;titles&gt;&lt;title&gt;The integrated land use, transportation, environment (ILUTE) microsimulation modelling system: Description and current status&lt;/title&gt;&lt;secondary-title&gt;Travel behaviour research: The leading edge&lt;/secondary-title&gt;&lt;/titles&gt;&lt;pages&gt;711-724&lt;/pages&gt;&lt;contributors&gt;&lt;authors&gt;&lt;author&gt;Miller, Eric J&lt;/author&gt;&lt;author&gt;Salvini, Paul A&lt;/author&gt;&lt;/authors&gt;&lt;/contributors&gt;&lt;added-date format="utc"&gt;1566238156&lt;/added-date&gt;&lt;ref-type name="Journal Article"&gt;17&lt;/ref-type&gt;&lt;dates&gt;&lt;year&gt;2001&lt;/year&gt;&lt;/dates&gt;&lt;rec-number&gt;37&lt;/rec-number&gt;&lt;last-updated-date format="utc"&gt;1566238156&lt;/last-updated-date&gt;&lt;/record&gt;&lt;/Cite&gt;&lt;/EndNote&gt;</w:instrText>
      </w:r>
      <w:r w:rsidR="00BF257D">
        <w:fldChar w:fldCharType="separate"/>
      </w:r>
      <w:r w:rsidR="00BF257D">
        <w:rPr>
          <w:noProof/>
        </w:rPr>
        <w:t>[1]</w:t>
      </w:r>
      <w:r w:rsidR="00BF257D">
        <w:fldChar w:fldCharType="end"/>
      </w:r>
      <w:r w:rsidR="00DA0EFA">
        <w:t>, but also by the projects developing analysis tools, such as the smart parking app</w:t>
      </w:r>
      <w:r w:rsidR="007C0DC2">
        <w:t>lication</w:t>
      </w:r>
      <w:r w:rsidR="00DA0EFA">
        <w:t xml:space="preserve">. Unfortunately, there is </w:t>
      </w:r>
      <w:r w:rsidR="009F11B5">
        <w:t xml:space="preserve">also </w:t>
      </w:r>
      <w:r w:rsidR="00DA0EFA">
        <w:t>ambiguity in how different concepts are used</w:t>
      </w:r>
      <w:r w:rsidR="003F6A24">
        <w:t>;</w:t>
      </w:r>
      <w:r w:rsidR="00DA0EFA">
        <w:t xml:space="preserve"> the same concept may be defined differently in different applications. This provides a challenge </w:t>
      </w:r>
      <w:r w:rsidR="00FD590F">
        <w:t>not only for integration of the iCity applications, bu</w:t>
      </w:r>
      <w:r w:rsidR="00577F14">
        <w:t>t for shareability</w:t>
      </w:r>
      <w:r w:rsidR="003F6A24">
        <w:t xml:space="preserve"> and reuse</w:t>
      </w:r>
      <w:r w:rsidR="00577F14">
        <w:t xml:space="preserve"> of results: i</w:t>
      </w:r>
      <w:r w:rsidR="00FD590F">
        <w:t xml:space="preserve">f the knowledge generated by iCity is not defined sufficiently, it will be difficult for any other researchers to understand and leverage it. </w:t>
      </w:r>
    </w:p>
    <w:p w14:paraId="4DA72896" w14:textId="77777777" w:rsidR="00860FAE" w:rsidRDefault="00860FAE" w:rsidP="00EA354A"/>
    <w:p w14:paraId="6E1BB89B" w14:textId="7C0538DC" w:rsidR="009F11B5" w:rsidRDefault="003F6A24" w:rsidP="009F11B5">
      <w:r>
        <w:t>The key purpose of the iCity Ontology is to address these challenges of data integration and reuse.</w:t>
      </w:r>
      <w:r w:rsidR="00860FAE">
        <w:t xml:space="preserve"> </w:t>
      </w:r>
      <w:r w:rsidR="00663DB9">
        <w:t xml:space="preserve">The iCity ontology provides a common set of terms with which data can be stored and accessed. </w:t>
      </w:r>
      <w:r w:rsidR="009F11B5">
        <w:t xml:space="preserve">The ontology will resolve any ambiguities and disagreements between terms by defining a common set of concepts that completely captures the domain, with agreed-upon definitions. In the case that two applications attribute a different meaning to the same term, the result will be two distinct terms with distinct, precisely defined meanings. In this way we can recognize these differences and clearly identify the relationships between different concepts. The ontology will be used to organize and describe data within the iCity project. It may also be used </w:t>
      </w:r>
      <w:r>
        <w:t xml:space="preserve">to support the </w:t>
      </w:r>
      <w:r w:rsidR="009F11B5">
        <w:t>publishing or sharing data with the research community.</w:t>
      </w:r>
    </w:p>
    <w:p w14:paraId="2C0844FC" w14:textId="77777777" w:rsidR="00860FAE" w:rsidRDefault="00860FAE" w:rsidP="00EA354A"/>
    <w:p w14:paraId="3886168F" w14:textId="2215CFFE" w:rsidR="004D3B2F" w:rsidRDefault="00663DB9" w:rsidP="00EA354A">
      <w:r>
        <w:lastRenderedPageBreak/>
        <w:t>Th</w:t>
      </w:r>
      <w:r w:rsidR="009F11B5">
        <w:t xml:space="preserve">e resulting artifact, </w:t>
      </w:r>
      <w:r>
        <w:t xml:space="preserve">often referred to as the </w:t>
      </w:r>
      <w:r>
        <w:rPr>
          <w:i/>
        </w:rPr>
        <w:t>knowledge base</w:t>
      </w:r>
      <w:r>
        <w:t xml:space="preserve"> will take the form of a triple-store(s)</w:t>
      </w:r>
      <w:r w:rsidR="004D3B2F">
        <w:t>,</w:t>
      </w:r>
      <w:r>
        <w:t xml:space="preserve"> cr</w:t>
      </w:r>
      <w:r w:rsidR="004D3B2F">
        <w:t>e</w:t>
      </w:r>
      <w:r>
        <w:t xml:space="preserve">ated by mapping data from the iCity </w:t>
      </w:r>
      <w:r w:rsidR="009F11B5">
        <w:t>applications to the agreed-upon terminology defined in the</w:t>
      </w:r>
      <w:r>
        <w:t xml:space="preserve"> iCity </w:t>
      </w:r>
      <w:r w:rsidR="009F11B5">
        <w:t>ontology</w:t>
      </w:r>
      <w:r>
        <w:t xml:space="preserve">. </w:t>
      </w:r>
      <w:r w:rsidR="00860FAE">
        <w:t xml:space="preserve">In future work, an alternative architecture may be explored wherein some or all of the data is maintained in its original location, such as a relational database, and accessed via mappings to the ontology. </w:t>
      </w:r>
      <w:r w:rsidR="004D3B2F">
        <w:t xml:space="preserve">The </w:t>
      </w:r>
      <w:r w:rsidR="002E7622">
        <w:t xml:space="preserve">high-level </w:t>
      </w:r>
      <w:r w:rsidR="004D3B2F">
        <w:t xml:space="preserve">architecture </w:t>
      </w:r>
      <w:r w:rsidR="00BE6A2E">
        <w:t xml:space="preserve">for the ontology’s implementation in the context of the </w:t>
      </w:r>
      <w:r w:rsidR="004D3B2F">
        <w:t>iCity project, is illustrated in</w:t>
      </w:r>
      <w:r w:rsidR="00F367B8">
        <w:t xml:space="preserve"> </w:t>
      </w:r>
      <w:r w:rsidR="00F367B8">
        <w:fldChar w:fldCharType="begin"/>
      </w:r>
      <w:r w:rsidR="00F367B8">
        <w:instrText xml:space="preserve"> REF _Ref520811821 \h </w:instrText>
      </w:r>
      <w:r w:rsidR="00F367B8">
        <w:fldChar w:fldCharType="separate"/>
      </w:r>
      <w:r w:rsidR="00B371C7">
        <w:t xml:space="preserve">Figure </w:t>
      </w:r>
      <w:r w:rsidR="00B371C7">
        <w:rPr>
          <w:noProof/>
        </w:rPr>
        <w:t>1</w:t>
      </w:r>
      <w:r w:rsidR="00F367B8">
        <w:fldChar w:fldCharType="end"/>
      </w:r>
      <w:r w:rsidR="004D3B2F">
        <w:t>.</w:t>
      </w:r>
    </w:p>
    <w:p w14:paraId="379EB43B" w14:textId="77777777" w:rsidR="00860FAE" w:rsidRDefault="00860FAE" w:rsidP="00EA354A"/>
    <w:p w14:paraId="5E7508D5" w14:textId="77777777" w:rsidR="00860FAE" w:rsidRDefault="00860FAE" w:rsidP="00860FAE">
      <w:r>
        <w:t>Another purpose of the ontology is to support automated reasoning. Owing to the formal logic that the ontology is encoded in, its axioms are capable of supporting data validation and inference of the information stored in the knowledge base.</w:t>
      </w:r>
    </w:p>
    <w:p w14:paraId="0B1C365B" w14:textId="4AABB07E" w:rsidR="00663DB9" w:rsidRDefault="00BE6A2E" w:rsidP="00EA354A">
      <w:r>
        <w:t>T</w:t>
      </w:r>
      <w:r w:rsidR="007E02F9">
        <w:t>he precise and formal nature of the ontology will support the use of services such as inference and data validation. Based on the definitions, we may be able to infer new information that was not originally part of the knowledge base. Data validation is supported as a result of the consistency-checking mechanism. We also hope that identification of relationships may serve to uncover synergies between the projects, by illustrating how data from one project may serve to inform the work of another.</w:t>
      </w:r>
      <w:r w:rsidR="00E648A0">
        <w:t xml:space="preserve"> </w:t>
      </w:r>
    </w:p>
    <w:p w14:paraId="545E02B2" w14:textId="2F34C612" w:rsidR="007E02F9" w:rsidRDefault="007E02F9" w:rsidP="00EA354A"/>
    <w:p w14:paraId="70A3E61B" w14:textId="1CDDDD51" w:rsidR="00F367B8" w:rsidRDefault="002E7622" w:rsidP="00F367B8">
      <w:pPr>
        <w:keepNext/>
      </w:pPr>
      <w:r w:rsidRPr="002E7622">
        <w:rPr>
          <w:noProof/>
        </w:rPr>
        <w:drawing>
          <wp:inline distT="0" distB="0" distL="0" distR="0" wp14:anchorId="06803F60" wp14:editId="18E6B2C8">
            <wp:extent cx="5943600" cy="277241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772410"/>
                    </a:xfrm>
                    <a:prstGeom prst="rect">
                      <a:avLst/>
                    </a:prstGeom>
                  </pic:spPr>
                </pic:pic>
              </a:graphicData>
            </a:graphic>
          </wp:inline>
        </w:drawing>
      </w:r>
    </w:p>
    <w:p w14:paraId="7FE2FAB9" w14:textId="442F4EB2" w:rsidR="004A370E" w:rsidRDefault="00F367B8" w:rsidP="00F367B8">
      <w:pPr>
        <w:pStyle w:val="Caption"/>
      </w:pPr>
      <w:bookmarkStart w:id="35" w:name="_Ref520811821"/>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1</w:t>
      </w:r>
      <w:r w:rsidR="00FA06BD">
        <w:rPr>
          <w:noProof/>
        </w:rPr>
        <w:fldChar w:fldCharType="end"/>
      </w:r>
      <w:bookmarkEnd w:id="35"/>
      <w:r>
        <w:t xml:space="preserve">: iCity Knowledge Base </w:t>
      </w:r>
      <w:r w:rsidR="002E7622">
        <w:t xml:space="preserve">High-Level </w:t>
      </w:r>
      <w:r>
        <w:t>Architecture</w:t>
      </w:r>
    </w:p>
    <w:p w14:paraId="06791E59" w14:textId="77777777" w:rsidR="00F367B8" w:rsidRDefault="00F367B8" w:rsidP="004A370E">
      <w:pPr>
        <w:keepNext/>
      </w:pPr>
    </w:p>
    <w:p w14:paraId="359A4500" w14:textId="4F09D65B" w:rsidR="00512299" w:rsidRPr="00512299" w:rsidRDefault="002918B6" w:rsidP="00EA354A">
      <w:r>
        <w:t>T</w:t>
      </w:r>
      <w:r w:rsidR="00BD68FC">
        <w:t>he sections that follow</w:t>
      </w:r>
      <w:r w:rsidR="00512299">
        <w:t xml:space="preserve"> </w:t>
      </w:r>
      <w:r>
        <w:t xml:space="preserve">introduce </w:t>
      </w:r>
      <w:r w:rsidR="00512299">
        <w:t xml:space="preserve">the </w:t>
      </w:r>
      <w:r w:rsidR="00723909">
        <w:t>ontology</w:t>
      </w:r>
      <w:r w:rsidR="00512299">
        <w:t xml:space="preserve"> required </w:t>
      </w:r>
      <w:r w:rsidR="006D2A85">
        <w:t>achieve this</w:t>
      </w:r>
      <w:r w:rsidR="00BD68FC">
        <w:t>, in particular</w:t>
      </w:r>
      <w:r w:rsidR="0019543E">
        <w:t xml:space="preserve">, </w:t>
      </w:r>
      <w:r w:rsidR="00723909">
        <w:t xml:space="preserve">to define </w:t>
      </w:r>
      <w:r w:rsidR="0019543E">
        <w:t>the urban system.</w:t>
      </w:r>
      <w:r w:rsidR="00BE6A2E">
        <w:t xml:space="preserve"> Beyond this</w:t>
      </w:r>
      <w:r w:rsidR="006D2A85">
        <w:t xml:space="preserve"> basic architecture</w:t>
      </w:r>
      <w:r w:rsidR="00BE6A2E">
        <w:t xml:space="preserve">, the iCity </w:t>
      </w:r>
      <w:r w:rsidR="006D2A85">
        <w:t>O</w:t>
      </w:r>
      <w:r w:rsidR="00BE6A2E">
        <w:t xml:space="preserve">ntology may be implemented to support specific applications. Examples of this are discussed in further detail in Section </w:t>
      </w:r>
      <w:r w:rsidR="00BE6A2E">
        <w:fldChar w:fldCharType="begin"/>
      </w:r>
      <w:r w:rsidR="00BE6A2E">
        <w:instrText xml:space="preserve"> REF _Ref520703666 \r \h </w:instrText>
      </w:r>
      <w:r w:rsidR="00BE6A2E">
        <w:fldChar w:fldCharType="separate"/>
      </w:r>
      <w:r w:rsidR="00B371C7">
        <w:t>0</w:t>
      </w:r>
      <w:r w:rsidR="00BE6A2E">
        <w:fldChar w:fldCharType="end"/>
      </w:r>
      <w:r w:rsidR="00BE6A2E">
        <w:t xml:space="preserve">.  </w:t>
      </w:r>
    </w:p>
    <w:p w14:paraId="64598446" w14:textId="77777777" w:rsidR="00BE6A2E" w:rsidRDefault="00BE6A2E" w:rsidP="00BE6A2E">
      <w:pPr>
        <w:pStyle w:val="Heading1"/>
      </w:pPr>
      <w:bookmarkStart w:id="36" w:name="_Toc17365169"/>
      <w:bookmarkStart w:id="37" w:name="_Ref462673081"/>
      <w:r>
        <w:t>Summary of Changes from Previous Version</w:t>
      </w:r>
      <w:bookmarkEnd w:id="36"/>
    </w:p>
    <w:p w14:paraId="494364B1" w14:textId="21922243" w:rsidR="00BE6A2E" w:rsidRPr="00E80D3C" w:rsidRDefault="002B7901" w:rsidP="00E80D3C">
      <w:r>
        <w:t>The</w:t>
      </w:r>
      <w:r w:rsidRPr="00E80D3C">
        <w:t xml:space="preserve"> </w:t>
      </w:r>
      <w:r>
        <w:t>“iCity-“</w:t>
      </w:r>
      <w:r w:rsidR="00BE6A2E" w:rsidRPr="00E80D3C">
        <w:t xml:space="preserve"> prefix</w:t>
      </w:r>
      <w:r>
        <w:t xml:space="preserve"> was removed</w:t>
      </w:r>
      <w:r w:rsidR="00BE6A2E" w:rsidRPr="00E80D3C">
        <w:t xml:space="preserve"> from</w:t>
      </w:r>
      <w:r w:rsidRPr="00E80D3C">
        <w:t xml:space="preserve"> all ontology filenames</w:t>
      </w:r>
      <w:r>
        <w:t xml:space="preserve"> and</w:t>
      </w:r>
      <w:r w:rsidR="00BE6A2E" w:rsidRPr="00E80D3C">
        <w:t xml:space="preserve"> IRIs</w:t>
      </w:r>
      <w:r>
        <w:t xml:space="preserve"> in order to improve readability and convey generality. All other changes are summarized by ontology below.</w:t>
      </w:r>
    </w:p>
    <w:p w14:paraId="05B28208" w14:textId="77777777" w:rsidR="00BE6A2E" w:rsidRPr="00C142F9" w:rsidRDefault="00BE6A2E" w:rsidP="00BE6A2E">
      <w:pPr>
        <w:rPr>
          <w:highlight w:val="yellow"/>
          <w:u w:val="single"/>
        </w:rPr>
      </w:pPr>
    </w:p>
    <w:p w14:paraId="7E3915B7" w14:textId="77777777" w:rsidR="002B7901" w:rsidRDefault="00BE6A2E" w:rsidP="00BE6A2E">
      <w:r>
        <w:rPr>
          <w:u w:val="single"/>
        </w:rPr>
        <w:t>Activity ontology:</w:t>
      </w:r>
      <w:r>
        <w:t xml:space="preserve"> </w:t>
      </w:r>
    </w:p>
    <w:p w14:paraId="2C332388" w14:textId="6F030237" w:rsidR="00BE6A2E" w:rsidRDefault="00BE6A2E" w:rsidP="001D3F17">
      <w:pPr>
        <w:pStyle w:val="ListParagraph"/>
        <w:numPr>
          <w:ilvl w:val="0"/>
          <w:numId w:val="11"/>
        </w:numPr>
      </w:pPr>
      <w:r w:rsidRPr="00E80D3C">
        <w:rPr>
          <w:sz w:val="24"/>
        </w:rPr>
        <w:lastRenderedPageBreak/>
        <w:t>revised representation such that an activity is a class of occurrences (activities and occurrences are not separate entities); removal of ActivityOccurrence, definition of State instead of StateType</w:t>
      </w:r>
      <w:r>
        <w:t>.</w:t>
      </w:r>
    </w:p>
    <w:p w14:paraId="77C49607" w14:textId="77777777" w:rsidR="00BE6A2E" w:rsidRDefault="00BE6A2E" w:rsidP="00BE6A2E">
      <w:pPr>
        <w:rPr>
          <w:color w:val="FF0000"/>
        </w:rPr>
      </w:pPr>
    </w:p>
    <w:p w14:paraId="335880DF" w14:textId="77777777" w:rsidR="002B7901" w:rsidRDefault="00BE6A2E" w:rsidP="00BE6A2E">
      <w:pPr>
        <w:rPr>
          <w:color w:val="000000" w:themeColor="text1"/>
        </w:rPr>
      </w:pPr>
      <w:r>
        <w:rPr>
          <w:color w:val="000000" w:themeColor="text1"/>
          <w:u w:val="single"/>
        </w:rPr>
        <w:t>Transportation Network ontology:</w:t>
      </w:r>
      <w:r>
        <w:rPr>
          <w:color w:val="000000" w:themeColor="text1"/>
        </w:rPr>
        <w:t xml:space="preserve"> </w:t>
      </w:r>
    </w:p>
    <w:p w14:paraId="170C3956" w14:textId="77777777" w:rsidR="002B7901" w:rsidRDefault="00BE6A2E" w:rsidP="001D3F17">
      <w:pPr>
        <w:pStyle w:val="ListParagraph"/>
        <w:numPr>
          <w:ilvl w:val="0"/>
          <w:numId w:val="11"/>
        </w:numPr>
        <w:rPr>
          <w:color w:val="000000" w:themeColor="text1"/>
        </w:rPr>
      </w:pPr>
      <w:r w:rsidRPr="00E80D3C">
        <w:rPr>
          <w:color w:val="000000" w:themeColor="text1"/>
          <w:sz w:val="24"/>
        </w:rPr>
        <w:t xml:space="preserve">added Link and LinkPD classes to serve as “containers” for multiple arcs (e.g. vehicle lanes, bicycle lanes, </w:t>
      </w:r>
      <w:r w:rsidRPr="00E80D3C">
        <w:rPr>
          <w:sz w:val="24"/>
        </w:rPr>
        <w:t>walkways</w:t>
      </w:r>
      <w:r w:rsidRPr="00E80D3C">
        <w:rPr>
          <w:color w:val="000000" w:themeColor="text1"/>
          <w:sz w:val="24"/>
        </w:rPr>
        <w:t>); introduced some additional properties and changed the mode of an Arc from an invariant to variant property.</w:t>
      </w:r>
    </w:p>
    <w:p w14:paraId="17824B8A" w14:textId="4B0050BD" w:rsidR="00BE6A2E" w:rsidRPr="00E80D3C" w:rsidRDefault="00BE6A2E" w:rsidP="001D3F17">
      <w:pPr>
        <w:pStyle w:val="ListParagraph"/>
        <w:numPr>
          <w:ilvl w:val="0"/>
          <w:numId w:val="11"/>
        </w:numPr>
        <w:rPr>
          <w:color w:val="000000" w:themeColor="text1"/>
          <w:sz w:val="36"/>
        </w:rPr>
      </w:pPr>
      <w:r w:rsidRPr="00E80D3C">
        <w:rPr>
          <w:color w:val="000000" w:themeColor="text1"/>
          <w:sz w:val="24"/>
        </w:rPr>
        <w:t>Associated Nodes with location information.</w:t>
      </w:r>
    </w:p>
    <w:p w14:paraId="7C98BE94" w14:textId="33D238C5" w:rsidR="00BE6A2E" w:rsidRPr="00E80D3C" w:rsidRDefault="00BE6A2E" w:rsidP="001D3F17">
      <w:pPr>
        <w:pStyle w:val="ListParagraph"/>
        <w:numPr>
          <w:ilvl w:val="0"/>
          <w:numId w:val="9"/>
        </w:numPr>
        <w:rPr>
          <w:color w:val="000000" w:themeColor="text1"/>
          <w:sz w:val="24"/>
        </w:rPr>
      </w:pPr>
      <w:r w:rsidRPr="00E80D3C">
        <w:rPr>
          <w:color w:val="000000" w:themeColor="text1"/>
          <w:sz w:val="24"/>
        </w:rPr>
        <w:t xml:space="preserve">Links and Arcs represent access on some part of the physical infrastructure, which has an associated location. Although Nodes do not represent access in the same way, they are still associated with some physical location. </w:t>
      </w:r>
      <w:r w:rsidR="002B7901">
        <w:rPr>
          <w:color w:val="000000" w:themeColor="text1"/>
          <w:sz w:val="24"/>
        </w:rPr>
        <w:t>A</w:t>
      </w:r>
      <w:r w:rsidRPr="00E80D3C">
        <w:rPr>
          <w:color w:val="000000" w:themeColor="text1"/>
          <w:sz w:val="24"/>
        </w:rPr>
        <w:t xml:space="preserve"> property</w:t>
      </w:r>
      <w:r w:rsidR="002B7901">
        <w:rPr>
          <w:color w:val="000000" w:themeColor="text1"/>
          <w:sz w:val="24"/>
        </w:rPr>
        <w:t xml:space="preserve"> was added</w:t>
      </w:r>
      <w:r w:rsidRPr="00E80D3C">
        <w:rPr>
          <w:color w:val="000000" w:themeColor="text1"/>
          <w:sz w:val="24"/>
        </w:rPr>
        <w:t xml:space="preserve"> to specify the </w:t>
      </w:r>
      <w:r w:rsidRPr="00E80D3C">
        <w:rPr>
          <w:i/>
          <w:color w:val="000000" w:themeColor="text1"/>
          <w:sz w:val="24"/>
        </w:rPr>
        <w:t>associated</w:t>
      </w:r>
      <w:r w:rsidRPr="00E80D3C">
        <w:rPr>
          <w:color w:val="000000" w:themeColor="text1"/>
          <w:sz w:val="24"/>
        </w:rPr>
        <w:t xml:space="preserve"> location of a Node. </w:t>
      </w:r>
      <w:r w:rsidR="002B7901">
        <w:rPr>
          <w:color w:val="000000" w:themeColor="text1"/>
          <w:sz w:val="24"/>
        </w:rPr>
        <w:t>It should be possible</w:t>
      </w:r>
      <w:r w:rsidRPr="00E80D3C">
        <w:rPr>
          <w:color w:val="000000" w:themeColor="text1"/>
          <w:sz w:val="24"/>
        </w:rPr>
        <w:t xml:space="preserve"> to infer which Transportation Complexes (e.g. road segments) meet or contain the node based on th</w:t>
      </w:r>
      <w:r w:rsidR="002B7901">
        <w:rPr>
          <w:color w:val="000000" w:themeColor="text1"/>
          <w:sz w:val="24"/>
        </w:rPr>
        <w:t>e links it is connected to. F</w:t>
      </w:r>
      <w:r w:rsidRPr="00E80D3C">
        <w:rPr>
          <w:color w:val="000000" w:themeColor="text1"/>
          <w:sz w:val="24"/>
        </w:rPr>
        <w:t xml:space="preserve">uture extensions </w:t>
      </w:r>
      <w:r w:rsidR="002B7901">
        <w:rPr>
          <w:color w:val="000000" w:themeColor="text1"/>
          <w:sz w:val="24"/>
        </w:rPr>
        <w:t>may</w:t>
      </w:r>
      <w:r w:rsidRPr="00E80D3C">
        <w:rPr>
          <w:color w:val="000000" w:themeColor="text1"/>
          <w:sz w:val="24"/>
        </w:rPr>
        <w:t xml:space="preserve"> consider capturing the relationship between the nodes location and the location of the Transportation Complexes accessed by its related links.</w:t>
      </w:r>
    </w:p>
    <w:p w14:paraId="0AD41E9E" w14:textId="77777777" w:rsidR="00BE6A2E" w:rsidRDefault="00BE6A2E" w:rsidP="00BE6A2E">
      <w:pPr>
        <w:rPr>
          <w:color w:val="000000" w:themeColor="text1"/>
        </w:rPr>
      </w:pPr>
    </w:p>
    <w:p w14:paraId="06A747C7" w14:textId="00308EB5" w:rsidR="00BE6A2E" w:rsidRPr="00E80D3C" w:rsidRDefault="007A52BC" w:rsidP="00BE6A2E">
      <w:pPr>
        <w:rPr>
          <w:color w:val="000000" w:themeColor="text1"/>
          <w:u w:val="single"/>
        </w:rPr>
      </w:pPr>
      <w:r w:rsidRPr="00E80D3C">
        <w:rPr>
          <w:color w:val="000000" w:themeColor="text1"/>
          <w:u w:val="single"/>
        </w:rPr>
        <w:t xml:space="preserve">Added: </w:t>
      </w:r>
      <w:r>
        <w:rPr>
          <w:color w:val="000000" w:themeColor="text1"/>
          <w:u w:val="single"/>
        </w:rPr>
        <w:t>iContact.owl O</w:t>
      </w:r>
      <w:r w:rsidRPr="00E80D3C">
        <w:rPr>
          <w:color w:val="000000" w:themeColor="text1"/>
          <w:u w:val="single"/>
        </w:rPr>
        <w:t>ntology</w:t>
      </w:r>
    </w:p>
    <w:p w14:paraId="5A794F7E" w14:textId="77777777" w:rsidR="00BE6A2E" w:rsidRPr="00E80D3C" w:rsidRDefault="00BE6A2E" w:rsidP="00BE6A2E">
      <w:pPr>
        <w:rPr>
          <w:color w:val="000000" w:themeColor="text1"/>
        </w:rPr>
      </w:pPr>
      <w:r w:rsidRPr="00E80D3C">
        <w:rPr>
          <w:color w:val="000000" w:themeColor="text1"/>
        </w:rPr>
        <w:t xml:space="preserve">The notion of addresses is required to represent information about buildings, parking lots, the start and end of trips, and so on. Contact information for individuals and organizations may also be required and captured for some applications. </w:t>
      </w:r>
    </w:p>
    <w:p w14:paraId="77F363FF" w14:textId="77777777" w:rsidR="00BE6A2E" w:rsidRDefault="00BE6A2E" w:rsidP="00BE6A2E">
      <w:pPr>
        <w:rPr>
          <w:color w:val="000000" w:themeColor="text1"/>
        </w:rPr>
      </w:pPr>
    </w:p>
    <w:p w14:paraId="4F503542" w14:textId="44172947" w:rsidR="00BE6A2E" w:rsidRDefault="00BE6A2E" w:rsidP="00BE6A2E">
      <w:pPr>
        <w:rPr>
          <w:color w:val="000000" w:themeColor="text1"/>
          <w:u w:val="single"/>
        </w:rPr>
      </w:pPr>
      <w:r w:rsidRPr="00E80D3C">
        <w:rPr>
          <w:color w:val="000000" w:themeColor="text1"/>
          <w:u w:val="single"/>
        </w:rPr>
        <w:t>Added</w:t>
      </w:r>
      <w:r w:rsidR="007A52BC" w:rsidRPr="00E80D3C">
        <w:rPr>
          <w:color w:val="000000" w:themeColor="text1"/>
          <w:u w:val="single"/>
        </w:rPr>
        <w:t>:</w:t>
      </w:r>
      <w:r w:rsidRPr="00E80D3C">
        <w:rPr>
          <w:color w:val="000000" w:themeColor="text1"/>
          <w:u w:val="single"/>
        </w:rPr>
        <w:t xml:space="preserve"> Calendar</w:t>
      </w:r>
      <w:r w:rsidR="007A52BC" w:rsidRPr="00E80D3C">
        <w:rPr>
          <w:color w:val="000000" w:themeColor="text1"/>
          <w:u w:val="single"/>
        </w:rPr>
        <w:t>/Hours of Operation</w:t>
      </w:r>
      <w:r w:rsidRPr="00E80D3C">
        <w:rPr>
          <w:color w:val="000000" w:themeColor="text1"/>
          <w:u w:val="single"/>
        </w:rPr>
        <w:t xml:space="preserve"> Ontology:</w:t>
      </w:r>
    </w:p>
    <w:p w14:paraId="0867262A" w14:textId="1AA775E7" w:rsidR="00BE6A2E" w:rsidRDefault="007A52BC">
      <w:pPr>
        <w:rPr>
          <w:color w:val="000000" w:themeColor="text1"/>
        </w:rPr>
      </w:pPr>
      <w:r>
        <w:t xml:space="preserve">Beyond the representation of individual timepoints and time intervals, there is often a requirement to reference concepts from a calendar. In particular, the specification of hours of operation (e.g. fora business or transportation network policy) relies on the representation of these concepts, such as the days of the week or times of day. </w:t>
      </w:r>
      <w:r>
        <w:rPr>
          <w:color w:val="000000" w:themeColor="text1"/>
        </w:rPr>
        <w:t>The Calendar Ontology is introduced to define these concepts.</w:t>
      </w:r>
    </w:p>
    <w:p w14:paraId="782FD785" w14:textId="77777777" w:rsidR="00BE6A2E" w:rsidRDefault="00BE6A2E" w:rsidP="00BE6A2E">
      <w:pPr>
        <w:rPr>
          <w:color w:val="000000" w:themeColor="text1"/>
        </w:rPr>
      </w:pPr>
    </w:p>
    <w:p w14:paraId="5E6C0758" w14:textId="77777777" w:rsidR="00BE6A2E" w:rsidRDefault="00BE6A2E" w:rsidP="00BE6A2E">
      <w:pPr>
        <w:rPr>
          <w:color w:val="000000" w:themeColor="text1"/>
          <w:u w:val="single"/>
        </w:rPr>
      </w:pPr>
      <w:r w:rsidRPr="00C142F9">
        <w:rPr>
          <w:color w:val="000000" w:themeColor="text1"/>
          <w:u w:val="single"/>
        </w:rPr>
        <w:t>Imported SSN/SOSA Ontology</w:t>
      </w:r>
      <w:r>
        <w:rPr>
          <w:color w:val="000000" w:themeColor="text1"/>
          <w:u w:val="single"/>
        </w:rPr>
        <w:t>:</w:t>
      </w:r>
    </w:p>
    <w:p w14:paraId="7162A8E3" w14:textId="2562E654" w:rsidR="00BE6A2E" w:rsidRDefault="00BE6A2E" w:rsidP="00BE6A2E">
      <w:pPr>
        <w:rPr>
          <w:color w:val="000000" w:themeColor="text1"/>
        </w:rPr>
      </w:pPr>
      <w:r>
        <w:rPr>
          <w:color w:val="000000" w:themeColor="text1"/>
        </w:rPr>
        <w:t>Sensor observations are an integral part of ITS operations and research. To capture these sensors and the data they generate, we import the SSN/SOSA ontology</w:t>
      </w:r>
      <w:r w:rsidR="007A52BC">
        <w:rPr>
          <w:color w:val="000000" w:themeColor="text1"/>
        </w:rPr>
        <w:t xml:space="preserve"> </w:t>
      </w:r>
      <w:r>
        <w:rPr>
          <w:color w:val="000000" w:themeColor="text1"/>
        </w:rPr>
        <w:t>[ref].</w:t>
      </w:r>
    </w:p>
    <w:p w14:paraId="147241EB" w14:textId="77777777" w:rsidR="00BE6A2E" w:rsidRDefault="00BE6A2E" w:rsidP="00BE6A2E">
      <w:pPr>
        <w:rPr>
          <w:color w:val="FF0000"/>
        </w:rPr>
      </w:pPr>
    </w:p>
    <w:p w14:paraId="7E5799D3" w14:textId="4F040F34" w:rsidR="00BE6A2E" w:rsidRDefault="007A52BC" w:rsidP="00BE6A2E">
      <w:pPr>
        <w:rPr>
          <w:color w:val="000000" w:themeColor="text1"/>
          <w:u w:val="single"/>
        </w:rPr>
      </w:pPr>
      <w:r>
        <w:rPr>
          <w:color w:val="000000" w:themeColor="text1"/>
          <w:u w:val="single"/>
        </w:rPr>
        <w:t>Units of Measure O</w:t>
      </w:r>
      <w:r w:rsidR="00BE6A2E">
        <w:rPr>
          <w:color w:val="000000" w:themeColor="text1"/>
          <w:u w:val="single"/>
        </w:rPr>
        <w:t>ntology:</w:t>
      </w:r>
    </w:p>
    <w:p w14:paraId="21C3B12A" w14:textId="56BB5731" w:rsidR="00BE6A2E" w:rsidRPr="00E80D3C" w:rsidRDefault="00BE6A2E" w:rsidP="001D3F17">
      <w:pPr>
        <w:pStyle w:val="ListParagraph"/>
        <w:numPr>
          <w:ilvl w:val="0"/>
          <w:numId w:val="12"/>
        </w:numPr>
        <w:rPr>
          <w:color w:val="000000" w:themeColor="text1"/>
        </w:rPr>
      </w:pPr>
      <w:r w:rsidRPr="00E80D3C">
        <w:rPr>
          <w:color w:val="000000" w:themeColor="text1"/>
          <w:sz w:val="24"/>
        </w:rPr>
        <w:t>Extended and merged with monetary value ontology</w:t>
      </w:r>
      <w:r w:rsidR="007A52BC" w:rsidRPr="00E80D3C">
        <w:rPr>
          <w:color w:val="000000" w:themeColor="text1"/>
          <w:sz w:val="24"/>
        </w:rPr>
        <w:t>.</w:t>
      </w:r>
    </w:p>
    <w:p w14:paraId="6B705B3E"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Updated with new release OM 2.0</w:t>
      </w:r>
    </w:p>
    <w:p w14:paraId="50695933" w14:textId="77777777" w:rsidR="00BE6A2E" w:rsidRPr="00E80D3C" w:rsidRDefault="00BE6A2E" w:rsidP="001D3F17">
      <w:pPr>
        <w:pStyle w:val="ListParagraph"/>
        <w:numPr>
          <w:ilvl w:val="0"/>
          <w:numId w:val="12"/>
        </w:numPr>
        <w:rPr>
          <w:color w:val="000000" w:themeColor="text1"/>
        </w:rPr>
      </w:pPr>
      <w:r w:rsidRPr="00E80D3C">
        <w:rPr>
          <w:color w:val="000000" w:themeColor="text1"/>
          <w:sz w:val="24"/>
        </w:rPr>
        <w:t>Extend with specializations of quantities, measures, etc, as required by use cases.</w:t>
      </w:r>
    </w:p>
    <w:p w14:paraId="748FE725" w14:textId="77777777" w:rsidR="00BE6A2E" w:rsidRDefault="00BE6A2E" w:rsidP="00BE6A2E">
      <w:pPr>
        <w:rPr>
          <w:color w:val="FF0000"/>
        </w:rPr>
      </w:pPr>
    </w:p>
    <w:p w14:paraId="4FA36CAD" w14:textId="59E57097" w:rsidR="00BE6A2E" w:rsidRPr="007A52BC" w:rsidRDefault="00BE6A2E" w:rsidP="00BE6A2E">
      <w:pPr>
        <w:rPr>
          <w:color w:val="000000" w:themeColor="text1"/>
          <w:u w:val="single"/>
        </w:rPr>
      </w:pPr>
      <w:r>
        <w:rPr>
          <w:color w:val="000000" w:themeColor="text1"/>
          <w:u w:val="single"/>
        </w:rPr>
        <w:t>S</w:t>
      </w:r>
      <w:r w:rsidRPr="007A52BC">
        <w:rPr>
          <w:color w:val="000000" w:themeColor="text1"/>
          <w:u w:val="single"/>
        </w:rPr>
        <w:t>patial</w:t>
      </w:r>
      <w:r w:rsidR="007A52BC">
        <w:rPr>
          <w:color w:val="000000" w:themeColor="text1"/>
          <w:u w:val="single"/>
        </w:rPr>
        <w:t xml:space="preserve"> </w:t>
      </w:r>
      <w:r w:rsidRPr="007A52BC">
        <w:rPr>
          <w:color w:val="000000" w:themeColor="text1"/>
          <w:u w:val="single"/>
        </w:rPr>
        <w:t>Location ontology:</w:t>
      </w:r>
    </w:p>
    <w:p w14:paraId="4B8D1AF7" w14:textId="2789B298" w:rsidR="00BE6A2E"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Replaced original representation </w:t>
      </w:r>
      <w:r w:rsidR="007D5E2A" w:rsidRPr="00E80D3C">
        <w:rPr>
          <w:color w:val="000000" w:themeColor="text1"/>
          <w:sz w:val="24"/>
        </w:rPr>
        <w:t xml:space="preserve">with geoSPARQL terminology, primarily due to it being </w:t>
      </w:r>
      <w:r w:rsidRPr="00E80D3C">
        <w:rPr>
          <w:color w:val="000000" w:themeColor="text1"/>
          <w:sz w:val="24"/>
        </w:rPr>
        <w:t>better supported</w:t>
      </w:r>
      <w:r w:rsidR="007D5E2A" w:rsidRPr="00E80D3C">
        <w:rPr>
          <w:color w:val="000000" w:themeColor="text1"/>
          <w:sz w:val="24"/>
        </w:rPr>
        <w:t xml:space="preserve"> (geoSPARQL works for simple linked data but also offers the potential for specialized query abilities) and more current.</w:t>
      </w:r>
      <w:r w:rsidRPr="00E80D3C">
        <w:rPr>
          <w:color w:val="000000" w:themeColor="text1"/>
          <w:sz w:val="24"/>
        </w:rPr>
        <w:t xml:space="preserve"> </w:t>
      </w:r>
      <w:r w:rsidRPr="00E80D3C">
        <w:rPr>
          <w:color w:val="000000" w:themeColor="text1"/>
          <w:sz w:val="24"/>
        </w:rPr>
        <w:br/>
        <w:t xml:space="preserve">Features have geometry (geo:hasGeometry); geometries can be defined as simple features (points, polygons,…); these geometries can be </w:t>
      </w:r>
      <w:r w:rsidRPr="00E80D3C">
        <w:rPr>
          <w:i/>
          <w:color w:val="000000" w:themeColor="text1"/>
          <w:sz w:val="24"/>
        </w:rPr>
        <w:t>serialized</w:t>
      </w:r>
      <w:r w:rsidRPr="00E80D3C">
        <w:rPr>
          <w:color w:val="000000" w:themeColor="text1"/>
          <w:sz w:val="24"/>
        </w:rPr>
        <w:t xml:space="preserve"> as WKT or GML, special purpose datatypes that allow for, e.g. a series of coordinates. Both serializations support </w:t>
      </w:r>
      <w:r w:rsidRPr="00E80D3C">
        <w:rPr>
          <w:color w:val="000000" w:themeColor="text1"/>
          <w:sz w:val="24"/>
        </w:rPr>
        <w:lastRenderedPageBreak/>
        <w:t>the specification of a reference system, therefore (for now) we do not need to extend OM with NAD83 and WGS84.</w:t>
      </w:r>
      <w:r w:rsidRPr="00E80D3C">
        <w:rPr>
          <w:color w:val="000000" w:themeColor="text1"/>
          <w:sz w:val="24"/>
        </w:rPr>
        <w:br/>
      </w:r>
      <w:r w:rsidR="007D5E2A" w:rsidRPr="00E80D3C">
        <w:rPr>
          <w:color w:val="000000" w:themeColor="text1"/>
          <w:sz w:val="24"/>
        </w:rPr>
        <w:t xml:space="preserve">The </w:t>
      </w:r>
      <w:r w:rsidRPr="00E80D3C">
        <w:rPr>
          <w:color w:val="000000" w:themeColor="text1"/>
          <w:sz w:val="24"/>
        </w:rPr>
        <w:t>representation of the reference system is not ideal as in the current implementation of geoSPARQL it is appended within the same IRI as the coordinate data, (it is also not clear what code is</w:t>
      </w:r>
      <w:r w:rsidR="007D5E2A" w:rsidRPr="00E80D3C">
        <w:rPr>
          <w:color w:val="000000" w:themeColor="text1"/>
          <w:sz w:val="24"/>
        </w:rPr>
        <w:t xml:space="preserve"> to be used for NAD83). F</w:t>
      </w:r>
      <w:r w:rsidRPr="00E80D3C">
        <w:rPr>
          <w:color w:val="000000" w:themeColor="text1"/>
          <w:sz w:val="24"/>
        </w:rPr>
        <w:t>uture</w:t>
      </w:r>
      <w:r w:rsidR="007D5E2A" w:rsidRPr="00E80D3C">
        <w:rPr>
          <w:color w:val="000000" w:themeColor="text1"/>
          <w:sz w:val="24"/>
        </w:rPr>
        <w:t xml:space="preserve"> revisions should </w:t>
      </w:r>
      <w:r w:rsidRPr="00E80D3C">
        <w:rPr>
          <w:color w:val="000000" w:themeColor="text1"/>
          <w:sz w:val="24"/>
        </w:rPr>
        <w:t>investigate a possible extension to this representation that will capture the reference system in a more convenient way (while still leveraging the capabilities of geoSPARQL).</w:t>
      </w:r>
      <w:r w:rsidRPr="00E80D3C">
        <w:rPr>
          <w:color w:val="000000" w:themeColor="text1"/>
          <w:sz w:val="24"/>
        </w:rPr>
        <w:br/>
        <w:t>Ideally, in future work we would like to look consider the spatial-location theory in more detail as it geoSPARQL provides a vocabulary and a tool but lacks a complete declarative semantics</w:t>
      </w:r>
    </w:p>
    <w:p w14:paraId="56897FD6" w14:textId="77777777" w:rsidR="007D5E2A" w:rsidRPr="00E80D3C" w:rsidRDefault="00BE6A2E" w:rsidP="001D3F17">
      <w:pPr>
        <w:pStyle w:val="ListParagraph"/>
        <w:numPr>
          <w:ilvl w:val="0"/>
          <w:numId w:val="13"/>
        </w:numPr>
        <w:rPr>
          <w:color w:val="000000" w:themeColor="text1"/>
          <w:sz w:val="24"/>
        </w:rPr>
      </w:pPr>
      <w:r w:rsidRPr="00E80D3C">
        <w:rPr>
          <w:color w:val="000000" w:themeColor="text1"/>
          <w:sz w:val="24"/>
        </w:rPr>
        <w:t xml:space="preserve">This change impacts many of the other ontologies within iCity (those with spatial information). Each </w:t>
      </w:r>
      <w:r w:rsidR="007D5E2A" w:rsidRPr="00E80D3C">
        <w:rPr>
          <w:color w:val="000000" w:themeColor="text1"/>
          <w:sz w:val="24"/>
        </w:rPr>
        <w:t>was</w:t>
      </w:r>
      <w:r w:rsidRPr="00E80D3C">
        <w:rPr>
          <w:color w:val="000000" w:themeColor="text1"/>
          <w:sz w:val="24"/>
        </w:rPr>
        <w:t xml:space="preserve"> modified to address this.</w:t>
      </w:r>
    </w:p>
    <w:p w14:paraId="7F5041B4" w14:textId="73FA05D0" w:rsidR="00BE6A2E" w:rsidRPr="00E80D3C" w:rsidRDefault="007D5E2A" w:rsidP="001D3F17">
      <w:pPr>
        <w:pStyle w:val="ListParagraph"/>
        <w:numPr>
          <w:ilvl w:val="0"/>
          <w:numId w:val="13"/>
        </w:numPr>
        <w:rPr>
          <w:color w:val="000000" w:themeColor="text1"/>
          <w:sz w:val="24"/>
        </w:rPr>
      </w:pPr>
      <w:r w:rsidRPr="00E80D3C">
        <w:rPr>
          <w:color w:val="000000" w:themeColor="text1"/>
          <w:sz w:val="24"/>
        </w:rPr>
        <w:t>Extended</w:t>
      </w:r>
      <w:r w:rsidR="00BE6A2E" w:rsidRPr="00E80D3C">
        <w:rPr>
          <w:color w:val="000000" w:themeColor="text1"/>
          <w:sz w:val="24"/>
        </w:rPr>
        <w:t xml:space="preserve"> SpatialLoc to include a hasLocation property. This allows us to separate objects from their spatial embodiment as required. Whether an object is related to geosparql:Feature or is a subclass of geosparql:Feature is a foundational ontological decision. In either case, we can describe location of these objects more precisely via the hasGeometry property.</w:t>
      </w:r>
    </w:p>
    <w:p w14:paraId="0DC6CDAF" w14:textId="16BA8EEC" w:rsidR="00BE6A2E" w:rsidRPr="00105569" w:rsidRDefault="007A52BC" w:rsidP="00BE6A2E">
      <w:pPr>
        <w:rPr>
          <w:color w:val="000000" w:themeColor="text1"/>
          <w:u w:val="single"/>
        </w:rPr>
      </w:pPr>
      <w:r w:rsidRPr="00105569">
        <w:rPr>
          <w:color w:val="000000" w:themeColor="text1"/>
          <w:u w:val="single"/>
        </w:rPr>
        <w:t>Foundation O</w:t>
      </w:r>
      <w:r w:rsidR="00BE6A2E" w:rsidRPr="00105569">
        <w:rPr>
          <w:color w:val="000000" w:themeColor="text1"/>
          <w:u w:val="single"/>
        </w:rPr>
        <w:t>ntology: removed</w:t>
      </w:r>
    </w:p>
    <w:p w14:paraId="1ECD6873"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the initial design Foundation is imported by all of the domain ontologies, this requires a revision to all of the Urban System ontologies. We observe that this design is not ideal as there may be cases where foundational concepts (e.g. activities or resources) are not used in a particular domain ontology. In such cases, updates to Foundation.owl will result in unnecessary updates to unaffected domain ontologies.</w:t>
      </w:r>
      <w:r w:rsidRPr="00105569">
        <w:rPr>
          <w:color w:val="000000" w:themeColor="text1"/>
          <w:sz w:val="24"/>
        </w:rPr>
        <w:br/>
        <w:t>This was originally done for convenience, however we observe that it may be more clear and effective to only consider the foundational grouping conceptually, and individually import whichever ontologies are required.</w:t>
      </w:r>
    </w:p>
    <w:p w14:paraId="492CCE41" w14:textId="77777777" w:rsidR="00BE6A2E" w:rsidRPr="00105569" w:rsidRDefault="00BE6A2E" w:rsidP="001D3F17">
      <w:pPr>
        <w:pStyle w:val="ListParagraph"/>
        <w:numPr>
          <w:ilvl w:val="0"/>
          <w:numId w:val="9"/>
        </w:numPr>
        <w:rPr>
          <w:color w:val="000000" w:themeColor="text1"/>
          <w:sz w:val="24"/>
          <w:u w:val="single"/>
        </w:rPr>
      </w:pPr>
      <w:r w:rsidRPr="00105569">
        <w:rPr>
          <w:color w:val="000000" w:themeColor="text1"/>
          <w:sz w:val="24"/>
        </w:rPr>
        <w:t>In version 1.2 of the ontology, we replace all imports of the Foundation ontology only with the ontologies that are used. In some cases, this may be equivalent to importing the Foundation ontology, however in other cases this will be a sub-theory of the Foundation ontology.</w:t>
      </w:r>
    </w:p>
    <w:p w14:paraId="56F18295" w14:textId="17496C62" w:rsidR="00BE6A2E" w:rsidRPr="00105569" w:rsidRDefault="007A52BC" w:rsidP="00BE6A2E">
      <w:pPr>
        <w:rPr>
          <w:color w:val="000000" w:themeColor="text1"/>
          <w:u w:val="single"/>
        </w:rPr>
      </w:pPr>
      <w:r w:rsidRPr="00105569">
        <w:rPr>
          <w:color w:val="000000" w:themeColor="text1"/>
          <w:u w:val="single"/>
        </w:rPr>
        <w:t>Land Use O</w:t>
      </w:r>
      <w:r w:rsidR="00BE6A2E" w:rsidRPr="00105569">
        <w:rPr>
          <w:color w:val="000000" w:themeColor="text1"/>
          <w:u w:val="single"/>
        </w:rPr>
        <w:t>ntology:</w:t>
      </w:r>
    </w:p>
    <w:p w14:paraId="0A2B6859"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Defined new subclasses of Parcel based on sample data: TrafficZone, PlanningDistrict, Municipality. It’s unclear what the logical distinction between these classes will be, but they are distinct types of parcels used by the domain experts.</w:t>
      </w:r>
    </w:p>
    <w:p w14:paraId="3E4EC61F" w14:textId="6903E702"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Introduced additional land use classification</w:t>
      </w:r>
      <w:r w:rsidR="007A52BC" w:rsidRPr="00105569">
        <w:rPr>
          <w:color w:val="000000" w:themeColor="text1"/>
          <w:sz w:val="24"/>
        </w:rPr>
        <w:t>s, aligned</w:t>
      </w:r>
      <w:r w:rsidRPr="00105569">
        <w:rPr>
          <w:color w:val="000000" w:themeColor="text1"/>
          <w:sz w:val="24"/>
        </w:rPr>
        <w:t xml:space="preserve"> with lbcs</w:t>
      </w:r>
      <w:r w:rsidR="007A52BC" w:rsidRPr="00105569">
        <w:rPr>
          <w:color w:val="000000" w:themeColor="text1"/>
          <w:sz w:val="24"/>
        </w:rPr>
        <w:t xml:space="preserve"> classifications where possible, based on CLUMP and AAFC systems.</w:t>
      </w:r>
    </w:p>
    <w:p w14:paraId="1829E772" w14:textId="70B5822B"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TrafficZone subclass of Parcel</w:t>
      </w:r>
    </w:p>
    <w:p w14:paraId="1AA0BB03" w14:textId="77777777" w:rsidR="00BE6A2E" w:rsidRPr="00105569" w:rsidRDefault="00BE6A2E" w:rsidP="001D3F17">
      <w:pPr>
        <w:pStyle w:val="ListParagraph"/>
        <w:numPr>
          <w:ilvl w:val="0"/>
          <w:numId w:val="21"/>
        </w:numPr>
        <w:rPr>
          <w:color w:val="000000" w:themeColor="text1"/>
          <w:sz w:val="24"/>
        </w:rPr>
      </w:pPr>
      <w:r w:rsidRPr="00105569">
        <w:rPr>
          <w:color w:val="000000" w:themeColor="text1"/>
          <w:sz w:val="24"/>
        </w:rPr>
        <w:t>Added population properties for Parcels</w:t>
      </w:r>
    </w:p>
    <w:p w14:paraId="23331737" w14:textId="77777777" w:rsidR="00BE6A2E" w:rsidRPr="00105569" w:rsidRDefault="00BE6A2E" w:rsidP="00BE6A2E">
      <w:pPr>
        <w:rPr>
          <w:color w:val="000000" w:themeColor="text1"/>
          <w:u w:val="single"/>
        </w:rPr>
      </w:pPr>
      <w:r w:rsidRPr="00105569">
        <w:rPr>
          <w:color w:val="000000" w:themeColor="text1"/>
          <w:u w:val="single"/>
        </w:rPr>
        <w:t>PublicTransit Ontology:</w:t>
      </w:r>
    </w:p>
    <w:p w14:paraId="7A0E6A80"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Added specializations of the Activity class: TransitTrip and TransitIncident</w:t>
      </w:r>
    </w:p>
    <w:p w14:paraId="1618A25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Included some additional properties and added to the definitions of some existing classes</w:t>
      </w:r>
    </w:p>
    <w:p w14:paraId="4A17D3F8"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Transportation System ontology</w:t>
      </w:r>
    </w:p>
    <w:p w14:paraId="0F2BA312" w14:textId="77777777" w:rsidR="00BE6A2E" w:rsidRPr="00105569" w:rsidRDefault="00BE6A2E" w:rsidP="001D3F17">
      <w:pPr>
        <w:pStyle w:val="ListParagraph"/>
        <w:numPr>
          <w:ilvl w:val="0"/>
          <w:numId w:val="22"/>
        </w:numPr>
        <w:rPr>
          <w:color w:val="000000" w:themeColor="text1"/>
          <w:sz w:val="24"/>
        </w:rPr>
      </w:pPr>
      <w:r w:rsidRPr="00105569">
        <w:rPr>
          <w:color w:val="000000" w:themeColor="text1"/>
          <w:sz w:val="24"/>
        </w:rPr>
        <w:t>Imported Activity ontology</w:t>
      </w:r>
    </w:p>
    <w:p w14:paraId="181B9214" w14:textId="77777777" w:rsidR="00BE6A2E" w:rsidRPr="00105569" w:rsidRDefault="00BE6A2E" w:rsidP="00BE6A2E">
      <w:pPr>
        <w:rPr>
          <w:color w:val="000000" w:themeColor="text1"/>
          <w:u w:val="single"/>
        </w:rPr>
      </w:pPr>
      <w:r w:rsidRPr="00105569">
        <w:rPr>
          <w:color w:val="000000" w:themeColor="text1"/>
          <w:u w:val="single"/>
        </w:rPr>
        <w:t>Time Ontology:</w:t>
      </w:r>
    </w:p>
    <w:p w14:paraId="74BFC701" w14:textId="77777777" w:rsidR="00BE6A2E" w:rsidRPr="00105569" w:rsidRDefault="00BE6A2E" w:rsidP="001D3F17">
      <w:pPr>
        <w:pStyle w:val="ListParagraph"/>
        <w:numPr>
          <w:ilvl w:val="0"/>
          <w:numId w:val="23"/>
        </w:numPr>
        <w:rPr>
          <w:color w:val="000000" w:themeColor="text1"/>
          <w:sz w:val="24"/>
        </w:rPr>
      </w:pPr>
      <w:r w:rsidRPr="00105569">
        <w:rPr>
          <w:color w:val="000000" w:themeColor="text1"/>
          <w:sz w:val="24"/>
        </w:rPr>
        <w:t>Revised to reuse the new version of OWL-Time (updated via W3C in fall of 2017)</w:t>
      </w:r>
    </w:p>
    <w:p w14:paraId="25D4270A" w14:textId="77777777" w:rsidR="00BE6A2E" w:rsidRPr="00105569" w:rsidRDefault="00BE6A2E" w:rsidP="00BE6A2E">
      <w:pPr>
        <w:rPr>
          <w:color w:val="000000" w:themeColor="text1"/>
        </w:rPr>
      </w:pPr>
      <w:r w:rsidRPr="00105569">
        <w:rPr>
          <w:color w:val="000000" w:themeColor="text1"/>
          <w:u w:val="single"/>
        </w:rPr>
        <w:t>Parking Ontology:</w:t>
      </w:r>
    </w:p>
    <w:p w14:paraId="56EA6321" w14:textId="77777777" w:rsidR="00BE6A2E" w:rsidRPr="00105569" w:rsidRDefault="00BE6A2E" w:rsidP="001D3F17">
      <w:pPr>
        <w:pStyle w:val="ListParagraph"/>
        <w:numPr>
          <w:ilvl w:val="0"/>
          <w:numId w:val="24"/>
        </w:numPr>
        <w:rPr>
          <w:color w:val="000000" w:themeColor="text1"/>
          <w:sz w:val="24"/>
        </w:rPr>
      </w:pPr>
      <w:r w:rsidRPr="00105569">
        <w:rPr>
          <w:color w:val="000000" w:themeColor="text1"/>
          <w:sz w:val="24"/>
        </w:rPr>
        <w:lastRenderedPageBreak/>
        <w:t>Based on requirements identified by CUHK use cases, the parking ontology has been extended to capture additional concepts to provide a more detailed picture of existing car parks.</w:t>
      </w:r>
    </w:p>
    <w:p w14:paraId="7A55DEC6" w14:textId="77777777" w:rsidR="00196B6E" w:rsidRDefault="00196B6E" w:rsidP="00EA354A">
      <w:pPr>
        <w:pStyle w:val="Heading1"/>
      </w:pPr>
      <w:bookmarkStart w:id="38" w:name="_Toc17365170"/>
      <w:r>
        <w:t>Urban System Characteristics and Behaviour</w:t>
      </w:r>
      <w:bookmarkEnd w:id="37"/>
      <w:bookmarkEnd w:id="38"/>
    </w:p>
    <w:p w14:paraId="4B504099" w14:textId="77777777" w:rsidR="00890347" w:rsidRPr="00105569" w:rsidRDefault="00654012" w:rsidP="00EA354A">
      <w:r w:rsidRPr="00105569">
        <w:t xml:space="preserve">In the </w:t>
      </w:r>
      <w:r w:rsidR="00680235" w:rsidRPr="00105569">
        <w:t>urban system</w:t>
      </w:r>
      <w:r w:rsidRPr="00105569">
        <w:t>, we recognize the following key concepts</w:t>
      </w:r>
      <w:r w:rsidR="00CC7784" w:rsidRPr="00105569">
        <w:t xml:space="preserve"> that must be defined</w:t>
      </w:r>
      <w:r w:rsidRPr="00105569">
        <w:t>:</w:t>
      </w:r>
    </w:p>
    <w:p w14:paraId="60CB125C" w14:textId="77777777" w:rsidR="00512299" w:rsidRPr="00105569" w:rsidRDefault="00512299" w:rsidP="009E4A69">
      <w:pPr>
        <w:pStyle w:val="ListParagraph"/>
        <w:rPr>
          <w:sz w:val="24"/>
        </w:rPr>
      </w:pPr>
      <w:r w:rsidRPr="00105569">
        <w:rPr>
          <w:sz w:val="24"/>
        </w:rPr>
        <w:t>Person</w:t>
      </w:r>
    </w:p>
    <w:p w14:paraId="698C3906" w14:textId="77777777" w:rsidR="00512299" w:rsidRPr="00105569" w:rsidRDefault="00512299" w:rsidP="009E4A69">
      <w:pPr>
        <w:pStyle w:val="ListParagraph"/>
        <w:rPr>
          <w:sz w:val="24"/>
        </w:rPr>
      </w:pPr>
      <w:r w:rsidRPr="00105569">
        <w:rPr>
          <w:sz w:val="24"/>
        </w:rPr>
        <w:t>Organization</w:t>
      </w:r>
    </w:p>
    <w:p w14:paraId="437480B5" w14:textId="77777777" w:rsidR="00B849EF" w:rsidRPr="00105569" w:rsidRDefault="00B849EF" w:rsidP="009E4A69">
      <w:pPr>
        <w:pStyle w:val="ListParagraph"/>
        <w:rPr>
          <w:sz w:val="24"/>
        </w:rPr>
      </w:pPr>
      <w:r w:rsidRPr="00105569">
        <w:rPr>
          <w:sz w:val="24"/>
        </w:rPr>
        <w:t>Household</w:t>
      </w:r>
    </w:p>
    <w:p w14:paraId="677A7E50" w14:textId="77777777" w:rsidR="00512299" w:rsidRPr="00105569" w:rsidRDefault="00512299" w:rsidP="009E4A69">
      <w:pPr>
        <w:pStyle w:val="ListParagraph"/>
        <w:rPr>
          <w:sz w:val="24"/>
        </w:rPr>
      </w:pPr>
      <w:r w:rsidRPr="00105569">
        <w:rPr>
          <w:sz w:val="24"/>
        </w:rPr>
        <w:t>Building</w:t>
      </w:r>
    </w:p>
    <w:p w14:paraId="614CA5BE" w14:textId="77777777" w:rsidR="00512299" w:rsidRPr="00105569" w:rsidRDefault="00512299" w:rsidP="009E4A69">
      <w:pPr>
        <w:pStyle w:val="ListParagraph"/>
        <w:rPr>
          <w:sz w:val="24"/>
        </w:rPr>
      </w:pPr>
      <w:r w:rsidRPr="00105569">
        <w:rPr>
          <w:sz w:val="24"/>
        </w:rPr>
        <w:t>Parking</w:t>
      </w:r>
    </w:p>
    <w:p w14:paraId="547F4C54" w14:textId="77777777" w:rsidR="00B849EF" w:rsidRPr="00105569" w:rsidRDefault="00B849EF" w:rsidP="009E4A69">
      <w:pPr>
        <w:pStyle w:val="ListParagraph"/>
        <w:rPr>
          <w:sz w:val="24"/>
        </w:rPr>
      </w:pPr>
      <w:r w:rsidRPr="00105569">
        <w:rPr>
          <w:sz w:val="24"/>
        </w:rPr>
        <w:t>Vehicle</w:t>
      </w:r>
    </w:p>
    <w:p w14:paraId="32A01858" w14:textId="77777777" w:rsidR="00B849EF" w:rsidRPr="00105569" w:rsidRDefault="00B849EF" w:rsidP="009E4A69">
      <w:pPr>
        <w:pStyle w:val="ListParagraph"/>
        <w:rPr>
          <w:sz w:val="24"/>
        </w:rPr>
      </w:pPr>
      <w:r w:rsidRPr="00105569">
        <w:rPr>
          <w:sz w:val="24"/>
        </w:rPr>
        <w:t>Transportation Networks</w:t>
      </w:r>
    </w:p>
    <w:p w14:paraId="42D2BC0A" w14:textId="77777777" w:rsidR="00512299" w:rsidRPr="00105569" w:rsidRDefault="00512299" w:rsidP="009E4A69">
      <w:pPr>
        <w:pStyle w:val="ListParagraph"/>
        <w:rPr>
          <w:sz w:val="24"/>
        </w:rPr>
      </w:pPr>
      <w:r w:rsidRPr="00105569">
        <w:rPr>
          <w:sz w:val="24"/>
        </w:rPr>
        <w:t>Transit</w:t>
      </w:r>
    </w:p>
    <w:p w14:paraId="29849DD5" w14:textId="77777777" w:rsidR="00512299" w:rsidRPr="00105569" w:rsidRDefault="00B849EF" w:rsidP="009E4A69">
      <w:pPr>
        <w:pStyle w:val="ListParagraph"/>
        <w:rPr>
          <w:sz w:val="24"/>
        </w:rPr>
      </w:pPr>
      <w:r w:rsidRPr="00105569">
        <w:rPr>
          <w:sz w:val="24"/>
        </w:rPr>
        <w:t>Land Use</w:t>
      </w:r>
    </w:p>
    <w:p w14:paraId="5FA7B1D2" w14:textId="77777777" w:rsidR="00B849EF" w:rsidRPr="00105569" w:rsidRDefault="00B849EF" w:rsidP="009E4A69">
      <w:pPr>
        <w:pStyle w:val="ListParagraph"/>
        <w:rPr>
          <w:sz w:val="24"/>
        </w:rPr>
      </w:pPr>
      <w:r w:rsidRPr="00105569">
        <w:rPr>
          <w:sz w:val="24"/>
        </w:rPr>
        <w:t>Travel</w:t>
      </w:r>
    </w:p>
    <w:p w14:paraId="3F5D9D08" w14:textId="6967C9C9" w:rsidR="00B849EF" w:rsidRDefault="00654012" w:rsidP="00EA354A">
      <w:r>
        <w:t xml:space="preserve">The semantics of each of these concepts will be defined by a generic ontology. These generic ontologies </w:t>
      </w:r>
      <w:r w:rsidR="005D4E06">
        <w:t>will</w:t>
      </w:r>
      <w:r>
        <w:t xml:space="preserve"> then be </w:t>
      </w:r>
      <w:r w:rsidR="00680235">
        <w:t>used in the iCity ontology to</w:t>
      </w:r>
      <w:r>
        <w:t xml:space="preserve"> define the urban system and its behaviour; its population, land use, transportation infrastructure, and the travel that occurs within it. This representation may then be extended to capture the individual iCity applications so that they may be integrated with one another and sufficiently well-defined so as to be shareable and reproducible with the research community.</w:t>
      </w:r>
      <w:r w:rsidR="00BA1ACD">
        <w:t xml:space="preserve"> </w:t>
      </w:r>
      <w:r w:rsidR="009226EE">
        <w:t xml:space="preserve">Foundational Ontologies </w:t>
      </w:r>
      <w:r w:rsidR="002918B6">
        <w:t xml:space="preserve">will be also required in order to </w:t>
      </w:r>
      <w:r w:rsidR="00520123">
        <w:t>define the core concepts that apply acr</w:t>
      </w:r>
      <w:r w:rsidR="002918B6">
        <w:t>oss t</w:t>
      </w:r>
      <w:r w:rsidR="009226EE">
        <w:t>he transportation domain. The</w:t>
      </w:r>
      <w:r w:rsidR="002918B6">
        <w:t>s</w:t>
      </w:r>
      <w:r w:rsidR="009226EE">
        <w:t>e will be</w:t>
      </w:r>
      <w:r w:rsidR="002918B6">
        <w:t xml:space="preserve"> introduced first, followed by the presentation of </w:t>
      </w:r>
      <w:r w:rsidR="00CC6B8B">
        <w:t xml:space="preserve">each </w:t>
      </w:r>
      <w:r>
        <w:t>generic</w:t>
      </w:r>
      <w:r w:rsidR="00CC6B8B">
        <w:t xml:space="preserve"> ontology in more detail</w:t>
      </w:r>
      <w:r w:rsidR="002918B6">
        <w:t>.</w:t>
      </w:r>
      <w:r w:rsidR="00547C0F">
        <w:t xml:space="preserve"> Where warranted, we provide a brief description of the domain and role of the ontology prior to describing its classes and their properties.</w:t>
      </w:r>
    </w:p>
    <w:p w14:paraId="4DB519CE" w14:textId="1B8EEC88" w:rsidR="00DC325E" w:rsidRDefault="00DC325E" w:rsidP="00EA354A"/>
    <w:p w14:paraId="5514DFF1" w14:textId="77777777" w:rsidR="00DC325E" w:rsidRDefault="00DC325E" w:rsidP="00EA354A"/>
    <w:p w14:paraId="62C30242" w14:textId="77777777" w:rsidR="00161997" w:rsidRDefault="00161997" w:rsidP="00EA354A"/>
    <w:p w14:paraId="6E3A9017" w14:textId="584DE4AC" w:rsidR="00161997" w:rsidRDefault="00161997" w:rsidP="00EA354A">
      <w:r>
        <w:t>To do: include discussion on practices adopted for the reuse of existing ontologies</w:t>
      </w:r>
    </w:p>
    <w:p w14:paraId="61D8E173" w14:textId="11AF85BE" w:rsidR="00161997" w:rsidRPr="00105569" w:rsidRDefault="00161997" w:rsidP="001D3F17">
      <w:pPr>
        <w:pStyle w:val="ListParagraph"/>
        <w:numPr>
          <w:ilvl w:val="0"/>
          <w:numId w:val="9"/>
        </w:numPr>
        <w:rPr>
          <w:sz w:val="24"/>
        </w:rPr>
      </w:pPr>
      <w:r w:rsidRPr="00105569">
        <w:rPr>
          <w:sz w:val="24"/>
        </w:rPr>
        <w:t>Save and re-publish with new IRI to ensure availability and consistency (there may be issues if some ontologies update and do not use Version IRI met</w:t>
      </w:r>
      <w:r w:rsidR="008B36EB">
        <w:rPr>
          <w:sz w:val="24"/>
        </w:rPr>
        <w:t>a</w:t>
      </w:r>
      <w:r w:rsidRPr="00105569">
        <w:rPr>
          <w:sz w:val="24"/>
        </w:rPr>
        <w:t>data)</w:t>
      </w:r>
    </w:p>
    <w:p w14:paraId="263DAD14" w14:textId="003FDA21" w:rsidR="00161997" w:rsidRPr="00105569" w:rsidRDefault="00161997" w:rsidP="001D3F17">
      <w:pPr>
        <w:pStyle w:val="ListParagraph"/>
        <w:numPr>
          <w:ilvl w:val="0"/>
          <w:numId w:val="9"/>
        </w:numPr>
        <w:rPr>
          <w:sz w:val="24"/>
        </w:rPr>
      </w:pPr>
      <w:r w:rsidRPr="00105569">
        <w:rPr>
          <w:sz w:val="24"/>
        </w:rPr>
        <w:t>Entities created for organization: XThing, XObjectProperty, XDataProperty…</w:t>
      </w:r>
    </w:p>
    <w:p w14:paraId="055E0A49" w14:textId="37833FFD" w:rsidR="00520123" w:rsidRDefault="00520123" w:rsidP="00EA354A">
      <w:pPr>
        <w:pStyle w:val="Heading2"/>
      </w:pPr>
      <w:bookmarkStart w:id="39" w:name="_Toc17365171"/>
      <w:r>
        <w:t>Foundational Ontolog</w:t>
      </w:r>
      <w:r w:rsidR="0073758C">
        <w:t>ies</w:t>
      </w:r>
      <w:bookmarkEnd w:id="39"/>
    </w:p>
    <w:p w14:paraId="03BD45D9" w14:textId="3D958AAB" w:rsidR="007978A3" w:rsidRPr="00E80D3C" w:rsidRDefault="0089518D" w:rsidP="00EA354A">
      <w:pPr>
        <w:rPr>
          <w:i/>
          <w:strike/>
        </w:rPr>
      </w:pPr>
      <w:r>
        <w:rPr>
          <w:i/>
          <w:strike/>
        </w:rPr>
        <w:t>http://ontology.eil.utoronto.ca/icity/</w:t>
      </w:r>
      <w:r w:rsidR="007978A3" w:rsidRPr="00E80D3C">
        <w:rPr>
          <w:i/>
          <w:strike/>
        </w:rPr>
        <w:t>Foundation</w:t>
      </w:r>
      <w:r w:rsidR="00AC0B4C" w:rsidRPr="00E80D3C">
        <w:rPr>
          <w:i/>
          <w:strike/>
        </w:rPr>
        <w:t>.owl</w:t>
      </w:r>
    </w:p>
    <w:p w14:paraId="0F2D5992" w14:textId="77777777" w:rsidR="00520123" w:rsidRDefault="00520123" w:rsidP="00EA354A">
      <w:r>
        <w:t xml:space="preserve">In addition to the concepts that are specific to an urban system, </w:t>
      </w:r>
      <w:r w:rsidR="002056D3">
        <w:t>there exist</w:t>
      </w:r>
      <w:r>
        <w:t xml:space="preserve"> foundational concepts </w:t>
      </w:r>
      <w:r w:rsidR="002056D3">
        <w:t xml:space="preserve">that </w:t>
      </w:r>
      <w:r>
        <w:t>are required to fully define the domain. In particular, the foundational ontology captures</w:t>
      </w:r>
      <w:r w:rsidR="002056D3">
        <w:t xml:space="preserve"> the concepts of time, space, </w:t>
      </w:r>
      <w:r>
        <w:t>change,</w:t>
      </w:r>
      <w:r w:rsidR="002056D3">
        <w:t xml:space="preserve"> activities, and resources;</w:t>
      </w:r>
      <w:r>
        <w:t xml:space="preserve"> each </w:t>
      </w:r>
      <w:r w:rsidR="002056D3">
        <w:t xml:space="preserve">concept is </w:t>
      </w:r>
      <w:r>
        <w:t xml:space="preserve">defined </w:t>
      </w:r>
      <w:r w:rsidR="002056D3">
        <w:t xml:space="preserve">its </w:t>
      </w:r>
      <w:r>
        <w:t>own sub-ontology.</w:t>
      </w:r>
    </w:p>
    <w:p w14:paraId="59D1F14E" w14:textId="77777777" w:rsidR="00520123" w:rsidRDefault="003D0AF6" w:rsidP="00EA354A">
      <w:pPr>
        <w:pStyle w:val="Heading3"/>
      </w:pPr>
      <w:bookmarkStart w:id="40" w:name="_Toc17365172"/>
      <w:r>
        <w:t>Spatial</w:t>
      </w:r>
      <w:r w:rsidR="00520123">
        <w:t xml:space="preserve"> </w:t>
      </w:r>
      <w:r w:rsidR="003F552F">
        <w:t xml:space="preserve">Location </w:t>
      </w:r>
      <w:r w:rsidR="00520123">
        <w:t>Ontology</w:t>
      </w:r>
      <w:bookmarkEnd w:id="40"/>
    </w:p>
    <w:p w14:paraId="6623312C" w14:textId="65953C3A" w:rsidR="007978A3" w:rsidRPr="007978A3" w:rsidRDefault="0089518D" w:rsidP="007978A3">
      <w:pPr>
        <w:rPr>
          <w:i/>
        </w:rPr>
      </w:pPr>
      <w:r>
        <w:rPr>
          <w:i/>
        </w:rPr>
        <w:t>http://ontology.eil.utoronto.ca/icity/</w:t>
      </w:r>
      <w:r w:rsidR="007978A3">
        <w:rPr>
          <w:i/>
        </w:rPr>
        <w:t>SpatialLoc</w:t>
      </w:r>
      <w:r w:rsidR="00AC0B4C">
        <w:rPr>
          <w:i/>
        </w:rPr>
        <w:t>.owl</w:t>
      </w:r>
    </w:p>
    <w:p w14:paraId="6F225E24" w14:textId="4BA2A1BD" w:rsidR="00BA5BA6" w:rsidRPr="00BA5BA6" w:rsidRDefault="00BA5BA6" w:rsidP="00BA5BA6">
      <w:pPr>
        <w:rPr>
          <w:b/>
        </w:rPr>
      </w:pPr>
      <w:r w:rsidRPr="00BA5BA6">
        <w:rPr>
          <w:b/>
        </w:rPr>
        <w:t xml:space="preserve">Namespace: </w:t>
      </w:r>
      <w:r w:rsidR="000F7B6B">
        <w:rPr>
          <w:b/>
        </w:rPr>
        <w:t>geo</w:t>
      </w:r>
    </w:p>
    <w:p w14:paraId="38E9CE5C" w14:textId="77777777" w:rsidR="00E23879" w:rsidRDefault="00E23879" w:rsidP="00E23879">
      <w:r>
        <w:t xml:space="preserve">To capture generic spatial features, we require concepts of location, but also concepts of geometry in order to describe shapes that are more complex than a single point in space. In </w:t>
      </w:r>
      <w:r>
        <w:lastRenderedPageBreak/>
        <w:t>addition, we need to be able to describe the spatial relationship between various features (e.g. containment, overlaps). To achieve this, we leverage the GeoSPARQL</w:t>
      </w:r>
      <w:r>
        <w:rPr>
          <w:rStyle w:val="FootnoteReference"/>
        </w:rPr>
        <w:footnoteReference w:id="2"/>
      </w:r>
      <w:r>
        <w:t xml:space="preserve"> standard. GeoSPARQL specifies the required vocabulary of spatial relations; it is particularly attractive as it has been published as a standard by the OGC, and in addition it provides specialized functions for querying spatial data according to these relations that are supported by some knowledge base implementations. The Spatial Location Ontology also includes the property hasLocation to capture the relationship between non-spatial objects and the spatial locations they occupy. Similarly, the associatedLocation is introduced to capture the association of some non-spatial object to a particular location. For example, a train station may occupy a fairly large spatial location but be associated with a particular point.</w:t>
      </w:r>
    </w:p>
    <w:p w14:paraId="7C9E639A" w14:textId="77777777" w:rsidR="00E23879" w:rsidRDefault="00E23879" w:rsidP="00E23879">
      <w:r>
        <w:t>In order to capture the quantitative geospatial information, spatial features may be associated with geometry objects, via the hasGeometry property. These geometries may then be encoded with coordinate information through the specification of WKT (well-known text) values with the data property asWKT. The default reference system for the coordinate values is assumed to be WGS84. In theory, GeoSPARQL supports the identification of alternate reference systems, these are captured as IRIs and concatenated with the coordinates. Currently, knowledge base support for translation between these systems is limited.</w:t>
      </w:r>
    </w:p>
    <w:p w14:paraId="0110265B" w14:textId="0B942339" w:rsidR="007F4062" w:rsidRDefault="007F4062" w:rsidP="00E23879"/>
    <w:tbl>
      <w:tblPr>
        <w:tblStyle w:val="TableGrid"/>
        <w:tblpPr w:leftFromText="180" w:rightFromText="180" w:vertAnchor="text" w:horzAnchor="margin" w:tblpY="128"/>
        <w:tblW w:w="0" w:type="auto"/>
        <w:tblLook w:val="04A0" w:firstRow="1" w:lastRow="0" w:firstColumn="1" w:lastColumn="0" w:noHBand="0" w:noVBand="1"/>
      </w:tblPr>
      <w:tblGrid>
        <w:gridCol w:w="2433"/>
        <w:gridCol w:w="3022"/>
        <w:gridCol w:w="3895"/>
      </w:tblGrid>
      <w:tr w:rsidR="00186885" w14:paraId="729A01A4" w14:textId="77777777" w:rsidTr="00722F88">
        <w:tc>
          <w:tcPr>
            <w:tcW w:w="2433" w:type="dxa"/>
            <w:shd w:val="clear" w:color="auto" w:fill="00FFFF"/>
          </w:tcPr>
          <w:p w14:paraId="639C10FA" w14:textId="77777777" w:rsidR="00186885" w:rsidRDefault="00186885" w:rsidP="00000334">
            <w:r>
              <w:t>Object</w:t>
            </w:r>
          </w:p>
        </w:tc>
        <w:tc>
          <w:tcPr>
            <w:tcW w:w="3022" w:type="dxa"/>
            <w:shd w:val="clear" w:color="auto" w:fill="00FFFF"/>
          </w:tcPr>
          <w:p w14:paraId="75442F32" w14:textId="77777777" w:rsidR="00186885" w:rsidRDefault="00186885" w:rsidP="00000334">
            <w:r>
              <w:t>Property</w:t>
            </w:r>
          </w:p>
        </w:tc>
        <w:tc>
          <w:tcPr>
            <w:tcW w:w="3895" w:type="dxa"/>
            <w:shd w:val="clear" w:color="auto" w:fill="00FFFF"/>
          </w:tcPr>
          <w:p w14:paraId="53D37771" w14:textId="77777777" w:rsidR="00186885" w:rsidRDefault="00186885" w:rsidP="00000334">
            <w:r>
              <w:t>Value</w:t>
            </w:r>
          </w:p>
        </w:tc>
      </w:tr>
      <w:tr w:rsidR="0008527B" w14:paraId="2F48FAEB" w14:textId="77777777" w:rsidTr="00722F88">
        <w:tc>
          <w:tcPr>
            <w:tcW w:w="2433" w:type="dxa"/>
          </w:tcPr>
          <w:p w14:paraId="193DD762" w14:textId="4D17EB97" w:rsidR="0008527B" w:rsidRDefault="00722F88" w:rsidP="00722F88">
            <w:r>
              <w:t>geo:Feature</w:t>
            </w:r>
          </w:p>
        </w:tc>
        <w:tc>
          <w:tcPr>
            <w:tcW w:w="3022" w:type="dxa"/>
          </w:tcPr>
          <w:p w14:paraId="747C862B" w14:textId="29B5EE4D" w:rsidR="0008527B" w:rsidRDefault="00722F88" w:rsidP="0008527B">
            <w:r>
              <w:t>subClassOf</w:t>
            </w:r>
          </w:p>
        </w:tc>
        <w:tc>
          <w:tcPr>
            <w:tcW w:w="3895" w:type="dxa"/>
          </w:tcPr>
          <w:p w14:paraId="683408F8" w14:textId="32C6A391" w:rsidR="0008527B" w:rsidRDefault="00722F88" w:rsidP="0008527B">
            <w:r>
              <w:t>geo:SpatialObject</w:t>
            </w:r>
          </w:p>
        </w:tc>
      </w:tr>
      <w:tr w:rsidR="00722F88" w14:paraId="557E2B62" w14:textId="77777777" w:rsidTr="00722F88">
        <w:tc>
          <w:tcPr>
            <w:tcW w:w="2433" w:type="dxa"/>
          </w:tcPr>
          <w:p w14:paraId="59662B06" w14:textId="341108C1" w:rsidR="00722F88" w:rsidRDefault="00722F88" w:rsidP="0008527B">
            <w:r>
              <w:t>geo:Geometry</w:t>
            </w:r>
          </w:p>
        </w:tc>
        <w:tc>
          <w:tcPr>
            <w:tcW w:w="3022" w:type="dxa"/>
          </w:tcPr>
          <w:p w14:paraId="3F8D6995" w14:textId="0C89A7D0" w:rsidR="00722F88" w:rsidDel="00722F88" w:rsidRDefault="00722F88" w:rsidP="0008527B">
            <w:r>
              <w:t>subClassOf</w:t>
            </w:r>
          </w:p>
        </w:tc>
        <w:tc>
          <w:tcPr>
            <w:tcW w:w="3895" w:type="dxa"/>
          </w:tcPr>
          <w:p w14:paraId="2F186241" w14:textId="25B9B869" w:rsidR="00722F88" w:rsidDel="00722F88" w:rsidRDefault="00722F88" w:rsidP="0008527B">
            <w:r>
              <w:t>geo:SpatialObject</w:t>
            </w:r>
          </w:p>
        </w:tc>
      </w:tr>
    </w:tbl>
    <w:p w14:paraId="08C3C1BE" w14:textId="25DDB844" w:rsidR="00186885" w:rsidRDefault="00024402" w:rsidP="00186885">
      <w:r>
        <w:t>The ontology specifies properties for the topological relationship between spatial objects, among these are:</w:t>
      </w:r>
    </w:p>
    <w:tbl>
      <w:tblPr>
        <w:tblStyle w:val="TableGrid"/>
        <w:tblpPr w:leftFromText="180" w:rightFromText="180" w:vertAnchor="text" w:horzAnchor="margin" w:tblpY="128"/>
        <w:tblW w:w="0" w:type="auto"/>
        <w:tblLook w:val="04A0" w:firstRow="1" w:lastRow="0" w:firstColumn="1" w:lastColumn="0" w:noHBand="0" w:noVBand="1"/>
      </w:tblPr>
      <w:tblGrid>
        <w:gridCol w:w="2234"/>
        <w:gridCol w:w="1741"/>
        <w:gridCol w:w="5375"/>
      </w:tblGrid>
      <w:tr w:rsidR="00F51C25" w14:paraId="1717086F" w14:textId="77777777" w:rsidTr="00F51C25">
        <w:tc>
          <w:tcPr>
            <w:tcW w:w="2728" w:type="dxa"/>
            <w:shd w:val="clear" w:color="auto" w:fill="00FFFF"/>
          </w:tcPr>
          <w:p w14:paraId="58EC4E5E" w14:textId="77777777" w:rsidR="009A5F01" w:rsidRDefault="009A5F01" w:rsidP="00B82064">
            <w:pPr>
              <w:tabs>
                <w:tab w:val="left" w:pos="1027"/>
              </w:tabs>
            </w:pPr>
            <w:r>
              <w:t>Property</w:t>
            </w:r>
            <w:r>
              <w:tab/>
            </w:r>
          </w:p>
        </w:tc>
        <w:tc>
          <w:tcPr>
            <w:tcW w:w="2271" w:type="dxa"/>
            <w:shd w:val="clear" w:color="auto" w:fill="00FFFF"/>
          </w:tcPr>
          <w:p w14:paraId="7C875CC3" w14:textId="77777777" w:rsidR="009A5F01" w:rsidRDefault="009A5F01" w:rsidP="00B82064">
            <w:r>
              <w:t>Characteristic</w:t>
            </w:r>
          </w:p>
        </w:tc>
        <w:tc>
          <w:tcPr>
            <w:tcW w:w="4351" w:type="dxa"/>
            <w:shd w:val="clear" w:color="auto" w:fill="00FFFF"/>
          </w:tcPr>
          <w:p w14:paraId="6FFEA544" w14:textId="77777777" w:rsidR="009A5F01" w:rsidRDefault="009A5F01" w:rsidP="00B82064">
            <w:r>
              <w:t>Value (if applicable)</w:t>
            </w:r>
          </w:p>
        </w:tc>
      </w:tr>
      <w:tr w:rsidR="00F51C25" w14:paraId="6F899BD9" w14:textId="77777777" w:rsidTr="00F51C25">
        <w:tc>
          <w:tcPr>
            <w:tcW w:w="2728" w:type="dxa"/>
          </w:tcPr>
          <w:p w14:paraId="69AB3EFF" w14:textId="097DB3D7" w:rsidR="009A5F01" w:rsidRDefault="00024402" w:rsidP="00B82064">
            <w:r>
              <w:t>geo:sfEquals</w:t>
            </w:r>
          </w:p>
        </w:tc>
        <w:tc>
          <w:tcPr>
            <w:tcW w:w="2271" w:type="dxa"/>
          </w:tcPr>
          <w:p w14:paraId="699CB113" w14:textId="3669017E" w:rsidR="009A5F01" w:rsidRDefault="00024402" w:rsidP="00B82064">
            <w:r>
              <w:t>Domain and Range</w:t>
            </w:r>
          </w:p>
        </w:tc>
        <w:tc>
          <w:tcPr>
            <w:tcW w:w="4351" w:type="dxa"/>
          </w:tcPr>
          <w:p w14:paraId="3B420A15" w14:textId="756B1610" w:rsidR="009A5F01" w:rsidRDefault="00024402" w:rsidP="00B82064">
            <w:r>
              <w:t>geo:SpatialObject</w:t>
            </w:r>
          </w:p>
        </w:tc>
      </w:tr>
      <w:tr w:rsidR="00F51C25" w14:paraId="37CFBAE2" w14:textId="77777777" w:rsidTr="00F51C25">
        <w:tc>
          <w:tcPr>
            <w:tcW w:w="2728" w:type="dxa"/>
          </w:tcPr>
          <w:p w14:paraId="0D2CB3F8" w14:textId="283A551B" w:rsidR="00F51C25" w:rsidRDefault="00F51C25" w:rsidP="00F51C25">
            <w:r>
              <w:t>geo:</w:t>
            </w:r>
            <w:r w:rsidRPr="00F51C25">
              <w:t>sfDisjoint</w:t>
            </w:r>
          </w:p>
        </w:tc>
        <w:tc>
          <w:tcPr>
            <w:tcW w:w="2271" w:type="dxa"/>
          </w:tcPr>
          <w:p w14:paraId="0700E65F" w14:textId="60DFB8DC" w:rsidR="00F51C25" w:rsidRDefault="00F51C25" w:rsidP="00F51C25">
            <w:r>
              <w:t>Domain and Range</w:t>
            </w:r>
          </w:p>
        </w:tc>
        <w:tc>
          <w:tcPr>
            <w:tcW w:w="4351" w:type="dxa"/>
          </w:tcPr>
          <w:p w14:paraId="4892839B" w14:textId="01C3B7C7" w:rsidR="00F51C25" w:rsidRDefault="00F51C25" w:rsidP="00F51C25">
            <w:r>
              <w:t>geo:SpatialObject</w:t>
            </w:r>
          </w:p>
        </w:tc>
      </w:tr>
      <w:tr w:rsidR="00F51C25" w14:paraId="366BFE36" w14:textId="77777777" w:rsidTr="00F51C25">
        <w:tc>
          <w:tcPr>
            <w:tcW w:w="2728" w:type="dxa"/>
          </w:tcPr>
          <w:p w14:paraId="37414752" w14:textId="4C6DF754" w:rsidR="00F51C25" w:rsidRDefault="00F51C25" w:rsidP="00F51C25">
            <w:r w:rsidRPr="00F51C25">
              <w:t>geo:sfIntersects</w:t>
            </w:r>
          </w:p>
        </w:tc>
        <w:tc>
          <w:tcPr>
            <w:tcW w:w="2271" w:type="dxa"/>
          </w:tcPr>
          <w:p w14:paraId="5E59D8BF" w14:textId="31B62789" w:rsidR="00F51C25" w:rsidRDefault="00F51C25" w:rsidP="00F51C25">
            <w:r>
              <w:t>Domain and Range</w:t>
            </w:r>
          </w:p>
        </w:tc>
        <w:tc>
          <w:tcPr>
            <w:tcW w:w="4351" w:type="dxa"/>
          </w:tcPr>
          <w:p w14:paraId="37DD0DED" w14:textId="34179155" w:rsidR="00F51C25" w:rsidRDefault="00F51C25" w:rsidP="00F51C25">
            <w:r>
              <w:t>geo:SpatialObject</w:t>
            </w:r>
          </w:p>
        </w:tc>
      </w:tr>
      <w:tr w:rsidR="00F51C25" w14:paraId="5677F8DE" w14:textId="77777777" w:rsidTr="00F51C25">
        <w:tc>
          <w:tcPr>
            <w:tcW w:w="2728" w:type="dxa"/>
          </w:tcPr>
          <w:p w14:paraId="68043189" w14:textId="072F2633" w:rsidR="00F51C25" w:rsidRDefault="00F51C25" w:rsidP="00F51C25">
            <w:r w:rsidRPr="00F51C25">
              <w:t>geo:sfTouches</w:t>
            </w:r>
          </w:p>
        </w:tc>
        <w:tc>
          <w:tcPr>
            <w:tcW w:w="2271" w:type="dxa"/>
          </w:tcPr>
          <w:p w14:paraId="03ED3F65" w14:textId="36D92E79" w:rsidR="00F51C25" w:rsidRDefault="00F51C25" w:rsidP="00F51C25">
            <w:r>
              <w:t>Domain and Range</w:t>
            </w:r>
          </w:p>
        </w:tc>
        <w:tc>
          <w:tcPr>
            <w:tcW w:w="4351" w:type="dxa"/>
          </w:tcPr>
          <w:p w14:paraId="3FA5CB60" w14:textId="44D8976C" w:rsidR="00F51C25" w:rsidRDefault="00F51C25" w:rsidP="00F51C25">
            <w:r>
              <w:t>geo:SpatialObject</w:t>
            </w:r>
          </w:p>
        </w:tc>
      </w:tr>
      <w:tr w:rsidR="00F51C25" w14:paraId="5B001CEA" w14:textId="77777777" w:rsidTr="00F51C25">
        <w:tc>
          <w:tcPr>
            <w:tcW w:w="2728" w:type="dxa"/>
          </w:tcPr>
          <w:p w14:paraId="77607C54" w14:textId="0555DAD8" w:rsidR="00F51C25" w:rsidRPr="00F51C25" w:rsidRDefault="00F51C25" w:rsidP="00F51C25">
            <w:r w:rsidRPr="00F51C25">
              <w:t>geo:sfWithin</w:t>
            </w:r>
          </w:p>
        </w:tc>
        <w:tc>
          <w:tcPr>
            <w:tcW w:w="2271" w:type="dxa"/>
          </w:tcPr>
          <w:p w14:paraId="4B8E954E" w14:textId="14D941C3" w:rsidR="00F51C25" w:rsidRDefault="00F51C25" w:rsidP="00F51C25">
            <w:r>
              <w:t>Domain and Range</w:t>
            </w:r>
          </w:p>
        </w:tc>
        <w:tc>
          <w:tcPr>
            <w:tcW w:w="4351" w:type="dxa"/>
          </w:tcPr>
          <w:p w14:paraId="3802B5AA" w14:textId="6DBC89FD" w:rsidR="00F51C25" w:rsidRDefault="00F51C25" w:rsidP="00F51C25">
            <w:r>
              <w:t>geo:SpatialObject</w:t>
            </w:r>
          </w:p>
        </w:tc>
      </w:tr>
      <w:tr w:rsidR="00F51C25" w14:paraId="4669DD1B" w14:textId="77777777" w:rsidTr="00F51C25">
        <w:tc>
          <w:tcPr>
            <w:tcW w:w="2728" w:type="dxa"/>
          </w:tcPr>
          <w:p w14:paraId="61839740" w14:textId="10B32F91" w:rsidR="00F51C25" w:rsidRPr="00F51C25" w:rsidRDefault="00F51C25" w:rsidP="00F51C25">
            <w:r w:rsidRPr="00F51C25">
              <w:t>geo:sfContains</w:t>
            </w:r>
          </w:p>
        </w:tc>
        <w:tc>
          <w:tcPr>
            <w:tcW w:w="2271" w:type="dxa"/>
          </w:tcPr>
          <w:p w14:paraId="104E6AD0" w14:textId="750698EE" w:rsidR="00F51C25" w:rsidRDefault="00F51C25" w:rsidP="00F51C25">
            <w:r>
              <w:t>Domain and Range</w:t>
            </w:r>
          </w:p>
        </w:tc>
        <w:tc>
          <w:tcPr>
            <w:tcW w:w="4351" w:type="dxa"/>
          </w:tcPr>
          <w:p w14:paraId="2B646B01" w14:textId="1925E391" w:rsidR="00F51C25" w:rsidRDefault="00F51C25" w:rsidP="00F51C25">
            <w:r>
              <w:t>geo:SpatialObject</w:t>
            </w:r>
          </w:p>
        </w:tc>
      </w:tr>
      <w:tr w:rsidR="00F51C25" w14:paraId="3A18CD55" w14:textId="77777777" w:rsidTr="00F51C25">
        <w:tc>
          <w:tcPr>
            <w:tcW w:w="2728" w:type="dxa"/>
          </w:tcPr>
          <w:p w14:paraId="57578F39" w14:textId="3BC5AD22" w:rsidR="00F51C25" w:rsidRPr="00F51C25" w:rsidRDefault="00F51C25" w:rsidP="00F51C25">
            <w:r w:rsidRPr="00F51C25">
              <w:t>geo:sfOverlaps</w:t>
            </w:r>
          </w:p>
        </w:tc>
        <w:tc>
          <w:tcPr>
            <w:tcW w:w="2271" w:type="dxa"/>
          </w:tcPr>
          <w:p w14:paraId="551E6016" w14:textId="5D97E3F4" w:rsidR="00F51C25" w:rsidRDefault="00F51C25" w:rsidP="00F51C25">
            <w:r>
              <w:t>Domain and Range</w:t>
            </w:r>
          </w:p>
        </w:tc>
        <w:tc>
          <w:tcPr>
            <w:tcW w:w="4351" w:type="dxa"/>
          </w:tcPr>
          <w:p w14:paraId="095918CB" w14:textId="2710DCE9" w:rsidR="00F51C25" w:rsidRDefault="00F51C25" w:rsidP="00F51C25">
            <w:r>
              <w:t>geo:SpatialObject</w:t>
            </w:r>
          </w:p>
        </w:tc>
      </w:tr>
      <w:tr w:rsidR="00F51C25" w14:paraId="7BA841A3" w14:textId="77777777" w:rsidTr="00F51C25">
        <w:tc>
          <w:tcPr>
            <w:tcW w:w="2728" w:type="dxa"/>
          </w:tcPr>
          <w:p w14:paraId="3A1932AC" w14:textId="7794DD35" w:rsidR="00F51C25" w:rsidRPr="00F51C25" w:rsidRDefault="00F51C25" w:rsidP="00F51C25">
            <w:r w:rsidRPr="00F51C25">
              <w:t>geo:sfCrosses</w:t>
            </w:r>
          </w:p>
        </w:tc>
        <w:tc>
          <w:tcPr>
            <w:tcW w:w="2271" w:type="dxa"/>
          </w:tcPr>
          <w:p w14:paraId="73B9D0C4" w14:textId="4CF7A53E" w:rsidR="00F51C25" w:rsidRDefault="00F51C25" w:rsidP="00F51C25">
            <w:r>
              <w:t>Domain and Range</w:t>
            </w:r>
          </w:p>
        </w:tc>
        <w:tc>
          <w:tcPr>
            <w:tcW w:w="4351" w:type="dxa"/>
          </w:tcPr>
          <w:p w14:paraId="3A8AD8B4" w14:textId="538B2A1E" w:rsidR="00F51C25" w:rsidRDefault="00F51C25" w:rsidP="00F51C25">
            <w:r>
              <w:t>geo:SpatialObject</w:t>
            </w:r>
          </w:p>
        </w:tc>
      </w:tr>
      <w:tr w:rsidR="00E23879" w14:paraId="5B5D5AED" w14:textId="77777777" w:rsidTr="00F51C25">
        <w:tc>
          <w:tcPr>
            <w:tcW w:w="2728" w:type="dxa"/>
            <w:vMerge w:val="restart"/>
          </w:tcPr>
          <w:p w14:paraId="2AA0CA4C" w14:textId="35181905" w:rsidR="00E23879" w:rsidRPr="00F51C25" w:rsidRDefault="00E23879" w:rsidP="00F51C25">
            <w:r>
              <w:t>geo:hasGeometry</w:t>
            </w:r>
          </w:p>
        </w:tc>
        <w:tc>
          <w:tcPr>
            <w:tcW w:w="2271" w:type="dxa"/>
          </w:tcPr>
          <w:p w14:paraId="757D85AC" w14:textId="392918A2" w:rsidR="00E23879" w:rsidRDefault="00E23879" w:rsidP="00F51C25">
            <w:r>
              <w:t>Domain</w:t>
            </w:r>
          </w:p>
        </w:tc>
        <w:tc>
          <w:tcPr>
            <w:tcW w:w="4351" w:type="dxa"/>
          </w:tcPr>
          <w:p w14:paraId="6B7DFCEF" w14:textId="6432C076" w:rsidR="00E23879" w:rsidRDefault="00E23879" w:rsidP="00F51C25">
            <w:r>
              <w:t>geo:Feature</w:t>
            </w:r>
          </w:p>
        </w:tc>
      </w:tr>
      <w:tr w:rsidR="00E23879" w14:paraId="4B133609" w14:textId="77777777" w:rsidTr="00F51C25">
        <w:tc>
          <w:tcPr>
            <w:tcW w:w="2728" w:type="dxa"/>
            <w:vMerge/>
          </w:tcPr>
          <w:p w14:paraId="48E7388E" w14:textId="77777777" w:rsidR="00E23879" w:rsidRDefault="00E23879" w:rsidP="00F51C25"/>
        </w:tc>
        <w:tc>
          <w:tcPr>
            <w:tcW w:w="2271" w:type="dxa"/>
          </w:tcPr>
          <w:p w14:paraId="69717F31" w14:textId="657727B5" w:rsidR="00E23879" w:rsidRDefault="00E23879" w:rsidP="00F51C25">
            <w:r>
              <w:t>Range</w:t>
            </w:r>
          </w:p>
        </w:tc>
        <w:tc>
          <w:tcPr>
            <w:tcW w:w="4351" w:type="dxa"/>
          </w:tcPr>
          <w:p w14:paraId="42297250" w14:textId="207E5D36" w:rsidR="00E23879" w:rsidRDefault="00E23879" w:rsidP="00F51C25">
            <w:r>
              <w:t>geo:Geometry</w:t>
            </w:r>
          </w:p>
        </w:tc>
      </w:tr>
      <w:tr w:rsidR="002C6657" w14:paraId="77B659FF" w14:textId="77777777" w:rsidTr="00F51C25">
        <w:tc>
          <w:tcPr>
            <w:tcW w:w="2728" w:type="dxa"/>
          </w:tcPr>
          <w:p w14:paraId="39211268" w14:textId="540F4D9E" w:rsidR="002C6657" w:rsidRPr="00F51C25" w:rsidRDefault="002C6657" w:rsidP="00F51C25">
            <w:r>
              <w:t>hasLocation</w:t>
            </w:r>
          </w:p>
        </w:tc>
        <w:tc>
          <w:tcPr>
            <w:tcW w:w="2271" w:type="dxa"/>
          </w:tcPr>
          <w:p w14:paraId="44CBE4DD" w14:textId="29CFC76E" w:rsidR="002C6657" w:rsidRDefault="002C6657" w:rsidP="00F51C25">
            <w:r>
              <w:t>Range</w:t>
            </w:r>
          </w:p>
        </w:tc>
        <w:tc>
          <w:tcPr>
            <w:tcW w:w="4351" w:type="dxa"/>
          </w:tcPr>
          <w:p w14:paraId="5D17DE41" w14:textId="11D2F1E4" w:rsidR="002C6657" w:rsidRDefault="002C6657" w:rsidP="00F51C25">
            <w:r>
              <w:t>geo:Feature</w:t>
            </w:r>
          </w:p>
        </w:tc>
      </w:tr>
      <w:tr w:rsidR="002E3B0E" w14:paraId="15A41D93" w14:textId="77777777" w:rsidTr="00F51C25">
        <w:tc>
          <w:tcPr>
            <w:tcW w:w="2728" w:type="dxa"/>
          </w:tcPr>
          <w:p w14:paraId="7EA5CAF4" w14:textId="673907E9" w:rsidR="002E3B0E" w:rsidRDefault="002E3B0E" w:rsidP="00F51C25">
            <w:r>
              <w:lastRenderedPageBreak/>
              <w:t>associate</w:t>
            </w:r>
            <w:r w:rsidR="00E23879">
              <w:t>d</w:t>
            </w:r>
            <w:r>
              <w:t>Location</w:t>
            </w:r>
          </w:p>
        </w:tc>
        <w:tc>
          <w:tcPr>
            <w:tcW w:w="2271" w:type="dxa"/>
          </w:tcPr>
          <w:p w14:paraId="3967F8C3" w14:textId="7373E9B6" w:rsidR="002E3B0E" w:rsidRDefault="002E3B0E" w:rsidP="00F51C25">
            <w:r>
              <w:t>Range</w:t>
            </w:r>
          </w:p>
        </w:tc>
        <w:tc>
          <w:tcPr>
            <w:tcW w:w="4351" w:type="dxa"/>
          </w:tcPr>
          <w:p w14:paraId="64BF3012" w14:textId="45166216" w:rsidR="002E3B0E" w:rsidRDefault="002E3B0E" w:rsidP="00F51C25">
            <w:r>
              <w:t>geo:Feature</w:t>
            </w:r>
          </w:p>
        </w:tc>
      </w:tr>
      <w:tr w:rsidR="008C1769" w14:paraId="61B6A869" w14:textId="77777777" w:rsidTr="00F51C25">
        <w:tc>
          <w:tcPr>
            <w:tcW w:w="2728" w:type="dxa"/>
            <w:vMerge w:val="restart"/>
          </w:tcPr>
          <w:p w14:paraId="2B1DE1EA" w14:textId="3143E93D" w:rsidR="008C1769" w:rsidRDefault="008C1769" w:rsidP="00F51C25">
            <w:r>
              <w:t>geo:asWKT</w:t>
            </w:r>
          </w:p>
        </w:tc>
        <w:tc>
          <w:tcPr>
            <w:tcW w:w="2271" w:type="dxa"/>
          </w:tcPr>
          <w:p w14:paraId="3470927E" w14:textId="7C83D6C5" w:rsidR="008C1769" w:rsidRDefault="008C1769" w:rsidP="00F51C25">
            <w:r>
              <w:t>Domain</w:t>
            </w:r>
          </w:p>
        </w:tc>
        <w:tc>
          <w:tcPr>
            <w:tcW w:w="4351" w:type="dxa"/>
          </w:tcPr>
          <w:p w14:paraId="5DB0C65C" w14:textId="4991DD68" w:rsidR="008C1769" w:rsidRDefault="008C1769" w:rsidP="00F51C25">
            <w:r>
              <w:t>geo:Geometry</w:t>
            </w:r>
          </w:p>
        </w:tc>
      </w:tr>
      <w:tr w:rsidR="008C1769" w14:paraId="0E796042" w14:textId="77777777" w:rsidTr="00F51C25">
        <w:tc>
          <w:tcPr>
            <w:tcW w:w="2728" w:type="dxa"/>
            <w:vMerge/>
          </w:tcPr>
          <w:p w14:paraId="2B966A8B" w14:textId="77777777" w:rsidR="008C1769" w:rsidRDefault="008C1769" w:rsidP="00F51C25"/>
        </w:tc>
        <w:tc>
          <w:tcPr>
            <w:tcW w:w="2271" w:type="dxa"/>
          </w:tcPr>
          <w:p w14:paraId="44820E2B" w14:textId="61FDF91B" w:rsidR="008C1769" w:rsidRDefault="008C1769" w:rsidP="00F51C25">
            <w:r>
              <w:t>Range</w:t>
            </w:r>
          </w:p>
        </w:tc>
        <w:tc>
          <w:tcPr>
            <w:tcW w:w="4351" w:type="dxa"/>
          </w:tcPr>
          <w:p w14:paraId="4C665FE3" w14:textId="70D55CC5" w:rsidR="008C1769" w:rsidRDefault="008C1769" w:rsidP="00F51C25">
            <w:r>
              <w:t>geo:wktLiteral</w:t>
            </w:r>
          </w:p>
        </w:tc>
      </w:tr>
      <w:tr w:rsidR="008C1769" w14:paraId="0B1D7903" w14:textId="77777777" w:rsidTr="00F51C25">
        <w:tc>
          <w:tcPr>
            <w:tcW w:w="2728" w:type="dxa"/>
          </w:tcPr>
          <w:p w14:paraId="1958685E" w14:textId="6C7C0BD6" w:rsidR="008C1769" w:rsidRDefault="008C1769" w:rsidP="00F51C25">
            <w:r>
              <w:t>as_nDLatLon</w:t>
            </w:r>
          </w:p>
        </w:tc>
        <w:tc>
          <w:tcPr>
            <w:tcW w:w="2271" w:type="dxa"/>
          </w:tcPr>
          <w:p w14:paraId="6FA8AD6C" w14:textId="28E0996A" w:rsidR="008C1769" w:rsidRDefault="008C1769" w:rsidP="00F51C25">
            <w:r>
              <w:t>Domain</w:t>
            </w:r>
          </w:p>
        </w:tc>
        <w:tc>
          <w:tcPr>
            <w:tcW w:w="4351" w:type="dxa"/>
          </w:tcPr>
          <w:p w14:paraId="3511E8D1" w14:textId="436AC27C" w:rsidR="008C1769" w:rsidRDefault="008C1769" w:rsidP="00F51C25">
            <w:r>
              <w:t>geo:Geometry</w:t>
            </w:r>
          </w:p>
        </w:tc>
      </w:tr>
      <w:tr w:rsidR="008C1769" w14:paraId="2F0BAF0C" w14:textId="77777777" w:rsidTr="00F51C25">
        <w:tc>
          <w:tcPr>
            <w:tcW w:w="2728" w:type="dxa"/>
          </w:tcPr>
          <w:p w14:paraId="236BA78E" w14:textId="77777777" w:rsidR="008C1769" w:rsidRDefault="008C1769" w:rsidP="00F51C25"/>
        </w:tc>
        <w:tc>
          <w:tcPr>
            <w:tcW w:w="2271" w:type="dxa"/>
          </w:tcPr>
          <w:p w14:paraId="7407C47B" w14:textId="4BF26563" w:rsidR="008C1769" w:rsidRDefault="008C1769" w:rsidP="00F51C25">
            <w:r>
              <w:t>Range</w:t>
            </w:r>
          </w:p>
        </w:tc>
        <w:tc>
          <w:tcPr>
            <w:tcW w:w="4351" w:type="dxa"/>
          </w:tcPr>
          <w:p w14:paraId="690990FA" w14:textId="4CFDEE9C" w:rsidR="008C1769" w:rsidRDefault="008C1769" w:rsidP="00F51C25">
            <w:hyperlink r:id="rId9" w:history="1">
              <w:r w:rsidRPr="00B34DE1">
                <w:rPr>
                  <w:rStyle w:val="Hyperlink"/>
                </w:rPr>
                <w:t>http://franz.com/ns/allegrograph/5.0/geo/nd#_lat_la_-9.+1_+9.+1_+1.-4_+1.-1_lon_lo_-1.8+2_+1.8+2_+1.-4</w:t>
              </w:r>
            </w:hyperlink>
            <w:r>
              <w:rPr>
                <w:rStyle w:val="FootnoteReference"/>
              </w:rPr>
              <w:footnoteReference w:id="3"/>
            </w:r>
          </w:p>
        </w:tc>
      </w:tr>
    </w:tbl>
    <w:p w14:paraId="53933211" w14:textId="30618F9C" w:rsidR="009A5F01" w:rsidRDefault="009A5F01" w:rsidP="00D50012">
      <w:pPr>
        <w:rPr>
          <w:b/>
        </w:rPr>
      </w:pPr>
    </w:p>
    <w:p w14:paraId="29CF1696" w14:textId="4CD715AB" w:rsidR="00F51C25" w:rsidRDefault="00F51C25" w:rsidP="00D50012">
      <w:r>
        <w:t xml:space="preserve">RCC8 </w:t>
      </w:r>
      <w:r w:rsidR="0076675C">
        <w:t xml:space="preserve">and Egenhofer </w:t>
      </w:r>
      <w:r>
        <w:t>relations are also defined.</w:t>
      </w:r>
    </w:p>
    <w:p w14:paraId="4F9899C3" w14:textId="77777777" w:rsidR="00D273D4" w:rsidRDefault="00D273D4" w:rsidP="00D50012"/>
    <w:p w14:paraId="10BEEDE6" w14:textId="4E151192" w:rsidR="00D273D4" w:rsidRDefault="00461B74" w:rsidP="00E80D3C">
      <w:pPr>
        <w:keepNext/>
      </w:pPr>
      <w:r w:rsidRPr="00461B74">
        <w:rPr>
          <w:noProof/>
        </w:rPr>
        <w:drawing>
          <wp:inline distT="0" distB="0" distL="0" distR="0" wp14:anchorId="6D5CEECE" wp14:editId="2CDDA524">
            <wp:extent cx="5943600" cy="1863725"/>
            <wp:effectExtent l="0" t="0" r="0" b="317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1863725"/>
                    </a:xfrm>
                    <a:prstGeom prst="rect">
                      <a:avLst/>
                    </a:prstGeom>
                  </pic:spPr>
                </pic:pic>
              </a:graphicData>
            </a:graphic>
          </wp:inline>
        </w:drawing>
      </w:r>
    </w:p>
    <w:p w14:paraId="2C4FB6F7" w14:textId="6B72D034" w:rsidR="00D273D4" w:rsidRDefault="00D273D4"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2</w:t>
      </w:r>
      <w:r w:rsidR="00FA06BD">
        <w:rPr>
          <w:noProof/>
        </w:rPr>
        <w:fldChar w:fldCharType="end"/>
      </w:r>
      <w:r w:rsidR="00461B74">
        <w:t>: K</w:t>
      </w:r>
      <w:r>
        <w:t>ey classes i</w:t>
      </w:r>
      <w:r w:rsidR="006158D6">
        <w:t>n geoSPARQ</w:t>
      </w:r>
      <w:r w:rsidR="00461B74">
        <w:t>L</w:t>
      </w:r>
      <w:r>
        <w:t>.</w:t>
      </w:r>
    </w:p>
    <w:tbl>
      <w:tblPr>
        <w:tblW w:w="0" w:type="auto"/>
        <w:tblBorders>
          <w:top w:val="single" w:sz="8" w:space="0" w:color="D34817"/>
          <w:left w:val="single" w:sz="8" w:space="0" w:color="D34817"/>
          <w:bottom w:val="single" w:sz="8" w:space="0" w:color="D34817"/>
          <w:right w:val="single" w:sz="8" w:space="0" w:color="D34817"/>
        </w:tblBorders>
        <w:tblLook w:val="00A0" w:firstRow="1" w:lastRow="0" w:firstColumn="1" w:lastColumn="0" w:noHBand="0" w:noVBand="0"/>
      </w:tblPr>
      <w:tblGrid>
        <w:gridCol w:w="1724"/>
        <w:gridCol w:w="1111"/>
        <w:gridCol w:w="2089"/>
        <w:gridCol w:w="4416"/>
      </w:tblGrid>
      <w:tr w:rsidR="00155C21" w:rsidRPr="00F62579" w14:paraId="519460A3" w14:textId="77777777" w:rsidTr="00F15D3D">
        <w:tc>
          <w:tcPr>
            <w:tcW w:w="1301" w:type="dxa"/>
            <w:tcBorders>
              <w:top w:val="single" w:sz="8" w:space="0" w:color="D34817"/>
            </w:tcBorders>
            <w:shd w:val="clear" w:color="auto" w:fill="D34817"/>
          </w:tcPr>
          <w:p w14:paraId="1D24F178" w14:textId="77777777" w:rsidR="00155C21" w:rsidRPr="00F62579" w:rsidRDefault="00155C21" w:rsidP="00F15D3D">
            <w:pPr>
              <w:rPr>
                <w:b/>
                <w:bCs/>
                <w:color w:val="FFFFFF"/>
              </w:rPr>
            </w:pPr>
            <w:r w:rsidRPr="00F62579">
              <w:rPr>
                <w:b/>
                <w:bCs/>
                <w:color w:val="FFFFFF"/>
              </w:rPr>
              <w:t>TYPE</w:t>
            </w:r>
          </w:p>
        </w:tc>
        <w:tc>
          <w:tcPr>
            <w:tcW w:w="1147" w:type="dxa"/>
            <w:tcBorders>
              <w:top w:val="single" w:sz="8" w:space="0" w:color="D34817"/>
            </w:tcBorders>
            <w:shd w:val="clear" w:color="auto" w:fill="D34817"/>
          </w:tcPr>
          <w:p w14:paraId="2D504523" w14:textId="77777777" w:rsidR="00155C21" w:rsidRPr="00F62579" w:rsidRDefault="00155C21" w:rsidP="00F15D3D">
            <w:pPr>
              <w:rPr>
                <w:b/>
                <w:bCs/>
                <w:color w:val="FFFFFF"/>
              </w:rPr>
            </w:pPr>
            <w:r w:rsidRPr="00F62579">
              <w:rPr>
                <w:b/>
                <w:bCs/>
                <w:color w:val="FFFFFF"/>
              </w:rPr>
              <w:t>SHAPE</w:t>
            </w:r>
          </w:p>
        </w:tc>
        <w:tc>
          <w:tcPr>
            <w:tcW w:w="1980" w:type="dxa"/>
            <w:tcBorders>
              <w:top w:val="single" w:sz="8" w:space="0" w:color="D34817"/>
            </w:tcBorders>
            <w:shd w:val="clear" w:color="auto" w:fill="D34817"/>
          </w:tcPr>
          <w:p w14:paraId="7B79208F" w14:textId="77777777" w:rsidR="00155C21" w:rsidRPr="00F62579" w:rsidRDefault="00155C21" w:rsidP="00F15D3D">
            <w:pPr>
              <w:rPr>
                <w:b/>
                <w:bCs/>
                <w:color w:val="FFFFFF"/>
              </w:rPr>
            </w:pPr>
            <w:r w:rsidRPr="00F62579">
              <w:rPr>
                <w:b/>
                <w:bCs/>
                <w:color w:val="FFFFFF"/>
              </w:rPr>
              <w:t>Geometry Class</w:t>
            </w:r>
          </w:p>
        </w:tc>
        <w:tc>
          <w:tcPr>
            <w:tcW w:w="5148" w:type="dxa"/>
            <w:tcBorders>
              <w:top w:val="single" w:sz="8" w:space="0" w:color="D34817"/>
            </w:tcBorders>
            <w:shd w:val="clear" w:color="auto" w:fill="D34817"/>
          </w:tcPr>
          <w:p w14:paraId="70E30DC6" w14:textId="77777777" w:rsidR="00155C21" w:rsidRPr="00F62579" w:rsidRDefault="00155C21" w:rsidP="00F15D3D">
            <w:pPr>
              <w:rPr>
                <w:b/>
                <w:bCs/>
                <w:color w:val="FFFFFF"/>
              </w:rPr>
            </w:pPr>
            <w:r w:rsidRPr="00F62579">
              <w:rPr>
                <w:b/>
                <w:bCs/>
                <w:color w:val="FFFFFF"/>
              </w:rPr>
              <w:t>SYNTAX</w:t>
            </w:r>
          </w:p>
        </w:tc>
      </w:tr>
      <w:tr w:rsidR="00155C21" w:rsidRPr="00F62579" w14:paraId="4BC7B677" w14:textId="77777777" w:rsidTr="00F15D3D">
        <w:tc>
          <w:tcPr>
            <w:tcW w:w="1301" w:type="dxa"/>
            <w:tcBorders>
              <w:top w:val="single" w:sz="8" w:space="0" w:color="D34817"/>
              <w:bottom w:val="single" w:sz="8" w:space="0" w:color="D34817"/>
            </w:tcBorders>
          </w:tcPr>
          <w:p w14:paraId="444C22DC" w14:textId="77777777" w:rsidR="00155C21" w:rsidRPr="00F62579" w:rsidRDefault="00155C21" w:rsidP="00F15D3D">
            <w:pPr>
              <w:rPr>
                <w:b/>
                <w:bCs/>
              </w:rPr>
            </w:pPr>
            <w:r w:rsidRPr="00F62579">
              <w:rPr>
                <w:b/>
                <w:bCs/>
              </w:rPr>
              <w:t>POINT</w:t>
            </w:r>
          </w:p>
        </w:tc>
        <w:tc>
          <w:tcPr>
            <w:tcW w:w="1147" w:type="dxa"/>
            <w:tcBorders>
              <w:top w:val="single" w:sz="8" w:space="0" w:color="D34817"/>
              <w:bottom w:val="single" w:sz="8" w:space="0" w:color="D34817"/>
            </w:tcBorders>
          </w:tcPr>
          <w:p w14:paraId="37E21D00" w14:textId="6744929D" w:rsidR="00155C21" w:rsidRPr="00F62579" w:rsidRDefault="00155C21" w:rsidP="00F15D3D">
            <w:r>
              <w:rPr>
                <w:noProof/>
              </w:rPr>
              <mc:AlternateContent>
                <mc:Choice Requires="wps">
                  <w:drawing>
                    <wp:anchor distT="0" distB="0" distL="114300" distR="114300" simplePos="0" relativeHeight="251663360" behindDoc="0" locked="0" layoutInCell="1" allowOverlap="1" wp14:anchorId="0DC12FAD" wp14:editId="19D3A3EE">
                      <wp:simplePos x="0" y="0"/>
                      <wp:positionH relativeFrom="column">
                        <wp:posOffset>238760</wp:posOffset>
                      </wp:positionH>
                      <wp:positionV relativeFrom="paragraph">
                        <wp:posOffset>51435</wp:posOffset>
                      </wp:positionV>
                      <wp:extent cx="52070" cy="45720"/>
                      <wp:effectExtent l="10160" t="13335" r="13970" b="17145"/>
                      <wp:wrapNone/>
                      <wp:docPr id="33" name="Oval 3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52070" cy="45720"/>
                              </a:xfrm>
                              <a:prstGeom prst="ellipse">
                                <a:avLst/>
                              </a:prstGeom>
                              <a:solidFill>
                                <a:srgbClr val="D34817"/>
                              </a:solidFill>
                              <a:ln w="25400">
                                <a:solidFill>
                                  <a:srgbClr val="68230B"/>
                                </a:solidFill>
                                <a:round/>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oval w14:anchorId="201218A3" id="Oval 33" o:spid="_x0000_s1026" style="position:absolute;margin-left:18.8pt;margin-top:4.05pt;width:4.1pt;height:3.6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" fillcolor="#d34817" strokecolor="#68230b" strokeweight="2pt"/>
                  </w:pict>
                </mc:Fallback>
              </mc:AlternateContent>
            </w:r>
          </w:p>
        </w:tc>
        <w:tc>
          <w:tcPr>
            <w:tcW w:w="1980" w:type="dxa"/>
            <w:tcBorders>
              <w:top w:val="single" w:sz="8" w:space="0" w:color="D34817"/>
              <w:bottom w:val="single" w:sz="8" w:space="0" w:color="D34817"/>
            </w:tcBorders>
          </w:tcPr>
          <w:p w14:paraId="787F62FC" w14:textId="77777777" w:rsidR="00155C21" w:rsidRPr="00F62579" w:rsidRDefault="00155C21" w:rsidP="00F15D3D">
            <w:pPr>
              <w:rPr>
                <w:rFonts w:ascii="Courier New" w:hAnsi="Courier New" w:cs="Courier New"/>
              </w:rPr>
            </w:pPr>
            <w:r w:rsidRPr="00F62579">
              <w:rPr>
                <w:rFonts w:ascii="Courier New" w:hAnsi="Courier New" w:cs="Courier New"/>
              </w:rPr>
              <w:t>sf:Point</w:t>
            </w:r>
          </w:p>
        </w:tc>
        <w:tc>
          <w:tcPr>
            <w:tcW w:w="5148" w:type="dxa"/>
            <w:tcBorders>
              <w:top w:val="single" w:sz="8" w:space="0" w:color="D34817"/>
              <w:bottom w:val="single" w:sz="8" w:space="0" w:color="D34817"/>
            </w:tcBorders>
          </w:tcPr>
          <w:p w14:paraId="4A056385" w14:textId="77777777" w:rsidR="00155C21" w:rsidRPr="00F62579" w:rsidRDefault="00155C21" w:rsidP="00F15D3D">
            <w:pPr>
              <w:rPr>
                <w:rFonts w:ascii="Courier New" w:hAnsi="Courier New" w:cs="Courier New"/>
              </w:rPr>
            </w:pPr>
            <w:r w:rsidRPr="00F62579">
              <w:rPr>
                <w:rFonts w:ascii="Courier New" w:hAnsi="Courier New" w:cs="Courier New"/>
              </w:rPr>
              <w:t>POINT(longitude latitude)</w:t>
            </w:r>
          </w:p>
        </w:tc>
      </w:tr>
      <w:tr w:rsidR="00155C21" w:rsidRPr="00F62579" w14:paraId="7C82FBE3" w14:textId="77777777" w:rsidTr="00F15D3D">
        <w:tc>
          <w:tcPr>
            <w:tcW w:w="1301" w:type="dxa"/>
          </w:tcPr>
          <w:p w14:paraId="47AFC234" w14:textId="77777777" w:rsidR="00155C21" w:rsidRPr="00F62579" w:rsidRDefault="00155C21" w:rsidP="00F15D3D">
            <w:pPr>
              <w:rPr>
                <w:b/>
                <w:bCs/>
              </w:rPr>
            </w:pPr>
            <w:r w:rsidRPr="00F62579">
              <w:rPr>
                <w:b/>
                <w:bCs/>
              </w:rPr>
              <w:t>LINESTRING</w:t>
            </w:r>
          </w:p>
        </w:tc>
        <w:tc>
          <w:tcPr>
            <w:tcW w:w="1147" w:type="dxa"/>
          </w:tcPr>
          <w:p w14:paraId="3CBA2FF7" w14:textId="0C6488A4" w:rsidR="00155C21" w:rsidRPr="00F62579" w:rsidRDefault="00155C21" w:rsidP="00F15D3D">
            <w:r>
              <w:rPr>
                <w:noProof/>
              </w:rPr>
              <mc:AlternateContent>
                <mc:Choice Requires="wps">
                  <w:drawing>
                    <wp:anchor distT="0" distB="0" distL="114300" distR="114300" simplePos="0" relativeHeight="251666432" behindDoc="0" locked="0" layoutInCell="1" allowOverlap="1" wp14:anchorId="474EAE87" wp14:editId="337436BC">
                      <wp:simplePos x="0" y="0"/>
                      <wp:positionH relativeFrom="column">
                        <wp:posOffset>312420</wp:posOffset>
                      </wp:positionH>
                      <wp:positionV relativeFrom="paragraph">
                        <wp:posOffset>40640</wp:posOffset>
                      </wp:positionV>
                      <wp:extent cx="163830" cy="60325"/>
                      <wp:effectExtent l="7620" t="15240" r="19050" b="26035"/>
                      <wp:wrapNone/>
                      <wp:docPr id="32" name="Straight Connector 3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63830"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188602C" id="Straight Connector 32" o:spid="_x0000_s1026" style="position:absolute;flip:y;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24.6pt,3.2pt" to="37.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" strokecolor="#c84416"/>
                  </w:pict>
                </mc:Fallback>
              </mc:AlternateContent>
            </w:r>
            <w:r>
              <w:rPr>
                <w:noProof/>
              </w:rPr>
              <mc:AlternateContent>
                <mc:Choice Requires="wps">
                  <w:drawing>
                    <wp:anchor distT="0" distB="0" distL="114300" distR="114300" simplePos="0" relativeHeight="251665408" behindDoc="0" locked="0" layoutInCell="1" allowOverlap="1" wp14:anchorId="308A511A" wp14:editId="09724A65">
                      <wp:simplePos x="0" y="0"/>
                      <wp:positionH relativeFrom="column">
                        <wp:posOffset>182880</wp:posOffset>
                      </wp:positionH>
                      <wp:positionV relativeFrom="paragraph">
                        <wp:posOffset>40640</wp:posOffset>
                      </wp:positionV>
                      <wp:extent cx="137795" cy="60325"/>
                      <wp:effectExtent l="17780" t="15240" r="22225" b="26035"/>
                      <wp:wrapNone/>
                      <wp:docPr id="31" name="Straight Connector 31"/>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137795" cy="6032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68F4BB0" id="Straight Connector 31" o:spid="_x0000_s1026" style="position:absolute;z-index:25166540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14.4pt,3.2pt" to="25.25pt,7.9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" strokecolor="#c84416"/>
                  </w:pict>
                </mc:Fallback>
              </mc:AlternateContent>
            </w:r>
            <w:r>
              <w:rPr>
                <w:noProof/>
              </w:rPr>
              <mc:AlternateContent>
                <mc:Choice Requires="wps">
                  <w:drawing>
                    <wp:anchor distT="0" distB="0" distL="114300" distR="114300" simplePos="0" relativeHeight="251664384" behindDoc="0" locked="0" layoutInCell="1" allowOverlap="1" wp14:anchorId="4556270A" wp14:editId="26DC2941">
                      <wp:simplePos x="0" y="0"/>
                      <wp:positionH relativeFrom="column">
                        <wp:posOffset>71120</wp:posOffset>
                      </wp:positionH>
                      <wp:positionV relativeFrom="paragraph">
                        <wp:posOffset>40640</wp:posOffset>
                      </wp:positionV>
                      <wp:extent cx="111760" cy="112395"/>
                      <wp:effectExtent l="7620" t="15240" r="20320" b="24765"/>
                      <wp:wrapNone/>
                      <wp:docPr id="30" name="Straight Connector 30"/>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flipV="1">
                                <a:off x="0" y="0"/>
                                <a:ext cx="111760" cy="112395"/>
                              </a:xfrm>
                              <a:prstGeom prst="line">
                                <a:avLst/>
                              </a:prstGeom>
                              <a:noFill/>
                              <a:ln w="9525">
                                <a:solidFill>
                                  <a:srgbClr val="C84416"/>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75818F5" id="Straight Connector 30" o:spid="_x0000_s1026" style="position:absolute;flip:y;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 from="5.6pt,3.2pt" to="14.4pt,12.05pt"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" strokecolor="#c84416"/>
                  </w:pict>
                </mc:Fallback>
              </mc:AlternateContent>
            </w:r>
          </w:p>
        </w:tc>
        <w:tc>
          <w:tcPr>
            <w:tcW w:w="1980" w:type="dxa"/>
          </w:tcPr>
          <w:p w14:paraId="4DCEDFDC" w14:textId="77777777" w:rsidR="00155C21" w:rsidRPr="00F62579" w:rsidRDefault="00155C21" w:rsidP="00F15D3D">
            <w:pPr>
              <w:rPr>
                <w:rFonts w:ascii="Courier New" w:hAnsi="Courier New" w:cs="Courier New"/>
              </w:rPr>
            </w:pPr>
            <w:r w:rsidRPr="00F62579">
              <w:rPr>
                <w:rFonts w:ascii="Courier New" w:hAnsi="Courier New" w:cs="Courier New"/>
              </w:rPr>
              <w:t>sf:LineString</w:t>
            </w:r>
          </w:p>
        </w:tc>
        <w:tc>
          <w:tcPr>
            <w:tcW w:w="5148" w:type="dxa"/>
          </w:tcPr>
          <w:p w14:paraId="146EDF8E" w14:textId="77777777" w:rsidR="00155C21" w:rsidRPr="00F62579" w:rsidRDefault="00155C21" w:rsidP="00F15D3D">
            <w:pPr>
              <w:rPr>
                <w:rFonts w:ascii="Courier New" w:hAnsi="Courier New" w:cs="Courier New"/>
              </w:rPr>
            </w:pPr>
            <w:r w:rsidRPr="00F62579">
              <w:rPr>
                <w:rFonts w:ascii="Courier New" w:hAnsi="Courier New" w:cs="Courier New"/>
              </w:rPr>
              <w:t>LINESTRING(long1 lat1, long2 lat2, …)</w:t>
            </w:r>
          </w:p>
        </w:tc>
      </w:tr>
      <w:tr w:rsidR="00155C21" w:rsidRPr="00F62579" w14:paraId="16A1EADA" w14:textId="77777777" w:rsidTr="00F15D3D">
        <w:tc>
          <w:tcPr>
            <w:tcW w:w="1301" w:type="dxa"/>
            <w:tcBorders>
              <w:top w:val="single" w:sz="8" w:space="0" w:color="D34817"/>
              <w:bottom w:val="single" w:sz="8" w:space="0" w:color="D34817"/>
            </w:tcBorders>
          </w:tcPr>
          <w:p w14:paraId="4806213C" w14:textId="77777777" w:rsidR="00155C21" w:rsidRPr="00F62579" w:rsidRDefault="00155C21" w:rsidP="00F15D3D">
            <w:pPr>
              <w:rPr>
                <w:b/>
                <w:bCs/>
              </w:rPr>
            </w:pPr>
            <w:r w:rsidRPr="00F62579">
              <w:rPr>
                <w:b/>
                <w:bCs/>
              </w:rPr>
              <w:t>POLYGON</w:t>
            </w:r>
          </w:p>
          <w:p w14:paraId="2E35D8AF" w14:textId="77777777" w:rsidR="00155C21" w:rsidRPr="00F62579" w:rsidRDefault="00155C21" w:rsidP="00F15D3D">
            <w:pPr>
              <w:rPr>
                <w:b/>
                <w:bCs/>
              </w:rPr>
            </w:pPr>
          </w:p>
        </w:tc>
        <w:tc>
          <w:tcPr>
            <w:tcW w:w="1147" w:type="dxa"/>
            <w:tcBorders>
              <w:top w:val="single" w:sz="8" w:space="0" w:color="D34817"/>
              <w:bottom w:val="single" w:sz="8" w:space="0" w:color="D34817"/>
            </w:tcBorders>
          </w:tcPr>
          <w:p w14:paraId="62C67BE7" w14:textId="7413EDF0" w:rsidR="00155C21" w:rsidRPr="00F62579" w:rsidRDefault="00155C21" w:rsidP="00F15D3D">
            <w:r>
              <w:rPr>
                <w:noProof/>
              </w:rPr>
              <mc:AlternateContent>
                <mc:Choice Requires="wps">
                  <w:drawing>
                    <wp:anchor distT="0" distB="0" distL="114300" distR="114300" simplePos="0" relativeHeight="251667456" behindDoc="0" locked="0" layoutInCell="1" allowOverlap="1" wp14:anchorId="1524873F" wp14:editId="445E634A">
                      <wp:simplePos x="0" y="0"/>
                      <wp:positionH relativeFrom="column">
                        <wp:posOffset>104140</wp:posOffset>
                      </wp:positionH>
                      <wp:positionV relativeFrom="paragraph">
                        <wp:posOffset>29210</wp:posOffset>
                      </wp:positionV>
                      <wp:extent cx="344805" cy="275590"/>
                      <wp:effectExtent l="104140" t="105410" r="97155" b="101600"/>
                      <wp:wrapNone/>
                      <wp:docPr id="29" name="Regular Pentagon 29"/>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344805" cy="275590"/>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type w14:anchorId="0F2E565C" id="_x0000_t56" coordsize="21600,21600" o:spt="56" path="m10800,l,8259,4200,21600r13200,l21600,8259xe">
                      <v:stroke joinstyle="miter"/>
                      <v:path gradientshapeok="t" o:connecttype="custom" o:connectlocs="10800,0;0,8259;4200,21600;10800,21600;17400,21600;21600,8259" o:connectangles="270,180,90,90,90,0" textboxrect="4200,5077,17400,21600"/>
                    </v:shapetype>
                    <v:shape id="Regular Pentagon 29" o:spid="_x0000_s1026" type="#_x0000_t56" style="position:absolute;margin-left:8.2pt;margin-top:2.3pt;width:27.15pt;height:21.7pt;z-index:2516674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" fillcolor="#e1dfdf" strokecolor="#68230b" strokeweight="2pt"/>
                  </w:pict>
                </mc:Fallback>
              </mc:AlternateContent>
            </w:r>
          </w:p>
        </w:tc>
        <w:tc>
          <w:tcPr>
            <w:tcW w:w="1980" w:type="dxa"/>
            <w:tcBorders>
              <w:top w:val="single" w:sz="8" w:space="0" w:color="D34817"/>
              <w:bottom w:val="single" w:sz="8" w:space="0" w:color="D34817"/>
            </w:tcBorders>
          </w:tcPr>
          <w:p w14:paraId="738C2DF3"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top w:val="single" w:sz="8" w:space="0" w:color="D34817"/>
              <w:bottom w:val="single" w:sz="8" w:space="0" w:color="D34817"/>
            </w:tcBorders>
          </w:tcPr>
          <w:p w14:paraId="63CBA5BB"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w:t>
            </w:r>
          </w:p>
        </w:tc>
      </w:tr>
      <w:tr w:rsidR="00155C21" w:rsidRPr="00F62579" w14:paraId="3E1297C0" w14:textId="77777777" w:rsidTr="00F15D3D">
        <w:tc>
          <w:tcPr>
            <w:tcW w:w="1301" w:type="dxa"/>
            <w:tcBorders>
              <w:bottom w:val="single" w:sz="8" w:space="0" w:color="D34817"/>
            </w:tcBorders>
          </w:tcPr>
          <w:p w14:paraId="5CBB6098" w14:textId="77777777" w:rsidR="00155C21" w:rsidRPr="00F62579" w:rsidRDefault="00155C21" w:rsidP="00F15D3D">
            <w:pPr>
              <w:rPr>
                <w:b/>
                <w:bCs/>
              </w:rPr>
            </w:pPr>
            <w:r w:rsidRPr="00F62579">
              <w:rPr>
                <w:b/>
                <w:bCs/>
              </w:rPr>
              <w:t>POLYGON (WITH HOLE)</w:t>
            </w:r>
          </w:p>
        </w:tc>
        <w:tc>
          <w:tcPr>
            <w:tcW w:w="1147" w:type="dxa"/>
            <w:tcBorders>
              <w:bottom w:val="single" w:sz="8" w:space="0" w:color="D34817"/>
            </w:tcBorders>
          </w:tcPr>
          <w:p w14:paraId="1B75984A" w14:textId="207404F6" w:rsidR="00155C21" w:rsidRPr="00F62579" w:rsidRDefault="00155C21" w:rsidP="00F15D3D">
            <w:r>
              <w:rPr>
                <w:noProof/>
              </w:rPr>
              <mc:AlternateContent>
                <mc:Choice Requires="wps">
                  <w:drawing>
                    <wp:anchor distT="0" distB="0" distL="114300" distR="114300" simplePos="0" relativeHeight="251669504" behindDoc="0" locked="0" layoutInCell="1" allowOverlap="1" wp14:anchorId="356542D8" wp14:editId="0CC5EF25">
                      <wp:simplePos x="0" y="0"/>
                      <wp:positionH relativeFrom="column">
                        <wp:posOffset>285115</wp:posOffset>
                      </wp:positionH>
                      <wp:positionV relativeFrom="paragraph">
                        <wp:posOffset>253365</wp:posOffset>
                      </wp:positionV>
                      <wp:extent cx="120015" cy="137795"/>
                      <wp:effectExtent l="18415" t="12065" r="13970" b="15240"/>
                      <wp:wrapNone/>
                      <wp:docPr id="28" name="Rectangle 28"/>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20015" cy="137795"/>
                              </a:xfrm>
                              <a:prstGeom prst="rect">
                                <a:avLst/>
                              </a:prstGeom>
                              <a:solidFill>
                                <a:srgbClr val="FFFFF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rect w14:anchorId="6ED4998E" id="Rectangle 28" o:spid="_x0000_s1026" style="position:absolute;margin-left:22.45pt;margin-top:19.95pt;width:9.45pt;height:10.85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" strokecolor="#68230b" strokeweight="2pt"/>
                  </w:pict>
                </mc:Fallback>
              </mc:AlternateContent>
            </w:r>
            <w:r>
              <w:rPr>
                <w:noProof/>
              </w:rPr>
              <mc:AlternateContent>
                <mc:Choice Requires="wps">
                  <w:drawing>
                    <wp:anchor distT="0" distB="0" distL="114300" distR="114300" simplePos="0" relativeHeight="251668480" behindDoc="0" locked="0" layoutInCell="1" allowOverlap="1" wp14:anchorId="08C232D6" wp14:editId="30E2CACD">
                      <wp:simplePos x="0" y="0"/>
                      <wp:positionH relativeFrom="column">
                        <wp:posOffset>86995</wp:posOffset>
                      </wp:positionH>
                      <wp:positionV relativeFrom="paragraph">
                        <wp:posOffset>89535</wp:posOffset>
                      </wp:positionV>
                      <wp:extent cx="431165" cy="379095"/>
                      <wp:effectExtent l="99695" t="102235" r="104140" b="102870"/>
                      <wp:wrapNone/>
                      <wp:docPr id="27" name="Regular Pentagon 27"/>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431165" cy="379095"/>
                              </a:xfrm>
                              <a:prstGeom prst="pentagon">
                                <a:avLst/>
                              </a:prstGeom>
                              <a:solidFill>
                                <a:srgbClr val="E1DFDF"/>
                              </a:solidFill>
                              <a:ln w="25400">
                                <a:solidFill>
                                  <a:srgbClr val="68230B"/>
                                </a:solidFill>
                                <a:miter lim="800000"/>
                                <a:headEnd/>
                                <a:tailEnd/>
                              </a:ln>
                            </wps:spPr>
                            <wps:bodyPr rot="0" vert="horz" wrap="square" lIns="91440" tIns="45720" rIns="91440" bIns="45720" anchor="ctr" anchorCtr="0" upright="1">
                              <a:noAutofit/>
                            </wps:bodyPr>
                          </wps:wsp>
                        </a:graphicData>
                      </a:graphic>
                      <wp14:sizeRelH relativeFrom="page">
                        <wp14:pctWidth>0</wp14:pctWidth>
                      </wp14:sizeRelH>
                      <wp14:sizeRelV relativeFrom="page">
                        <wp14:pctHeight>0</wp14:pctHeight>
                      </wp14:sizeRelV>
                    </wp:anchor>
                  </w:drawing>
                </mc:Choice>
                <mc:Fallback>
                  <w:pict>
                    <v:shape w14:anchorId="4274C35D" id="Regular Pentagon 27" o:spid="_x0000_s1026" type="#_x0000_t56" style="position:absolute;margin-left:6.85pt;margin-top:7.05pt;width:33.95pt;height:29.85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middle"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" fillcolor="#e1dfdf" strokecolor="#68230b" strokeweight="2pt"/>
                  </w:pict>
                </mc:Fallback>
              </mc:AlternateContent>
            </w:r>
          </w:p>
        </w:tc>
        <w:tc>
          <w:tcPr>
            <w:tcW w:w="1980" w:type="dxa"/>
            <w:tcBorders>
              <w:bottom w:val="single" w:sz="8" w:space="0" w:color="D34817"/>
            </w:tcBorders>
          </w:tcPr>
          <w:p w14:paraId="09600609" w14:textId="77777777" w:rsidR="00155C21" w:rsidRPr="00F62579" w:rsidRDefault="00155C21" w:rsidP="00F15D3D">
            <w:pPr>
              <w:rPr>
                <w:rFonts w:ascii="Courier New" w:hAnsi="Courier New" w:cs="Courier New"/>
              </w:rPr>
            </w:pPr>
            <w:r w:rsidRPr="00F62579">
              <w:rPr>
                <w:rFonts w:ascii="Courier New" w:hAnsi="Courier New" w:cs="Courier New"/>
              </w:rPr>
              <w:t>sf:Polygon</w:t>
            </w:r>
          </w:p>
        </w:tc>
        <w:tc>
          <w:tcPr>
            <w:tcW w:w="5148" w:type="dxa"/>
            <w:tcBorders>
              <w:bottom w:val="single" w:sz="8" w:space="0" w:color="D34817"/>
            </w:tcBorders>
          </w:tcPr>
          <w:p w14:paraId="43D42EC2" w14:textId="77777777" w:rsidR="00155C21" w:rsidRPr="00F62579" w:rsidRDefault="00155C21" w:rsidP="00F15D3D">
            <w:pPr>
              <w:rPr>
                <w:rFonts w:ascii="Courier New" w:hAnsi="Courier New" w:cs="Courier New"/>
              </w:rPr>
            </w:pPr>
            <w:r w:rsidRPr="00F62579">
              <w:rPr>
                <w:rFonts w:ascii="Courier New" w:hAnsi="Courier New" w:cs="Courier New"/>
              </w:rPr>
              <w:t>POLYGON((long1 lat1, long2 lat2, … , long1 lat1), (longA latA, longB latB, …, longA latA))</w:t>
            </w:r>
          </w:p>
        </w:tc>
      </w:tr>
    </w:tbl>
    <w:p w14:paraId="7F196EEB" w14:textId="0E39A3E3" w:rsidR="00155C21" w:rsidRDefault="00155C21"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3</w:t>
      </w:r>
      <w:r w:rsidR="00FA06BD">
        <w:rPr>
          <w:noProof/>
        </w:rPr>
        <w:fldChar w:fldCharType="end"/>
      </w:r>
      <w:r>
        <w:t>: An example of some basic sh</w:t>
      </w:r>
      <w:r w:rsidR="005E45F1">
        <w:t xml:space="preserve">ape encodings in WKT, from </w:t>
      </w:r>
      <w:sdt>
        <w:sdtPr>
          <w:id w:val="72401784"/>
          <w:citation/>
        </w:sdtPr>
        <w:sdtEndPr/>
        <w:sdtContent>
          <w:r w:rsidR="005E45F1">
            <w:fldChar w:fldCharType="begin"/>
          </w:r>
          <w:r w:rsidR="005E45F1">
            <w:rPr>
              <w:lang w:val="en-CA"/>
            </w:rPr>
            <w:instrText xml:space="preserve"> CITATION Kol12 \l 4105 </w:instrText>
          </w:r>
          <w:r w:rsidR="005E45F1">
            <w:fldChar w:fldCharType="separate"/>
          </w:r>
          <w:r w:rsidR="005E45F1">
            <w:rPr>
              <w:noProof/>
              <w:lang w:val="en-CA"/>
            </w:rPr>
            <w:t>(Kolas &amp; Battle, 2012)</w:t>
          </w:r>
          <w:r w:rsidR="005E45F1">
            <w:fldChar w:fldCharType="end"/>
          </w:r>
        </w:sdtContent>
      </w:sdt>
      <w:r>
        <w:t>.</w:t>
      </w:r>
    </w:p>
    <w:p w14:paraId="437D454A" w14:textId="189B09C5" w:rsidR="00155C21" w:rsidRDefault="00155C21" w:rsidP="00155C21">
      <w:r>
        <w:t xml:space="preserve">To capture geometries as RDF literals, they are given the </w:t>
      </w:r>
      <w:r w:rsidRPr="00C91DF3">
        <w:rPr>
          <w:rStyle w:val="CodeChar"/>
          <w:rFonts w:eastAsiaTheme="minorEastAsia"/>
        </w:rPr>
        <w:t>geo:WktLiteral</w:t>
      </w:r>
      <w:r>
        <w:t xml:space="preserve"> datatype, for example: </w:t>
      </w:r>
      <w:r w:rsidRPr="0071552B">
        <w:t>"</w:t>
      </w:r>
      <w:r w:rsidRPr="00C91DF3">
        <w:rPr>
          <w:rStyle w:val="CodeChar"/>
          <w:rFonts w:eastAsiaTheme="minorEastAsia"/>
        </w:rPr>
        <w:t>POINT(-77.03524 38.889468)"^^geo-sf:</w:t>
      </w:r>
      <w:r>
        <w:rPr>
          <w:rStyle w:val="CodeChar"/>
          <w:rFonts w:eastAsiaTheme="minorEastAsia"/>
        </w:rPr>
        <w:t>w</w:t>
      </w:r>
      <w:r w:rsidRPr="00C91DF3">
        <w:rPr>
          <w:rStyle w:val="CodeChar"/>
          <w:rFonts w:eastAsiaTheme="minorEastAsia"/>
        </w:rPr>
        <w:t>ktLiteral</w:t>
      </w:r>
      <w:r>
        <w:t xml:space="preserve">.  </w:t>
      </w:r>
    </w:p>
    <w:p w14:paraId="0C1A87A2" w14:textId="77777777" w:rsidR="00AC3C1E" w:rsidRDefault="00AC3C1E" w:rsidP="00155C21"/>
    <w:p w14:paraId="279354BC" w14:textId="77777777" w:rsidR="00DA460B" w:rsidRDefault="00DA460B" w:rsidP="00E80D3C">
      <w:pPr>
        <w:keepNext/>
      </w:pPr>
      <w:r>
        <w:rPr>
          <w:noProof/>
        </w:rPr>
        <w:lastRenderedPageBreak/>
        <mc:AlternateContent>
          <mc:Choice Requires="wps">
            <w:drawing>
              <wp:inline distT="0" distB="0" distL="0" distR="0" wp14:anchorId="5157FED3" wp14:editId="18281D65">
                <wp:extent cx="5866130" cy="1403985"/>
                <wp:effectExtent l="0" t="0" r="13970" b="18415"/>
                <wp:docPr id="34" name="Text Box 34"/>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866130" cy="3075305"/>
                        </a:xfrm>
                        <a:prstGeom prst="rect">
                          <a:avLst/>
                        </a:prstGeom>
                        <a:solidFill>
                          <a:srgbClr val="E1DFDF"/>
                        </a:solidFill>
                        <a:ln w="9525">
                          <a:solidFill>
                            <a:srgbClr val="000000"/>
                          </a:solidFill>
                          <a:miter lim="800000"/>
                          <a:headEnd/>
                          <a:tailEnd/>
                        </a:ln>
                      </wps:spPr>
                      <wps:txbx>
                        <w:txbxContent>
                          <w:p w14:paraId="6952295A" w14:textId="77777777" w:rsidR="00B371C7" w:rsidRPr="00870DF4" w:rsidRDefault="00B371C7" w:rsidP="00DA460B">
                            <w:pPr>
                              <w:rPr>
                                <w:rFonts w:ascii="Courier New" w:hAnsi="Courier New"/>
                              </w:rPr>
                            </w:pPr>
                            <w:r w:rsidRPr="00870DF4">
                              <w:rPr>
                                <w:rFonts w:ascii="Courier New" w:hAnsi="Courier New"/>
                              </w:rPr>
                              <w:t>ex:Monument1 a ex:Monument;</w:t>
                            </w:r>
                          </w:p>
                          <w:p w14:paraId="10094341" w14:textId="77777777" w:rsidR="00B371C7" w:rsidRPr="00870DF4" w:rsidRDefault="00B371C7" w:rsidP="00DA460B">
                            <w:pPr>
                              <w:rPr>
                                <w:rFonts w:ascii="Courier New" w:hAnsi="Courier New"/>
                              </w:rPr>
                            </w:pPr>
                            <w:r w:rsidRPr="00870DF4">
                              <w:rPr>
                                <w:rFonts w:ascii="Courier New" w:hAnsi="Courier New"/>
                              </w:rPr>
                              <w:t xml:space="preserve">   rdfs:label "Washington Monument";</w:t>
                            </w:r>
                          </w:p>
                          <w:p w14:paraId="4E65DB1F" w14:textId="77777777" w:rsidR="00B371C7" w:rsidRPr="00870DF4" w:rsidRDefault="00B371C7" w:rsidP="00DA460B">
                            <w:pPr>
                              <w:rPr>
                                <w:rFonts w:ascii="Courier New" w:hAnsi="Courier New"/>
                              </w:rPr>
                            </w:pPr>
                            <w:r w:rsidRPr="00870DF4">
                              <w:rPr>
                                <w:rFonts w:ascii="Courier New" w:hAnsi="Courier New"/>
                              </w:rPr>
                              <w:t xml:space="preserve">   geo:hasGeometry ex:Point1 .</w:t>
                            </w:r>
                          </w:p>
                          <w:p w14:paraId="34940B2E" w14:textId="77777777" w:rsidR="00B371C7" w:rsidRPr="00870DF4" w:rsidRDefault="00B371C7" w:rsidP="00DA460B">
                            <w:pPr>
                              <w:rPr>
                                <w:rFonts w:ascii="Courier New" w:hAnsi="Courier New"/>
                              </w:rPr>
                            </w:pPr>
                            <w:r w:rsidRPr="00870DF4">
                              <w:rPr>
                                <w:rFonts w:ascii="Courier New" w:hAnsi="Courier New"/>
                              </w:rPr>
                              <w:t>ex:Point1 a geo:Point;</w:t>
                            </w:r>
                          </w:p>
                          <w:p w14:paraId="2E7DB22A" w14:textId="77777777" w:rsidR="00B371C7" w:rsidRPr="00870DF4" w:rsidRDefault="00B371C7"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B371C7" w:rsidRPr="00870DF4" w:rsidRDefault="00B371C7" w:rsidP="00DA460B">
                            <w:pPr>
                              <w:rPr>
                                <w:rFonts w:ascii="Courier New" w:hAnsi="Courier New"/>
                              </w:rPr>
                            </w:pPr>
                            <w:r w:rsidRPr="00870DF4">
                              <w:rPr>
                                <w:rFonts w:ascii="Courier New" w:hAnsi="Courier New"/>
                              </w:rPr>
                              <w:t>Ex:Park1 a ex:Park;</w:t>
                            </w:r>
                          </w:p>
                          <w:p w14:paraId="5EE39A33" w14:textId="77777777" w:rsidR="00B371C7" w:rsidRPr="00870DF4" w:rsidRDefault="00B371C7" w:rsidP="00DA460B">
                            <w:pPr>
                              <w:rPr>
                                <w:rFonts w:ascii="Courier New" w:hAnsi="Courier New"/>
                              </w:rPr>
                            </w:pPr>
                            <w:r w:rsidRPr="00870DF4">
                              <w:rPr>
                                <w:rFonts w:ascii="Courier New" w:hAnsi="Courier New"/>
                              </w:rPr>
                              <w:tab/>
                              <w:t>rdfs:label "Example Park";</w:t>
                            </w:r>
                          </w:p>
                          <w:p w14:paraId="5C9F7888" w14:textId="77777777" w:rsidR="00B371C7" w:rsidRPr="00870DF4" w:rsidRDefault="00B371C7" w:rsidP="00DA460B">
                            <w:pPr>
                              <w:rPr>
                                <w:rFonts w:ascii="Courier New" w:hAnsi="Courier New"/>
                              </w:rPr>
                            </w:pPr>
                            <w:r w:rsidRPr="00870DF4">
                              <w:rPr>
                                <w:rFonts w:ascii="Courier New" w:hAnsi="Courier New"/>
                              </w:rPr>
                              <w:tab/>
                              <w:t>geo:hasGeometry ex:Polygon1 .</w:t>
                            </w:r>
                          </w:p>
                          <w:p w14:paraId="6CDFE9B9" w14:textId="77777777" w:rsidR="00B371C7" w:rsidRPr="00870DF4" w:rsidRDefault="00B371C7" w:rsidP="00DA460B">
                            <w:pPr>
                              <w:rPr>
                                <w:rFonts w:ascii="Courier New" w:hAnsi="Courier New"/>
                              </w:rPr>
                            </w:pPr>
                            <w:r w:rsidRPr="00870DF4">
                              <w:rPr>
                                <w:rFonts w:ascii="Courier New" w:hAnsi="Courier New"/>
                              </w:rPr>
                              <w:t>ex:Polygon1 a geo:Polygon;</w:t>
                            </w:r>
                          </w:p>
                          <w:p w14:paraId="651642C2" w14:textId="77777777" w:rsidR="00B371C7" w:rsidRPr="00870DF4" w:rsidRDefault="00B371C7"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wps:txbx>
                      <wps:bodyPr rot="0" vert="horz" wrap="square" lIns="182880" tIns="91440" rIns="182880" bIns="45720" anchor="t" anchorCtr="0" upright="1">
                        <a:spAutoFit/>
                      </wps:bodyPr>
                    </wps:wsp>
                  </a:graphicData>
                </a:graphic>
              </wp:inline>
            </w:drawing>
          </mc:Choice>
          <mc:Fallback>
            <w:pict>
              <v:shapetype w14:anchorId="5157FED3" id="_x0000_t202" coordsize="21600,21600" o:spt="202" path="m,l,21600r21600,l21600,xe">
                <v:stroke joinstyle="miter"/>
                <v:path gradientshapeok="t" o:connecttype="rect"/>
              </v:shapetype>
              <v:shape id="Text Box 34" o:spid="_x0000_s1026" type="#_x0000_t202" style="width:461.9pt;height:110.55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" fillcolor="#e1dfdf">
                <v:textbox style="mso-fit-shape-to-text:t" inset="14.4pt,7.2pt,14.4pt">
                  <w:txbxContent>
                    <w:p w14:paraId="6952295A" w14:textId="77777777" w:rsidR="00B371C7" w:rsidRPr="00870DF4" w:rsidRDefault="00B371C7" w:rsidP="00DA460B">
                      <w:pPr>
                        <w:rPr>
                          <w:rFonts w:ascii="Courier New" w:hAnsi="Courier New"/>
                        </w:rPr>
                      </w:pPr>
                      <w:r w:rsidRPr="00870DF4">
                        <w:rPr>
                          <w:rFonts w:ascii="Courier New" w:hAnsi="Courier New"/>
                        </w:rPr>
                        <w:t>ex:Monument1 a ex:Monument;</w:t>
                      </w:r>
                    </w:p>
                    <w:p w14:paraId="10094341" w14:textId="77777777" w:rsidR="00B371C7" w:rsidRPr="00870DF4" w:rsidRDefault="00B371C7" w:rsidP="00DA460B">
                      <w:pPr>
                        <w:rPr>
                          <w:rFonts w:ascii="Courier New" w:hAnsi="Courier New"/>
                        </w:rPr>
                      </w:pPr>
                      <w:r w:rsidRPr="00870DF4">
                        <w:rPr>
                          <w:rFonts w:ascii="Courier New" w:hAnsi="Courier New"/>
                        </w:rPr>
                        <w:t xml:space="preserve">   rdfs:label "Washington Monument";</w:t>
                      </w:r>
                    </w:p>
                    <w:p w14:paraId="4E65DB1F" w14:textId="77777777" w:rsidR="00B371C7" w:rsidRPr="00870DF4" w:rsidRDefault="00B371C7" w:rsidP="00DA460B">
                      <w:pPr>
                        <w:rPr>
                          <w:rFonts w:ascii="Courier New" w:hAnsi="Courier New"/>
                        </w:rPr>
                      </w:pPr>
                      <w:r w:rsidRPr="00870DF4">
                        <w:rPr>
                          <w:rFonts w:ascii="Courier New" w:hAnsi="Courier New"/>
                        </w:rPr>
                        <w:t xml:space="preserve">   geo:hasGeometry ex:Point1 .</w:t>
                      </w:r>
                    </w:p>
                    <w:p w14:paraId="34940B2E" w14:textId="77777777" w:rsidR="00B371C7" w:rsidRPr="00870DF4" w:rsidRDefault="00B371C7" w:rsidP="00DA460B">
                      <w:pPr>
                        <w:rPr>
                          <w:rFonts w:ascii="Courier New" w:hAnsi="Courier New"/>
                        </w:rPr>
                      </w:pPr>
                      <w:r w:rsidRPr="00870DF4">
                        <w:rPr>
                          <w:rFonts w:ascii="Courier New" w:hAnsi="Courier New"/>
                        </w:rPr>
                        <w:t>ex:Point1 a geo:Point;</w:t>
                      </w:r>
                    </w:p>
                    <w:p w14:paraId="2E7DB22A" w14:textId="77777777" w:rsidR="00B371C7" w:rsidRPr="00870DF4" w:rsidRDefault="00B371C7" w:rsidP="00DA460B">
                      <w:pPr>
                        <w:rPr>
                          <w:rFonts w:ascii="Courier New" w:hAnsi="Courier New"/>
                        </w:rPr>
                      </w:pPr>
                      <w:r w:rsidRPr="00870DF4">
                        <w:rPr>
                          <w:rFonts w:ascii="Courier New" w:hAnsi="Courier New"/>
                        </w:rPr>
                        <w:t xml:space="preserve">  geo:asWKT "POINT(-77.03524 38.889468)"^^geo-sf:</w:t>
                      </w:r>
                      <w:r>
                        <w:rPr>
                          <w:rFonts w:ascii="Courier New" w:hAnsi="Courier New"/>
                        </w:rPr>
                        <w:t>WktLiteral</w:t>
                      </w:r>
                      <w:r w:rsidRPr="00870DF4">
                        <w:rPr>
                          <w:rFonts w:ascii="Courier New" w:hAnsi="Courier New"/>
                        </w:rPr>
                        <w:t>.</w:t>
                      </w:r>
                    </w:p>
                    <w:p w14:paraId="2728AF8E" w14:textId="77777777" w:rsidR="00B371C7" w:rsidRPr="00870DF4" w:rsidRDefault="00B371C7" w:rsidP="00DA460B">
                      <w:pPr>
                        <w:rPr>
                          <w:rFonts w:ascii="Courier New" w:hAnsi="Courier New"/>
                        </w:rPr>
                      </w:pPr>
                      <w:r w:rsidRPr="00870DF4">
                        <w:rPr>
                          <w:rFonts w:ascii="Courier New" w:hAnsi="Courier New"/>
                        </w:rPr>
                        <w:t>Ex:Park1 a ex:Park;</w:t>
                      </w:r>
                    </w:p>
                    <w:p w14:paraId="5EE39A33" w14:textId="77777777" w:rsidR="00B371C7" w:rsidRPr="00870DF4" w:rsidRDefault="00B371C7" w:rsidP="00DA460B">
                      <w:pPr>
                        <w:rPr>
                          <w:rFonts w:ascii="Courier New" w:hAnsi="Courier New"/>
                        </w:rPr>
                      </w:pPr>
                      <w:r w:rsidRPr="00870DF4">
                        <w:rPr>
                          <w:rFonts w:ascii="Courier New" w:hAnsi="Courier New"/>
                        </w:rPr>
                        <w:tab/>
                        <w:t>rdfs:label "Example Park";</w:t>
                      </w:r>
                    </w:p>
                    <w:p w14:paraId="5C9F7888" w14:textId="77777777" w:rsidR="00B371C7" w:rsidRPr="00870DF4" w:rsidRDefault="00B371C7" w:rsidP="00DA460B">
                      <w:pPr>
                        <w:rPr>
                          <w:rFonts w:ascii="Courier New" w:hAnsi="Courier New"/>
                        </w:rPr>
                      </w:pPr>
                      <w:r w:rsidRPr="00870DF4">
                        <w:rPr>
                          <w:rFonts w:ascii="Courier New" w:hAnsi="Courier New"/>
                        </w:rPr>
                        <w:tab/>
                        <w:t>geo:hasGeometry ex:Polygon1 .</w:t>
                      </w:r>
                    </w:p>
                    <w:p w14:paraId="6CDFE9B9" w14:textId="77777777" w:rsidR="00B371C7" w:rsidRPr="00870DF4" w:rsidRDefault="00B371C7" w:rsidP="00DA460B">
                      <w:pPr>
                        <w:rPr>
                          <w:rFonts w:ascii="Courier New" w:hAnsi="Courier New"/>
                        </w:rPr>
                      </w:pPr>
                      <w:r w:rsidRPr="00870DF4">
                        <w:rPr>
                          <w:rFonts w:ascii="Courier New" w:hAnsi="Courier New"/>
                        </w:rPr>
                        <w:t>ex:Polygon1 a geo:Polygon;</w:t>
                      </w:r>
                    </w:p>
                    <w:p w14:paraId="651642C2" w14:textId="77777777" w:rsidR="00B371C7" w:rsidRPr="00870DF4" w:rsidRDefault="00B371C7" w:rsidP="00DA460B">
                      <w:pPr>
                        <w:spacing w:after="120"/>
                        <w:ind w:left="288"/>
                      </w:pPr>
                      <w:r w:rsidRPr="00870DF4">
                        <w:rPr>
                          <w:rFonts w:ascii="Courier New" w:hAnsi="Courier New"/>
                        </w:rPr>
                        <w:t>geo:asWKT "POLYGON((</w:t>
                      </w:r>
                      <w:r w:rsidRPr="00870DF4">
                        <w:rPr>
                          <w:rFonts w:ascii="Courier New" w:hAnsi="Courier New"/>
                          <w:lang w:val="en-GB"/>
                        </w:rPr>
                        <w:t>-77.05 38.87, -77.02 38.87, -77.02 38.9, -77.05 38.9, 77.05 38.87</w:t>
                      </w:r>
                      <w:r w:rsidRPr="00870DF4">
                        <w:rPr>
                          <w:rFonts w:ascii="Courier New" w:hAnsi="Courier New"/>
                        </w:rPr>
                        <w:t>))"^^geo-sf:</w:t>
                      </w:r>
                      <w:r>
                        <w:rPr>
                          <w:rFonts w:ascii="Courier New" w:hAnsi="Courier New"/>
                        </w:rPr>
                        <w:t>WktLiteral</w:t>
                      </w:r>
                      <w:r w:rsidRPr="00870DF4">
                        <w:rPr>
                          <w:rFonts w:ascii="Courier New" w:hAnsi="Courier New"/>
                        </w:rPr>
                        <w:t>.</w:t>
                      </w:r>
                    </w:p>
                  </w:txbxContent>
                </v:textbox>
                <w10:anchorlock/>
              </v:shape>
            </w:pict>
          </mc:Fallback>
        </mc:AlternateContent>
      </w:r>
    </w:p>
    <w:p w14:paraId="77E525D7" w14:textId="599DCB56" w:rsidR="00706F9C" w:rsidRDefault="00DA460B" w:rsidP="00E80D3C">
      <w:pPr>
        <w:pStyle w:val="Caption"/>
      </w:pPr>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4</w:t>
      </w:r>
      <w:r w:rsidR="00FA06BD">
        <w:rPr>
          <w:noProof/>
        </w:rPr>
        <w:fldChar w:fldCharType="end"/>
      </w:r>
      <w:r>
        <w:t xml:space="preserve">: An example encoding of geospatial information </w:t>
      </w:r>
      <w:r>
        <w:rPr>
          <w:noProof/>
        </w:rPr>
        <w:t xml:space="preserve">for the Washington Monument, from </w:t>
      </w:r>
      <w:sdt>
        <w:sdtPr>
          <w:rPr>
            <w:noProof/>
          </w:rPr>
          <w:id w:val="1410968273"/>
          <w:citation/>
        </w:sdtPr>
        <w:sdtEndPr/>
        <w:sdtContent>
          <w:r>
            <w:rPr>
              <w:noProof/>
            </w:rPr>
            <w:fldChar w:fldCharType="begin"/>
          </w:r>
          <w:r>
            <w:rPr>
              <w:noProof/>
              <w:lang w:val="en-CA"/>
            </w:rPr>
            <w:instrText xml:space="preserve"> CITATION Kol12 \l 4105 </w:instrText>
          </w:r>
          <w:r>
            <w:rPr>
              <w:noProof/>
            </w:rPr>
            <w:fldChar w:fldCharType="separate"/>
          </w:r>
          <w:r>
            <w:rPr>
              <w:noProof/>
              <w:lang w:val="en-CA"/>
            </w:rPr>
            <w:t>(Kolas &amp; Battle, 2012)</w:t>
          </w:r>
          <w:r>
            <w:rPr>
              <w:noProof/>
            </w:rPr>
            <w:fldChar w:fldCharType="end"/>
          </w:r>
        </w:sdtContent>
      </w:sdt>
      <w:r>
        <w:rPr>
          <w:noProof/>
        </w:rPr>
        <w:t>.</w:t>
      </w:r>
    </w:p>
    <w:p w14:paraId="50F492B6" w14:textId="77777777" w:rsidR="009A5F01" w:rsidRDefault="009A5F01" w:rsidP="00D50012">
      <w:pPr>
        <w:rPr>
          <w:b/>
        </w:rPr>
      </w:pPr>
    </w:p>
    <w:p w14:paraId="51AD3678" w14:textId="77777777" w:rsidR="00D50012" w:rsidRDefault="00D50012" w:rsidP="00D50012">
      <w:pPr>
        <w:rPr>
          <w:b/>
        </w:rPr>
      </w:pPr>
      <w:r>
        <w:rPr>
          <w:b/>
        </w:rPr>
        <w:t>Reused</w:t>
      </w:r>
      <w:r w:rsidRPr="00EA354A">
        <w:rPr>
          <w:b/>
        </w:rPr>
        <w:t xml:space="preserve"> Ontologies:</w:t>
      </w:r>
    </w:p>
    <w:p w14:paraId="148F30D6" w14:textId="77777777" w:rsidR="002F6849" w:rsidRPr="00E80D3C" w:rsidRDefault="002F6849" w:rsidP="001D3F17">
      <w:pPr>
        <w:pStyle w:val="p1"/>
        <w:numPr>
          <w:ilvl w:val="0"/>
          <w:numId w:val="8"/>
        </w:numPr>
        <w:rPr>
          <w:rFonts w:asciiTheme="minorHAnsi" w:hAnsiTheme="minorHAnsi" w:cstheme="minorHAnsi"/>
          <w:sz w:val="20"/>
        </w:rPr>
      </w:pPr>
      <w:r w:rsidRPr="00E80D3C">
        <w:rPr>
          <w:rFonts w:asciiTheme="minorHAnsi" w:hAnsiTheme="minorHAnsi" w:cstheme="minorHAnsi"/>
          <w:sz w:val="20"/>
        </w:rPr>
        <w:t>geo: http://www.opengis.net/ont/geosparql#</w:t>
      </w:r>
    </w:p>
    <w:p w14:paraId="19B75E59" w14:textId="77777777" w:rsidR="00520123" w:rsidRDefault="00520123" w:rsidP="00EA354A">
      <w:pPr>
        <w:pStyle w:val="Heading3"/>
      </w:pPr>
      <w:bookmarkStart w:id="42" w:name="_Toc519507734"/>
      <w:bookmarkStart w:id="43" w:name="_Toc520703198"/>
      <w:bookmarkStart w:id="44" w:name="_Toc520725402"/>
      <w:bookmarkStart w:id="45" w:name="_Toc519507735"/>
      <w:bookmarkStart w:id="46" w:name="_Toc520703199"/>
      <w:bookmarkStart w:id="47" w:name="_Toc520725403"/>
      <w:bookmarkStart w:id="48" w:name="_Toc519507736"/>
      <w:bookmarkStart w:id="49" w:name="_Toc520703200"/>
      <w:bookmarkStart w:id="50" w:name="_Toc520725404"/>
      <w:bookmarkStart w:id="51" w:name="_Toc519507737"/>
      <w:bookmarkStart w:id="52" w:name="_Toc520703201"/>
      <w:bookmarkStart w:id="53" w:name="_Toc520725405"/>
      <w:bookmarkStart w:id="54" w:name="_Toc519507738"/>
      <w:bookmarkStart w:id="55" w:name="_Toc520703202"/>
      <w:bookmarkStart w:id="56" w:name="_Toc520725406"/>
      <w:bookmarkStart w:id="57" w:name="_Toc17365173"/>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r>
        <w:t>Time Ontology</w:t>
      </w:r>
      <w:bookmarkEnd w:id="57"/>
    </w:p>
    <w:p w14:paraId="2AAB4AC9" w14:textId="5ABFDA3E" w:rsidR="007978A3" w:rsidRPr="007978A3" w:rsidRDefault="0089518D" w:rsidP="007978A3">
      <w:pPr>
        <w:rPr>
          <w:i/>
        </w:rPr>
      </w:pPr>
      <w:r>
        <w:rPr>
          <w:i/>
        </w:rPr>
        <w:t>http://ontology.eil.utoronto.ca/icity/</w:t>
      </w:r>
      <w:r w:rsidR="007978A3">
        <w:rPr>
          <w:i/>
        </w:rPr>
        <w:t>Time</w:t>
      </w:r>
      <w:r w:rsidR="00AC0B4C">
        <w:rPr>
          <w:i/>
        </w:rPr>
        <w:t>.owl</w:t>
      </w:r>
    </w:p>
    <w:p w14:paraId="0860BB51" w14:textId="77777777" w:rsidR="00590C9F" w:rsidRPr="00590C9F" w:rsidRDefault="00590C9F" w:rsidP="00590C9F">
      <w:pPr>
        <w:rPr>
          <w:b/>
        </w:rPr>
      </w:pPr>
      <w:r w:rsidRPr="00590C9F">
        <w:rPr>
          <w:b/>
        </w:rPr>
        <w:t xml:space="preserve">Namespace: </w:t>
      </w:r>
      <w:r w:rsidR="00D17DF7">
        <w:rPr>
          <w:b/>
        </w:rPr>
        <w:t>t</w:t>
      </w:r>
      <w:r w:rsidRPr="00590C9F">
        <w:rPr>
          <w:b/>
        </w:rPr>
        <w:t>ime</w:t>
      </w:r>
    </w:p>
    <w:p w14:paraId="01FED20B" w14:textId="77777777" w:rsidR="00520123" w:rsidRDefault="00520123" w:rsidP="009E4A69">
      <w:pPr>
        <w:pStyle w:val="ListParagraph"/>
      </w:pPr>
      <w:r>
        <w:t>Temporal Entity: A Temporal Entity may refer to an instant or an interval in time.</w:t>
      </w:r>
      <w:r>
        <w:br/>
        <w:t xml:space="preserve">A Temporal Entity may be described as being </w:t>
      </w:r>
      <w:r>
        <w:rPr>
          <w:b/>
        </w:rPr>
        <w:t>before</w:t>
      </w:r>
      <w:r>
        <w:t xml:space="preserve"> or </w:t>
      </w:r>
      <w:r>
        <w:rPr>
          <w:b/>
        </w:rPr>
        <w:t>after</w:t>
      </w:r>
      <w:r>
        <w:t xml:space="preserve"> some other Temporal Entity(s).</w:t>
      </w:r>
      <w:r>
        <w:br/>
        <w:t xml:space="preserve">A Temporal Entity has a </w:t>
      </w:r>
      <w:r>
        <w:rPr>
          <w:b/>
        </w:rPr>
        <w:t>beginning</w:t>
      </w:r>
      <w:r>
        <w:t xml:space="preserve"> and </w:t>
      </w:r>
      <w:r>
        <w:rPr>
          <w:b/>
        </w:rPr>
        <w:t>ending</w:t>
      </w:r>
      <w:r>
        <w:t xml:space="preserve"> time Instant.</w:t>
      </w:r>
      <w:r>
        <w:br/>
        <w:t xml:space="preserve">A Temporal Entity has a </w:t>
      </w:r>
      <w:r>
        <w:rPr>
          <w:b/>
        </w:rPr>
        <w:t>duration</w:t>
      </w:r>
      <w:r>
        <w:t>.</w:t>
      </w:r>
    </w:p>
    <w:p w14:paraId="27CCABA4" w14:textId="77777777" w:rsidR="00520123" w:rsidRDefault="00520123" w:rsidP="009E4A69">
      <w:pPr>
        <w:pStyle w:val="ListParagraph"/>
      </w:pPr>
      <w:r>
        <w:t>Instant</w:t>
      </w:r>
      <w:r>
        <w:br/>
        <w:t xml:space="preserve">An Instant may be </w:t>
      </w:r>
      <w:r>
        <w:rPr>
          <w:b/>
        </w:rPr>
        <w:t>inside</w:t>
      </w:r>
      <w:r>
        <w:rPr>
          <w:b/>
          <w:i/>
        </w:rPr>
        <w:t xml:space="preserve"> </w:t>
      </w:r>
      <w:r>
        <w:t>some Interval.</w:t>
      </w:r>
    </w:p>
    <w:p w14:paraId="71E17C88" w14:textId="77777777" w:rsidR="00520123" w:rsidRDefault="00520123" w:rsidP="009E4A69">
      <w:pPr>
        <w:pStyle w:val="ListParagraph"/>
      </w:pPr>
      <w:r>
        <w:t>Interval</w:t>
      </w:r>
      <w:r>
        <w:br/>
        <w:t xml:space="preserve">An Interval may be described as </w:t>
      </w:r>
      <w:r>
        <w:rPr>
          <w:b/>
        </w:rPr>
        <w:t>before</w:t>
      </w:r>
      <w:r>
        <w:t xml:space="preserve">, </w:t>
      </w:r>
      <w:r>
        <w:rPr>
          <w:b/>
        </w:rPr>
        <w:t>meets, overlaps, starts, during, finishes, equals</w:t>
      </w:r>
      <w:r>
        <w:t xml:space="preserve"> some other Interval(s).</w:t>
      </w:r>
    </w:p>
    <w:tbl>
      <w:tblPr>
        <w:tblStyle w:val="TableGrid"/>
        <w:tblpPr w:leftFromText="180" w:rightFromText="180" w:vertAnchor="text" w:horzAnchor="margin" w:tblpY="128"/>
        <w:tblW w:w="0" w:type="auto"/>
        <w:tblLook w:val="04A0" w:firstRow="1" w:lastRow="0" w:firstColumn="1" w:lastColumn="0" w:noHBand="0" w:noVBand="1"/>
      </w:tblPr>
      <w:tblGrid>
        <w:gridCol w:w="2789"/>
        <w:gridCol w:w="2460"/>
        <w:gridCol w:w="4101"/>
      </w:tblGrid>
      <w:tr w:rsidR="00000334" w14:paraId="09721CD7" w14:textId="77777777" w:rsidTr="00EE1032">
        <w:tc>
          <w:tcPr>
            <w:tcW w:w="2484" w:type="dxa"/>
            <w:shd w:val="clear" w:color="auto" w:fill="00FFFF"/>
          </w:tcPr>
          <w:p w14:paraId="727368F6" w14:textId="77777777" w:rsidR="00000334" w:rsidRDefault="00000334" w:rsidP="00000334">
            <w:r>
              <w:t>Object</w:t>
            </w:r>
          </w:p>
        </w:tc>
        <w:tc>
          <w:tcPr>
            <w:tcW w:w="2506" w:type="dxa"/>
            <w:shd w:val="clear" w:color="auto" w:fill="00FFFF"/>
          </w:tcPr>
          <w:p w14:paraId="508E9370" w14:textId="77777777" w:rsidR="00000334" w:rsidRDefault="00000334" w:rsidP="00000334">
            <w:r>
              <w:t>Property</w:t>
            </w:r>
          </w:p>
        </w:tc>
        <w:tc>
          <w:tcPr>
            <w:tcW w:w="4586" w:type="dxa"/>
            <w:shd w:val="clear" w:color="auto" w:fill="00FFFF"/>
          </w:tcPr>
          <w:p w14:paraId="08BB0316" w14:textId="77777777" w:rsidR="00000334" w:rsidRDefault="00000334" w:rsidP="00000334">
            <w:r>
              <w:t>Value</w:t>
            </w:r>
          </w:p>
        </w:tc>
      </w:tr>
      <w:tr w:rsidR="00A97751" w14:paraId="3BF030C6" w14:textId="77777777" w:rsidTr="00EE1032">
        <w:tc>
          <w:tcPr>
            <w:tcW w:w="2484" w:type="dxa"/>
            <w:vMerge w:val="restart"/>
          </w:tcPr>
          <w:p w14:paraId="79C92045" w14:textId="77777777" w:rsidR="00A97751" w:rsidRDefault="00E254B2" w:rsidP="00935842">
            <w:r>
              <w:t>time:</w:t>
            </w:r>
            <w:r w:rsidR="00A97751">
              <w:t>TemporalEntity</w:t>
            </w:r>
          </w:p>
        </w:tc>
        <w:tc>
          <w:tcPr>
            <w:tcW w:w="2506" w:type="dxa"/>
          </w:tcPr>
          <w:p w14:paraId="33E7F1CD" w14:textId="77777777" w:rsidR="00A97751" w:rsidRDefault="00A97751" w:rsidP="00000334">
            <w:r>
              <w:t>EquivalentClass</w:t>
            </w:r>
          </w:p>
        </w:tc>
        <w:tc>
          <w:tcPr>
            <w:tcW w:w="4586" w:type="dxa"/>
          </w:tcPr>
          <w:p w14:paraId="64340D54" w14:textId="77777777" w:rsidR="00A97751" w:rsidRDefault="00E254B2" w:rsidP="00000334">
            <w:r>
              <w:t>time:</w:t>
            </w:r>
            <w:r w:rsidR="00A97751">
              <w:t xml:space="preserve">Instant and </w:t>
            </w:r>
            <w:r>
              <w:t xml:space="preserve"> time:</w:t>
            </w:r>
            <w:r w:rsidR="00A97751">
              <w:t>Interval</w:t>
            </w:r>
          </w:p>
        </w:tc>
      </w:tr>
      <w:tr w:rsidR="00A97751" w14:paraId="211CF899" w14:textId="77777777" w:rsidTr="00EE1032">
        <w:tc>
          <w:tcPr>
            <w:tcW w:w="2484" w:type="dxa"/>
            <w:vMerge/>
          </w:tcPr>
          <w:p w14:paraId="088BECEE" w14:textId="77777777" w:rsidR="00A97751" w:rsidRDefault="00A97751" w:rsidP="00000334"/>
        </w:tc>
        <w:tc>
          <w:tcPr>
            <w:tcW w:w="2506" w:type="dxa"/>
          </w:tcPr>
          <w:p w14:paraId="7B0D277F" w14:textId="77777777" w:rsidR="00A97751" w:rsidRDefault="00E254B2" w:rsidP="00000334">
            <w:r>
              <w:t>time:</w:t>
            </w:r>
            <w:r w:rsidR="00A97751">
              <w:t>before</w:t>
            </w:r>
          </w:p>
        </w:tc>
        <w:tc>
          <w:tcPr>
            <w:tcW w:w="4586" w:type="dxa"/>
          </w:tcPr>
          <w:p w14:paraId="42B12674" w14:textId="77777777" w:rsidR="00A97751" w:rsidRDefault="00A97751" w:rsidP="00000334">
            <w:r>
              <w:t xml:space="preserve">only </w:t>
            </w:r>
            <w:r w:rsidR="00E254B2">
              <w:t xml:space="preserve"> time:</w:t>
            </w:r>
            <w:r>
              <w:t>TemporalEntity</w:t>
            </w:r>
          </w:p>
        </w:tc>
      </w:tr>
      <w:tr w:rsidR="00A97751" w14:paraId="1B2D23E2" w14:textId="77777777" w:rsidTr="00EE1032">
        <w:tc>
          <w:tcPr>
            <w:tcW w:w="2484" w:type="dxa"/>
            <w:vMerge/>
          </w:tcPr>
          <w:p w14:paraId="6F79D1DB" w14:textId="77777777" w:rsidR="00A97751" w:rsidRDefault="00A97751" w:rsidP="00000334"/>
        </w:tc>
        <w:tc>
          <w:tcPr>
            <w:tcW w:w="2506" w:type="dxa"/>
          </w:tcPr>
          <w:p w14:paraId="2F74BB51" w14:textId="77777777" w:rsidR="00A97751" w:rsidRDefault="00E254B2" w:rsidP="00000334">
            <w:r>
              <w:t>time:a</w:t>
            </w:r>
            <w:r w:rsidR="00A97751">
              <w:t>fter</w:t>
            </w:r>
          </w:p>
        </w:tc>
        <w:tc>
          <w:tcPr>
            <w:tcW w:w="4586" w:type="dxa"/>
          </w:tcPr>
          <w:p w14:paraId="2C42D68A" w14:textId="77777777" w:rsidR="00A97751" w:rsidRDefault="00A97751" w:rsidP="00000334">
            <w:r>
              <w:t xml:space="preserve">only </w:t>
            </w:r>
            <w:r w:rsidR="00E254B2">
              <w:t xml:space="preserve"> time:</w:t>
            </w:r>
            <w:r>
              <w:t>TemporalEntity</w:t>
            </w:r>
          </w:p>
        </w:tc>
      </w:tr>
      <w:tr w:rsidR="00A97751" w14:paraId="5332D517" w14:textId="77777777" w:rsidTr="00EE1032">
        <w:tc>
          <w:tcPr>
            <w:tcW w:w="2484" w:type="dxa"/>
            <w:vMerge/>
          </w:tcPr>
          <w:p w14:paraId="2DC64DF9" w14:textId="77777777" w:rsidR="00A97751" w:rsidRDefault="00A97751" w:rsidP="00000334"/>
        </w:tc>
        <w:tc>
          <w:tcPr>
            <w:tcW w:w="2506" w:type="dxa"/>
          </w:tcPr>
          <w:p w14:paraId="2BAA1E21" w14:textId="77777777" w:rsidR="00A97751" w:rsidRDefault="00E254B2" w:rsidP="00000334">
            <w:r>
              <w:t>time:</w:t>
            </w:r>
            <w:r w:rsidR="00A97751">
              <w:t>hasBeginning</w:t>
            </w:r>
          </w:p>
        </w:tc>
        <w:tc>
          <w:tcPr>
            <w:tcW w:w="4586" w:type="dxa"/>
          </w:tcPr>
          <w:p w14:paraId="38529535" w14:textId="77777777" w:rsidR="00A97751" w:rsidRDefault="00A97751" w:rsidP="00000334">
            <w:r>
              <w:t xml:space="preserve">only </w:t>
            </w:r>
            <w:r w:rsidR="00E254B2">
              <w:t xml:space="preserve"> time:</w:t>
            </w:r>
            <w:r>
              <w:t>Instant</w:t>
            </w:r>
          </w:p>
        </w:tc>
      </w:tr>
      <w:tr w:rsidR="00A97751" w14:paraId="66027002" w14:textId="77777777" w:rsidTr="00EE1032">
        <w:tc>
          <w:tcPr>
            <w:tcW w:w="2484" w:type="dxa"/>
            <w:vMerge/>
          </w:tcPr>
          <w:p w14:paraId="6025AE18" w14:textId="77777777" w:rsidR="00A97751" w:rsidRDefault="00A97751" w:rsidP="00000334"/>
        </w:tc>
        <w:tc>
          <w:tcPr>
            <w:tcW w:w="2506" w:type="dxa"/>
          </w:tcPr>
          <w:p w14:paraId="2094A749" w14:textId="77777777" w:rsidR="00A97751" w:rsidRDefault="00E254B2" w:rsidP="00000334">
            <w:r>
              <w:t>time:</w:t>
            </w:r>
            <w:r w:rsidR="00A97751">
              <w:t>hasEnding</w:t>
            </w:r>
          </w:p>
        </w:tc>
        <w:tc>
          <w:tcPr>
            <w:tcW w:w="4586" w:type="dxa"/>
          </w:tcPr>
          <w:p w14:paraId="01E269D3" w14:textId="77777777" w:rsidR="00A97751" w:rsidRDefault="00A97751" w:rsidP="00000334">
            <w:r>
              <w:t xml:space="preserve">only </w:t>
            </w:r>
            <w:r w:rsidR="00E254B2">
              <w:t xml:space="preserve"> time:</w:t>
            </w:r>
            <w:r>
              <w:t>Instant</w:t>
            </w:r>
          </w:p>
        </w:tc>
      </w:tr>
      <w:tr w:rsidR="00A97751" w14:paraId="3BA6E805" w14:textId="77777777" w:rsidTr="00EE1032">
        <w:tc>
          <w:tcPr>
            <w:tcW w:w="2484" w:type="dxa"/>
            <w:vMerge/>
          </w:tcPr>
          <w:p w14:paraId="068FEAF4" w14:textId="77777777" w:rsidR="00A97751" w:rsidRDefault="00A97751" w:rsidP="00000334"/>
        </w:tc>
        <w:tc>
          <w:tcPr>
            <w:tcW w:w="2506" w:type="dxa"/>
          </w:tcPr>
          <w:p w14:paraId="5A353E2C" w14:textId="77777777" w:rsidR="00A97751" w:rsidRDefault="00E254B2" w:rsidP="00000334">
            <w:r>
              <w:t>time:</w:t>
            </w:r>
            <w:r w:rsidR="00A97751">
              <w:t>hasDuration</w:t>
            </w:r>
          </w:p>
        </w:tc>
        <w:tc>
          <w:tcPr>
            <w:tcW w:w="4586" w:type="dxa"/>
          </w:tcPr>
          <w:p w14:paraId="479F0C47" w14:textId="77777777" w:rsidR="00A97751" w:rsidRDefault="00A97751" w:rsidP="00000334">
            <w:r>
              <w:t xml:space="preserve">only </w:t>
            </w:r>
            <w:r w:rsidR="00E254B2">
              <w:t xml:space="preserve"> time:</w:t>
            </w:r>
            <w:r>
              <w:t>Duration</w:t>
            </w:r>
          </w:p>
        </w:tc>
      </w:tr>
      <w:tr w:rsidR="00A97751" w14:paraId="22FDB0CE" w14:textId="77777777" w:rsidTr="00EE1032">
        <w:tc>
          <w:tcPr>
            <w:tcW w:w="2484" w:type="dxa"/>
            <w:vMerge w:val="restart"/>
          </w:tcPr>
          <w:p w14:paraId="0D1FD4B2" w14:textId="77777777" w:rsidR="00A97751" w:rsidRDefault="00E254B2" w:rsidP="00935842">
            <w:r>
              <w:t>time:</w:t>
            </w:r>
            <w:r w:rsidR="00A97751">
              <w:t>Instant</w:t>
            </w:r>
          </w:p>
        </w:tc>
        <w:tc>
          <w:tcPr>
            <w:tcW w:w="2506" w:type="dxa"/>
          </w:tcPr>
          <w:p w14:paraId="192F7214" w14:textId="77777777" w:rsidR="00A97751" w:rsidRDefault="00A97751" w:rsidP="00000334">
            <w:r>
              <w:t>subClassOf</w:t>
            </w:r>
          </w:p>
        </w:tc>
        <w:tc>
          <w:tcPr>
            <w:tcW w:w="4586" w:type="dxa"/>
          </w:tcPr>
          <w:p w14:paraId="4C3832B2" w14:textId="77777777" w:rsidR="00A97751" w:rsidRDefault="00E254B2" w:rsidP="00000334">
            <w:r>
              <w:t>time:</w:t>
            </w:r>
            <w:r w:rsidR="00A97751">
              <w:t>TemporalEntity</w:t>
            </w:r>
          </w:p>
        </w:tc>
      </w:tr>
      <w:tr w:rsidR="00A97751" w14:paraId="469B8C5C" w14:textId="77777777" w:rsidTr="00EE1032">
        <w:tc>
          <w:tcPr>
            <w:tcW w:w="2484" w:type="dxa"/>
            <w:vMerge/>
          </w:tcPr>
          <w:p w14:paraId="79749604" w14:textId="77777777" w:rsidR="00A97751" w:rsidRDefault="00A97751" w:rsidP="00000334"/>
        </w:tc>
        <w:tc>
          <w:tcPr>
            <w:tcW w:w="2506" w:type="dxa"/>
          </w:tcPr>
          <w:p w14:paraId="08AC06BA" w14:textId="77777777" w:rsidR="00A97751" w:rsidRDefault="00E254B2" w:rsidP="00000334">
            <w:r>
              <w:t>time:</w:t>
            </w:r>
            <w:r w:rsidR="00A97751">
              <w:t>inside</w:t>
            </w:r>
          </w:p>
        </w:tc>
        <w:tc>
          <w:tcPr>
            <w:tcW w:w="4586" w:type="dxa"/>
          </w:tcPr>
          <w:p w14:paraId="4A8AB701" w14:textId="77777777" w:rsidR="00A97751" w:rsidRDefault="00A97751" w:rsidP="00000334">
            <w:r>
              <w:t xml:space="preserve">only </w:t>
            </w:r>
            <w:r w:rsidR="00E254B2">
              <w:t xml:space="preserve"> time:</w:t>
            </w:r>
            <w:r>
              <w:t>Interval</w:t>
            </w:r>
          </w:p>
        </w:tc>
      </w:tr>
      <w:tr w:rsidR="00A97751" w14:paraId="223677A7" w14:textId="77777777" w:rsidTr="00EE1032">
        <w:tc>
          <w:tcPr>
            <w:tcW w:w="2484" w:type="dxa"/>
            <w:vMerge/>
          </w:tcPr>
          <w:p w14:paraId="58648DF2" w14:textId="77777777" w:rsidR="00A97751" w:rsidRDefault="00A97751" w:rsidP="00000334"/>
        </w:tc>
        <w:tc>
          <w:tcPr>
            <w:tcW w:w="2506" w:type="dxa"/>
          </w:tcPr>
          <w:p w14:paraId="24A665AA" w14:textId="77777777" w:rsidR="00A97751" w:rsidRDefault="00E254B2" w:rsidP="00000334">
            <w:r>
              <w:t>time:</w:t>
            </w:r>
            <w:r w:rsidR="00A97751">
              <w:t>inTimePosition</w:t>
            </w:r>
          </w:p>
        </w:tc>
        <w:tc>
          <w:tcPr>
            <w:tcW w:w="4586" w:type="dxa"/>
          </w:tcPr>
          <w:p w14:paraId="1E97020D" w14:textId="77777777" w:rsidR="00A97751" w:rsidRDefault="00A97751" w:rsidP="00000334">
            <w:r>
              <w:t xml:space="preserve">max 1 </w:t>
            </w:r>
            <w:r w:rsidR="00E254B2">
              <w:t xml:space="preserve"> time:</w:t>
            </w:r>
            <w:r>
              <w:t>TimePosition</w:t>
            </w:r>
          </w:p>
        </w:tc>
      </w:tr>
      <w:tr w:rsidR="00A97751" w14:paraId="71F4AFE7" w14:textId="77777777" w:rsidTr="00EE1032">
        <w:tc>
          <w:tcPr>
            <w:tcW w:w="2484" w:type="dxa"/>
            <w:vMerge/>
          </w:tcPr>
          <w:p w14:paraId="1E990DB9" w14:textId="77777777" w:rsidR="00A97751" w:rsidRDefault="00A97751" w:rsidP="00000334"/>
        </w:tc>
        <w:tc>
          <w:tcPr>
            <w:tcW w:w="2506" w:type="dxa"/>
          </w:tcPr>
          <w:p w14:paraId="70B033B1" w14:textId="77777777" w:rsidR="00A97751" w:rsidRDefault="00E254B2" w:rsidP="00000334">
            <w:r>
              <w:t>time:</w:t>
            </w:r>
            <w:r w:rsidR="00A97751">
              <w:t>inXSDDateTime</w:t>
            </w:r>
          </w:p>
        </w:tc>
        <w:tc>
          <w:tcPr>
            <w:tcW w:w="4586" w:type="dxa"/>
          </w:tcPr>
          <w:p w14:paraId="32BC0410" w14:textId="77777777" w:rsidR="00A97751" w:rsidRDefault="00A97751" w:rsidP="00000334">
            <w:r>
              <w:t>max 1 xsd:DateTime</w:t>
            </w:r>
          </w:p>
        </w:tc>
      </w:tr>
      <w:tr w:rsidR="00A97751" w14:paraId="42591A97" w14:textId="77777777" w:rsidTr="00EE1032">
        <w:tc>
          <w:tcPr>
            <w:tcW w:w="2484" w:type="dxa"/>
            <w:vMerge w:val="restart"/>
          </w:tcPr>
          <w:p w14:paraId="530D25CE" w14:textId="77777777" w:rsidR="00A97751" w:rsidRDefault="00E254B2" w:rsidP="00935842">
            <w:r>
              <w:t>time:</w:t>
            </w:r>
            <w:r w:rsidR="00A97751">
              <w:t>Interval</w:t>
            </w:r>
          </w:p>
        </w:tc>
        <w:tc>
          <w:tcPr>
            <w:tcW w:w="2506" w:type="dxa"/>
          </w:tcPr>
          <w:p w14:paraId="3A703776" w14:textId="77777777" w:rsidR="00A97751" w:rsidRDefault="00A97751" w:rsidP="00000334">
            <w:r>
              <w:t>subClassOf</w:t>
            </w:r>
          </w:p>
        </w:tc>
        <w:tc>
          <w:tcPr>
            <w:tcW w:w="4586" w:type="dxa"/>
          </w:tcPr>
          <w:p w14:paraId="7E0C8BB8" w14:textId="77777777" w:rsidR="00A97751" w:rsidRDefault="00E254B2" w:rsidP="00000334">
            <w:r>
              <w:t>time:</w:t>
            </w:r>
            <w:r w:rsidR="00A97751">
              <w:t>TemporalEntity</w:t>
            </w:r>
          </w:p>
        </w:tc>
      </w:tr>
      <w:tr w:rsidR="00A97751" w14:paraId="7FBB16D6" w14:textId="77777777" w:rsidTr="00EE1032">
        <w:tc>
          <w:tcPr>
            <w:tcW w:w="2484" w:type="dxa"/>
            <w:vMerge/>
          </w:tcPr>
          <w:p w14:paraId="6F5DD95C" w14:textId="77777777" w:rsidR="00A97751" w:rsidRDefault="00A97751" w:rsidP="00000334"/>
        </w:tc>
        <w:tc>
          <w:tcPr>
            <w:tcW w:w="2506" w:type="dxa"/>
          </w:tcPr>
          <w:p w14:paraId="7E689BB3" w14:textId="77777777" w:rsidR="00A97751" w:rsidRDefault="00E254B2" w:rsidP="00000334">
            <w:r>
              <w:t>time:</w:t>
            </w:r>
            <w:r w:rsidR="00A97751">
              <w:t>before</w:t>
            </w:r>
          </w:p>
        </w:tc>
        <w:tc>
          <w:tcPr>
            <w:tcW w:w="4586" w:type="dxa"/>
          </w:tcPr>
          <w:p w14:paraId="0E2A16D8" w14:textId="77777777" w:rsidR="00A97751" w:rsidRDefault="00A97751" w:rsidP="00000334">
            <w:r>
              <w:t xml:space="preserve">only </w:t>
            </w:r>
            <w:r w:rsidR="00E254B2">
              <w:t xml:space="preserve"> time:</w:t>
            </w:r>
            <w:r>
              <w:t>Interval</w:t>
            </w:r>
          </w:p>
        </w:tc>
      </w:tr>
      <w:tr w:rsidR="00A97751" w14:paraId="1110EB26" w14:textId="77777777" w:rsidTr="00EE1032">
        <w:tc>
          <w:tcPr>
            <w:tcW w:w="2484" w:type="dxa"/>
            <w:vMerge/>
          </w:tcPr>
          <w:p w14:paraId="4767FCB0" w14:textId="77777777" w:rsidR="00A97751" w:rsidRDefault="00A97751" w:rsidP="00000334"/>
        </w:tc>
        <w:tc>
          <w:tcPr>
            <w:tcW w:w="2506" w:type="dxa"/>
          </w:tcPr>
          <w:p w14:paraId="7B55C9F8" w14:textId="77777777" w:rsidR="00A97751" w:rsidRDefault="00E254B2" w:rsidP="00000334">
            <w:r>
              <w:t>time:</w:t>
            </w:r>
            <w:r w:rsidR="00A97751">
              <w:t>meets</w:t>
            </w:r>
          </w:p>
        </w:tc>
        <w:tc>
          <w:tcPr>
            <w:tcW w:w="4586" w:type="dxa"/>
          </w:tcPr>
          <w:p w14:paraId="25322DB9" w14:textId="77777777" w:rsidR="00A97751" w:rsidRDefault="00A97751" w:rsidP="00000334">
            <w:r>
              <w:t xml:space="preserve">only </w:t>
            </w:r>
            <w:r w:rsidR="00E254B2">
              <w:t xml:space="preserve"> time:</w:t>
            </w:r>
            <w:r>
              <w:t>Interval</w:t>
            </w:r>
          </w:p>
        </w:tc>
      </w:tr>
      <w:tr w:rsidR="00A97751" w14:paraId="3613C011" w14:textId="77777777" w:rsidTr="00EE1032">
        <w:tc>
          <w:tcPr>
            <w:tcW w:w="2484" w:type="dxa"/>
            <w:vMerge/>
          </w:tcPr>
          <w:p w14:paraId="5119DB95" w14:textId="77777777" w:rsidR="00A97751" w:rsidRDefault="00A97751" w:rsidP="00000334"/>
        </w:tc>
        <w:tc>
          <w:tcPr>
            <w:tcW w:w="2506" w:type="dxa"/>
          </w:tcPr>
          <w:p w14:paraId="6809C79B" w14:textId="77777777" w:rsidR="00A97751" w:rsidRDefault="00E254B2" w:rsidP="00000334">
            <w:r>
              <w:t>time:</w:t>
            </w:r>
            <w:r w:rsidR="00A97751">
              <w:t>overlaps</w:t>
            </w:r>
          </w:p>
        </w:tc>
        <w:tc>
          <w:tcPr>
            <w:tcW w:w="4586" w:type="dxa"/>
          </w:tcPr>
          <w:p w14:paraId="5A3B7566" w14:textId="77777777" w:rsidR="00A97751" w:rsidRDefault="00A97751" w:rsidP="00000334">
            <w:r>
              <w:t xml:space="preserve">only </w:t>
            </w:r>
            <w:r w:rsidR="00E254B2">
              <w:t xml:space="preserve"> time:</w:t>
            </w:r>
            <w:r>
              <w:t>Interval</w:t>
            </w:r>
          </w:p>
        </w:tc>
      </w:tr>
      <w:tr w:rsidR="00A97751" w14:paraId="50AA9266" w14:textId="77777777" w:rsidTr="00EE1032">
        <w:tc>
          <w:tcPr>
            <w:tcW w:w="2484" w:type="dxa"/>
            <w:vMerge/>
          </w:tcPr>
          <w:p w14:paraId="2EBC293D" w14:textId="77777777" w:rsidR="00A97751" w:rsidRDefault="00A97751" w:rsidP="00000334"/>
        </w:tc>
        <w:tc>
          <w:tcPr>
            <w:tcW w:w="2506" w:type="dxa"/>
          </w:tcPr>
          <w:p w14:paraId="0386D391" w14:textId="77777777" w:rsidR="00A97751" w:rsidRDefault="00E254B2" w:rsidP="00000334">
            <w:r>
              <w:t>time:</w:t>
            </w:r>
            <w:r w:rsidR="00A97751">
              <w:t>starts</w:t>
            </w:r>
          </w:p>
        </w:tc>
        <w:tc>
          <w:tcPr>
            <w:tcW w:w="4586" w:type="dxa"/>
          </w:tcPr>
          <w:p w14:paraId="666F2350" w14:textId="77777777" w:rsidR="00A97751" w:rsidRDefault="00A97751" w:rsidP="00000334">
            <w:r>
              <w:t xml:space="preserve">only </w:t>
            </w:r>
            <w:r w:rsidR="00E254B2">
              <w:t xml:space="preserve"> time:</w:t>
            </w:r>
            <w:r>
              <w:t>Interval</w:t>
            </w:r>
          </w:p>
        </w:tc>
      </w:tr>
      <w:tr w:rsidR="00A97751" w14:paraId="00BC936E" w14:textId="77777777" w:rsidTr="00EE1032">
        <w:tc>
          <w:tcPr>
            <w:tcW w:w="2484" w:type="dxa"/>
            <w:vMerge/>
          </w:tcPr>
          <w:p w14:paraId="3ABF20D5" w14:textId="77777777" w:rsidR="00A97751" w:rsidRDefault="00A97751" w:rsidP="00000334"/>
        </w:tc>
        <w:tc>
          <w:tcPr>
            <w:tcW w:w="2506" w:type="dxa"/>
          </w:tcPr>
          <w:p w14:paraId="515B53AF" w14:textId="77777777" w:rsidR="00A97751" w:rsidRDefault="00E254B2" w:rsidP="00000334">
            <w:r>
              <w:t>time:</w:t>
            </w:r>
            <w:r w:rsidR="00A97751">
              <w:t>finishes</w:t>
            </w:r>
          </w:p>
        </w:tc>
        <w:tc>
          <w:tcPr>
            <w:tcW w:w="4586" w:type="dxa"/>
          </w:tcPr>
          <w:p w14:paraId="37A64547" w14:textId="77777777" w:rsidR="00A97751" w:rsidRDefault="00A97751" w:rsidP="00000334">
            <w:r>
              <w:t xml:space="preserve">only </w:t>
            </w:r>
            <w:r w:rsidR="00E254B2">
              <w:t xml:space="preserve"> time:</w:t>
            </w:r>
            <w:r>
              <w:t>Interval</w:t>
            </w:r>
          </w:p>
        </w:tc>
      </w:tr>
      <w:tr w:rsidR="00A97751" w14:paraId="16D592CA" w14:textId="77777777" w:rsidTr="00EE1032">
        <w:tc>
          <w:tcPr>
            <w:tcW w:w="2484" w:type="dxa"/>
            <w:vMerge/>
          </w:tcPr>
          <w:p w14:paraId="5D70A63F" w14:textId="77777777" w:rsidR="00A97751" w:rsidRDefault="00A97751" w:rsidP="00000334"/>
        </w:tc>
        <w:tc>
          <w:tcPr>
            <w:tcW w:w="2506" w:type="dxa"/>
          </w:tcPr>
          <w:p w14:paraId="45A69D13" w14:textId="77777777" w:rsidR="00A97751" w:rsidRDefault="00E254B2" w:rsidP="00000334">
            <w:r>
              <w:t>time:</w:t>
            </w:r>
            <w:r w:rsidR="00A97751">
              <w:t>during</w:t>
            </w:r>
          </w:p>
        </w:tc>
        <w:tc>
          <w:tcPr>
            <w:tcW w:w="4586" w:type="dxa"/>
          </w:tcPr>
          <w:p w14:paraId="23E4AD35" w14:textId="77777777" w:rsidR="00A97751" w:rsidRDefault="00A97751" w:rsidP="00000334">
            <w:r>
              <w:t xml:space="preserve">only </w:t>
            </w:r>
            <w:r w:rsidR="00E254B2">
              <w:t xml:space="preserve"> time:</w:t>
            </w:r>
            <w:r>
              <w:t>Interval</w:t>
            </w:r>
          </w:p>
        </w:tc>
      </w:tr>
      <w:tr w:rsidR="00A97751" w14:paraId="0DA2980F" w14:textId="77777777" w:rsidTr="00EE1032">
        <w:tc>
          <w:tcPr>
            <w:tcW w:w="2484" w:type="dxa"/>
            <w:vMerge/>
          </w:tcPr>
          <w:p w14:paraId="1A6CFC44" w14:textId="77777777" w:rsidR="00A97751" w:rsidRDefault="00A97751" w:rsidP="00000334"/>
        </w:tc>
        <w:tc>
          <w:tcPr>
            <w:tcW w:w="2506" w:type="dxa"/>
          </w:tcPr>
          <w:p w14:paraId="62168EF9" w14:textId="77777777" w:rsidR="00A97751" w:rsidRDefault="00E254B2" w:rsidP="00000334">
            <w:r>
              <w:t>time:</w:t>
            </w:r>
            <w:r w:rsidR="00A97751">
              <w:t>equals</w:t>
            </w:r>
          </w:p>
        </w:tc>
        <w:tc>
          <w:tcPr>
            <w:tcW w:w="4586" w:type="dxa"/>
          </w:tcPr>
          <w:p w14:paraId="1677D13C" w14:textId="77777777" w:rsidR="00EE1032" w:rsidRDefault="00A97751" w:rsidP="00000334">
            <w:r>
              <w:t xml:space="preserve">only </w:t>
            </w:r>
            <w:r w:rsidR="00E254B2">
              <w:t xml:space="preserve"> time:</w:t>
            </w:r>
            <w:r>
              <w:t>Interval</w:t>
            </w:r>
          </w:p>
        </w:tc>
      </w:tr>
      <w:tr w:rsidR="00EE1032" w14:paraId="055FDC39" w14:textId="77777777" w:rsidTr="00EE1032">
        <w:tc>
          <w:tcPr>
            <w:tcW w:w="2484" w:type="dxa"/>
            <w:vMerge w:val="restart"/>
          </w:tcPr>
          <w:p w14:paraId="31B01FD6" w14:textId="77777777" w:rsidR="00EE1032" w:rsidRDefault="00EE1032" w:rsidP="00000334">
            <w:r>
              <w:t>time:DateTimeDescription</w:t>
            </w:r>
          </w:p>
        </w:tc>
        <w:tc>
          <w:tcPr>
            <w:tcW w:w="2506" w:type="dxa"/>
          </w:tcPr>
          <w:p w14:paraId="4CC22AE9" w14:textId="77777777" w:rsidR="00EE1032" w:rsidRDefault="00EE1032" w:rsidP="00000334">
            <w:r>
              <w:t>time:day</w:t>
            </w:r>
          </w:p>
        </w:tc>
        <w:tc>
          <w:tcPr>
            <w:tcW w:w="4586" w:type="dxa"/>
          </w:tcPr>
          <w:p w14:paraId="4FF50223" w14:textId="77777777" w:rsidR="00EE1032" w:rsidRDefault="00EE1032" w:rsidP="00000334">
            <w:r>
              <w:t>max 1 rdfs:Literal</w:t>
            </w:r>
          </w:p>
        </w:tc>
      </w:tr>
      <w:tr w:rsidR="00EE1032" w14:paraId="5112DD3A" w14:textId="77777777" w:rsidTr="00EE1032">
        <w:tc>
          <w:tcPr>
            <w:tcW w:w="2484" w:type="dxa"/>
            <w:vMerge/>
          </w:tcPr>
          <w:p w14:paraId="49903293" w14:textId="77777777" w:rsidR="00EE1032" w:rsidRDefault="00EE1032" w:rsidP="00EE1032"/>
        </w:tc>
        <w:tc>
          <w:tcPr>
            <w:tcW w:w="2506" w:type="dxa"/>
          </w:tcPr>
          <w:p w14:paraId="3BF11043" w14:textId="77777777" w:rsidR="00EE1032" w:rsidRDefault="00EE1032" w:rsidP="00EE1032">
            <w:r>
              <w:t>time:dayOfWeek</w:t>
            </w:r>
          </w:p>
        </w:tc>
        <w:tc>
          <w:tcPr>
            <w:tcW w:w="4586" w:type="dxa"/>
          </w:tcPr>
          <w:p w14:paraId="2A09B288" w14:textId="77777777" w:rsidR="00EE1032" w:rsidRDefault="00EE1032" w:rsidP="00EE1032">
            <w:r>
              <w:t>max 1 owl:Thing</w:t>
            </w:r>
          </w:p>
        </w:tc>
      </w:tr>
      <w:tr w:rsidR="00EE1032" w14:paraId="5523CBA6" w14:textId="77777777" w:rsidTr="00EE1032">
        <w:tc>
          <w:tcPr>
            <w:tcW w:w="2484" w:type="dxa"/>
            <w:vMerge/>
          </w:tcPr>
          <w:p w14:paraId="5BBDE165" w14:textId="77777777" w:rsidR="00EE1032" w:rsidRDefault="00EE1032" w:rsidP="00EE1032"/>
        </w:tc>
        <w:tc>
          <w:tcPr>
            <w:tcW w:w="2506" w:type="dxa"/>
          </w:tcPr>
          <w:p w14:paraId="1E7CCC0A" w14:textId="77777777" w:rsidR="00EE1032" w:rsidRDefault="00EE1032" w:rsidP="00EE1032">
            <w:r>
              <w:t>time:dayOfYear</w:t>
            </w:r>
          </w:p>
        </w:tc>
        <w:tc>
          <w:tcPr>
            <w:tcW w:w="4586" w:type="dxa"/>
          </w:tcPr>
          <w:p w14:paraId="34AC6823" w14:textId="77777777" w:rsidR="00EE1032" w:rsidRDefault="00EE1032" w:rsidP="00EE1032">
            <w:r>
              <w:t>max 1 rdfs:Literal</w:t>
            </w:r>
          </w:p>
        </w:tc>
      </w:tr>
      <w:tr w:rsidR="00EE1032" w14:paraId="016D0CAF" w14:textId="77777777" w:rsidTr="00EE1032">
        <w:tc>
          <w:tcPr>
            <w:tcW w:w="2484" w:type="dxa"/>
            <w:vMerge/>
          </w:tcPr>
          <w:p w14:paraId="59487D57" w14:textId="77777777" w:rsidR="00EE1032" w:rsidRDefault="00EE1032" w:rsidP="00EE1032"/>
        </w:tc>
        <w:tc>
          <w:tcPr>
            <w:tcW w:w="2506" w:type="dxa"/>
          </w:tcPr>
          <w:p w14:paraId="4CFD4ADF" w14:textId="77777777" w:rsidR="00EE1032" w:rsidRDefault="00EE1032" w:rsidP="00EE1032">
            <w:r>
              <w:t>time:hour</w:t>
            </w:r>
          </w:p>
        </w:tc>
        <w:tc>
          <w:tcPr>
            <w:tcW w:w="4586" w:type="dxa"/>
          </w:tcPr>
          <w:p w14:paraId="2C2E25CE" w14:textId="77777777" w:rsidR="00EE1032" w:rsidRDefault="00EE1032" w:rsidP="00EE1032">
            <w:r>
              <w:t>max 1 rdfs:Literal</w:t>
            </w:r>
          </w:p>
        </w:tc>
      </w:tr>
      <w:tr w:rsidR="00EE1032" w14:paraId="76EA2858" w14:textId="77777777" w:rsidTr="00EE1032">
        <w:tc>
          <w:tcPr>
            <w:tcW w:w="2484" w:type="dxa"/>
            <w:vMerge/>
          </w:tcPr>
          <w:p w14:paraId="4F8C3591" w14:textId="77777777" w:rsidR="00EE1032" w:rsidRDefault="00EE1032" w:rsidP="00EE1032"/>
        </w:tc>
        <w:tc>
          <w:tcPr>
            <w:tcW w:w="2506" w:type="dxa"/>
          </w:tcPr>
          <w:p w14:paraId="50EFEB05" w14:textId="77777777" w:rsidR="00EE1032" w:rsidRDefault="00EE1032" w:rsidP="00EE1032">
            <w:r>
              <w:t>time:minute</w:t>
            </w:r>
          </w:p>
        </w:tc>
        <w:tc>
          <w:tcPr>
            <w:tcW w:w="4586" w:type="dxa"/>
          </w:tcPr>
          <w:p w14:paraId="1F1800FA" w14:textId="77777777" w:rsidR="00EE1032" w:rsidRDefault="00EE1032" w:rsidP="00EE1032">
            <w:r>
              <w:t>max 1 rdfs:Literal</w:t>
            </w:r>
          </w:p>
        </w:tc>
      </w:tr>
      <w:tr w:rsidR="00EE1032" w14:paraId="4FAF8B4D" w14:textId="77777777" w:rsidTr="00EE1032">
        <w:tc>
          <w:tcPr>
            <w:tcW w:w="2484" w:type="dxa"/>
            <w:vMerge/>
          </w:tcPr>
          <w:p w14:paraId="101ABAA6" w14:textId="77777777" w:rsidR="00EE1032" w:rsidRDefault="00EE1032" w:rsidP="00EE1032"/>
        </w:tc>
        <w:tc>
          <w:tcPr>
            <w:tcW w:w="2506" w:type="dxa"/>
          </w:tcPr>
          <w:p w14:paraId="6C771D63" w14:textId="77777777" w:rsidR="00EE1032" w:rsidRDefault="00EE1032" w:rsidP="00EE1032">
            <w:r>
              <w:t>time:month</w:t>
            </w:r>
          </w:p>
        </w:tc>
        <w:tc>
          <w:tcPr>
            <w:tcW w:w="4586" w:type="dxa"/>
          </w:tcPr>
          <w:p w14:paraId="30AF49D0" w14:textId="77777777" w:rsidR="00EE1032" w:rsidRDefault="00EE1032" w:rsidP="00EE1032">
            <w:r>
              <w:t>max 1 rdfs:Literal</w:t>
            </w:r>
          </w:p>
        </w:tc>
      </w:tr>
      <w:tr w:rsidR="00EE1032" w14:paraId="473DD637" w14:textId="77777777" w:rsidTr="00EE1032">
        <w:tc>
          <w:tcPr>
            <w:tcW w:w="2484" w:type="dxa"/>
            <w:vMerge/>
          </w:tcPr>
          <w:p w14:paraId="1C7FE18A" w14:textId="77777777" w:rsidR="00EE1032" w:rsidRDefault="00EE1032" w:rsidP="00EE1032"/>
        </w:tc>
        <w:tc>
          <w:tcPr>
            <w:tcW w:w="2506" w:type="dxa"/>
          </w:tcPr>
          <w:p w14:paraId="70FC396E" w14:textId="77777777" w:rsidR="00EE1032" w:rsidRDefault="00EE1032" w:rsidP="00EE1032">
            <w:r>
              <w:t>time:second</w:t>
            </w:r>
          </w:p>
        </w:tc>
        <w:tc>
          <w:tcPr>
            <w:tcW w:w="4586" w:type="dxa"/>
          </w:tcPr>
          <w:p w14:paraId="17342A0C" w14:textId="77777777" w:rsidR="00EE1032" w:rsidRDefault="00EE1032" w:rsidP="00EE1032">
            <w:r>
              <w:t>max 1 rdfs:Literal</w:t>
            </w:r>
          </w:p>
        </w:tc>
      </w:tr>
      <w:tr w:rsidR="00582894" w14:paraId="63617CC6" w14:textId="77777777" w:rsidTr="00EE1032">
        <w:tc>
          <w:tcPr>
            <w:tcW w:w="2484" w:type="dxa"/>
          </w:tcPr>
          <w:p w14:paraId="2A4FDD3D" w14:textId="77777777" w:rsidR="00582894" w:rsidRDefault="00582894" w:rsidP="00EE1032">
            <w:r>
              <w:t>TimePeriod</w:t>
            </w:r>
          </w:p>
        </w:tc>
        <w:tc>
          <w:tcPr>
            <w:tcW w:w="2506" w:type="dxa"/>
          </w:tcPr>
          <w:p w14:paraId="54E73E28" w14:textId="77777777" w:rsidR="00582894" w:rsidRDefault="00582894" w:rsidP="00EE1032">
            <w:r>
              <w:t>subClassOf</w:t>
            </w:r>
          </w:p>
        </w:tc>
        <w:tc>
          <w:tcPr>
            <w:tcW w:w="4586" w:type="dxa"/>
          </w:tcPr>
          <w:p w14:paraId="46486BEF" w14:textId="77777777" w:rsidR="00582894" w:rsidRDefault="00582894" w:rsidP="00EE1032">
            <w:r>
              <w:t>time:DateTimeDescription</w:t>
            </w:r>
          </w:p>
        </w:tc>
      </w:tr>
      <w:tr w:rsidR="00582894" w14:paraId="07886506" w14:textId="77777777" w:rsidTr="00EE1032">
        <w:tc>
          <w:tcPr>
            <w:tcW w:w="2484" w:type="dxa"/>
          </w:tcPr>
          <w:p w14:paraId="2DFCA6AD" w14:textId="77777777" w:rsidR="00582894" w:rsidRDefault="00582894" w:rsidP="00582894">
            <w:r>
              <w:t>CalendarPeriod</w:t>
            </w:r>
          </w:p>
        </w:tc>
        <w:tc>
          <w:tcPr>
            <w:tcW w:w="2506" w:type="dxa"/>
          </w:tcPr>
          <w:p w14:paraId="50930028" w14:textId="77777777" w:rsidR="00582894" w:rsidRDefault="00582894" w:rsidP="00582894">
            <w:r>
              <w:t>subClassOf</w:t>
            </w:r>
          </w:p>
        </w:tc>
        <w:tc>
          <w:tcPr>
            <w:tcW w:w="4586" w:type="dxa"/>
          </w:tcPr>
          <w:p w14:paraId="3279D90C" w14:textId="77777777" w:rsidR="00582894" w:rsidRDefault="00582894" w:rsidP="00582894">
            <w:r>
              <w:t>time:DateTimeDescription</w:t>
            </w:r>
          </w:p>
        </w:tc>
      </w:tr>
    </w:tbl>
    <w:p w14:paraId="16984B7C" w14:textId="77777777" w:rsidR="00EA354A" w:rsidRDefault="00EA354A" w:rsidP="00EA354A">
      <w:pPr>
        <w:rPr>
          <w:b/>
        </w:rPr>
      </w:pPr>
    </w:p>
    <w:p w14:paraId="452952BB" w14:textId="6CC9B504" w:rsidR="00B22684" w:rsidRPr="00E80D3C" w:rsidRDefault="00B22684" w:rsidP="00EA354A">
      <w:r>
        <w:rPr>
          <w:b/>
        </w:rPr>
        <w:t>Update:</w:t>
      </w:r>
      <w:r>
        <w:t xml:space="preserve"> Note, version 1.1 updated to reflect revision to owl-time released </w:t>
      </w:r>
      <w:r w:rsidR="00A10D62">
        <w:t>as a W3C recommendation in October 2017.</w:t>
      </w:r>
    </w:p>
    <w:p w14:paraId="6B947F47" w14:textId="77777777" w:rsidR="00520123" w:rsidRPr="00EA354A" w:rsidRDefault="009A36FB" w:rsidP="00EA354A">
      <w:pPr>
        <w:rPr>
          <w:b/>
        </w:rPr>
      </w:pPr>
      <w:r>
        <w:rPr>
          <w:b/>
        </w:rPr>
        <w:t>Reused</w:t>
      </w:r>
      <w:r w:rsidR="00520123" w:rsidRPr="00EA354A">
        <w:rPr>
          <w:b/>
        </w:rPr>
        <w:t xml:space="preserve"> Ontologies:</w:t>
      </w:r>
    </w:p>
    <w:p w14:paraId="3AE3BF94" w14:textId="3598BFA4" w:rsidR="00520123" w:rsidRDefault="00CF3517" w:rsidP="009E4A69">
      <w:pPr>
        <w:pStyle w:val="ListParagraph"/>
      </w:pPr>
      <w:r>
        <w:t xml:space="preserve">time: </w:t>
      </w:r>
      <w:r w:rsidR="00520123">
        <w:t>OWL-Time Ontology</w:t>
      </w:r>
      <w:r>
        <w:rPr>
          <w:rStyle w:val="FootnoteReference"/>
        </w:rPr>
        <w:footnoteReference w:id="4"/>
      </w:r>
      <w:r>
        <w:t xml:space="preserve"> originally presented by </w:t>
      </w:r>
      <w:sdt>
        <w:sdtPr>
          <w:id w:val="186619329"/>
          <w:citation/>
        </w:sdtPr>
        <w:sdtEndPr/>
        <w:sdtContent>
          <w:r w:rsidR="00967D94">
            <w:fldChar w:fldCharType="begin"/>
          </w:r>
          <w:r w:rsidR="00967D94">
            <w:instrText xml:space="preserve"> CITATION Hob041 \l 1033 </w:instrText>
          </w:r>
          <w:r w:rsidR="00967D94">
            <w:fldChar w:fldCharType="separate"/>
          </w:r>
          <w:r w:rsidR="006158D6">
            <w:rPr>
              <w:noProof/>
            </w:rPr>
            <w:t>(Hobbs &amp; Pan, 2004)</w:t>
          </w:r>
          <w:r w:rsidR="00967D94">
            <w:rPr>
              <w:noProof/>
            </w:rPr>
            <w:fldChar w:fldCharType="end"/>
          </w:r>
        </w:sdtContent>
      </w:sdt>
    </w:p>
    <w:p w14:paraId="4E39631C" w14:textId="77777777" w:rsidR="00494297" w:rsidRDefault="00494297" w:rsidP="00494297">
      <w:pPr>
        <w:pStyle w:val="Heading3"/>
      </w:pPr>
      <w:bookmarkStart w:id="58" w:name="_Toc17365174"/>
      <w:r>
        <w:t>Change Ontology</w:t>
      </w:r>
      <w:bookmarkEnd w:id="58"/>
    </w:p>
    <w:p w14:paraId="0A9C1AEB" w14:textId="4811A870" w:rsidR="007978A3" w:rsidRPr="007978A3" w:rsidRDefault="0089518D" w:rsidP="007978A3">
      <w:pPr>
        <w:rPr>
          <w:i/>
        </w:rPr>
      </w:pPr>
      <w:r>
        <w:rPr>
          <w:i/>
        </w:rPr>
        <w:t>http://ontology.eil.utoronto.ca/icity/</w:t>
      </w:r>
      <w:r w:rsidR="007978A3">
        <w:rPr>
          <w:i/>
        </w:rPr>
        <w:t>Change</w:t>
      </w:r>
      <w:r w:rsidR="00AC0B4C">
        <w:rPr>
          <w:i/>
        </w:rPr>
        <w:t>.owl</w:t>
      </w:r>
    </w:p>
    <w:p w14:paraId="21C15282" w14:textId="77777777" w:rsidR="00BA5BA6" w:rsidRPr="00BA5BA6" w:rsidRDefault="00BA5BA6" w:rsidP="00BA5BA6">
      <w:pPr>
        <w:rPr>
          <w:b/>
        </w:rPr>
      </w:pPr>
      <w:r w:rsidRPr="00BA5BA6">
        <w:rPr>
          <w:b/>
        </w:rPr>
        <w:t>Namespace: iCity-Change</w:t>
      </w:r>
    </w:p>
    <w:p w14:paraId="1087145B" w14:textId="6E5B20F8" w:rsidR="00494297" w:rsidRDefault="00494297" w:rsidP="00494297">
      <w:r>
        <w:t xml:space="preserve">Many of the concepts identified in the urban system ontologies are subject to change. For example, a Vehicle will have one location at one time, and another location at a later time; it may have only one passenger at one time, and four passengers at a later time. Similarly, many attributes of Persons, Households, and even Transportation Networks are subject to change. </w:t>
      </w:r>
      <w:r w:rsidR="00935842">
        <w:t xml:space="preserve">An </w:t>
      </w:r>
      <w:r w:rsidR="0070052E">
        <w:t xml:space="preserve">approach to representing changing properties, or </w:t>
      </w:r>
      <w:r w:rsidR="0070052E">
        <w:rPr>
          <w:i/>
        </w:rPr>
        <w:t>fluents</w:t>
      </w:r>
      <w:r w:rsidR="00070B80">
        <w:t>,</w:t>
      </w:r>
      <w:r w:rsidR="0070052E">
        <w:rPr>
          <w:i/>
        </w:rPr>
        <w:t xml:space="preserve"> </w:t>
      </w:r>
      <w:r w:rsidR="00CE3959">
        <w:t>that leverages the 4-dimensionalist perspective</w:t>
      </w:r>
      <w:r w:rsidR="00935842">
        <w:t xml:space="preserve"> was proposed by </w:t>
      </w:r>
      <w:sdt>
        <w:sdtPr>
          <w:id w:val="39854830"/>
          <w:citation/>
        </w:sdtPr>
        <w:sdtEndPr/>
        <w:sdtContent>
          <w:r w:rsidR="00672FFC">
            <w:fldChar w:fldCharType="begin"/>
          </w:r>
          <w:r w:rsidR="00935842">
            <w:instrText xml:space="preserve"> CITATION Wel062 \l 4105 </w:instrText>
          </w:r>
          <w:r w:rsidR="00672FFC">
            <w:fldChar w:fldCharType="separate"/>
          </w:r>
          <w:r w:rsidR="006158D6">
            <w:rPr>
              <w:noProof/>
            </w:rPr>
            <w:t>(Welty, Fikes, &amp; Makarios, 2006)</w:t>
          </w:r>
          <w:r w:rsidR="00672FFC">
            <w:fldChar w:fldCharType="end"/>
          </w:r>
        </w:sdtContent>
      </w:sdt>
      <w:r w:rsidR="00CE3959">
        <w:t>.</w:t>
      </w:r>
      <w:r w:rsidR="0024607C">
        <w:t xml:space="preserve"> We adopt a similar approach, </w:t>
      </w:r>
      <w:r w:rsidR="00485C15">
        <w:t xml:space="preserve">, based on the design pattern presented by </w:t>
      </w:r>
      <w:r w:rsidR="00485C15" w:rsidRPr="00485C15">
        <w:rPr>
          <w:highlight w:val="yellow"/>
        </w:rPr>
        <w:t>(ref WOP)</w:t>
      </w:r>
      <w:r w:rsidR="00485C15">
        <w:t xml:space="preserve"> </w:t>
      </w:r>
      <w:r w:rsidR="0024607C">
        <w:t>requiring</w:t>
      </w:r>
      <w:r w:rsidRPr="002B09D4">
        <w:t xml:space="preserve"> the division of classes that are subject to change into two parts: invariant and variant parts of the concept; we refer to these as TimeVaryingConcept and Manifestation classes, respectively.</w:t>
      </w:r>
      <w:r>
        <w:t xml:space="preserve"> By distinguishing between these class types and recognizing the properties that are (and aren't) subject to change, </w:t>
      </w:r>
      <w:r w:rsidR="003A74B9">
        <w:t xml:space="preserve">the ontology supports the capture of both the static and dynamic aspects of a particular entity. </w:t>
      </w:r>
    </w:p>
    <w:p w14:paraId="29249358" w14:textId="50FF6ED3" w:rsidR="00494297" w:rsidRDefault="00494297" w:rsidP="009E4A69">
      <w:pPr>
        <w:pStyle w:val="ListParagraph"/>
      </w:pPr>
      <w:r>
        <w:t>TimeVaryingConcept: A class that is subject to change is defined as a type of TimeVaryingConcept (e.g. Vehicle may be a subclass of TimeVaryingConcept). The TimeVaryingConcept itself is invariant and defined by properties that do not change over time.</w:t>
      </w:r>
      <w:r w:rsidR="0001629A">
        <w:t xml:space="preserve"> As per </w:t>
      </w:r>
      <w:sdt>
        <w:sdtPr>
          <w:id w:val="39854829"/>
          <w:citation/>
        </w:sdtPr>
        <w:sdtEndPr/>
        <w:sdtContent>
          <w:r w:rsidR="00672FFC">
            <w:fldChar w:fldCharType="begin"/>
          </w:r>
          <w:r w:rsidR="0040754B">
            <w:rPr>
              <w:lang w:val="en-CA"/>
            </w:rPr>
            <w:instrText xml:space="preserve"> CITATION Kri08 \l 4105 </w:instrText>
          </w:r>
          <w:r w:rsidR="00672FFC">
            <w:fldChar w:fldCharType="separate"/>
          </w:r>
          <w:r w:rsidR="006158D6">
            <w:rPr>
              <w:noProof/>
              <w:lang w:val="en-CA"/>
            </w:rPr>
            <w:t>(Krieger, 2008)</w:t>
          </w:r>
          <w:r w:rsidR="00672FFC">
            <w:fldChar w:fldCharType="end"/>
          </w:r>
        </w:sdtContent>
      </w:sdt>
      <w:r w:rsidR="0001629A">
        <w:t>, we view TimeVaryingConcepts as perdurants (</w:t>
      </w:r>
      <w:r w:rsidR="0040754B">
        <w:t>things that occur over time, i.e. processes</w:t>
      </w:r>
      <w:r w:rsidR="0001629A">
        <w:t>).</w:t>
      </w:r>
      <w:r>
        <w:br/>
        <w:t xml:space="preserve">A TimeVaryingConcept has </w:t>
      </w:r>
      <w:r w:rsidRPr="007535DF">
        <w:rPr>
          <w:b/>
        </w:rPr>
        <w:t>Manifestations</w:t>
      </w:r>
      <w:r>
        <w:t xml:space="preserve"> that demonstrate </w:t>
      </w:r>
      <w:r w:rsidR="0001629A">
        <w:t xml:space="preserve">their </w:t>
      </w:r>
      <w:r>
        <w:t>changing (variant) properties over time.</w:t>
      </w:r>
      <w:r w:rsidR="002A4A86">
        <w:br/>
        <w:t>Different types (</w:t>
      </w:r>
      <w:r w:rsidR="002A4A86" w:rsidRPr="00427874">
        <w:rPr>
          <w:b/>
        </w:rPr>
        <w:t>subclasses</w:t>
      </w:r>
      <w:r w:rsidR="002A4A86">
        <w:t>) of TimeVaryingConcept may be defined based on the Manifestations that are part of them</w:t>
      </w:r>
      <w:r w:rsidR="00E53DD3">
        <w:t>. For example, V</w:t>
      </w:r>
      <w:r w:rsidR="002A4A86">
        <w:t>ehicle</w:t>
      </w:r>
      <w:r w:rsidR="008161C5">
        <w:t>PD</w:t>
      </w:r>
      <w:r w:rsidR="008161C5">
        <w:rPr>
          <w:rStyle w:val="FootnoteReference"/>
        </w:rPr>
        <w:footnoteReference w:id="5"/>
      </w:r>
      <w:r w:rsidR="00E53DD3">
        <w:t>s have manifestations that are Vehicles.</w:t>
      </w:r>
      <w:r>
        <w:br/>
        <w:t xml:space="preserve">A TimeVaryingConcept </w:t>
      </w:r>
      <w:r w:rsidRPr="00B2283D">
        <w:rPr>
          <w:b/>
        </w:rPr>
        <w:t>exists at</w:t>
      </w:r>
      <w:r>
        <w:t xml:space="preserve"> some Interval.</w:t>
      </w:r>
      <w:r w:rsidR="004F530E">
        <w:br/>
        <w:t xml:space="preserve">The class of TimeVaryingConcepts is equivalent to the class of things that have some Manifestations - and </w:t>
      </w:r>
      <w:r w:rsidR="004F530E">
        <w:rPr>
          <w:i/>
        </w:rPr>
        <w:t>only</w:t>
      </w:r>
      <w:r w:rsidR="004F530E">
        <w:t xml:space="preserve"> Manifestations - in the hasManifestation relation.</w:t>
      </w:r>
    </w:p>
    <w:p w14:paraId="7B3557DA" w14:textId="77777777" w:rsidR="004F530E" w:rsidRDefault="00494297" w:rsidP="009E4A69">
      <w:pPr>
        <w:pStyle w:val="ListParagraph"/>
      </w:pPr>
      <w:r>
        <w:t xml:space="preserve">Manifestation: A Manifestation of some TimeVaryingConcept at a particular point/interval in </w:t>
      </w:r>
      <w:r w:rsidR="002A4A86">
        <w:t>time.</w:t>
      </w:r>
      <w:r>
        <w:br/>
        <w:t xml:space="preserve">A Manifestation </w:t>
      </w:r>
      <w:r w:rsidRPr="00B2283D">
        <w:rPr>
          <w:b/>
        </w:rPr>
        <w:t>exists at</w:t>
      </w:r>
      <w:r>
        <w:t xml:space="preserve"> some Instant</w:t>
      </w:r>
      <w:r w:rsidR="00E16B33">
        <w:t xml:space="preserve"> (or possibly Interval)</w:t>
      </w:r>
      <w:r>
        <w:t>.</w:t>
      </w:r>
      <w:r w:rsidR="004F530E">
        <w:br/>
        <w:t xml:space="preserve">The class of Manifestations is equivalent to the class of things that are manifestations of some TimeVaryingConcept - and </w:t>
      </w:r>
      <w:r w:rsidR="004F530E">
        <w:rPr>
          <w:i/>
        </w:rPr>
        <w:t>only</w:t>
      </w:r>
      <w:r w:rsidR="004F530E">
        <w:t xml:space="preserve"> time varying </w:t>
      </w:r>
      <w:r w:rsidR="00070B80">
        <w:t>concepts</w:t>
      </w:r>
      <w:r w:rsidR="004F530E">
        <w:t xml:space="preserve"> - in the manifestationOf relation.</w:t>
      </w:r>
    </w:p>
    <w:p w14:paraId="487851F0" w14:textId="77777777" w:rsidR="00494297" w:rsidRDefault="00494297" w:rsidP="0074025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309"/>
        <w:gridCol w:w="2477"/>
        <w:gridCol w:w="4564"/>
      </w:tblGrid>
      <w:tr w:rsidR="00494297" w14:paraId="3EA6B100" w14:textId="77777777" w:rsidTr="00C0283B">
        <w:tc>
          <w:tcPr>
            <w:tcW w:w="2126" w:type="dxa"/>
            <w:shd w:val="clear" w:color="auto" w:fill="00FFFF"/>
          </w:tcPr>
          <w:p w14:paraId="4AEC34E3" w14:textId="77777777" w:rsidR="00494297" w:rsidRDefault="00494297" w:rsidP="00C0283B">
            <w:r>
              <w:t>Object</w:t>
            </w:r>
          </w:p>
        </w:tc>
        <w:tc>
          <w:tcPr>
            <w:tcW w:w="2564" w:type="dxa"/>
            <w:shd w:val="clear" w:color="auto" w:fill="00FFFF"/>
          </w:tcPr>
          <w:p w14:paraId="62B5B3FE" w14:textId="77777777" w:rsidR="00494297" w:rsidRDefault="00494297" w:rsidP="00C0283B">
            <w:r>
              <w:t>Property</w:t>
            </w:r>
          </w:p>
        </w:tc>
        <w:tc>
          <w:tcPr>
            <w:tcW w:w="4886" w:type="dxa"/>
            <w:shd w:val="clear" w:color="auto" w:fill="00FFFF"/>
          </w:tcPr>
          <w:p w14:paraId="6FC6F4B5" w14:textId="77777777" w:rsidR="00494297" w:rsidRDefault="00494297" w:rsidP="00C0283B">
            <w:r>
              <w:t>Value</w:t>
            </w:r>
          </w:p>
        </w:tc>
      </w:tr>
      <w:tr w:rsidR="00494297" w14:paraId="3B5EDA3B" w14:textId="77777777" w:rsidTr="00C0283B">
        <w:tc>
          <w:tcPr>
            <w:tcW w:w="2126" w:type="dxa"/>
            <w:vMerge w:val="restart"/>
          </w:tcPr>
          <w:p w14:paraId="1BE1208C" w14:textId="77777777" w:rsidR="00494297" w:rsidRDefault="00494297" w:rsidP="00C0283B">
            <w:r>
              <w:t>TimeVaryingConcept</w:t>
            </w:r>
          </w:p>
          <w:p w14:paraId="26AA62A4" w14:textId="77777777" w:rsidR="00494297" w:rsidRDefault="00494297" w:rsidP="00C0283B"/>
        </w:tc>
        <w:tc>
          <w:tcPr>
            <w:tcW w:w="2564" w:type="dxa"/>
          </w:tcPr>
          <w:p w14:paraId="719707DD" w14:textId="77777777" w:rsidR="00494297" w:rsidRDefault="00494297" w:rsidP="00C0283B">
            <w:r>
              <w:t>disjointWith</w:t>
            </w:r>
          </w:p>
        </w:tc>
        <w:tc>
          <w:tcPr>
            <w:tcW w:w="4886" w:type="dxa"/>
          </w:tcPr>
          <w:p w14:paraId="4A15A4C4" w14:textId="77777777" w:rsidR="00494297" w:rsidRDefault="00197D00" w:rsidP="00C0283B">
            <w:r>
              <w:t>time:</w:t>
            </w:r>
            <w:r w:rsidR="009039E4">
              <w:t xml:space="preserve"> TemporalEntity </w:t>
            </w:r>
            <w:r w:rsidR="00494297">
              <w:t>and Manifestation</w:t>
            </w:r>
          </w:p>
        </w:tc>
      </w:tr>
      <w:tr w:rsidR="00494297" w14:paraId="7AAD329E" w14:textId="77777777" w:rsidTr="00C0283B">
        <w:tc>
          <w:tcPr>
            <w:tcW w:w="2126" w:type="dxa"/>
            <w:vMerge/>
          </w:tcPr>
          <w:p w14:paraId="40E6D9E8" w14:textId="77777777" w:rsidR="00494297" w:rsidRDefault="00494297" w:rsidP="00C0283B"/>
        </w:tc>
        <w:tc>
          <w:tcPr>
            <w:tcW w:w="2564" w:type="dxa"/>
          </w:tcPr>
          <w:p w14:paraId="73427644" w14:textId="77777777" w:rsidR="00494297" w:rsidRDefault="00AE1DF0" w:rsidP="00C0283B">
            <w:r>
              <w:t>existsAt</w:t>
            </w:r>
          </w:p>
        </w:tc>
        <w:tc>
          <w:tcPr>
            <w:tcW w:w="4886" w:type="dxa"/>
          </w:tcPr>
          <w:p w14:paraId="57BFF880" w14:textId="77777777" w:rsidR="00494297" w:rsidRDefault="00494297" w:rsidP="00C0283B">
            <w:r>
              <w:t xml:space="preserve">exactly 1 </w:t>
            </w:r>
            <w:r w:rsidR="00197D00">
              <w:t xml:space="preserve"> time:</w:t>
            </w:r>
            <w:r>
              <w:t>Interval</w:t>
            </w:r>
          </w:p>
        </w:tc>
      </w:tr>
      <w:tr w:rsidR="00494297" w14:paraId="7BE8D08A" w14:textId="77777777" w:rsidTr="00C0283B">
        <w:tc>
          <w:tcPr>
            <w:tcW w:w="2126" w:type="dxa"/>
            <w:vMerge/>
          </w:tcPr>
          <w:p w14:paraId="617BDBB8" w14:textId="77777777" w:rsidR="00494297" w:rsidRDefault="00494297" w:rsidP="00C0283B"/>
        </w:tc>
        <w:tc>
          <w:tcPr>
            <w:tcW w:w="2564" w:type="dxa"/>
          </w:tcPr>
          <w:p w14:paraId="67A919A7" w14:textId="77777777" w:rsidR="00494297" w:rsidRDefault="00494297" w:rsidP="00C0283B">
            <w:r>
              <w:t>hasManifestation</w:t>
            </w:r>
          </w:p>
        </w:tc>
        <w:tc>
          <w:tcPr>
            <w:tcW w:w="4886" w:type="dxa"/>
          </w:tcPr>
          <w:p w14:paraId="5D4A0684" w14:textId="77777777" w:rsidR="00494297" w:rsidRDefault="00494297" w:rsidP="00C0283B">
            <w:r>
              <w:t>only Manifestation</w:t>
            </w:r>
          </w:p>
        </w:tc>
      </w:tr>
      <w:tr w:rsidR="00494297" w14:paraId="1E290A1F" w14:textId="77777777" w:rsidTr="00C0283B">
        <w:tc>
          <w:tcPr>
            <w:tcW w:w="2126" w:type="dxa"/>
            <w:vMerge/>
          </w:tcPr>
          <w:p w14:paraId="2D952F20" w14:textId="77777777" w:rsidR="00494297" w:rsidRDefault="00494297" w:rsidP="00C0283B"/>
        </w:tc>
        <w:tc>
          <w:tcPr>
            <w:tcW w:w="2564" w:type="dxa"/>
          </w:tcPr>
          <w:p w14:paraId="4F3DB52B" w14:textId="77777777" w:rsidR="00494297" w:rsidRDefault="00494297" w:rsidP="00C0283B">
            <w:r>
              <w:t>equivalentClass</w:t>
            </w:r>
          </w:p>
        </w:tc>
        <w:tc>
          <w:tcPr>
            <w:tcW w:w="4886" w:type="dxa"/>
          </w:tcPr>
          <w:p w14:paraId="0D5C0499" w14:textId="77777777" w:rsidR="00494297" w:rsidRDefault="004F530E" w:rsidP="00C0283B">
            <w:r>
              <w:t xml:space="preserve">hasManifestation </w:t>
            </w:r>
            <w:r w:rsidR="00494297">
              <w:t xml:space="preserve">some Manifestation and </w:t>
            </w:r>
            <w:r>
              <w:t xml:space="preserve"> hasManifestation </w:t>
            </w:r>
            <w:r w:rsidR="00494297">
              <w:t>only Manifestation</w:t>
            </w:r>
          </w:p>
        </w:tc>
      </w:tr>
      <w:tr w:rsidR="00494297" w14:paraId="10FCB539" w14:textId="77777777" w:rsidTr="00C0283B">
        <w:tc>
          <w:tcPr>
            <w:tcW w:w="2126" w:type="dxa"/>
            <w:vMerge w:val="restart"/>
          </w:tcPr>
          <w:p w14:paraId="27760501" w14:textId="77777777" w:rsidR="00494297" w:rsidRDefault="00494297" w:rsidP="00C0283B">
            <w:r>
              <w:t>Manifestation</w:t>
            </w:r>
          </w:p>
        </w:tc>
        <w:tc>
          <w:tcPr>
            <w:tcW w:w="2564" w:type="dxa"/>
          </w:tcPr>
          <w:p w14:paraId="75AAC49D" w14:textId="77777777" w:rsidR="00494297" w:rsidRDefault="00494297" w:rsidP="00C0283B">
            <w:r>
              <w:t>disjointWith</w:t>
            </w:r>
          </w:p>
        </w:tc>
        <w:tc>
          <w:tcPr>
            <w:tcW w:w="4886" w:type="dxa"/>
          </w:tcPr>
          <w:p w14:paraId="33459F4A" w14:textId="77777777" w:rsidR="00494297" w:rsidRDefault="00494297" w:rsidP="00C0283B">
            <w:r>
              <w:t xml:space="preserve">TimeVaryingConcept and </w:t>
            </w:r>
            <w:r w:rsidR="00197D00">
              <w:t xml:space="preserve"> time:</w:t>
            </w:r>
            <w:r w:rsidR="009039E4">
              <w:t xml:space="preserve"> TemporalEntity</w:t>
            </w:r>
          </w:p>
        </w:tc>
      </w:tr>
      <w:tr w:rsidR="00494297" w14:paraId="5B234B1D" w14:textId="77777777" w:rsidTr="00C0283B">
        <w:tc>
          <w:tcPr>
            <w:tcW w:w="2126" w:type="dxa"/>
            <w:vMerge/>
          </w:tcPr>
          <w:p w14:paraId="49C10F4B" w14:textId="77777777" w:rsidR="00494297" w:rsidRDefault="00494297" w:rsidP="00C0283B"/>
        </w:tc>
        <w:tc>
          <w:tcPr>
            <w:tcW w:w="2564" w:type="dxa"/>
          </w:tcPr>
          <w:p w14:paraId="0E7483F2" w14:textId="77777777" w:rsidR="00494297" w:rsidRDefault="00494297" w:rsidP="00C0283B">
            <w:r>
              <w:t>equivalentClass</w:t>
            </w:r>
          </w:p>
        </w:tc>
        <w:tc>
          <w:tcPr>
            <w:tcW w:w="4886" w:type="dxa"/>
          </w:tcPr>
          <w:p w14:paraId="26F68A45" w14:textId="77777777" w:rsidR="00494297" w:rsidRDefault="004F530E" w:rsidP="00C0283B">
            <w:r>
              <w:t xml:space="preserve">manifestationOf </w:t>
            </w:r>
            <w:r w:rsidR="00494297">
              <w:t xml:space="preserve">some  TimeVaryingConcept and </w:t>
            </w:r>
            <w:r>
              <w:t xml:space="preserve"> manifestationOf </w:t>
            </w:r>
            <w:r w:rsidR="00494297">
              <w:t>only  TimeVaryingConcept</w:t>
            </w:r>
          </w:p>
        </w:tc>
      </w:tr>
      <w:tr w:rsidR="00494297" w14:paraId="1E31B79A" w14:textId="77777777" w:rsidTr="00C0283B">
        <w:tc>
          <w:tcPr>
            <w:tcW w:w="2126" w:type="dxa"/>
            <w:vMerge/>
          </w:tcPr>
          <w:p w14:paraId="74056D66" w14:textId="77777777" w:rsidR="00494297" w:rsidRDefault="00494297" w:rsidP="00C0283B"/>
        </w:tc>
        <w:tc>
          <w:tcPr>
            <w:tcW w:w="2564" w:type="dxa"/>
          </w:tcPr>
          <w:p w14:paraId="0F42E868" w14:textId="77777777" w:rsidR="00494297" w:rsidRDefault="00494297" w:rsidP="00C0283B">
            <w:r>
              <w:t>manifestationOf</w:t>
            </w:r>
          </w:p>
        </w:tc>
        <w:tc>
          <w:tcPr>
            <w:tcW w:w="4886" w:type="dxa"/>
          </w:tcPr>
          <w:p w14:paraId="14DA851F" w14:textId="77777777" w:rsidR="00494297" w:rsidRDefault="009039E4" w:rsidP="00C0283B">
            <w:r>
              <w:t xml:space="preserve">only </w:t>
            </w:r>
            <w:r w:rsidR="00494297">
              <w:t>TimeVaryingConcept</w:t>
            </w:r>
          </w:p>
        </w:tc>
      </w:tr>
      <w:tr w:rsidR="00494297" w14:paraId="5A8C5001" w14:textId="77777777" w:rsidTr="00C0283B">
        <w:tc>
          <w:tcPr>
            <w:tcW w:w="2126" w:type="dxa"/>
            <w:vMerge/>
          </w:tcPr>
          <w:p w14:paraId="745D5167" w14:textId="77777777" w:rsidR="00494297" w:rsidRDefault="00494297" w:rsidP="00C0283B"/>
        </w:tc>
        <w:tc>
          <w:tcPr>
            <w:tcW w:w="2564" w:type="dxa"/>
          </w:tcPr>
          <w:p w14:paraId="3B08E10B" w14:textId="77777777" w:rsidR="00494297" w:rsidRDefault="00AE1DF0" w:rsidP="00C0283B">
            <w:r>
              <w:t>existsAt</w:t>
            </w:r>
          </w:p>
        </w:tc>
        <w:tc>
          <w:tcPr>
            <w:tcW w:w="4886" w:type="dxa"/>
          </w:tcPr>
          <w:p w14:paraId="5EAE29F4" w14:textId="77777777" w:rsidR="00494297" w:rsidRDefault="00494297" w:rsidP="00C0283B">
            <w:r>
              <w:t xml:space="preserve">exactly 1 </w:t>
            </w:r>
            <w:r w:rsidR="00197D00">
              <w:t xml:space="preserve"> time:</w:t>
            </w:r>
            <w:r>
              <w:t>TemporalEntity</w:t>
            </w:r>
          </w:p>
        </w:tc>
      </w:tr>
    </w:tbl>
    <w:p w14:paraId="53E61273" w14:textId="77777777" w:rsidR="00494297" w:rsidRDefault="00494297" w:rsidP="00494297"/>
    <w:tbl>
      <w:tblPr>
        <w:tblStyle w:val="TableGrid"/>
        <w:tblpPr w:leftFromText="180" w:rightFromText="180" w:vertAnchor="text" w:horzAnchor="margin" w:tblpY="128"/>
        <w:tblW w:w="0" w:type="auto"/>
        <w:tblLook w:val="04A0" w:firstRow="1" w:lastRow="0" w:firstColumn="1" w:lastColumn="0" w:noHBand="0" w:noVBand="1"/>
      </w:tblPr>
      <w:tblGrid>
        <w:gridCol w:w="2111"/>
        <w:gridCol w:w="2506"/>
        <w:gridCol w:w="4733"/>
      </w:tblGrid>
      <w:tr w:rsidR="00AE1DF0" w14:paraId="7705B238" w14:textId="77777777" w:rsidTr="005E732C">
        <w:tc>
          <w:tcPr>
            <w:tcW w:w="2126" w:type="dxa"/>
            <w:shd w:val="clear" w:color="auto" w:fill="00FFFF"/>
          </w:tcPr>
          <w:p w14:paraId="3C5EA8AF" w14:textId="77777777" w:rsidR="00AE1DF0" w:rsidRDefault="00AE1DF0" w:rsidP="00AE1DF0">
            <w:pPr>
              <w:tabs>
                <w:tab w:val="left" w:pos="1027"/>
              </w:tabs>
            </w:pPr>
            <w:r>
              <w:t>Property</w:t>
            </w:r>
            <w:r>
              <w:tab/>
            </w:r>
          </w:p>
        </w:tc>
        <w:tc>
          <w:tcPr>
            <w:tcW w:w="2564" w:type="dxa"/>
            <w:shd w:val="clear" w:color="auto" w:fill="00FFFF"/>
          </w:tcPr>
          <w:p w14:paraId="167A126D" w14:textId="77777777" w:rsidR="00AE1DF0" w:rsidRDefault="00AE1DF0" w:rsidP="005E732C">
            <w:r>
              <w:t>Characteristic</w:t>
            </w:r>
          </w:p>
        </w:tc>
        <w:tc>
          <w:tcPr>
            <w:tcW w:w="4886" w:type="dxa"/>
            <w:shd w:val="clear" w:color="auto" w:fill="00FFFF"/>
          </w:tcPr>
          <w:p w14:paraId="642192B2" w14:textId="77777777" w:rsidR="00AE1DF0" w:rsidRDefault="00AE1DF0" w:rsidP="005E732C">
            <w:r>
              <w:t>Value (if applicable)</w:t>
            </w:r>
          </w:p>
        </w:tc>
      </w:tr>
      <w:tr w:rsidR="00AE1DF0" w14:paraId="185DC311" w14:textId="77777777" w:rsidTr="005E732C">
        <w:tc>
          <w:tcPr>
            <w:tcW w:w="2126" w:type="dxa"/>
            <w:vMerge w:val="restart"/>
          </w:tcPr>
          <w:p w14:paraId="3092FC57" w14:textId="77777777" w:rsidR="00AE1DF0" w:rsidRDefault="00AE1DF0" w:rsidP="005E732C">
            <w:r>
              <w:t>hasManifestation</w:t>
            </w:r>
          </w:p>
        </w:tc>
        <w:tc>
          <w:tcPr>
            <w:tcW w:w="2564" w:type="dxa"/>
          </w:tcPr>
          <w:p w14:paraId="11E761F6" w14:textId="77777777" w:rsidR="00AE1DF0" w:rsidRDefault="00AE1DF0" w:rsidP="005E732C">
            <w:r>
              <w:t>inverseOf</w:t>
            </w:r>
          </w:p>
        </w:tc>
        <w:tc>
          <w:tcPr>
            <w:tcW w:w="4886" w:type="dxa"/>
          </w:tcPr>
          <w:p w14:paraId="74A5D15D" w14:textId="77777777" w:rsidR="00AE1DF0" w:rsidRDefault="00AE1DF0" w:rsidP="005E732C">
            <w:r>
              <w:t>manifestationOf</w:t>
            </w:r>
          </w:p>
        </w:tc>
      </w:tr>
      <w:tr w:rsidR="00AE1DF0" w14:paraId="2CE8BEC8" w14:textId="77777777" w:rsidTr="005E732C">
        <w:tc>
          <w:tcPr>
            <w:tcW w:w="2126" w:type="dxa"/>
            <w:vMerge/>
          </w:tcPr>
          <w:p w14:paraId="60111467" w14:textId="77777777" w:rsidR="00AE1DF0" w:rsidRDefault="00AE1DF0" w:rsidP="00AE1DF0"/>
        </w:tc>
        <w:tc>
          <w:tcPr>
            <w:tcW w:w="2564" w:type="dxa"/>
          </w:tcPr>
          <w:p w14:paraId="0A489A39" w14:textId="77777777" w:rsidR="00AE1DF0" w:rsidRDefault="00AE1DF0" w:rsidP="00AE1DF0">
            <w:r>
              <w:t>Inverse Functional</w:t>
            </w:r>
          </w:p>
        </w:tc>
        <w:tc>
          <w:tcPr>
            <w:tcW w:w="4886" w:type="dxa"/>
          </w:tcPr>
          <w:p w14:paraId="1E513847" w14:textId="77777777" w:rsidR="00AE1DF0" w:rsidRDefault="00AE1DF0" w:rsidP="00AE1DF0">
            <w:r>
              <w:t>-</w:t>
            </w:r>
          </w:p>
        </w:tc>
      </w:tr>
      <w:tr w:rsidR="00AE1DF0" w14:paraId="47FE4E69" w14:textId="77777777" w:rsidTr="005E732C">
        <w:tc>
          <w:tcPr>
            <w:tcW w:w="2126" w:type="dxa"/>
          </w:tcPr>
          <w:p w14:paraId="77EBC0F7" w14:textId="77777777" w:rsidR="00AE1DF0" w:rsidRDefault="00AE1DF0" w:rsidP="00AE1DF0">
            <w:r>
              <w:t>manifestationOf</w:t>
            </w:r>
          </w:p>
        </w:tc>
        <w:tc>
          <w:tcPr>
            <w:tcW w:w="2564" w:type="dxa"/>
          </w:tcPr>
          <w:p w14:paraId="2A56BA6B" w14:textId="77777777" w:rsidR="00AE1DF0" w:rsidRDefault="00AE1DF0" w:rsidP="00AE1DF0">
            <w:r>
              <w:t>Functional</w:t>
            </w:r>
          </w:p>
        </w:tc>
        <w:tc>
          <w:tcPr>
            <w:tcW w:w="4886" w:type="dxa"/>
          </w:tcPr>
          <w:p w14:paraId="5C3A69EB" w14:textId="77777777" w:rsidR="00AE1DF0" w:rsidRDefault="00AE1DF0" w:rsidP="00AE1DF0">
            <w:r>
              <w:t>-</w:t>
            </w:r>
          </w:p>
        </w:tc>
      </w:tr>
      <w:tr w:rsidR="006D5597" w14:paraId="7D5E1DF8" w14:textId="77777777" w:rsidTr="005E732C">
        <w:tc>
          <w:tcPr>
            <w:tcW w:w="2126" w:type="dxa"/>
          </w:tcPr>
          <w:p w14:paraId="0212FD85" w14:textId="77777777" w:rsidR="006D5597" w:rsidRDefault="006D5597" w:rsidP="00AE1DF0">
            <w:r>
              <w:t>existsAt</w:t>
            </w:r>
          </w:p>
        </w:tc>
        <w:tc>
          <w:tcPr>
            <w:tcW w:w="2564" w:type="dxa"/>
          </w:tcPr>
          <w:p w14:paraId="2D9495F5" w14:textId="77777777" w:rsidR="006D5597" w:rsidRDefault="006D5597" w:rsidP="00AE1DF0">
            <w:r>
              <w:t>Ranges</w:t>
            </w:r>
          </w:p>
        </w:tc>
        <w:tc>
          <w:tcPr>
            <w:tcW w:w="4886" w:type="dxa"/>
          </w:tcPr>
          <w:p w14:paraId="3849AC27" w14:textId="77777777" w:rsidR="006D5597" w:rsidRDefault="00FA36DF" w:rsidP="00AE1DF0">
            <w:r>
              <w:t>time:</w:t>
            </w:r>
            <w:r w:rsidR="006D5597">
              <w:t>TemporalEntity</w:t>
            </w:r>
          </w:p>
        </w:tc>
      </w:tr>
    </w:tbl>
    <w:p w14:paraId="1EB0B014" w14:textId="77777777" w:rsidR="00FA36DF" w:rsidRPr="00FA36DF" w:rsidRDefault="00FA36DF" w:rsidP="00FA36DF">
      <w:pPr>
        <w:rPr>
          <w:b/>
        </w:rPr>
      </w:pPr>
      <w:r w:rsidRPr="00FA36DF">
        <w:rPr>
          <w:b/>
        </w:rPr>
        <w:t>Reused Ontologies:</w:t>
      </w:r>
    </w:p>
    <w:p w14:paraId="7B5FA1D7" w14:textId="77777777" w:rsidR="00FA36DF" w:rsidRPr="00FA36DF" w:rsidRDefault="00FA36DF" w:rsidP="009E4A69">
      <w:pPr>
        <w:pStyle w:val="ListParagraph"/>
        <w:rPr>
          <w:rFonts w:asciiTheme="majorHAnsi" w:eastAsiaTheme="majorEastAsia" w:hAnsiTheme="majorHAnsi"/>
          <w:bCs/>
          <w:szCs w:val="26"/>
        </w:rPr>
      </w:pPr>
      <w:r w:rsidRPr="00FA36DF">
        <w:t>iCity-Time</w:t>
      </w:r>
    </w:p>
    <w:p w14:paraId="1ED0A640" w14:textId="77777777" w:rsidR="00FA36DF" w:rsidRPr="00FA36DF" w:rsidRDefault="00FA36DF" w:rsidP="00FA36DF"/>
    <w:p w14:paraId="4586A384" w14:textId="77777777" w:rsidR="00471164" w:rsidRDefault="00471164" w:rsidP="00471164">
      <w:pPr>
        <w:pStyle w:val="Heading3"/>
      </w:pPr>
      <w:bookmarkStart w:id="59" w:name="_Toc17365175"/>
      <w:r>
        <w:t>Activity Ontology</w:t>
      </w:r>
      <w:bookmarkEnd w:id="59"/>
    </w:p>
    <w:p w14:paraId="593BD69E" w14:textId="51125782" w:rsidR="007978A3" w:rsidRPr="007978A3" w:rsidRDefault="0089518D" w:rsidP="007978A3">
      <w:pPr>
        <w:rPr>
          <w:i/>
        </w:rPr>
      </w:pPr>
      <w:r>
        <w:rPr>
          <w:i/>
        </w:rPr>
        <w:t>http://ontology.eil.utoronto.ca/icity/</w:t>
      </w:r>
      <w:r w:rsidR="007978A3">
        <w:rPr>
          <w:i/>
        </w:rPr>
        <w:t>Activity</w:t>
      </w:r>
      <w:r w:rsidR="00AC0B4C">
        <w:rPr>
          <w:i/>
        </w:rPr>
        <w:t>.owl</w:t>
      </w:r>
    </w:p>
    <w:p w14:paraId="67A5592B" w14:textId="77777777" w:rsidR="00BA5BA6" w:rsidRPr="00BA5BA6" w:rsidRDefault="00A40575" w:rsidP="00BA5BA6">
      <w:pPr>
        <w:rPr>
          <w:b/>
        </w:rPr>
      </w:pPr>
      <w:r>
        <w:rPr>
          <w:b/>
        </w:rPr>
        <w:t>Namespace:</w:t>
      </w:r>
      <w:r w:rsidR="00D17DF7">
        <w:rPr>
          <w:b/>
        </w:rPr>
        <w:t xml:space="preserve"> </w:t>
      </w:r>
      <w:r w:rsidR="0016027A">
        <w:rPr>
          <w:b/>
        </w:rPr>
        <w:t>a</w:t>
      </w:r>
      <w:r w:rsidR="00BA5BA6" w:rsidRPr="00BA5BA6">
        <w:rPr>
          <w:b/>
        </w:rPr>
        <w:t>ctivity</w:t>
      </w:r>
    </w:p>
    <w:p w14:paraId="4A406E7A" w14:textId="508763B6" w:rsidR="009B1A62" w:rsidRPr="00D37ADB" w:rsidRDefault="009B1A62" w:rsidP="009B1A62">
      <w:pPr>
        <w:pStyle w:val="ListParagraph"/>
        <w:rPr>
          <w:sz w:val="24"/>
        </w:rPr>
      </w:pPr>
      <w:r w:rsidRPr="00D37ADB">
        <w:rPr>
          <w:sz w:val="24"/>
        </w:rPr>
        <w:t>Activity: An Activity describes something that occurs in the domain.</w:t>
      </w:r>
      <w:r w:rsidRPr="00D37ADB">
        <w:rPr>
          <w:sz w:val="24"/>
        </w:rPr>
        <w:br/>
        <w:t xml:space="preserve">An Activity may be further defined by </w:t>
      </w:r>
      <w:r w:rsidRPr="00D37ADB">
        <w:rPr>
          <w:b/>
          <w:sz w:val="24"/>
        </w:rPr>
        <w:t>(decomposed into) Subactivities</w:t>
      </w:r>
      <w:r w:rsidRPr="00D37ADB">
        <w:rPr>
          <w:sz w:val="24"/>
        </w:rPr>
        <w:t>.</w:t>
      </w:r>
      <w:r w:rsidRPr="00D37ADB">
        <w:rPr>
          <w:sz w:val="24"/>
        </w:rPr>
        <w:br/>
        <w:t xml:space="preserve">An Activity may have </w:t>
      </w:r>
      <w:r w:rsidRPr="00D37ADB">
        <w:rPr>
          <w:b/>
          <w:sz w:val="24"/>
        </w:rPr>
        <w:t>precondition and/or effect</w:t>
      </w:r>
      <w:r w:rsidRPr="00D37ADB">
        <w:rPr>
          <w:sz w:val="24"/>
        </w:rPr>
        <w:t xml:space="preserve"> States.</w:t>
      </w:r>
      <w:r w:rsidRPr="00D37ADB">
        <w:rPr>
          <w:sz w:val="24"/>
        </w:rPr>
        <w:br/>
        <w:t xml:space="preserve">An Activity may be </w:t>
      </w:r>
      <w:r w:rsidRPr="00D37ADB">
        <w:rPr>
          <w:b/>
          <w:sz w:val="24"/>
        </w:rPr>
        <w:t>enabled by or cause</w:t>
      </w:r>
      <w:r w:rsidRPr="00D37ADB">
        <w:rPr>
          <w:sz w:val="24"/>
        </w:rPr>
        <w:t xml:space="preserve"> some State</w:t>
      </w:r>
      <w:r w:rsidRPr="00D37ADB">
        <w:rPr>
          <w:strike/>
          <w:sz w:val="24"/>
        </w:rPr>
        <w:t>s</w:t>
      </w:r>
      <w:r w:rsidRPr="00D37ADB">
        <w:rPr>
          <w:sz w:val="24"/>
        </w:rPr>
        <w:t xml:space="preserve">. An enabling of causing state is a generalization of a precondition/effect; an Activity is enabled by or causes some State if it has a subactivity with a precondition or effect (respectively) of that State. </w:t>
      </w:r>
      <w:r w:rsidRPr="00D37ADB">
        <w:rPr>
          <w:sz w:val="24"/>
        </w:rPr>
        <w:br/>
        <w:t>In other words, the state may not be required directly before, or cause directly after the activity, but by some more specialized sub-activity.</w:t>
      </w:r>
      <w:r w:rsidRPr="00D37ADB">
        <w:rPr>
          <w:sz w:val="24"/>
        </w:rPr>
        <w:br/>
        <w:t xml:space="preserve">An Activity </w:t>
      </w:r>
      <w:r w:rsidRPr="00D37ADB">
        <w:rPr>
          <w:b/>
          <w:sz w:val="24"/>
        </w:rPr>
        <w:t>occurs at</w:t>
      </w:r>
      <w:r w:rsidRPr="00D37ADB">
        <w:rPr>
          <w:sz w:val="24"/>
        </w:rPr>
        <w:t xml:space="preserve"> some point in time and space.</w:t>
      </w:r>
      <w:r w:rsidRPr="00D37ADB">
        <w:rPr>
          <w:sz w:val="24"/>
        </w:rPr>
        <w:br/>
        <w:t>An Activity takes place</w:t>
      </w:r>
      <w:r w:rsidRPr="00D37ADB">
        <w:rPr>
          <w:b/>
          <w:sz w:val="24"/>
        </w:rPr>
        <w:t xml:space="preserve"> during some interval</w:t>
      </w:r>
      <w:r w:rsidRPr="00D37ADB">
        <w:rPr>
          <w:sz w:val="24"/>
        </w:rPr>
        <w:t>, and so</w:t>
      </w:r>
      <w:r w:rsidRPr="00D37ADB">
        <w:rPr>
          <w:b/>
          <w:sz w:val="24"/>
        </w:rPr>
        <w:t xml:space="preserve"> has</w:t>
      </w:r>
      <w:r w:rsidRPr="00D37ADB">
        <w:rPr>
          <w:sz w:val="24"/>
        </w:rPr>
        <w:t xml:space="preserve"> some</w:t>
      </w:r>
      <w:r w:rsidRPr="00D37ADB">
        <w:rPr>
          <w:b/>
          <w:sz w:val="24"/>
        </w:rPr>
        <w:t xml:space="preserve"> duration</w:t>
      </w:r>
      <w:r w:rsidRPr="00D37ADB">
        <w:rPr>
          <w:sz w:val="24"/>
        </w:rPr>
        <w:t>.</w:t>
      </w:r>
      <w:r w:rsidRPr="00D37ADB">
        <w:rPr>
          <w:sz w:val="24"/>
        </w:rPr>
        <w:br/>
        <w:t>An Activity may have some Manifestations that participate in it.</w:t>
      </w:r>
      <w:r w:rsidR="002029D7" w:rsidRPr="00D37ADB">
        <w:rPr>
          <w:sz w:val="24"/>
        </w:rPr>
        <w:br/>
        <w:t xml:space="preserve">An Activity may </w:t>
      </w:r>
      <w:r w:rsidR="002029D7" w:rsidRPr="00D37ADB">
        <w:rPr>
          <w:b/>
          <w:sz w:val="24"/>
        </w:rPr>
        <w:t>occur before</w:t>
      </w:r>
      <w:r w:rsidR="002029D7" w:rsidRPr="00D37ADB">
        <w:rPr>
          <w:sz w:val="24"/>
        </w:rPr>
        <w:t xml:space="preserve"> some other Activity.</w:t>
      </w:r>
    </w:p>
    <w:p w14:paraId="551193BA" w14:textId="77C075B6" w:rsidR="00583C89" w:rsidRPr="00D37ADB" w:rsidRDefault="008807BA" w:rsidP="009E4A69">
      <w:pPr>
        <w:pStyle w:val="ListParagraph"/>
        <w:rPr>
          <w:sz w:val="24"/>
        </w:rPr>
      </w:pPr>
      <w:r w:rsidRPr="00D37ADB">
        <w:rPr>
          <w:sz w:val="24"/>
        </w:rPr>
        <w:t>State: a state refers to a class of manifestations. It may be a</w:t>
      </w:r>
      <w:r w:rsidR="003C6E29" w:rsidRPr="00D37ADB">
        <w:rPr>
          <w:sz w:val="24"/>
        </w:rPr>
        <w:t>n immediate</w:t>
      </w:r>
      <w:r w:rsidRPr="00D37ADB">
        <w:rPr>
          <w:sz w:val="24"/>
        </w:rPr>
        <w:t xml:space="preserve"> precondition or effect of some Activity, </w:t>
      </w:r>
      <w:r w:rsidR="003C6E29" w:rsidRPr="00D37ADB">
        <w:rPr>
          <w:sz w:val="24"/>
        </w:rPr>
        <w:t>or more generally it may enable</w:t>
      </w:r>
      <w:r w:rsidRPr="00D37ADB">
        <w:rPr>
          <w:sz w:val="24"/>
        </w:rPr>
        <w:t xml:space="preserve"> or be caused by some Activity</w:t>
      </w:r>
      <w:r w:rsidR="003C6E29" w:rsidRPr="00D37ADB">
        <w:rPr>
          <w:sz w:val="24"/>
        </w:rPr>
        <w:t xml:space="preserve"> (in which case, it might be a direct precondition or effect of some subactivity of the activity)</w:t>
      </w:r>
      <w:r w:rsidRPr="00D37ADB">
        <w:rPr>
          <w:sz w:val="24"/>
        </w:rPr>
        <w:t>.</w:t>
      </w:r>
      <w:r w:rsidR="006F76ED" w:rsidRPr="00D37ADB">
        <w:rPr>
          <w:sz w:val="24"/>
        </w:rPr>
        <w:t xml:space="preserve"> </w:t>
      </w:r>
      <w:r w:rsidR="007B1478" w:rsidRPr="00D37ADB">
        <w:rPr>
          <w:sz w:val="24"/>
        </w:rPr>
        <w:br/>
        <w:t xml:space="preserve">A state may be complex and </w:t>
      </w:r>
      <w:r w:rsidR="006F76ED" w:rsidRPr="00D37ADB">
        <w:rPr>
          <w:sz w:val="24"/>
        </w:rPr>
        <w:t>refer to some combination of classes of manifestations.</w:t>
      </w:r>
      <w:r w:rsidR="006F76ED" w:rsidRPr="00D37ADB">
        <w:rPr>
          <w:sz w:val="24"/>
        </w:rPr>
        <w:br/>
      </w:r>
      <w:r w:rsidR="009B1A62" w:rsidRPr="00D37ADB">
        <w:rPr>
          <w:b/>
          <w:sz w:val="24"/>
        </w:rPr>
        <w:t>A note on complex states</w:t>
      </w:r>
      <w:r w:rsidR="00583C89" w:rsidRPr="00D37ADB">
        <w:rPr>
          <w:b/>
          <w:sz w:val="24"/>
        </w:rPr>
        <w:t>:</w:t>
      </w:r>
      <w:r w:rsidR="006F76ED" w:rsidRPr="00D37ADB">
        <w:rPr>
          <w:b/>
          <w:sz w:val="24"/>
        </w:rPr>
        <w:br/>
      </w:r>
      <w:r w:rsidR="00583C89" w:rsidRPr="00D37ADB">
        <w:rPr>
          <w:sz w:val="24"/>
        </w:rPr>
        <w:lastRenderedPageBreak/>
        <w:t xml:space="preserve">Say that a shopping activity, Activity-Shop, requires both the </w:t>
      </w:r>
      <w:r w:rsidR="007B1478" w:rsidRPr="00D37ADB">
        <w:rPr>
          <w:sz w:val="24"/>
        </w:rPr>
        <w:t xml:space="preserve">state of a vehicle having at least 30L of gas in the tank (let's call this state </w:t>
      </w:r>
      <w:r w:rsidR="00583C89" w:rsidRPr="00D37ADB">
        <w:rPr>
          <w:sz w:val="24"/>
        </w:rPr>
        <w:t>VehicleW30LGas</w:t>
      </w:r>
      <w:r w:rsidR="007B1478" w:rsidRPr="00D37ADB">
        <w:rPr>
          <w:sz w:val="24"/>
        </w:rPr>
        <w:t>)</w:t>
      </w:r>
      <w:r w:rsidR="00583C89" w:rsidRPr="00D37ADB">
        <w:rPr>
          <w:sz w:val="24"/>
        </w:rPr>
        <w:t>, but also some state</w:t>
      </w:r>
      <w:r w:rsidR="00F31201" w:rsidRPr="00D37ADB">
        <w:rPr>
          <w:sz w:val="24"/>
        </w:rPr>
        <w:t xml:space="preserve"> type</w:t>
      </w:r>
      <w:r w:rsidR="00583C89" w:rsidRPr="00D37ADB">
        <w:rPr>
          <w:sz w:val="24"/>
        </w:rPr>
        <w:t xml:space="preserve"> wherein the mall is open, </w:t>
      </w:r>
      <w:r w:rsidR="007B1478" w:rsidRPr="00D37ADB">
        <w:rPr>
          <w:sz w:val="24"/>
        </w:rPr>
        <w:t xml:space="preserve">(we'll call this state </w:t>
      </w:r>
      <w:r w:rsidR="00583C89" w:rsidRPr="00D37ADB">
        <w:rPr>
          <w:sz w:val="24"/>
        </w:rPr>
        <w:t>OpenMall</w:t>
      </w:r>
      <w:r w:rsidR="007B1478" w:rsidRPr="00D37ADB">
        <w:rPr>
          <w:sz w:val="24"/>
        </w:rPr>
        <w:t>)</w:t>
      </w:r>
      <w:r w:rsidR="00583C89" w:rsidRPr="00D37ADB">
        <w:rPr>
          <w:sz w:val="24"/>
        </w:rPr>
        <w:t xml:space="preserve">. Each state type would first be defined separately. </w:t>
      </w:r>
      <w:r w:rsidR="007B1478" w:rsidRPr="00D37ADB">
        <w:rPr>
          <w:sz w:val="24"/>
        </w:rPr>
        <w:t>This precondition could bet stated as:</w:t>
      </w:r>
    </w:p>
    <w:p w14:paraId="1E5D28A7" w14:textId="77777777" w:rsidR="00583C89" w:rsidRPr="00D37ADB" w:rsidRDefault="00583C89" w:rsidP="00583C89">
      <w:pPr>
        <w:pStyle w:val="Quote"/>
        <w:ind w:left="1440"/>
        <w:rPr>
          <w:sz w:val="24"/>
        </w:rPr>
      </w:pPr>
      <w:r w:rsidRPr="00D37ADB">
        <w:rPr>
          <w:sz w:val="24"/>
        </w:rPr>
        <w:t xml:space="preserve">precondition(VehicleW30LGas,Activity-Shop) </w:t>
      </w:r>
      <w:r w:rsidR="00F31201" w:rsidRPr="00D37ADB">
        <w:rPr>
          <w:sz w:val="24"/>
        </w:rPr>
        <w:t xml:space="preserve">AND </w:t>
      </w:r>
      <w:r w:rsidRPr="00D37ADB">
        <w:rPr>
          <w:sz w:val="24"/>
        </w:rPr>
        <w:t xml:space="preserve"> precondition(OpenMall,Activity-Shop)</w:t>
      </w:r>
    </w:p>
    <w:p w14:paraId="76ED5F96" w14:textId="77777777" w:rsidR="00583C89" w:rsidRPr="00D37ADB" w:rsidRDefault="00583C89" w:rsidP="00583C89">
      <w:pPr>
        <w:ind w:left="1440"/>
      </w:pPr>
      <w:r w:rsidRPr="00D37ADB">
        <w:t>were the preconditions required disjunctively, we could state:</w:t>
      </w:r>
    </w:p>
    <w:p w14:paraId="0B79044B" w14:textId="77777777" w:rsidR="00583C89" w:rsidRPr="00D37ADB" w:rsidRDefault="00583C89" w:rsidP="00583C89">
      <w:pPr>
        <w:pStyle w:val="Quote"/>
        <w:ind w:left="1440"/>
        <w:rPr>
          <w:sz w:val="24"/>
        </w:rPr>
      </w:pPr>
      <w:r w:rsidRPr="00D37ADB">
        <w:rPr>
          <w:sz w:val="24"/>
        </w:rPr>
        <w:t>preconditio</w:t>
      </w:r>
      <w:r w:rsidR="00F31201" w:rsidRPr="00D37ADB">
        <w:rPr>
          <w:sz w:val="24"/>
        </w:rPr>
        <w:t>n(VehicleW30LGas,Activity-Shop) OR</w:t>
      </w:r>
      <w:r w:rsidRPr="00D37ADB">
        <w:rPr>
          <w:sz w:val="24"/>
        </w:rPr>
        <w:t xml:space="preserve"> precondition(OpenMall,Activity-Shop)</w:t>
      </w:r>
    </w:p>
    <w:p w14:paraId="3CA65C08" w14:textId="0F398705" w:rsidR="007B1478" w:rsidRPr="00D37ADB" w:rsidRDefault="00583C89" w:rsidP="007B1478">
      <w:pPr>
        <w:ind w:left="720"/>
      </w:pPr>
      <w:r w:rsidRPr="00D37ADB">
        <w:t xml:space="preserve">However, in large and complex domains, there will be cases in which the above approach is </w:t>
      </w:r>
      <w:r w:rsidR="00AB4E09" w:rsidRPr="00D37ADB">
        <w:t>undesirable</w:t>
      </w:r>
      <w:r w:rsidRPr="00D37ADB">
        <w:t xml:space="preserve">. In particular, due to the complexity </w:t>
      </w:r>
      <w:r w:rsidR="00AA7EFB" w:rsidRPr="00D37ADB">
        <w:t xml:space="preserve">of the description that results as the </w:t>
      </w:r>
      <w:r w:rsidRPr="00D37ADB">
        <w:t xml:space="preserve">state </w:t>
      </w:r>
      <w:r w:rsidR="00AB4E09" w:rsidRPr="00D37ADB">
        <w:t xml:space="preserve">type </w:t>
      </w:r>
      <w:r w:rsidRPr="00D37ADB">
        <w:t>be</w:t>
      </w:r>
      <w:r w:rsidR="00AA7EFB" w:rsidRPr="00D37ADB">
        <w:t>comes more detailed. I</w:t>
      </w:r>
      <w:r w:rsidRPr="00D37ADB">
        <w:t xml:space="preserve">n many cases it </w:t>
      </w:r>
      <w:r w:rsidR="00AA7EFB" w:rsidRPr="00D37ADB">
        <w:t>will be more natural and convenient</w:t>
      </w:r>
      <w:r w:rsidRPr="00D37ADB">
        <w:t xml:space="preserve"> to be able to refer to a single, aggregate state.</w:t>
      </w:r>
      <w:r w:rsidR="00203506" w:rsidRPr="00D37ADB">
        <w:t xml:space="preserve"> </w:t>
      </w:r>
      <w:r w:rsidRPr="00D37ADB">
        <w:t>We therefore ext</w:t>
      </w:r>
      <w:r w:rsidR="009B1A62" w:rsidRPr="00D37ADB">
        <w:t xml:space="preserve">end the representation of States </w:t>
      </w:r>
      <w:r w:rsidRPr="00D37ADB">
        <w:t xml:space="preserve">to capture aggregation, </w:t>
      </w:r>
      <w:r w:rsidR="007B1478" w:rsidRPr="00D37ADB">
        <w:t>adopting the</w:t>
      </w:r>
      <w:r w:rsidR="00F16ED5" w:rsidRPr="00D37ADB">
        <w:t xml:space="preserve"> following</w:t>
      </w:r>
      <w:r w:rsidR="007B1478" w:rsidRPr="00D37ADB">
        <w:t xml:space="preserve"> approach used in the description </w:t>
      </w:r>
      <w:r w:rsidRPr="00D37ADB">
        <w:t>o</w:t>
      </w:r>
      <w:r w:rsidR="007B1478" w:rsidRPr="00D37ADB">
        <w:t xml:space="preserve">f state trees in </w:t>
      </w:r>
      <w:r w:rsidRPr="00D37ADB">
        <w:t xml:space="preserve">TOVE </w:t>
      </w:r>
      <w:r w:rsidR="007B1478" w:rsidRPr="00D37ADB">
        <w:t xml:space="preserve">by </w:t>
      </w:r>
      <w:sdt>
        <w:sdtPr>
          <w:id w:val="58942251"/>
          <w:citation/>
        </w:sdtPr>
        <w:sdtEndPr/>
        <w:sdtContent>
          <w:r w:rsidR="00672FFC" w:rsidRPr="00D37ADB">
            <w:fldChar w:fldCharType="begin"/>
          </w:r>
          <w:r w:rsidR="007B1478" w:rsidRPr="00D37ADB">
            <w:instrText xml:space="preserve"> CITATION Fox93 \l 4105 </w:instrText>
          </w:r>
          <w:r w:rsidR="00672FFC" w:rsidRPr="00D37ADB">
            <w:fldChar w:fldCharType="separate"/>
          </w:r>
          <w:r w:rsidR="006158D6" w:rsidRPr="00D37ADB">
            <w:rPr>
              <w:noProof/>
            </w:rPr>
            <w:t>(Fox, Chionglo, &amp; Fadel, 1993)</w:t>
          </w:r>
          <w:r w:rsidR="00672FFC" w:rsidRPr="00D37ADB">
            <w:fldChar w:fldCharType="end"/>
          </w:r>
        </w:sdtContent>
      </w:sdt>
      <w:r w:rsidR="00393168" w:rsidRPr="00D37ADB">
        <w:t>.</w:t>
      </w:r>
    </w:p>
    <w:p w14:paraId="55256DE1" w14:textId="0BDF0915" w:rsidR="00583C89" w:rsidRPr="00D37ADB" w:rsidRDefault="00583C89" w:rsidP="007B1478">
      <w:pPr>
        <w:ind w:left="720"/>
      </w:pPr>
      <w:r w:rsidRPr="00D37ADB">
        <w:t xml:space="preserve">A </w:t>
      </w:r>
      <w:r w:rsidR="009B1A62" w:rsidRPr="00D37ADB">
        <w:t>State</w:t>
      </w:r>
      <w:r w:rsidRPr="00D37ADB">
        <w:t xml:space="preserve"> may be either non-terminal or terminal. A</w:t>
      </w:r>
      <w:r w:rsidR="00203506" w:rsidRPr="00D37ADB">
        <w:t xml:space="preserve"> terminal state has no child states</w:t>
      </w:r>
      <w:r w:rsidRPr="00D37ADB">
        <w:t xml:space="preserve">, and therefore refers directly to a class of manifestations, whereas a non-terminal state has child states, which may define some classes of manifestations, or further define some other </w:t>
      </w:r>
      <w:r w:rsidR="00203506" w:rsidRPr="00D37ADB">
        <w:t xml:space="preserve">complex </w:t>
      </w:r>
      <w:r w:rsidRPr="00D37ADB">
        <w:t>state types.</w:t>
      </w:r>
    </w:p>
    <w:p w14:paraId="17F53BD0" w14:textId="1E2226D7" w:rsidR="00583C89" w:rsidRPr="00D37ADB" w:rsidRDefault="00203506" w:rsidP="00583C89">
      <w:pPr>
        <w:pStyle w:val="Quote"/>
        <w:ind w:left="720"/>
        <w:rPr>
          <w:sz w:val="24"/>
        </w:rPr>
      </w:pPr>
      <w:r w:rsidRPr="00D37ADB">
        <w:rPr>
          <w:sz w:val="24"/>
        </w:rPr>
        <w:tab/>
      </w:r>
      <w:r w:rsidR="009B1A62" w:rsidRPr="00D37ADB">
        <w:rPr>
          <w:sz w:val="24"/>
        </w:rPr>
        <w:t>NonTerminalState(x) v TerminalState(x) = State</w:t>
      </w:r>
      <w:r w:rsidR="00583C89" w:rsidRPr="00D37ADB">
        <w:rPr>
          <w:sz w:val="24"/>
        </w:rPr>
        <w:t>(x)</w:t>
      </w:r>
    </w:p>
    <w:p w14:paraId="360463B2" w14:textId="77777777" w:rsidR="00583C89" w:rsidRPr="00D37ADB" w:rsidRDefault="00583C89" w:rsidP="00583C89">
      <w:pPr>
        <w:ind w:left="720"/>
      </w:pPr>
      <w:r w:rsidRPr="00D37ADB">
        <w:t>A state type cannot be both non-terminal and terminal.</w:t>
      </w:r>
    </w:p>
    <w:p w14:paraId="617161EE" w14:textId="07D1DF2A" w:rsidR="00203506" w:rsidRPr="00D37ADB" w:rsidRDefault="00203506" w:rsidP="00583C89">
      <w:pPr>
        <w:ind w:left="720"/>
        <w:rPr>
          <w:i/>
        </w:rPr>
      </w:pPr>
      <w:r w:rsidRPr="00D37ADB">
        <w:rPr>
          <w:i/>
        </w:rPr>
        <w:tab/>
        <w:t>TerminalSta</w:t>
      </w:r>
      <w:r w:rsidR="009B1A62" w:rsidRPr="00D37ADB">
        <w:rPr>
          <w:i/>
        </w:rPr>
        <w:t>te</w:t>
      </w:r>
      <w:r w:rsidRPr="00D37ADB">
        <w:rPr>
          <w:i/>
        </w:rPr>
        <w:t xml:space="preserve"> d</w:t>
      </w:r>
      <w:r w:rsidR="009B1A62" w:rsidRPr="00D37ADB">
        <w:rPr>
          <w:i/>
        </w:rPr>
        <w:t>isjointWith NonTerminalState</w:t>
      </w:r>
    </w:p>
    <w:p w14:paraId="55C6BF20" w14:textId="196B0722" w:rsidR="006F76ED" w:rsidRPr="00D37ADB" w:rsidRDefault="006F76ED" w:rsidP="009E4A69">
      <w:pPr>
        <w:pStyle w:val="ListParagraph"/>
        <w:rPr>
          <w:sz w:val="24"/>
        </w:rPr>
      </w:pPr>
      <w:r w:rsidRPr="00D37ADB">
        <w:rPr>
          <w:sz w:val="24"/>
        </w:rPr>
        <w:t>A terminal state has no substates (cannot be decomposed). It corresponds to a particular class of manifestations. A terminal state is achieved at some time if and only if there exists a manifestation within its defined classification, that exists at that time.</w:t>
      </w:r>
    </w:p>
    <w:p w14:paraId="449F1C65" w14:textId="011FEFC1" w:rsidR="00583C89" w:rsidRPr="00D37ADB" w:rsidRDefault="00583C89" w:rsidP="009E4A69">
      <w:pPr>
        <w:pStyle w:val="ListParagraph"/>
        <w:rPr>
          <w:sz w:val="24"/>
        </w:rPr>
      </w:pPr>
      <w:r w:rsidRPr="00D37ADB">
        <w:rPr>
          <w:sz w:val="24"/>
        </w:rPr>
        <w:t>A non-terminal state may be conjunctive or disjunctive. Naturally, a conjunctive state is defined by the conjunction of its child state, whereas a disjunctive state is defined by the disjunction of its child states.</w:t>
      </w:r>
    </w:p>
    <w:p w14:paraId="27112C81" w14:textId="77777777" w:rsidR="00583C89" w:rsidRPr="00D37ADB" w:rsidRDefault="00203506" w:rsidP="00583C89">
      <w:pPr>
        <w:pStyle w:val="Quote"/>
        <w:ind w:left="720"/>
        <w:rPr>
          <w:sz w:val="24"/>
        </w:rPr>
      </w:pPr>
      <w:r w:rsidRPr="00D37ADB">
        <w:rPr>
          <w:sz w:val="24"/>
        </w:rPr>
        <w:tab/>
      </w:r>
      <w:r w:rsidR="00583C89" w:rsidRPr="00D37ADB">
        <w:rPr>
          <w:sz w:val="24"/>
        </w:rPr>
        <w:t>ConjunctiveStateType(x) v DisjunctiveStateType(x) = NonTerminalStateType(x)</w:t>
      </w:r>
    </w:p>
    <w:p w14:paraId="58E51439" w14:textId="413D7151" w:rsidR="00583C89" w:rsidRPr="00D37ADB" w:rsidRDefault="00583C89" w:rsidP="00583C89">
      <w:pPr>
        <w:ind w:left="720"/>
      </w:pPr>
      <w:r w:rsidRPr="00D37ADB">
        <w:t>A state cannot be both conjunctive and disjunctive.</w:t>
      </w:r>
    </w:p>
    <w:p w14:paraId="6745B3DC" w14:textId="77777777" w:rsidR="00203506" w:rsidRPr="00D37ADB" w:rsidRDefault="00203506" w:rsidP="00583C89">
      <w:pPr>
        <w:ind w:left="720"/>
        <w:rPr>
          <w:i/>
        </w:rPr>
      </w:pPr>
      <w:r w:rsidRPr="00D37ADB">
        <w:tab/>
      </w:r>
      <w:r w:rsidRPr="00D37ADB">
        <w:rPr>
          <w:i/>
        </w:rPr>
        <w:t>ConjunctiveStateType disjointWith DisjunctiveStateType</w:t>
      </w:r>
    </w:p>
    <w:p w14:paraId="7811E100" w14:textId="351FD64E" w:rsidR="00583C89" w:rsidRPr="00D37ADB" w:rsidRDefault="00583C89" w:rsidP="00583C89">
      <w:pPr>
        <w:ind w:left="720"/>
      </w:pPr>
      <w:r w:rsidRPr="00D37ADB">
        <w:t>C</w:t>
      </w:r>
      <w:r w:rsidR="009B1A62" w:rsidRPr="00D37ADB">
        <w:t>onjunctive and disjunctive states</w:t>
      </w:r>
      <w:r w:rsidRPr="00D37ADB">
        <w:t xml:space="preserve">, which </w:t>
      </w:r>
      <w:r w:rsidRPr="00D37ADB">
        <w:rPr>
          <w:i/>
        </w:rPr>
        <w:t xml:space="preserve">do </w:t>
      </w:r>
      <w:r w:rsidRPr="00D37ADB">
        <w:t>have substates, are achieved at some time if their decomposition of state is achieved.</w:t>
      </w:r>
    </w:p>
    <w:p w14:paraId="60F1B449" w14:textId="216D2E07" w:rsidR="00583C89" w:rsidRPr="00D37ADB" w:rsidRDefault="00583C89" w:rsidP="00583C89">
      <w:pPr>
        <w:ind w:left="720"/>
      </w:pPr>
      <w:r w:rsidRPr="00D37ADB">
        <w:t xml:space="preserve">Note that in this representation, </w:t>
      </w:r>
      <w:r w:rsidRPr="00D37ADB">
        <w:rPr>
          <w:i/>
        </w:rPr>
        <w:t>decomp_of</w:t>
      </w:r>
      <w:r w:rsidRPr="00D37ADB">
        <w:t xml:space="preserve"> is not a transitive relation, it only refers to the direct children of a non-terminal state. </w:t>
      </w:r>
      <w:r w:rsidR="00C311CC" w:rsidRPr="00D37ADB">
        <w:t>A</w:t>
      </w:r>
      <w:r w:rsidRPr="00D37ADB">
        <w:t xml:space="preserve"> more general relation that </w:t>
      </w:r>
      <w:r w:rsidRPr="00D37ADB">
        <w:rPr>
          <w:i/>
        </w:rPr>
        <w:t xml:space="preserve">is </w:t>
      </w:r>
      <w:r w:rsidRPr="00D37ADB">
        <w:t>transitive</w:t>
      </w:r>
      <w:r w:rsidR="00C311CC" w:rsidRPr="00D37ADB">
        <w:t xml:space="preserve"> is the </w:t>
      </w:r>
      <w:r w:rsidR="00C311CC" w:rsidRPr="00D37ADB">
        <w:rPr>
          <w:i/>
        </w:rPr>
        <w:t>substate</w:t>
      </w:r>
      <w:r w:rsidR="00C311CC" w:rsidRPr="00D37ADB">
        <w:t xml:space="preserve"> relation.</w:t>
      </w:r>
    </w:p>
    <w:p w14:paraId="339E34F4" w14:textId="77777777" w:rsidR="00583C89" w:rsidRPr="00D37ADB" w:rsidRDefault="00583C89" w:rsidP="00756549">
      <w:pPr>
        <w:pStyle w:val="Quote"/>
        <w:ind w:left="1440"/>
        <w:rPr>
          <w:sz w:val="24"/>
          <w:lang w:val="en-CA"/>
        </w:rPr>
      </w:pPr>
      <w:r w:rsidRPr="00D37ADB">
        <w:rPr>
          <w:sz w:val="24"/>
          <w:lang w:val="en-CA"/>
        </w:rPr>
        <w:t>decomp_of(x,y) -&gt; substate(x,y)</w:t>
      </w:r>
    </w:p>
    <w:p w14:paraId="576245B6" w14:textId="7C9B7924" w:rsidR="00354ABE" w:rsidRPr="00D37ADB" w:rsidRDefault="00354ABE" w:rsidP="00354ABE">
      <w:pPr>
        <w:rPr>
          <w:b/>
        </w:rPr>
      </w:pPr>
    </w:p>
    <w:p w14:paraId="3C41BB03" w14:textId="7ED3AB2C" w:rsidR="0048453A" w:rsidRDefault="002029D7" w:rsidP="00354ABE">
      <w:r w:rsidRPr="00D37ADB">
        <w:rPr>
          <w:b/>
        </w:rPr>
        <w:t>A note on activity ordering:</w:t>
      </w:r>
      <w:r w:rsidR="0048453A">
        <w:rPr>
          <w:b/>
        </w:rPr>
        <w:t xml:space="preserve"> </w:t>
      </w:r>
      <w:r w:rsidR="0048453A">
        <w:t xml:space="preserve">Some notion of an ordering over activity occurrences must also be captured. </w:t>
      </w:r>
      <w:r>
        <w:t>To address this, we introduce the properties: “occursBefore” and “occursDirectlyBefore” in the Activity ontology.</w:t>
      </w:r>
      <w:r w:rsidR="0048453A">
        <w:t xml:space="preserve"> Although we are unable to completely capture the semantics of this ordering, we can express the following aspects</w:t>
      </w:r>
      <w:r w:rsidR="009D7CBE">
        <w:t xml:space="preserve"> using property chaining</w:t>
      </w:r>
      <w:r w:rsidR="0048453A">
        <w:t>:</w:t>
      </w:r>
    </w:p>
    <w:p w14:paraId="3659FDF9" w14:textId="57E8BEC6" w:rsidR="0048453A" w:rsidRDefault="002029D7" w:rsidP="0048453A">
      <w:pPr>
        <w:pStyle w:val="ListParagraph"/>
        <w:numPr>
          <w:ilvl w:val="0"/>
          <w:numId w:val="30"/>
        </w:numPr>
        <w:rPr>
          <w:sz w:val="24"/>
        </w:rPr>
      </w:pPr>
      <w:r w:rsidRPr="0048453A">
        <w:rPr>
          <w:sz w:val="24"/>
        </w:rPr>
        <w:t xml:space="preserve">An activity occursBefore another if its endOf instant is before the beginOf instant of the other activity; the occursBefore relation is transitive. </w:t>
      </w:r>
    </w:p>
    <w:p w14:paraId="16EBA1CD" w14:textId="3A947F03" w:rsidR="00F47DFE" w:rsidRDefault="000C125B" w:rsidP="00F47DFE">
      <w:pPr>
        <w:pStyle w:val="ListParagraph"/>
        <w:numPr>
          <w:ilvl w:val="0"/>
          <w:numId w:val="0"/>
        </w:numPr>
        <w:ind w:left="720"/>
        <w:rPr>
          <w:sz w:val="24"/>
        </w:rPr>
      </w:pPr>
      <w:r w:rsidRPr="00F47DFE">
        <w:rPr>
          <w:sz w:val="24"/>
          <w:lang w:val="en-CA"/>
        </w:rPr>
        <w:t>endOf o before o inverse (beginOf) -&gt; occursBefore</w:t>
      </w:r>
    </w:p>
    <w:p w14:paraId="26B85243" w14:textId="77777777" w:rsidR="00F47DFE" w:rsidRDefault="002029D7" w:rsidP="0048453A">
      <w:pPr>
        <w:pStyle w:val="ListParagraph"/>
        <w:numPr>
          <w:ilvl w:val="0"/>
          <w:numId w:val="30"/>
        </w:numPr>
        <w:rPr>
          <w:sz w:val="24"/>
        </w:rPr>
      </w:pPr>
      <w:r w:rsidRPr="0048453A">
        <w:rPr>
          <w:sz w:val="24"/>
        </w:rPr>
        <w:lastRenderedPageBreak/>
        <w:t>An activity occursDirectlyBefore another if it occursAt an interval that meets the interval of the other activity</w:t>
      </w:r>
      <w:r w:rsidR="0048453A">
        <w:rPr>
          <w:sz w:val="24"/>
        </w:rPr>
        <w:t xml:space="preserve">; </w:t>
      </w:r>
      <w:r w:rsidRPr="0048453A">
        <w:rPr>
          <w:sz w:val="24"/>
        </w:rPr>
        <w:t xml:space="preserve">occursDirectlyBefore </w:t>
      </w:r>
      <w:r w:rsidR="0048453A">
        <w:rPr>
          <w:sz w:val="24"/>
        </w:rPr>
        <w:t>is</w:t>
      </w:r>
      <w:r w:rsidRPr="0048453A">
        <w:rPr>
          <w:sz w:val="24"/>
        </w:rPr>
        <w:t xml:space="preserve"> a subproperty of occursBefore.</w:t>
      </w:r>
    </w:p>
    <w:p w14:paraId="73835F13" w14:textId="561D7224" w:rsidR="002029D7" w:rsidRPr="0048453A" w:rsidRDefault="000C125B" w:rsidP="00F47DFE">
      <w:pPr>
        <w:pStyle w:val="ListParagraph"/>
        <w:numPr>
          <w:ilvl w:val="0"/>
          <w:numId w:val="0"/>
        </w:numPr>
        <w:ind w:left="720"/>
        <w:rPr>
          <w:sz w:val="24"/>
        </w:rPr>
      </w:pPr>
      <w:r w:rsidRPr="00F47DFE">
        <w:rPr>
          <w:sz w:val="24"/>
          <w:lang w:val="en-CA"/>
        </w:rPr>
        <w:t>occursAt o intervalMeets o inverse(occursAt) -&gt; occursDirectlyBefore</w:t>
      </w:r>
      <w:r w:rsidR="002029D7" w:rsidRPr="0048453A">
        <w:rPr>
          <w:sz w:val="24"/>
        </w:rPr>
        <w:br/>
      </w:r>
    </w:p>
    <w:tbl>
      <w:tblPr>
        <w:tblStyle w:val="TableGrid"/>
        <w:tblpPr w:leftFromText="180" w:rightFromText="180" w:vertAnchor="text" w:horzAnchor="margin" w:tblpY="128"/>
        <w:tblW w:w="0" w:type="auto"/>
        <w:tblLook w:val="04A0" w:firstRow="1" w:lastRow="0" w:firstColumn="1" w:lastColumn="0" w:noHBand="0" w:noVBand="1"/>
      </w:tblPr>
      <w:tblGrid>
        <w:gridCol w:w="2553"/>
        <w:gridCol w:w="2564"/>
        <w:gridCol w:w="4233"/>
      </w:tblGrid>
      <w:tr w:rsidR="009B1A62" w14:paraId="46314059" w14:textId="77777777" w:rsidTr="009B1A62">
        <w:tc>
          <w:tcPr>
            <w:tcW w:w="2553" w:type="dxa"/>
            <w:shd w:val="clear" w:color="auto" w:fill="00FFFF"/>
          </w:tcPr>
          <w:p w14:paraId="526FC080" w14:textId="77777777" w:rsidR="009B1A62" w:rsidRDefault="009B1A62" w:rsidP="00C63381">
            <w:r>
              <w:t>Object</w:t>
            </w:r>
          </w:p>
        </w:tc>
        <w:tc>
          <w:tcPr>
            <w:tcW w:w="2564" w:type="dxa"/>
            <w:shd w:val="clear" w:color="auto" w:fill="00FFFF"/>
          </w:tcPr>
          <w:p w14:paraId="2438D8AD" w14:textId="77777777" w:rsidR="009B1A62" w:rsidRDefault="009B1A62" w:rsidP="00C63381">
            <w:r>
              <w:t>Property</w:t>
            </w:r>
          </w:p>
        </w:tc>
        <w:tc>
          <w:tcPr>
            <w:tcW w:w="4233" w:type="dxa"/>
            <w:shd w:val="clear" w:color="auto" w:fill="00FFFF"/>
          </w:tcPr>
          <w:p w14:paraId="33DD2716" w14:textId="77777777" w:rsidR="009B1A62" w:rsidRDefault="009B1A62" w:rsidP="00C63381">
            <w:r>
              <w:t>Value</w:t>
            </w:r>
          </w:p>
        </w:tc>
      </w:tr>
      <w:tr w:rsidR="002029D7" w14:paraId="65B8BA56" w14:textId="77777777" w:rsidTr="009B1A62">
        <w:tc>
          <w:tcPr>
            <w:tcW w:w="2553" w:type="dxa"/>
            <w:vMerge w:val="restart"/>
          </w:tcPr>
          <w:p w14:paraId="0D24F212" w14:textId="2FE4A390" w:rsidR="002029D7" w:rsidRDefault="002029D7" w:rsidP="00C63381">
            <w:r>
              <w:t>Activity</w:t>
            </w:r>
          </w:p>
        </w:tc>
        <w:tc>
          <w:tcPr>
            <w:tcW w:w="2564" w:type="dxa"/>
          </w:tcPr>
          <w:p w14:paraId="5D676717" w14:textId="77777777" w:rsidR="002029D7" w:rsidRDefault="002029D7" w:rsidP="00C63381">
            <w:r>
              <w:t>hasSubactivity</w:t>
            </w:r>
          </w:p>
        </w:tc>
        <w:tc>
          <w:tcPr>
            <w:tcW w:w="4233" w:type="dxa"/>
          </w:tcPr>
          <w:p w14:paraId="62EAD34A" w14:textId="77777777" w:rsidR="002029D7" w:rsidRDefault="002029D7" w:rsidP="00C63381">
            <w:r>
              <w:t>only Activity</w:t>
            </w:r>
          </w:p>
        </w:tc>
      </w:tr>
      <w:tr w:rsidR="002029D7" w14:paraId="12FB2815" w14:textId="77777777" w:rsidTr="009B1A62">
        <w:tc>
          <w:tcPr>
            <w:tcW w:w="2553" w:type="dxa"/>
            <w:vMerge/>
          </w:tcPr>
          <w:p w14:paraId="7AD16A21" w14:textId="77777777" w:rsidR="002029D7" w:rsidRDefault="002029D7" w:rsidP="00C63381"/>
        </w:tc>
        <w:tc>
          <w:tcPr>
            <w:tcW w:w="2564" w:type="dxa"/>
          </w:tcPr>
          <w:p w14:paraId="4EE15B9D" w14:textId="77777777" w:rsidR="002029D7" w:rsidRDefault="002029D7" w:rsidP="00C63381">
            <w:r>
              <w:t>hasPrecondition</w:t>
            </w:r>
          </w:p>
        </w:tc>
        <w:tc>
          <w:tcPr>
            <w:tcW w:w="4233" w:type="dxa"/>
          </w:tcPr>
          <w:p w14:paraId="368477F8" w14:textId="77777777" w:rsidR="002029D7" w:rsidRDefault="002029D7" w:rsidP="00C63381">
            <w:r>
              <w:t>only State</w:t>
            </w:r>
          </w:p>
        </w:tc>
      </w:tr>
      <w:tr w:rsidR="002029D7" w14:paraId="0D84415B" w14:textId="77777777" w:rsidTr="009B1A62">
        <w:tc>
          <w:tcPr>
            <w:tcW w:w="2553" w:type="dxa"/>
            <w:vMerge/>
          </w:tcPr>
          <w:p w14:paraId="483D6FF1" w14:textId="77777777" w:rsidR="002029D7" w:rsidRDefault="002029D7" w:rsidP="00C63381"/>
        </w:tc>
        <w:tc>
          <w:tcPr>
            <w:tcW w:w="2564" w:type="dxa"/>
          </w:tcPr>
          <w:p w14:paraId="77FC40DF" w14:textId="77777777" w:rsidR="002029D7" w:rsidRDefault="002029D7" w:rsidP="00C63381">
            <w:r>
              <w:t>enabledBy</w:t>
            </w:r>
          </w:p>
        </w:tc>
        <w:tc>
          <w:tcPr>
            <w:tcW w:w="4233" w:type="dxa"/>
          </w:tcPr>
          <w:p w14:paraId="2351A06D" w14:textId="77777777" w:rsidR="002029D7" w:rsidRDefault="002029D7" w:rsidP="00C63381">
            <w:r>
              <w:t>only State</w:t>
            </w:r>
          </w:p>
        </w:tc>
      </w:tr>
      <w:tr w:rsidR="002029D7" w14:paraId="2D310FC4" w14:textId="77777777" w:rsidTr="009B1A62">
        <w:tc>
          <w:tcPr>
            <w:tcW w:w="2553" w:type="dxa"/>
            <w:vMerge/>
          </w:tcPr>
          <w:p w14:paraId="25CBE5AD" w14:textId="77777777" w:rsidR="002029D7" w:rsidRDefault="002029D7" w:rsidP="00C63381"/>
        </w:tc>
        <w:tc>
          <w:tcPr>
            <w:tcW w:w="2564" w:type="dxa"/>
          </w:tcPr>
          <w:p w14:paraId="1A36D85F" w14:textId="77777777" w:rsidR="002029D7" w:rsidRDefault="002029D7" w:rsidP="00C63381">
            <w:r>
              <w:t>hasEffect</w:t>
            </w:r>
          </w:p>
        </w:tc>
        <w:tc>
          <w:tcPr>
            <w:tcW w:w="4233" w:type="dxa"/>
          </w:tcPr>
          <w:p w14:paraId="451762AB" w14:textId="77777777" w:rsidR="002029D7" w:rsidRDefault="002029D7" w:rsidP="00C63381">
            <w:r>
              <w:t>only State</w:t>
            </w:r>
          </w:p>
        </w:tc>
      </w:tr>
      <w:tr w:rsidR="002029D7" w14:paraId="5AFE77DE" w14:textId="77777777" w:rsidTr="009B1A62">
        <w:tc>
          <w:tcPr>
            <w:tcW w:w="2553" w:type="dxa"/>
            <w:vMerge/>
          </w:tcPr>
          <w:p w14:paraId="4E369D48" w14:textId="77777777" w:rsidR="002029D7" w:rsidRDefault="002029D7" w:rsidP="00C63381"/>
        </w:tc>
        <w:tc>
          <w:tcPr>
            <w:tcW w:w="2564" w:type="dxa"/>
          </w:tcPr>
          <w:p w14:paraId="203CAD26" w14:textId="77777777" w:rsidR="002029D7" w:rsidRDefault="002029D7" w:rsidP="00C63381">
            <w:r>
              <w:t>causes</w:t>
            </w:r>
          </w:p>
        </w:tc>
        <w:tc>
          <w:tcPr>
            <w:tcW w:w="4233" w:type="dxa"/>
          </w:tcPr>
          <w:p w14:paraId="52CB440D" w14:textId="77777777" w:rsidR="002029D7" w:rsidRDefault="002029D7" w:rsidP="00C63381">
            <w:r>
              <w:t>only State</w:t>
            </w:r>
          </w:p>
        </w:tc>
      </w:tr>
      <w:tr w:rsidR="002029D7" w14:paraId="4B9218B7" w14:textId="77777777" w:rsidTr="009B1A62">
        <w:tc>
          <w:tcPr>
            <w:tcW w:w="2553" w:type="dxa"/>
            <w:vMerge/>
          </w:tcPr>
          <w:p w14:paraId="1335B2EF" w14:textId="77777777" w:rsidR="002029D7" w:rsidRDefault="002029D7" w:rsidP="00C63381"/>
        </w:tc>
        <w:tc>
          <w:tcPr>
            <w:tcW w:w="2564" w:type="dxa"/>
          </w:tcPr>
          <w:p w14:paraId="0E1E3E7D" w14:textId="77777777" w:rsidR="002029D7" w:rsidRDefault="002029D7" w:rsidP="00C63381">
            <w:pPr>
              <w:tabs>
                <w:tab w:val="center" w:pos="1174"/>
              </w:tabs>
            </w:pPr>
            <w:r>
              <w:t>occursAt</w:t>
            </w:r>
            <w:r>
              <w:tab/>
            </w:r>
          </w:p>
        </w:tc>
        <w:tc>
          <w:tcPr>
            <w:tcW w:w="4233" w:type="dxa"/>
          </w:tcPr>
          <w:p w14:paraId="394FF5B6" w14:textId="0EBDCA8C" w:rsidR="002029D7" w:rsidRDefault="002029D7" w:rsidP="00C63381">
            <w:r>
              <w:t>some time:Interval</w:t>
            </w:r>
          </w:p>
        </w:tc>
      </w:tr>
      <w:tr w:rsidR="002029D7" w14:paraId="55E73F20" w14:textId="77777777" w:rsidTr="009B1A62">
        <w:tc>
          <w:tcPr>
            <w:tcW w:w="2553" w:type="dxa"/>
            <w:vMerge/>
          </w:tcPr>
          <w:p w14:paraId="3ECAF6E7" w14:textId="77777777" w:rsidR="002029D7" w:rsidRDefault="002029D7" w:rsidP="00C63381"/>
        </w:tc>
        <w:tc>
          <w:tcPr>
            <w:tcW w:w="2564" w:type="dxa"/>
          </w:tcPr>
          <w:p w14:paraId="0B6ECE45" w14:textId="77777777" w:rsidR="002029D7" w:rsidRDefault="002029D7" w:rsidP="00C63381">
            <w:pPr>
              <w:tabs>
                <w:tab w:val="center" w:pos="1174"/>
              </w:tabs>
            </w:pPr>
            <w:r>
              <w:t>beginOf</w:t>
            </w:r>
          </w:p>
        </w:tc>
        <w:tc>
          <w:tcPr>
            <w:tcW w:w="4233" w:type="dxa"/>
          </w:tcPr>
          <w:p w14:paraId="34EBD215" w14:textId="22100300" w:rsidR="002029D7" w:rsidRDefault="002029D7" w:rsidP="00C63381">
            <w:r>
              <w:t>some time:Instant</w:t>
            </w:r>
          </w:p>
        </w:tc>
      </w:tr>
      <w:tr w:rsidR="002029D7" w14:paraId="690278BE" w14:textId="77777777" w:rsidTr="009B1A62">
        <w:tc>
          <w:tcPr>
            <w:tcW w:w="2553" w:type="dxa"/>
            <w:vMerge/>
          </w:tcPr>
          <w:p w14:paraId="236DA41D" w14:textId="77777777" w:rsidR="002029D7" w:rsidRDefault="002029D7" w:rsidP="00C63381"/>
        </w:tc>
        <w:tc>
          <w:tcPr>
            <w:tcW w:w="2564" w:type="dxa"/>
          </w:tcPr>
          <w:p w14:paraId="403DBF2E" w14:textId="77777777" w:rsidR="002029D7" w:rsidRDefault="002029D7" w:rsidP="00C63381">
            <w:pPr>
              <w:tabs>
                <w:tab w:val="center" w:pos="1174"/>
              </w:tabs>
            </w:pPr>
            <w:r>
              <w:t>endOf</w:t>
            </w:r>
          </w:p>
        </w:tc>
        <w:tc>
          <w:tcPr>
            <w:tcW w:w="4233" w:type="dxa"/>
          </w:tcPr>
          <w:p w14:paraId="1BDC2EF7" w14:textId="5B4FDBEF" w:rsidR="002029D7" w:rsidRDefault="002029D7" w:rsidP="00C63381">
            <w:r>
              <w:t>some time:Instant</w:t>
            </w:r>
          </w:p>
        </w:tc>
      </w:tr>
      <w:tr w:rsidR="002029D7" w14:paraId="0B2158F2" w14:textId="77777777" w:rsidTr="009B1A62">
        <w:tc>
          <w:tcPr>
            <w:tcW w:w="2553" w:type="dxa"/>
            <w:vMerge/>
          </w:tcPr>
          <w:p w14:paraId="1EDF0803" w14:textId="77777777" w:rsidR="002029D7" w:rsidRDefault="002029D7" w:rsidP="00C63381"/>
        </w:tc>
        <w:tc>
          <w:tcPr>
            <w:tcW w:w="2564" w:type="dxa"/>
          </w:tcPr>
          <w:p w14:paraId="6D431FA6" w14:textId="77777777" w:rsidR="002029D7" w:rsidRDefault="002029D7" w:rsidP="00C63381">
            <w:r>
              <w:t>spatial_loc:hasLocation</w:t>
            </w:r>
          </w:p>
        </w:tc>
        <w:tc>
          <w:tcPr>
            <w:tcW w:w="4233" w:type="dxa"/>
          </w:tcPr>
          <w:p w14:paraId="432204DD" w14:textId="77777777" w:rsidR="002029D7" w:rsidRDefault="002029D7" w:rsidP="00C63381">
            <w:r>
              <w:t>only spatial_loc:SpatialFeature</w:t>
            </w:r>
          </w:p>
        </w:tc>
      </w:tr>
      <w:tr w:rsidR="002029D7" w14:paraId="1C47165D" w14:textId="77777777" w:rsidTr="009B1A62">
        <w:tc>
          <w:tcPr>
            <w:tcW w:w="2553" w:type="dxa"/>
            <w:vMerge/>
          </w:tcPr>
          <w:p w14:paraId="195DFA68" w14:textId="77777777" w:rsidR="002029D7" w:rsidRDefault="002029D7" w:rsidP="00C63381"/>
        </w:tc>
        <w:tc>
          <w:tcPr>
            <w:tcW w:w="2564" w:type="dxa"/>
          </w:tcPr>
          <w:p w14:paraId="455C2DFD" w14:textId="77777777" w:rsidR="002029D7" w:rsidRDefault="002029D7" w:rsidP="00C63381">
            <w:r>
              <w:t>hasParticipant</w:t>
            </w:r>
          </w:p>
        </w:tc>
        <w:tc>
          <w:tcPr>
            <w:tcW w:w="4233" w:type="dxa"/>
          </w:tcPr>
          <w:p w14:paraId="7C5D2450" w14:textId="77777777" w:rsidR="002029D7" w:rsidRDefault="002029D7" w:rsidP="00C63381">
            <w:r>
              <w:t>only change:Manifestation</w:t>
            </w:r>
          </w:p>
        </w:tc>
      </w:tr>
      <w:tr w:rsidR="002029D7" w14:paraId="5B364CFD" w14:textId="77777777" w:rsidTr="009B1A62">
        <w:tc>
          <w:tcPr>
            <w:tcW w:w="2553" w:type="dxa"/>
            <w:vMerge/>
          </w:tcPr>
          <w:p w14:paraId="59BF6927" w14:textId="77777777" w:rsidR="002029D7" w:rsidRDefault="002029D7" w:rsidP="00C63381"/>
        </w:tc>
        <w:tc>
          <w:tcPr>
            <w:tcW w:w="2564" w:type="dxa"/>
          </w:tcPr>
          <w:p w14:paraId="1F31D1D7" w14:textId="492EA652" w:rsidR="002029D7" w:rsidRPr="00F66192" w:rsidRDefault="002029D7" w:rsidP="00C63381">
            <w:r w:rsidRPr="00F66192">
              <w:t>occursBefore</w:t>
            </w:r>
          </w:p>
        </w:tc>
        <w:tc>
          <w:tcPr>
            <w:tcW w:w="4233" w:type="dxa"/>
          </w:tcPr>
          <w:p w14:paraId="554BE252" w14:textId="61DF8A22" w:rsidR="002029D7" w:rsidRDefault="002029D7" w:rsidP="00C63381">
            <w:r>
              <w:t>only Activity</w:t>
            </w:r>
          </w:p>
        </w:tc>
      </w:tr>
      <w:tr w:rsidR="002029D7" w14:paraId="39081DF1" w14:textId="77777777" w:rsidTr="009B1A62">
        <w:tc>
          <w:tcPr>
            <w:tcW w:w="2553" w:type="dxa"/>
            <w:vMerge/>
          </w:tcPr>
          <w:p w14:paraId="55D4DCDB" w14:textId="77777777" w:rsidR="002029D7" w:rsidRDefault="002029D7" w:rsidP="00C63381"/>
        </w:tc>
        <w:tc>
          <w:tcPr>
            <w:tcW w:w="2564" w:type="dxa"/>
          </w:tcPr>
          <w:p w14:paraId="6229B2D2" w14:textId="28D1E332" w:rsidR="002029D7" w:rsidRPr="00F66192" w:rsidRDefault="002029D7" w:rsidP="00C63381">
            <w:r w:rsidRPr="00F66192">
              <w:t>occursDirectlyBefore</w:t>
            </w:r>
          </w:p>
        </w:tc>
        <w:tc>
          <w:tcPr>
            <w:tcW w:w="4233" w:type="dxa"/>
          </w:tcPr>
          <w:p w14:paraId="74BE0664" w14:textId="01E8672E" w:rsidR="002029D7" w:rsidRDefault="002029D7" w:rsidP="00C63381">
            <w:r>
              <w:t>only Activity</w:t>
            </w:r>
          </w:p>
        </w:tc>
      </w:tr>
      <w:tr w:rsidR="009B1A62" w14:paraId="3ED70841" w14:textId="77777777" w:rsidTr="009B1A62">
        <w:tc>
          <w:tcPr>
            <w:tcW w:w="2553" w:type="dxa"/>
            <w:vMerge w:val="restart"/>
          </w:tcPr>
          <w:p w14:paraId="6E31A6A7" w14:textId="77777777" w:rsidR="009B1A62" w:rsidRDefault="009B1A62" w:rsidP="00C63381">
            <w:r>
              <w:t>State</w:t>
            </w:r>
          </w:p>
        </w:tc>
        <w:tc>
          <w:tcPr>
            <w:tcW w:w="2564" w:type="dxa"/>
          </w:tcPr>
          <w:p w14:paraId="01D34FB4" w14:textId="77777777" w:rsidR="009B1A62" w:rsidRDefault="009B1A62" w:rsidP="00C63381">
            <w:r>
              <w:t>preconditionOf</w:t>
            </w:r>
          </w:p>
        </w:tc>
        <w:tc>
          <w:tcPr>
            <w:tcW w:w="4233" w:type="dxa"/>
          </w:tcPr>
          <w:p w14:paraId="22A569C2" w14:textId="77777777" w:rsidR="009B1A62" w:rsidRDefault="009B1A62" w:rsidP="00C63381">
            <w:r>
              <w:t>only Activity</w:t>
            </w:r>
          </w:p>
        </w:tc>
      </w:tr>
      <w:tr w:rsidR="009B1A62" w14:paraId="32FF6B6E" w14:textId="77777777" w:rsidTr="009B1A62">
        <w:tc>
          <w:tcPr>
            <w:tcW w:w="2553" w:type="dxa"/>
            <w:vMerge/>
          </w:tcPr>
          <w:p w14:paraId="5A6468BF" w14:textId="77777777" w:rsidR="009B1A62" w:rsidRDefault="009B1A62" w:rsidP="00C63381"/>
        </w:tc>
        <w:tc>
          <w:tcPr>
            <w:tcW w:w="2564" w:type="dxa"/>
          </w:tcPr>
          <w:p w14:paraId="59135DFF" w14:textId="77777777" w:rsidR="009B1A62" w:rsidRDefault="009B1A62" w:rsidP="00C63381">
            <w:r>
              <w:t>enables</w:t>
            </w:r>
          </w:p>
        </w:tc>
        <w:tc>
          <w:tcPr>
            <w:tcW w:w="4233" w:type="dxa"/>
          </w:tcPr>
          <w:p w14:paraId="5709EE14" w14:textId="77777777" w:rsidR="009B1A62" w:rsidRDefault="009B1A62" w:rsidP="00C63381">
            <w:r>
              <w:t>only Activity</w:t>
            </w:r>
          </w:p>
        </w:tc>
      </w:tr>
      <w:tr w:rsidR="009B1A62" w14:paraId="3DF5C239" w14:textId="77777777" w:rsidTr="009B1A62">
        <w:tc>
          <w:tcPr>
            <w:tcW w:w="2553" w:type="dxa"/>
            <w:vMerge/>
          </w:tcPr>
          <w:p w14:paraId="0BC91F99" w14:textId="77777777" w:rsidR="009B1A62" w:rsidRDefault="009B1A62" w:rsidP="00C63381"/>
        </w:tc>
        <w:tc>
          <w:tcPr>
            <w:tcW w:w="2564" w:type="dxa"/>
          </w:tcPr>
          <w:p w14:paraId="3DCDF2BF" w14:textId="77777777" w:rsidR="009B1A62" w:rsidRDefault="009B1A62" w:rsidP="00C63381">
            <w:r>
              <w:t>effectOf</w:t>
            </w:r>
          </w:p>
        </w:tc>
        <w:tc>
          <w:tcPr>
            <w:tcW w:w="4233" w:type="dxa"/>
          </w:tcPr>
          <w:p w14:paraId="20E64BC7" w14:textId="77777777" w:rsidR="009B1A62" w:rsidRDefault="009B1A62" w:rsidP="00C63381">
            <w:r>
              <w:t>only Activity</w:t>
            </w:r>
          </w:p>
        </w:tc>
      </w:tr>
      <w:tr w:rsidR="009B1A62" w14:paraId="29E89C23" w14:textId="77777777" w:rsidTr="009B1A62">
        <w:tc>
          <w:tcPr>
            <w:tcW w:w="2553" w:type="dxa"/>
            <w:vMerge/>
          </w:tcPr>
          <w:p w14:paraId="1828CFA3" w14:textId="77777777" w:rsidR="009B1A62" w:rsidRDefault="009B1A62" w:rsidP="00C63381"/>
        </w:tc>
        <w:tc>
          <w:tcPr>
            <w:tcW w:w="2564" w:type="dxa"/>
          </w:tcPr>
          <w:p w14:paraId="70B26C44" w14:textId="77777777" w:rsidR="009B1A62" w:rsidRDefault="009B1A62" w:rsidP="00C63381">
            <w:r>
              <w:t>causedBy</w:t>
            </w:r>
          </w:p>
        </w:tc>
        <w:tc>
          <w:tcPr>
            <w:tcW w:w="4233" w:type="dxa"/>
          </w:tcPr>
          <w:p w14:paraId="07F0548F" w14:textId="77777777" w:rsidR="009B1A62" w:rsidRDefault="009B1A62" w:rsidP="00C63381">
            <w:r>
              <w:t>only Activity</w:t>
            </w:r>
          </w:p>
        </w:tc>
      </w:tr>
      <w:tr w:rsidR="009B1A62" w14:paraId="5809E5EE" w14:textId="77777777" w:rsidTr="009B1A62">
        <w:tc>
          <w:tcPr>
            <w:tcW w:w="2553" w:type="dxa"/>
            <w:vMerge/>
          </w:tcPr>
          <w:p w14:paraId="5BBAA84E" w14:textId="77777777" w:rsidR="009B1A62" w:rsidRDefault="009B1A62" w:rsidP="00C63381"/>
        </w:tc>
        <w:tc>
          <w:tcPr>
            <w:tcW w:w="2564" w:type="dxa"/>
          </w:tcPr>
          <w:p w14:paraId="22D79E04" w14:textId="77777777" w:rsidR="009B1A62" w:rsidRDefault="009B1A62" w:rsidP="00C63381">
            <w:r>
              <w:t>achievedAt</w:t>
            </w:r>
          </w:p>
        </w:tc>
        <w:tc>
          <w:tcPr>
            <w:tcW w:w="4233" w:type="dxa"/>
          </w:tcPr>
          <w:p w14:paraId="44D5C596" w14:textId="77777777" w:rsidR="009B1A62" w:rsidRDefault="009B1A62" w:rsidP="00C63381">
            <w:r>
              <w:t>only time:TemporalEntity</w:t>
            </w:r>
          </w:p>
        </w:tc>
      </w:tr>
      <w:tr w:rsidR="009B1A62" w14:paraId="7DD4770A" w14:textId="77777777" w:rsidTr="009B1A62">
        <w:tc>
          <w:tcPr>
            <w:tcW w:w="2553" w:type="dxa"/>
            <w:vMerge w:val="restart"/>
          </w:tcPr>
          <w:p w14:paraId="0EC6BE85" w14:textId="77777777" w:rsidR="009B1A62" w:rsidRDefault="009B1A62" w:rsidP="00C63381">
            <w:r>
              <w:t>TerminalState</w:t>
            </w:r>
          </w:p>
        </w:tc>
        <w:tc>
          <w:tcPr>
            <w:tcW w:w="2564" w:type="dxa"/>
          </w:tcPr>
          <w:p w14:paraId="7987ACBC" w14:textId="77777777" w:rsidR="009B1A62" w:rsidRDefault="009B1A62" w:rsidP="00C63381">
            <w:r>
              <w:t>subClassOf</w:t>
            </w:r>
          </w:p>
        </w:tc>
        <w:tc>
          <w:tcPr>
            <w:tcW w:w="4233" w:type="dxa"/>
          </w:tcPr>
          <w:p w14:paraId="64FA9FE1" w14:textId="77777777" w:rsidR="009B1A62" w:rsidRDefault="009B1A62" w:rsidP="00C63381">
            <w:r>
              <w:t>State</w:t>
            </w:r>
          </w:p>
        </w:tc>
      </w:tr>
      <w:tr w:rsidR="009B1A62" w14:paraId="4AC4B90C" w14:textId="77777777" w:rsidTr="009B1A62">
        <w:tc>
          <w:tcPr>
            <w:tcW w:w="2553" w:type="dxa"/>
            <w:vMerge/>
          </w:tcPr>
          <w:p w14:paraId="5AE7C7F2" w14:textId="77777777" w:rsidR="009B1A62" w:rsidRDefault="009B1A62" w:rsidP="00C63381"/>
        </w:tc>
        <w:tc>
          <w:tcPr>
            <w:tcW w:w="2564" w:type="dxa"/>
          </w:tcPr>
          <w:p w14:paraId="08EE7EEF" w14:textId="77777777" w:rsidR="009B1A62" w:rsidRDefault="009B1A62" w:rsidP="00C63381">
            <w:r>
              <w:t>disjointWith</w:t>
            </w:r>
          </w:p>
        </w:tc>
        <w:tc>
          <w:tcPr>
            <w:tcW w:w="4233" w:type="dxa"/>
          </w:tcPr>
          <w:p w14:paraId="40885F81" w14:textId="77777777" w:rsidR="009B1A62" w:rsidRDefault="009B1A62" w:rsidP="00C63381">
            <w:r>
              <w:t>NonTerminalState</w:t>
            </w:r>
          </w:p>
        </w:tc>
      </w:tr>
      <w:tr w:rsidR="009B1A62" w14:paraId="487E20AF" w14:textId="77777777" w:rsidTr="009B1A62">
        <w:tc>
          <w:tcPr>
            <w:tcW w:w="2553" w:type="dxa"/>
            <w:vMerge/>
          </w:tcPr>
          <w:p w14:paraId="77FBCB63" w14:textId="77777777" w:rsidR="009B1A62" w:rsidRDefault="009B1A62" w:rsidP="00C63381"/>
        </w:tc>
        <w:tc>
          <w:tcPr>
            <w:tcW w:w="2564" w:type="dxa"/>
          </w:tcPr>
          <w:p w14:paraId="11B6807D" w14:textId="77777777" w:rsidR="009B1A62" w:rsidRDefault="009B1A62" w:rsidP="00C63381">
            <w:r>
              <w:t>subClassOf</w:t>
            </w:r>
          </w:p>
        </w:tc>
        <w:tc>
          <w:tcPr>
            <w:tcW w:w="4233" w:type="dxa"/>
          </w:tcPr>
          <w:p w14:paraId="216C0810" w14:textId="77777777" w:rsidR="009B1A62" w:rsidRDefault="009B1A62" w:rsidP="00C63381">
            <w:r>
              <w:t>change:Manifestation and (preconditionOf some Activity or effectOf some Activity)</w:t>
            </w:r>
          </w:p>
        </w:tc>
      </w:tr>
      <w:tr w:rsidR="009B1A62" w14:paraId="1938A1B9" w14:textId="77777777" w:rsidTr="009B1A62">
        <w:tc>
          <w:tcPr>
            <w:tcW w:w="2553" w:type="dxa"/>
            <w:vMerge/>
          </w:tcPr>
          <w:p w14:paraId="29B8AF5E" w14:textId="77777777" w:rsidR="009B1A62" w:rsidRDefault="009B1A62" w:rsidP="00C63381"/>
        </w:tc>
        <w:tc>
          <w:tcPr>
            <w:tcW w:w="2564" w:type="dxa"/>
          </w:tcPr>
          <w:p w14:paraId="2D2C822A" w14:textId="77777777" w:rsidR="009B1A62" w:rsidRDefault="009B1A62" w:rsidP="00C63381">
            <w:r>
              <w:t>hasDecomp</w:t>
            </w:r>
          </w:p>
        </w:tc>
        <w:tc>
          <w:tcPr>
            <w:tcW w:w="4233" w:type="dxa"/>
          </w:tcPr>
          <w:p w14:paraId="1F8A5702" w14:textId="77777777" w:rsidR="009B1A62" w:rsidRDefault="009B1A62" w:rsidP="00C63381">
            <w:r>
              <w:t>exactly 0 StateType</w:t>
            </w:r>
          </w:p>
        </w:tc>
      </w:tr>
      <w:tr w:rsidR="009B1A62" w14:paraId="1F262142" w14:textId="77777777" w:rsidTr="009B1A62">
        <w:tc>
          <w:tcPr>
            <w:tcW w:w="2553" w:type="dxa"/>
            <w:vMerge w:val="restart"/>
          </w:tcPr>
          <w:p w14:paraId="2CA10050" w14:textId="77777777" w:rsidR="009B1A62" w:rsidRDefault="009B1A62" w:rsidP="00C63381">
            <w:r>
              <w:t>NonTerminalState</w:t>
            </w:r>
          </w:p>
        </w:tc>
        <w:tc>
          <w:tcPr>
            <w:tcW w:w="2564" w:type="dxa"/>
          </w:tcPr>
          <w:p w14:paraId="3795C931" w14:textId="77777777" w:rsidR="009B1A62" w:rsidRDefault="009B1A62" w:rsidP="00C63381">
            <w:r>
              <w:t>subClassOf</w:t>
            </w:r>
          </w:p>
        </w:tc>
        <w:tc>
          <w:tcPr>
            <w:tcW w:w="4233" w:type="dxa"/>
          </w:tcPr>
          <w:p w14:paraId="08542543" w14:textId="77777777" w:rsidR="009B1A62" w:rsidRDefault="009B1A62" w:rsidP="00C63381">
            <w:r>
              <w:t>State</w:t>
            </w:r>
          </w:p>
        </w:tc>
      </w:tr>
      <w:tr w:rsidR="009B1A62" w14:paraId="163E588B" w14:textId="77777777" w:rsidTr="009B1A62">
        <w:tc>
          <w:tcPr>
            <w:tcW w:w="2553" w:type="dxa"/>
            <w:vMerge/>
          </w:tcPr>
          <w:p w14:paraId="14D69102" w14:textId="77777777" w:rsidR="009B1A62" w:rsidRDefault="009B1A62" w:rsidP="00C63381"/>
        </w:tc>
        <w:tc>
          <w:tcPr>
            <w:tcW w:w="2564" w:type="dxa"/>
          </w:tcPr>
          <w:p w14:paraId="0685BDC4" w14:textId="77777777" w:rsidR="009B1A62" w:rsidRDefault="009B1A62" w:rsidP="00C63381">
            <w:r>
              <w:t>disjointWtih</w:t>
            </w:r>
          </w:p>
        </w:tc>
        <w:tc>
          <w:tcPr>
            <w:tcW w:w="4233" w:type="dxa"/>
          </w:tcPr>
          <w:p w14:paraId="53CDB8FB" w14:textId="77777777" w:rsidR="009B1A62" w:rsidRDefault="009B1A62" w:rsidP="00C63381">
            <w:r>
              <w:t>TerminalState</w:t>
            </w:r>
          </w:p>
        </w:tc>
      </w:tr>
      <w:tr w:rsidR="009B1A62" w14:paraId="18891476" w14:textId="77777777" w:rsidTr="009B1A62">
        <w:tc>
          <w:tcPr>
            <w:tcW w:w="2553" w:type="dxa"/>
            <w:vMerge/>
          </w:tcPr>
          <w:p w14:paraId="70D77A6D" w14:textId="77777777" w:rsidR="009B1A62" w:rsidRDefault="009B1A62" w:rsidP="00C63381"/>
        </w:tc>
        <w:tc>
          <w:tcPr>
            <w:tcW w:w="2564" w:type="dxa"/>
          </w:tcPr>
          <w:p w14:paraId="15808EB4" w14:textId="77777777" w:rsidR="009B1A62" w:rsidRDefault="009B1A62" w:rsidP="00C63381">
            <w:r>
              <w:t>hasDecomp</w:t>
            </w:r>
          </w:p>
        </w:tc>
        <w:tc>
          <w:tcPr>
            <w:tcW w:w="4233" w:type="dxa"/>
          </w:tcPr>
          <w:p w14:paraId="7FEF4077" w14:textId="77777777" w:rsidR="009B1A62" w:rsidRDefault="009B1A62" w:rsidP="00C63381">
            <w:r>
              <w:t>only State and min 2 State</w:t>
            </w:r>
          </w:p>
        </w:tc>
      </w:tr>
      <w:tr w:rsidR="009B1A62" w14:paraId="4DAC27ED" w14:textId="77777777" w:rsidTr="009B1A62">
        <w:tc>
          <w:tcPr>
            <w:tcW w:w="2553" w:type="dxa"/>
            <w:vMerge/>
          </w:tcPr>
          <w:p w14:paraId="5DE2B6D3" w14:textId="77777777" w:rsidR="009B1A62" w:rsidRDefault="009B1A62" w:rsidP="00C63381"/>
        </w:tc>
        <w:tc>
          <w:tcPr>
            <w:tcW w:w="2564" w:type="dxa"/>
          </w:tcPr>
          <w:p w14:paraId="5D8CB330" w14:textId="77777777" w:rsidR="009B1A62" w:rsidRDefault="009B1A62" w:rsidP="00C63381">
            <w:r>
              <w:t>hasSubstate</w:t>
            </w:r>
          </w:p>
        </w:tc>
        <w:tc>
          <w:tcPr>
            <w:tcW w:w="4233" w:type="dxa"/>
          </w:tcPr>
          <w:p w14:paraId="79C31FE9" w14:textId="6AFB9133" w:rsidR="009B1A62" w:rsidRDefault="009B1A62" w:rsidP="00C63381">
            <w:r>
              <w:t>only State</w:t>
            </w:r>
          </w:p>
        </w:tc>
      </w:tr>
      <w:tr w:rsidR="009B1A62" w14:paraId="445595B5" w14:textId="77777777" w:rsidTr="009B1A62">
        <w:tc>
          <w:tcPr>
            <w:tcW w:w="2553" w:type="dxa"/>
            <w:vMerge w:val="restart"/>
          </w:tcPr>
          <w:p w14:paraId="608499B8" w14:textId="77777777" w:rsidR="009B1A62" w:rsidRDefault="009B1A62" w:rsidP="00C63381">
            <w:r>
              <w:t>ConjunctiveState</w:t>
            </w:r>
          </w:p>
        </w:tc>
        <w:tc>
          <w:tcPr>
            <w:tcW w:w="2564" w:type="dxa"/>
          </w:tcPr>
          <w:p w14:paraId="5A0A13E4" w14:textId="77777777" w:rsidR="009B1A62" w:rsidRDefault="009B1A62" w:rsidP="00C63381">
            <w:r>
              <w:t>subClassOf</w:t>
            </w:r>
          </w:p>
        </w:tc>
        <w:tc>
          <w:tcPr>
            <w:tcW w:w="4233" w:type="dxa"/>
          </w:tcPr>
          <w:p w14:paraId="4FA9E8D2" w14:textId="77777777" w:rsidR="009B1A62" w:rsidRDefault="009B1A62" w:rsidP="00C63381">
            <w:r>
              <w:t>NonTerminalState</w:t>
            </w:r>
          </w:p>
        </w:tc>
      </w:tr>
      <w:tr w:rsidR="009B1A62" w14:paraId="40C8C7DE" w14:textId="77777777" w:rsidTr="009B1A62">
        <w:tc>
          <w:tcPr>
            <w:tcW w:w="2553" w:type="dxa"/>
            <w:vMerge/>
          </w:tcPr>
          <w:p w14:paraId="225D1D4B" w14:textId="77777777" w:rsidR="009B1A62" w:rsidRDefault="009B1A62" w:rsidP="00C63381"/>
        </w:tc>
        <w:tc>
          <w:tcPr>
            <w:tcW w:w="2564" w:type="dxa"/>
          </w:tcPr>
          <w:p w14:paraId="6939863C" w14:textId="77777777" w:rsidR="009B1A62" w:rsidRDefault="009B1A62" w:rsidP="00C63381">
            <w:r>
              <w:t>disjointWith</w:t>
            </w:r>
          </w:p>
        </w:tc>
        <w:tc>
          <w:tcPr>
            <w:tcW w:w="4233" w:type="dxa"/>
          </w:tcPr>
          <w:p w14:paraId="5EDF8A48" w14:textId="77777777" w:rsidR="009B1A62" w:rsidRDefault="009B1A62" w:rsidP="00C63381">
            <w:r>
              <w:t>DisjunctiveState</w:t>
            </w:r>
          </w:p>
        </w:tc>
      </w:tr>
      <w:tr w:rsidR="009B1A62" w14:paraId="190254DA" w14:textId="77777777" w:rsidTr="009B1A62">
        <w:tc>
          <w:tcPr>
            <w:tcW w:w="2553" w:type="dxa"/>
            <w:vMerge w:val="restart"/>
          </w:tcPr>
          <w:p w14:paraId="71A87613" w14:textId="77777777" w:rsidR="009B1A62" w:rsidRDefault="009B1A62" w:rsidP="00C63381">
            <w:r>
              <w:t>DisjunctiveState</w:t>
            </w:r>
          </w:p>
        </w:tc>
        <w:tc>
          <w:tcPr>
            <w:tcW w:w="2564" w:type="dxa"/>
          </w:tcPr>
          <w:p w14:paraId="66C69C5A" w14:textId="77777777" w:rsidR="009B1A62" w:rsidRDefault="009B1A62" w:rsidP="00C63381">
            <w:r>
              <w:t>subClassOf</w:t>
            </w:r>
          </w:p>
        </w:tc>
        <w:tc>
          <w:tcPr>
            <w:tcW w:w="4233" w:type="dxa"/>
          </w:tcPr>
          <w:p w14:paraId="6C6926CC" w14:textId="77777777" w:rsidR="009B1A62" w:rsidRDefault="009B1A62" w:rsidP="00C63381">
            <w:r>
              <w:t>NonTerminalState</w:t>
            </w:r>
          </w:p>
        </w:tc>
      </w:tr>
      <w:tr w:rsidR="009B1A62" w14:paraId="427D08F6" w14:textId="77777777" w:rsidTr="009B1A62">
        <w:tc>
          <w:tcPr>
            <w:tcW w:w="2553" w:type="dxa"/>
            <w:vMerge/>
          </w:tcPr>
          <w:p w14:paraId="097DE2AD" w14:textId="77777777" w:rsidR="009B1A62" w:rsidRDefault="009B1A62" w:rsidP="00C63381"/>
        </w:tc>
        <w:tc>
          <w:tcPr>
            <w:tcW w:w="2564" w:type="dxa"/>
          </w:tcPr>
          <w:p w14:paraId="3D6DB228" w14:textId="77777777" w:rsidR="009B1A62" w:rsidRDefault="009B1A62" w:rsidP="00C63381">
            <w:r>
              <w:t>disjointWith</w:t>
            </w:r>
          </w:p>
        </w:tc>
        <w:tc>
          <w:tcPr>
            <w:tcW w:w="4233" w:type="dxa"/>
          </w:tcPr>
          <w:p w14:paraId="345881EC" w14:textId="77777777" w:rsidR="009B1A62" w:rsidRDefault="009B1A62" w:rsidP="00C63381">
            <w:r>
              <w:t>ConjunctiveState</w:t>
            </w:r>
          </w:p>
        </w:tc>
      </w:tr>
    </w:tbl>
    <w:p w14:paraId="51CD911E" w14:textId="77777777" w:rsidR="009B1A62" w:rsidRDefault="009B1A62" w:rsidP="009B1A62"/>
    <w:tbl>
      <w:tblPr>
        <w:tblStyle w:val="TableGrid"/>
        <w:tblpPr w:leftFromText="180" w:rightFromText="180" w:vertAnchor="text" w:horzAnchor="margin" w:tblpY="128"/>
        <w:tblW w:w="0" w:type="auto"/>
        <w:tblLook w:val="04A0" w:firstRow="1" w:lastRow="0" w:firstColumn="1" w:lastColumn="0" w:noHBand="0" w:noVBand="1"/>
      </w:tblPr>
      <w:tblGrid>
        <w:gridCol w:w="2554"/>
        <w:gridCol w:w="2390"/>
        <w:gridCol w:w="4406"/>
      </w:tblGrid>
      <w:tr w:rsidR="009B1A62" w14:paraId="3F437299" w14:textId="77777777" w:rsidTr="009B1A62">
        <w:tc>
          <w:tcPr>
            <w:tcW w:w="2554" w:type="dxa"/>
            <w:shd w:val="clear" w:color="auto" w:fill="00FFFF"/>
          </w:tcPr>
          <w:p w14:paraId="56451E3D" w14:textId="77777777" w:rsidR="009B1A62" w:rsidRDefault="009B1A62" w:rsidP="00C63381">
            <w:pPr>
              <w:tabs>
                <w:tab w:val="left" w:pos="1027"/>
              </w:tabs>
            </w:pPr>
            <w:r>
              <w:t>Property</w:t>
            </w:r>
            <w:r>
              <w:tab/>
            </w:r>
          </w:p>
        </w:tc>
        <w:tc>
          <w:tcPr>
            <w:tcW w:w="2390" w:type="dxa"/>
            <w:shd w:val="clear" w:color="auto" w:fill="00FFFF"/>
          </w:tcPr>
          <w:p w14:paraId="34A5EB0B" w14:textId="77777777" w:rsidR="009B1A62" w:rsidRDefault="009B1A62" w:rsidP="00C63381">
            <w:r>
              <w:t>Characteristic</w:t>
            </w:r>
          </w:p>
        </w:tc>
        <w:tc>
          <w:tcPr>
            <w:tcW w:w="4406" w:type="dxa"/>
            <w:shd w:val="clear" w:color="auto" w:fill="00FFFF"/>
          </w:tcPr>
          <w:p w14:paraId="5C36D984" w14:textId="77777777" w:rsidR="009B1A62" w:rsidRDefault="009B1A62" w:rsidP="00C63381">
            <w:r>
              <w:t>Value (if applicable)</w:t>
            </w:r>
          </w:p>
        </w:tc>
      </w:tr>
      <w:tr w:rsidR="009B1A62" w14:paraId="2C599B32" w14:textId="77777777" w:rsidTr="009B1A62">
        <w:tc>
          <w:tcPr>
            <w:tcW w:w="2554" w:type="dxa"/>
          </w:tcPr>
          <w:p w14:paraId="11A9CE54" w14:textId="77777777" w:rsidR="009B1A62" w:rsidRDefault="009B1A62" w:rsidP="00C63381">
            <w:r>
              <w:t>hasSubactivity</w:t>
            </w:r>
          </w:p>
        </w:tc>
        <w:tc>
          <w:tcPr>
            <w:tcW w:w="2390" w:type="dxa"/>
          </w:tcPr>
          <w:p w14:paraId="3A5D2011" w14:textId="77777777" w:rsidR="009B1A62" w:rsidRDefault="009B1A62" w:rsidP="00C63381">
            <w:r>
              <w:t>Transitive</w:t>
            </w:r>
          </w:p>
        </w:tc>
        <w:tc>
          <w:tcPr>
            <w:tcW w:w="4406" w:type="dxa"/>
          </w:tcPr>
          <w:p w14:paraId="21A404D1" w14:textId="77777777" w:rsidR="009B1A62" w:rsidRDefault="009B1A62" w:rsidP="00C63381">
            <w:r>
              <w:t>-</w:t>
            </w:r>
          </w:p>
        </w:tc>
      </w:tr>
      <w:tr w:rsidR="009B1A62" w14:paraId="0AF44835" w14:textId="77777777" w:rsidTr="009B1A62">
        <w:tc>
          <w:tcPr>
            <w:tcW w:w="2554" w:type="dxa"/>
            <w:vMerge w:val="restart"/>
          </w:tcPr>
          <w:p w14:paraId="04A39BC5" w14:textId="77777777" w:rsidR="009B1A62" w:rsidRDefault="009B1A62" w:rsidP="00C63381">
            <w:r>
              <w:t>hasPrecondition</w:t>
            </w:r>
          </w:p>
        </w:tc>
        <w:tc>
          <w:tcPr>
            <w:tcW w:w="2390" w:type="dxa"/>
          </w:tcPr>
          <w:p w14:paraId="139B7670" w14:textId="77777777" w:rsidR="009B1A62" w:rsidRDefault="009B1A62" w:rsidP="00C63381">
            <w:r>
              <w:t>Domains</w:t>
            </w:r>
          </w:p>
        </w:tc>
        <w:tc>
          <w:tcPr>
            <w:tcW w:w="4406" w:type="dxa"/>
          </w:tcPr>
          <w:p w14:paraId="4E1B5E0F" w14:textId="77777777" w:rsidR="009B1A62" w:rsidRDefault="009B1A62" w:rsidP="00C63381">
            <w:r>
              <w:t>Activity</w:t>
            </w:r>
          </w:p>
        </w:tc>
      </w:tr>
      <w:tr w:rsidR="009B1A62" w14:paraId="6A36DD05" w14:textId="77777777" w:rsidTr="009B1A62">
        <w:tc>
          <w:tcPr>
            <w:tcW w:w="2554" w:type="dxa"/>
            <w:vMerge/>
          </w:tcPr>
          <w:p w14:paraId="5882DC2A" w14:textId="77777777" w:rsidR="009B1A62" w:rsidRDefault="009B1A62" w:rsidP="00C63381"/>
        </w:tc>
        <w:tc>
          <w:tcPr>
            <w:tcW w:w="2390" w:type="dxa"/>
          </w:tcPr>
          <w:p w14:paraId="2F4518F7" w14:textId="77777777" w:rsidR="009B1A62" w:rsidRDefault="009B1A62" w:rsidP="00C63381">
            <w:r>
              <w:t>Ranges</w:t>
            </w:r>
          </w:p>
        </w:tc>
        <w:tc>
          <w:tcPr>
            <w:tcW w:w="4406" w:type="dxa"/>
          </w:tcPr>
          <w:p w14:paraId="08DB902E" w14:textId="77777777" w:rsidR="009B1A62" w:rsidRDefault="009B1A62" w:rsidP="00C63381">
            <w:r>
              <w:t>State</w:t>
            </w:r>
          </w:p>
        </w:tc>
      </w:tr>
      <w:tr w:rsidR="009B1A62" w14:paraId="30F5D3E8" w14:textId="77777777" w:rsidTr="009B1A62">
        <w:tc>
          <w:tcPr>
            <w:tcW w:w="2554" w:type="dxa"/>
          </w:tcPr>
          <w:p w14:paraId="55C9FE61" w14:textId="77777777" w:rsidR="009B1A62" w:rsidRPr="00E80D3C" w:rsidRDefault="009B1A62" w:rsidP="00C63381">
            <w:pPr>
              <w:rPr>
                <w:strike/>
              </w:rPr>
            </w:pPr>
            <w:r w:rsidRPr="00E80D3C">
              <w:rPr>
                <w:strike/>
              </w:rPr>
              <w:t>enabledBy</w:t>
            </w:r>
          </w:p>
        </w:tc>
        <w:tc>
          <w:tcPr>
            <w:tcW w:w="2390" w:type="dxa"/>
          </w:tcPr>
          <w:p w14:paraId="4130A8DA" w14:textId="77777777" w:rsidR="009B1A62" w:rsidRPr="00E80D3C" w:rsidRDefault="009B1A62" w:rsidP="00C63381">
            <w:pPr>
              <w:rPr>
                <w:strike/>
              </w:rPr>
            </w:pPr>
            <w:r w:rsidRPr="00E80D3C">
              <w:rPr>
                <w:strike/>
              </w:rPr>
              <w:t>subPropertyOf</w:t>
            </w:r>
          </w:p>
        </w:tc>
        <w:tc>
          <w:tcPr>
            <w:tcW w:w="4406" w:type="dxa"/>
          </w:tcPr>
          <w:p w14:paraId="02CA9654" w14:textId="77777777" w:rsidR="009B1A62" w:rsidRPr="00E80D3C" w:rsidRDefault="009B1A62" w:rsidP="00C63381">
            <w:pPr>
              <w:rPr>
                <w:strike/>
              </w:rPr>
            </w:pPr>
            <w:r w:rsidRPr="00E80D3C">
              <w:rPr>
                <w:strike/>
              </w:rPr>
              <w:t>hasPrecondition</w:t>
            </w:r>
          </w:p>
        </w:tc>
      </w:tr>
      <w:tr w:rsidR="00C65004" w14:paraId="2B095FC0" w14:textId="77777777" w:rsidTr="009B1A62">
        <w:tc>
          <w:tcPr>
            <w:tcW w:w="2554" w:type="dxa"/>
          </w:tcPr>
          <w:p w14:paraId="656948E9" w14:textId="21AB0166" w:rsidR="00C65004" w:rsidRPr="00E80D3C" w:rsidRDefault="00C65004" w:rsidP="00C63381">
            <w:r>
              <w:t>hasPrecondition</w:t>
            </w:r>
          </w:p>
        </w:tc>
        <w:tc>
          <w:tcPr>
            <w:tcW w:w="2390" w:type="dxa"/>
          </w:tcPr>
          <w:p w14:paraId="131F06DD" w14:textId="386165D2" w:rsidR="00C65004" w:rsidRPr="00E80D3C" w:rsidRDefault="00C65004" w:rsidP="00C63381">
            <w:r w:rsidRPr="00E80D3C">
              <w:t>subPropertyOf</w:t>
            </w:r>
          </w:p>
        </w:tc>
        <w:tc>
          <w:tcPr>
            <w:tcW w:w="4406" w:type="dxa"/>
          </w:tcPr>
          <w:p w14:paraId="2856F533" w14:textId="0B8BF2DF" w:rsidR="00C65004" w:rsidRPr="00E80D3C" w:rsidRDefault="00C65004" w:rsidP="00C63381">
            <w:r w:rsidRPr="00E80D3C">
              <w:t>enabledBy</w:t>
            </w:r>
          </w:p>
        </w:tc>
      </w:tr>
      <w:tr w:rsidR="009B1A62" w14:paraId="278A872C" w14:textId="77777777" w:rsidTr="009B1A62">
        <w:tc>
          <w:tcPr>
            <w:tcW w:w="2554" w:type="dxa"/>
            <w:vMerge w:val="restart"/>
          </w:tcPr>
          <w:p w14:paraId="61CF3862" w14:textId="77777777" w:rsidR="009B1A62" w:rsidRDefault="009B1A62" w:rsidP="00C63381">
            <w:r>
              <w:t>hasEffect</w:t>
            </w:r>
          </w:p>
        </w:tc>
        <w:tc>
          <w:tcPr>
            <w:tcW w:w="2390" w:type="dxa"/>
          </w:tcPr>
          <w:p w14:paraId="65B2F4EC" w14:textId="77777777" w:rsidR="009B1A62" w:rsidRDefault="009B1A62" w:rsidP="00C63381">
            <w:r>
              <w:t>Domains</w:t>
            </w:r>
          </w:p>
        </w:tc>
        <w:tc>
          <w:tcPr>
            <w:tcW w:w="4406" w:type="dxa"/>
          </w:tcPr>
          <w:p w14:paraId="1D6ADC1A" w14:textId="77777777" w:rsidR="009B1A62" w:rsidRDefault="009B1A62" w:rsidP="00C63381">
            <w:r>
              <w:t>Activity</w:t>
            </w:r>
          </w:p>
        </w:tc>
      </w:tr>
      <w:tr w:rsidR="009B1A62" w14:paraId="1E3F0471" w14:textId="77777777" w:rsidTr="009B1A62">
        <w:tc>
          <w:tcPr>
            <w:tcW w:w="2554" w:type="dxa"/>
            <w:vMerge/>
          </w:tcPr>
          <w:p w14:paraId="08705F88" w14:textId="77777777" w:rsidR="009B1A62" w:rsidRDefault="009B1A62" w:rsidP="00C63381"/>
        </w:tc>
        <w:tc>
          <w:tcPr>
            <w:tcW w:w="2390" w:type="dxa"/>
          </w:tcPr>
          <w:p w14:paraId="5A0D8EE4" w14:textId="77777777" w:rsidR="009B1A62" w:rsidRDefault="009B1A62" w:rsidP="00C63381">
            <w:r>
              <w:t>Ranges</w:t>
            </w:r>
          </w:p>
        </w:tc>
        <w:tc>
          <w:tcPr>
            <w:tcW w:w="4406" w:type="dxa"/>
          </w:tcPr>
          <w:p w14:paraId="552F9A4B" w14:textId="77777777" w:rsidR="009B1A62" w:rsidRDefault="009B1A62" w:rsidP="00C63381">
            <w:r>
              <w:t>State</w:t>
            </w:r>
          </w:p>
        </w:tc>
      </w:tr>
      <w:tr w:rsidR="009B1A62" w14:paraId="51414AA7" w14:textId="77777777" w:rsidTr="009B1A62">
        <w:tc>
          <w:tcPr>
            <w:tcW w:w="2554" w:type="dxa"/>
          </w:tcPr>
          <w:p w14:paraId="729A2AAE" w14:textId="77777777" w:rsidR="009B1A62" w:rsidRPr="00E80D3C" w:rsidRDefault="009B1A62" w:rsidP="00C63381">
            <w:pPr>
              <w:rPr>
                <w:strike/>
              </w:rPr>
            </w:pPr>
            <w:r w:rsidRPr="00E80D3C">
              <w:rPr>
                <w:strike/>
              </w:rPr>
              <w:t>causes</w:t>
            </w:r>
          </w:p>
        </w:tc>
        <w:tc>
          <w:tcPr>
            <w:tcW w:w="2390" w:type="dxa"/>
          </w:tcPr>
          <w:p w14:paraId="1F6447EE" w14:textId="77777777" w:rsidR="009B1A62" w:rsidRPr="00E80D3C" w:rsidRDefault="009B1A62" w:rsidP="00C63381">
            <w:pPr>
              <w:rPr>
                <w:strike/>
              </w:rPr>
            </w:pPr>
            <w:r w:rsidRPr="00E80D3C">
              <w:rPr>
                <w:strike/>
              </w:rPr>
              <w:t>subPropertyOf</w:t>
            </w:r>
          </w:p>
        </w:tc>
        <w:tc>
          <w:tcPr>
            <w:tcW w:w="4406" w:type="dxa"/>
          </w:tcPr>
          <w:p w14:paraId="65282C88" w14:textId="77777777" w:rsidR="009B1A62" w:rsidRPr="00E80D3C" w:rsidRDefault="009B1A62" w:rsidP="00C63381">
            <w:pPr>
              <w:rPr>
                <w:strike/>
              </w:rPr>
            </w:pPr>
            <w:r w:rsidRPr="00E80D3C">
              <w:rPr>
                <w:strike/>
              </w:rPr>
              <w:t>effectOf</w:t>
            </w:r>
          </w:p>
        </w:tc>
      </w:tr>
      <w:tr w:rsidR="00675F84" w14:paraId="29F7C5E5" w14:textId="77777777" w:rsidTr="009B1A62">
        <w:tc>
          <w:tcPr>
            <w:tcW w:w="2554" w:type="dxa"/>
          </w:tcPr>
          <w:p w14:paraId="64867CDD" w14:textId="1714BE1A" w:rsidR="00675F84" w:rsidRDefault="00BE3CE6" w:rsidP="00C63381">
            <w:r>
              <w:t>hasEffect</w:t>
            </w:r>
          </w:p>
        </w:tc>
        <w:tc>
          <w:tcPr>
            <w:tcW w:w="2390" w:type="dxa"/>
          </w:tcPr>
          <w:p w14:paraId="16710DCB" w14:textId="6C389A7F" w:rsidR="00675F84" w:rsidRDefault="00932E71" w:rsidP="00C63381">
            <w:r>
              <w:t>subPropertyOf</w:t>
            </w:r>
          </w:p>
        </w:tc>
        <w:tc>
          <w:tcPr>
            <w:tcW w:w="4406" w:type="dxa"/>
          </w:tcPr>
          <w:p w14:paraId="0A2AE09E" w14:textId="1CC32274" w:rsidR="00675F84" w:rsidRDefault="00BE3CE6" w:rsidP="00C63381">
            <w:r>
              <w:t>causedBy</w:t>
            </w:r>
          </w:p>
        </w:tc>
      </w:tr>
      <w:tr w:rsidR="009B1A62" w14:paraId="1430A4DC" w14:textId="77777777" w:rsidTr="009B1A62">
        <w:tc>
          <w:tcPr>
            <w:tcW w:w="2554" w:type="dxa"/>
            <w:vMerge w:val="restart"/>
          </w:tcPr>
          <w:p w14:paraId="31189592" w14:textId="77777777" w:rsidR="009B1A62" w:rsidRDefault="009B1A62" w:rsidP="00C63381">
            <w:r>
              <w:t>occursAt</w:t>
            </w:r>
          </w:p>
        </w:tc>
        <w:tc>
          <w:tcPr>
            <w:tcW w:w="2390" w:type="dxa"/>
          </w:tcPr>
          <w:p w14:paraId="172ECD45" w14:textId="77777777" w:rsidR="009B1A62" w:rsidRDefault="009B1A62" w:rsidP="00C63381">
            <w:r>
              <w:t>Domains</w:t>
            </w:r>
          </w:p>
        </w:tc>
        <w:tc>
          <w:tcPr>
            <w:tcW w:w="4406" w:type="dxa"/>
          </w:tcPr>
          <w:p w14:paraId="798591A0" w14:textId="77A77C32" w:rsidR="009B1A62" w:rsidRDefault="009B1A62" w:rsidP="00C63381">
            <w:r>
              <w:t>Activity</w:t>
            </w:r>
          </w:p>
        </w:tc>
      </w:tr>
      <w:tr w:rsidR="009B1A62" w14:paraId="4FBC9381" w14:textId="77777777" w:rsidTr="009B1A62">
        <w:tc>
          <w:tcPr>
            <w:tcW w:w="2554" w:type="dxa"/>
            <w:vMerge/>
          </w:tcPr>
          <w:p w14:paraId="2931379B" w14:textId="77777777" w:rsidR="009B1A62" w:rsidRDefault="009B1A62" w:rsidP="00C63381"/>
        </w:tc>
        <w:tc>
          <w:tcPr>
            <w:tcW w:w="2390" w:type="dxa"/>
          </w:tcPr>
          <w:p w14:paraId="602F0B2D" w14:textId="77777777" w:rsidR="009B1A62" w:rsidRDefault="009B1A62" w:rsidP="00C63381">
            <w:r>
              <w:t>Ranges</w:t>
            </w:r>
          </w:p>
        </w:tc>
        <w:tc>
          <w:tcPr>
            <w:tcW w:w="4406" w:type="dxa"/>
          </w:tcPr>
          <w:p w14:paraId="07CC9D56" w14:textId="77777777" w:rsidR="009B1A62" w:rsidRDefault="009B1A62" w:rsidP="00C63381">
            <w:r>
              <w:t>time:TemporalEntity</w:t>
            </w:r>
          </w:p>
        </w:tc>
      </w:tr>
      <w:tr w:rsidR="009B1A62" w14:paraId="782C9AC4" w14:textId="77777777" w:rsidTr="009B1A62">
        <w:tc>
          <w:tcPr>
            <w:tcW w:w="2554" w:type="dxa"/>
            <w:vMerge w:val="restart"/>
          </w:tcPr>
          <w:p w14:paraId="10739C99" w14:textId="77777777" w:rsidR="009B1A62" w:rsidRDefault="009B1A62" w:rsidP="00C63381">
            <w:r>
              <w:t>hasParticipant</w:t>
            </w:r>
          </w:p>
        </w:tc>
        <w:tc>
          <w:tcPr>
            <w:tcW w:w="2390" w:type="dxa"/>
          </w:tcPr>
          <w:p w14:paraId="3E4B602A" w14:textId="77777777" w:rsidR="009B1A62" w:rsidRDefault="009B1A62" w:rsidP="00C63381">
            <w:r>
              <w:t>Domains</w:t>
            </w:r>
          </w:p>
        </w:tc>
        <w:tc>
          <w:tcPr>
            <w:tcW w:w="4406" w:type="dxa"/>
          </w:tcPr>
          <w:p w14:paraId="6CB50924" w14:textId="26E5BFA5" w:rsidR="009B1A62" w:rsidRDefault="009B1A62" w:rsidP="00C63381">
            <w:r>
              <w:t>Activity</w:t>
            </w:r>
          </w:p>
        </w:tc>
      </w:tr>
      <w:tr w:rsidR="009B1A62" w14:paraId="74869022" w14:textId="77777777" w:rsidTr="009B1A62">
        <w:tc>
          <w:tcPr>
            <w:tcW w:w="2554" w:type="dxa"/>
            <w:vMerge/>
          </w:tcPr>
          <w:p w14:paraId="623A5899" w14:textId="77777777" w:rsidR="009B1A62" w:rsidRDefault="009B1A62" w:rsidP="00C63381"/>
        </w:tc>
        <w:tc>
          <w:tcPr>
            <w:tcW w:w="2390" w:type="dxa"/>
          </w:tcPr>
          <w:p w14:paraId="7365C81C" w14:textId="77777777" w:rsidR="009B1A62" w:rsidRDefault="009B1A62" w:rsidP="00C63381">
            <w:r>
              <w:t>Ranges</w:t>
            </w:r>
          </w:p>
        </w:tc>
        <w:tc>
          <w:tcPr>
            <w:tcW w:w="4406" w:type="dxa"/>
          </w:tcPr>
          <w:p w14:paraId="22BAD4E8" w14:textId="77777777" w:rsidR="009B1A62" w:rsidRDefault="009B1A62" w:rsidP="00C63381">
            <w:r>
              <w:t>change:Manifestation</w:t>
            </w:r>
          </w:p>
        </w:tc>
      </w:tr>
      <w:tr w:rsidR="009B1A62" w14:paraId="4E9C0E3A" w14:textId="77777777" w:rsidTr="009B1A62">
        <w:tc>
          <w:tcPr>
            <w:tcW w:w="2554" w:type="dxa"/>
          </w:tcPr>
          <w:p w14:paraId="69546FF8" w14:textId="77777777" w:rsidR="009B1A62" w:rsidRDefault="009B1A62" w:rsidP="00C63381">
            <w:r>
              <w:t>participatesIn</w:t>
            </w:r>
          </w:p>
        </w:tc>
        <w:tc>
          <w:tcPr>
            <w:tcW w:w="2390" w:type="dxa"/>
          </w:tcPr>
          <w:p w14:paraId="6758749A" w14:textId="77777777" w:rsidR="009B1A62" w:rsidRDefault="009B1A62" w:rsidP="00C63381">
            <w:r>
              <w:t>inverseOf</w:t>
            </w:r>
          </w:p>
        </w:tc>
        <w:tc>
          <w:tcPr>
            <w:tcW w:w="4406" w:type="dxa"/>
          </w:tcPr>
          <w:p w14:paraId="477E2D48" w14:textId="77777777" w:rsidR="009B1A62" w:rsidRDefault="009B1A62" w:rsidP="00C63381">
            <w:r>
              <w:t>hasParticipant</w:t>
            </w:r>
          </w:p>
        </w:tc>
      </w:tr>
      <w:tr w:rsidR="009B1A62" w14:paraId="0C59F2C1" w14:textId="77777777" w:rsidTr="009B1A62">
        <w:tc>
          <w:tcPr>
            <w:tcW w:w="2554" w:type="dxa"/>
          </w:tcPr>
          <w:p w14:paraId="53DAB690" w14:textId="77777777" w:rsidR="009B1A62" w:rsidRDefault="009B1A62" w:rsidP="00C63381">
            <w:r>
              <w:t>preconditionOf</w:t>
            </w:r>
          </w:p>
        </w:tc>
        <w:tc>
          <w:tcPr>
            <w:tcW w:w="2390" w:type="dxa"/>
          </w:tcPr>
          <w:p w14:paraId="089A96F2" w14:textId="77777777" w:rsidR="009B1A62" w:rsidRDefault="009B1A62" w:rsidP="00C63381">
            <w:r>
              <w:t>inverseOf</w:t>
            </w:r>
          </w:p>
        </w:tc>
        <w:tc>
          <w:tcPr>
            <w:tcW w:w="4406" w:type="dxa"/>
          </w:tcPr>
          <w:p w14:paraId="2D9D7338" w14:textId="77777777" w:rsidR="009B1A62" w:rsidRDefault="009B1A62" w:rsidP="00C63381">
            <w:r>
              <w:t>hasPrecondition</w:t>
            </w:r>
          </w:p>
        </w:tc>
      </w:tr>
      <w:tr w:rsidR="009B1A62" w14:paraId="34BC5E2B" w14:textId="77777777" w:rsidTr="009B1A62">
        <w:tc>
          <w:tcPr>
            <w:tcW w:w="2554" w:type="dxa"/>
          </w:tcPr>
          <w:p w14:paraId="71C28D8F" w14:textId="77777777" w:rsidR="009B1A62" w:rsidRDefault="009B1A62" w:rsidP="00C63381">
            <w:r>
              <w:t>enables</w:t>
            </w:r>
          </w:p>
        </w:tc>
        <w:tc>
          <w:tcPr>
            <w:tcW w:w="2390" w:type="dxa"/>
          </w:tcPr>
          <w:p w14:paraId="4FBD90AC" w14:textId="77777777" w:rsidR="009B1A62" w:rsidRDefault="009B1A62" w:rsidP="00C63381">
            <w:r>
              <w:t>inverseOf</w:t>
            </w:r>
          </w:p>
        </w:tc>
        <w:tc>
          <w:tcPr>
            <w:tcW w:w="4406" w:type="dxa"/>
          </w:tcPr>
          <w:p w14:paraId="3663FBB7" w14:textId="77777777" w:rsidR="009B1A62" w:rsidRDefault="009B1A62" w:rsidP="00C63381">
            <w:r>
              <w:t>enabledBy</w:t>
            </w:r>
          </w:p>
        </w:tc>
      </w:tr>
      <w:tr w:rsidR="009B1A62" w14:paraId="04801FA1" w14:textId="77777777" w:rsidTr="009B1A62">
        <w:tc>
          <w:tcPr>
            <w:tcW w:w="2554" w:type="dxa"/>
          </w:tcPr>
          <w:p w14:paraId="3975646C" w14:textId="77777777" w:rsidR="009B1A62" w:rsidRDefault="009B1A62" w:rsidP="00C63381">
            <w:r>
              <w:t>effectOf</w:t>
            </w:r>
          </w:p>
        </w:tc>
        <w:tc>
          <w:tcPr>
            <w:tcW w:w="2390" w:type="dxa"/>
          </w:tcPr>
          <w:p w14:paraId="679A640A" w14:textId="77777777" w:rsidR="009B1A62" w:rsidRDefault="009B1A62" w:rsidP="00C63381">
            <w:r>
              <w:t>inverseOf</w:t>
            </w:r>
          </w:p>
        </w:tc>
        <w:tc>
          <w:tcPr>
            <w:tcW w:w="4406" w:type="dxa"/>
          </w:tcPr>
          <w:p w14:paraId="28FCC78C" w14:textId="77777777" w:rsidR="009B1A62" w:rsidRDefault="009B1A62" w:rsidP="00C63381">
            <w:r>
              <w:t>hasEffect</w:t>
            </w:r>
          </w:p>
        </w:tc>
      </w:tr>
      <w:tr w:rsidR="009B1A62" w14:paraId="6AEE5D77" w14:textId="77777777" w:rsidTr="009B1A62">
        <w:tc>
          <w:tcPr>
            <w:tcW w:w="2554" w:type="dxa"/>
          </w:tcPr>
          <w:p w14:paraId="424A07D4" w14:textId="77777777" w:rsidR="009B1A62" w:rsidRDefault="009B1A62" w:rsidP="00C63381">
            <w:r>
              <w:t>causedBy</w:t>
            </w:r>
          </w:p>
        </w:tc>
        <w:tc>
          <w:tcPr>
            <w:tcW w:w="2390" w:type="dxa"/>
          </w:tcPr>
          <w:p w14:paraId="2D1B2D87" w14:textId="77777777" w:rsidR="009B1A62" w:rsidRDefault="009B1A62" w:rsidP="00C63381">
            <w:r>
              <w:t>inverseOf</w:t>
            </w:r>
          </w:p>
        </w:tc>
        <w:tc>
          <w:tcPr>
            <w:tcW w:w="4406" w:type="dxa"/>
          </w:tcPr>
          <w:p w14:paraId="06AE61E6" w14:textId="77777777" w:rsidR="009B1A62" w:rsidRDefault="009B1A62" w:rsidP="00C63381">
            <w:r>
              <w:t>causes</w:t>
            </w:r>
          </w:p>
        </w:tc>
      </w:tr>
      <w:tr w:rsidR="009B1A62" w14:paraId="65824017" w14:textId="77777777" w:rsidTr="009B1A62">
        <w:tc>
          <w:tcPr>
            <w:tcW w:w="2554" w:type="dxa"/>
            <w:vMerge w:val="restart"/>
          </w:tcPr>
          <w:p w14:paraId="55847ED0" w14:textId="77777777" w:rsidR="009B1A62" w:rsidRDefault="009B1A62" w:rsidP="00C63381">
            <w:r>
              <w:t>achievedAt</w:t>
            </w:r>
          </w:p>
        </w:tc>
        <w:tc>
          <w:tcPr>
            <w:tcW w:w="2390" w:type="dxa"/>
          </w:tcPr>
          <w:p w14:paraId="5701D0A5" w14:textId="77777777" w:rsidR="009B1A62" w:rsidRDefault="009B1A62" w:rsidP="00C63381">
            <w:r>
              <w:t>Domains</w:t>
            </w:r>
          </w:p>
        </w:tc>
        <w:tc>
          <w:tcPr>
            <w:tcW w:w="4406" w:type="dxa"/>
          </w:tcPr>
          <w:p w14:paraId="7BAE3709" w14:textId="21B53DDD" w:rsidR="009B1A62" w:rsidRDefault="009B1A62" w:rsidP="00C63381">
            <w:r>
              <w:t>Stat</w:t>
            </w:r>
            <w:r w:rsidR="00A6666F">
              <w:t>e</w:t>
            </w:r>
          </w:p>
        </w:tc>
      </w:tr>
      <w:tr w:rsidR="009B1A62" w14:paraId="0BBF7066" w14:textId="77777777" w:rsidTr="009B1A62">
        <w:tc>
          <w:tcPr>
            <w:tcW w:w="2554" w:type="dxa"/>
            <w:vMerge/>
          </w:tcPr>
          <w:p w14:paraId="50E19AE1" w14:textId="77777777" w:rsidR="009B1A62" w:rsidRDefault="009B1A62" w:rsidP="00C63381"/>
        </w:tc>
        <w:tc>
          <w:tcPr>
            <w:tcW w:w="2390" w:type="dxa"/>
          </w:tcPr>
          <w:p w14:paraId="79FF927C" w14:textId="77777777" w:rsidR="009B1A62" w:rsidRDefault="009B1A62" w:rsidP="00C63381">
            <w:r>
              <w:t>Ranges</w:t>
            </w:r>
          </w:p>
        </w:tc>
        <w:tc>
          <w:tcPr>
            <w:tcW w:w="4406" w:type="dxa"/>
          </w:tcPr>
          <w:p w14:paraId="5CA39CB3" w14:textId="77777777" w:rsidR="009B1A62" w:rsidRDefault="009B1A62" w:rsidP="00C63381">
            <w:r>
              <w:t>time:TemporalEntity</w:t>
            </w:r>
          </w:p>
        </w:tc>
      </w:tr>
      <w:tr w:rsidR="009B1A62" w14:paraId="305557CE" w14:textId="77777777" w:rsidTr="009B1A62">
        <w:tc>
          <w:tcPr>
            <w:tcW w:w="2554" w:type="dxa"/>
            <w:vMerge/>
          </w:tcPr>
          <w:p w14:paraId="4A47A5B6" w14:textId="77777777" w:rsidR="009B1A62" w:rsidRDefault="009B1A62" w:rsidP="00C63381"/>
        </w:tc>
        <w:tc>
          <w:tcPr>
            <w:tcW w:w="2390" w:type="dxa"/>
          </w:tcPr>
          <w:p w14:paraId="39AD1AD9" w14:textId="77777777" w:rsidR="009B1A62" w:rsidRDefault="009B1A62" w:rsidP="00C63381">
            <w:r>
              <w:t>superPropertyOf</w:t>
            </w:r>
          </w:p>
        </w:tc>
        <w:tc>
          <w:tcPr>
            <w:tcW w:w="4406" w:type="dxa"/>
          </w:tcPr>
          <w:p w14:paraId="40EBC79B" w14:textId="77777777" w:rsidR="009B1A62" w:rsidRDefault="009B1A62" w:rsidP="00C63381">
            <w:r>
              <w:t>inverse(preconditionOf) o beginOf</w:t>
            </w:r>
          </w:p>
        </w:tc>
      </w:tr>
      <w:tr w:rsidR="009B1A62" w14:paraId="6D7CD48F" w14:textId="77777777" w:rsidTr="009B1A62">
        <w:tc>
          <w:tcPr>
            <w:tcW w:w="2554" w:type="dxa"/>
            <w:vMerge/>
          </w:tcPr>
          <w:p w14:paraId="55165326" w14:textId="77777777" w:rsidR="009B1A62" w:rsidRDefault="009B1A62" w:rsidP="00C63381"/>
        </w:tc>
        <w:tc>
          <w:tcPr>
            <w:tcW w:w="2390" w:type="dxa"/>
          </w:tcPr>
          <w:p w14:paraId="5480C66D" w14:textId="77777777" w:rsidR="009B1A62" w:rsidRDefault="009B1A62" w:rsidP="00C63381">
            <w:r>
              <w:t>superPropertyOf</w:t>
            </w:r>
          </w:p>
        </w:tc>
        <w:tc>
          <w:tcPr>
            <w:tcW w:w="4406" w:type="dxa"/>
          </w:tcPr>
          <w:p w14:paraId="6B491378" w14:textId="77777777" w:rsidR="009B1A62" w:rsidRDefault="009B1A62" w:rsidP="00C63381">
            <w:r>
              <w:t>inverse(effectOf) o endOf</w:t>
            </w:r>
          </w:p>
        </w:tc>
      </w:tr>
      <w:tr w:rsidR="009B1A62" w14:paraId="283C6D3B" w14:textId="77777777" w:rsidTr="009B1A62">
        <w:tc>
          <w:tcPr>
            <w:tcW w:w="2554" w:type="dxa"/>
            <w:vMerge/>
          </w:tcPr>
          <w:p w14:paraId="68F3566D" w14:textId="77777777" w:rsidR="009B1A62" w:rsidRDefault="009B1A62" w:rsidP="00C63381"/>
        </w:tc>
        <w:tc>
          <w:tcPr>
            <w:tcW w:w="2390" w:type="dxa"/>
          </w:tcPr>
          <w:p w14:paraId="5A4783C4" w14:textId="77777777" w:rsidR="009B1A62" w:rsidRDefault="009B1A62" w:rsidP="00C63381">
            <w:r>
              <w:t>superPropertyOf</w:t>
            </w:r>
          </w:p>
        </w:tc>
        <w:tc>
          <w:tcPr>
            <w:tcW w:w="4406" w:type="dxa"/>
          </w:tcPr>
          <w:p w14:paraId="0496CCD3" w14:textId="77777777" w:rsidR="009B1A62" w:rsidRDefault="009B1A62" w:rsidP="00C63381">
            <w:r>
              <w:t>inverse (hasDecomp) o conjunctiveAchievedAt o during</w:t>
            </w:r>
          </w:p>
        </w:tc>
      </w:tr>
      <w:tr w:rsidR="00695539" w14:paraId="32BCCCFD" w14:textId="77777777" w:rsidTr="009B1A62">
        <w:tc>
          <w:tcPr>
            <w:tcW w:w="2554" w:type="dxa"/>
            <w:vMerge w:val="restart"/>
          </w:tcPr>
          <w:p w14:paraId="3A84D453" w14:textId="77777777" w:rsidR="00695539" w:rsidRDefault="00695539" w:rsidP="00C63381">
            <w:r>
              <w:t>hasDecomp</w:t>
            </w:r>
          </w:p>
        </w:tc>
        <w:tc>
          <w:tcPr>
            <w:tcW w:w="2390" w:type="dxa"/>
          </w:tcPr>
          <w:p w14:paraId="14D24A19" w14:textId="77777777" w:rsidR="00695539" w:rsidRDefault="00695539" w:rsidP="00C63381">
            <w:r>
              <w:t>Domains</w:t>
            </w:r>
          </w:p>
        </w:tc>
        <w:tc>
          <w:tcPr>
            <w:tcW w:w="4406" w:type="dxa"/>
          </w:tcPr>
          <w:p w14:paraId="627161AB" w14:textId="77777777" w:rsidR="00695539" w:rsidRDefault="00695539" w:rsidP="00C63381">
            <w:r>
              <w:t>State</w:t>
            </w:r>
          </w:p>
        </w:tc>
      </w:tr>
      <w:tr w:rsidR="00695539" w14:paraId="0079FE2C" w14:textId="77777777" w:rsidTr="009B1A62">
        <w:tc>
          <w:tcPr>
            <w:tcW w:w="2554" w:type="dxa"/>
            <w:vMerge/>
          </w:tcPr>
          <w:p w14:paraId="1010E705" w14:textId="77777777" w:rsidR="00695539" w:rsidRDefault="00695539" w:rsidP="00C63381"/>
        </w:tc>
        <w:tc>
          <w:tcPr>
            <w:tcW w:w="2390" w:type="dxa"/>
          </w:tcPr>
          <w:p w14:paraId="737B6DE0" w14:textId="77777777" w:rsidR="00695539" w:rsidRDefault="00695539" w:rsidP="00C63381">
            <w:r>
              <w:t>Ranges</w:t>
            </w:r>
          </w:p>
        </w:tc>
        <w:tc>
          <w:tcPr>
            <w:tcW w:w="4406" w:type="dxa"/>
          </w:tcPr>
          <w:p w14:paraId="61331A04" w14:textId="77777777" w:rsidR="00695539" w:rsidRDefault="00695539" w:rsidP="00C63381">
            <w:r>
              <w:t>State</w:t>
            </w:r>
          </w:p>
        </w:tc>
      </w:tr>
      <w:tr w:rsidR="00695539" w14:paraId="1865A679" w14:textId="77777777" w:rsidTr="009B1A62">
        <w:tc>
          <w:tcPr>
            <w:tcW w:w="2554" w:type="dxa"/>
            <w:vMerge/>
          </w:tcPr>
          <w:p w14:paraId="411979D5" w14:textId="77777777" w:rsidR="00695539" w:rsidRDefault="00695539" w:rsidP="00C63381"/>
        </w:tc>
        <w:tc>
          <w:tcPr>
            <w:tcW w:w="2390" w:type="dxa"/>
          </w:tcPr>
          <w:p w14:paraId="0963BD38" w14:textId="0EB026CF" w:rsidR="00695539" w:rsidRDefault="00695539" w:rsidP="00C63381">
            <w:r>
              <w:t>subPropertyOf</w:t>
            </w:r>
          </w:p>
        </w:tc>
        <w:tc>
          <w:tcPr>
            <w:tcW w:w="4406" w:type="dxa"/>
          </w:tcPr>
          <w:p w14:paraId="525EC2D7" w14:textId="16CD852E" w:rsidR="00695539" w:rsidRDefault="00695539" w:rsidP="00C63381">
            <w:r>
              <w:t>hasSubstate</w:t>
            </w:r>
          </w:p>
        </w:tc>
      </w:tr>
      <w:tr w:rsidR="00695539" w14:paraId="0048C8A7" w14:textId="77777777" w:rsidTr="009B1A62">
        <w:tc>
          <w:tcPr>
            <w:tcW w:w="2554" w:type="dxa"/>
            <w:vMerge w:val="restart"/>
          </w:tcPr>
          <w:p w14:paraId="631894FB" w14:textId="4112F930" w:rsidR="00695539" w:rsidRDefault="00695539" w:rsidP="00C63381">
            <w:r>
              <w:t>hasSubstate</w:t>
            </w:r>
          </w:p>
        </w:tc>
        <w:tc>
          <w:tcPr>
            <w:tcW w:w="2390" w:type="dxa"/>
          </w:tcPr>
          <w:p w14:paraId="41184776" w14:textId="77777777" w:rsidR="00695539" w:rsidRDefault="00695539" w:rsidP="00C63381">
            <w:r>
              <w:t>Domains</w:t>
            </w:r>
          </w:p>
        </w:tc>
        <w:tc>
          <w:tcPr>
            <w:tcW w:w="4406" w:type="dxa"/>
          </w:tcPr>
          <w:p w14:paraId="5B7A5CD9" w14:textId="77777777" w:rsidR="00695539" w:rsidRDefault="00695539" w:rsidP="00C63381">
            <w:r>
              <w:t>State</w:t>
            </w:r>
          </w:p>
        </w:tc>
      </w:tr>
      <w:tr w:rsidR="00695539" w14:paraId="3FFDB650" w14:textId="77777777" w:rsidTr="009B1A62">
        <w:tc>
          <w:tcPr>
            <w:tcW w:w="2554" w:type="dxa"/>
            <w:vMerge/>
          </w:tcPr>
          <w:p w14:paraId="03465DA7" w14:textId="77777777" w:rsidR="00695539" w:rsidRDefault="00695539" w:rsidP="00C63381"/>
        </w:tc>
        <w:tc>
          <w:tcPr>
            <w:tcW w:w="2390" w:type="dxa"/>
          </w:tcPr>
          <w:p w14:paraId="3D837EE0" w14:textId="77777777" w:rsidR="00695539" w:rsidRDefault="00695539" w:rsidP="00C63381">
            <w:r>
              <w:t>Ranges</w:t>
            </w:r>
          </w:p>
        </w:tc>
        <w:tc>
          <w:tcPr>
            <w:tcW w:w="4406" w:type="dxa"/>
          </w:tcPr>
          <w:p w14:paraId="78A729DB" w14:textId="77777777" w:rsidR="00695539" w:rsidRDefault="00695539" w:rsidP="00C63381">
            <w:r>
              <w:t>State</w:t>
            </w:r>
          </w:p>
        </w:tc>
      </w:tr>
      <w:tr w:rsidR="00695539" w14:paraId="506653E3" w14:textId="77777777" w:rsidTr="009B1A62">
        <w:tc>
          <w:tcPr>
            <w:tcW w:w="2554" w:type="dxa"/>
            <w:vMerge/>
          </w:tcPr>
          <w:p w14:paraId="0347E95E" w14:textId="77777777" w:rsidR="00695539" w:rsidRDefault="00695539" w:rsidP="00C63381"/>
        </w:tc>
        <w:tc>
          <w:tcPr>
            <w:tcW w:w="2390" w:type="dxa"/>
          </w:tcPr>
          <w:p w14:paraId="78D06781" w14:textId="77777777" w:rsidR="00695539" w:rsidRPr="00E80D3C" w:rsidRDefault="00695539" w:rsidP="00C63381">
            <w:pPr>
              <w:rPr>
                <w:strike/>
              </w:rPr>
            </w:pPr>
            <w:r w:rsidRPr="00E80D3C">
              <w:rPr>
                <w:strike/>
              </w:rPr>
              <w:t>subPropertyOf</w:t>
            </w:r>
          </w:p>
        </w:tc>
        <w:tc>
          <w:tcPr>
            <w:tcW w:w="4406" w:type="dxa"/>
          </w:tcPr>
          <w:p w14:paraId="6E1FAE15" w14:textId="77777777" w:rsidR="00695539" w:rsidRPr="00E80D3C" w:rsidRDefault="00695539" w:rsidP="00C63381">
            <w:pPr>
              <w:rPr>
                <w:strike/>
              </w:rPr>
            </w:pPr>
            <w:r w:rsidRPr="00E80D3C">
              <w:rPr>
                <w:strike/>
              </w:rPr>
              <w:t>hasDecomp</w:t>
            </w:r>
          </w:p>
        </w:tc>
      </w:tr>
      <w:tr w:rsidR="00695539" w14:paraId="12DD8649" w14:textId="77777777" w:rsidTr="009B1A62">
        <w:tc>
          <w:tcPr>
            <w:tcW w:w="2554" w:type="dxa"/>
            <w:vMerge/>
          </w:tcPr>
          <w:p w14:paraId="1A384E94" w14:textId="77777777" w:rsidR="00695539" w:rsidRDefault="00695539" w:rsidP="00C63381"/>
        </w:tc>
        <w:tc>
          <w:tcPr>
            <w:tcW w:w="2390" w:type="dxa"/>
          </w:tcPr>
          <w:p w14:paraId="7D2B47DF" w14:textId="345EE290" w:rsidR="00695539" w:rsidRPr="00E80D3C" w:rsidRDefault="005B0DB3" w:rsidP="00C63381">
            <w:r>
              <w:t>T</w:t>
            </w:r>
            <w:r w:rsidR="00695539" w:rsidRPr="00E80D3C">
              <w:t>ransititve</w:t>
            </w:r>
          </w:p>
        </w:tc>
        <w:tc>
          <w:tcPr>
            <w:tcW w:w="4406" w:type="dxa"/>
          </w:tcPr>
          <w:p w14:paraId="00713A7D" w14:textId="77777777" w:rsidR="00695539" w:rsidRPr="001410B1" w:rsidRDefault="00695539" w:rsidP="00C63381">
            <w:pPr>
              <w:rPr>
                <w:strike/>
              </w:rPr>
            </w:pPr>
          </w:p>
        </w:tc>
      </w:tr>
      <w:tr w:rsidR="009B1A62" w14:paraId="14AB2930" w14:textId="77777777" w:rsidTr="009B1A62">
        <w:tc>
          <w:tcPr>
            <w:tcW w:w="2554" w:type="dxa"/>
            <w:vMerge w:val="restart"/>
          </w:tcPr>
          <w:p w14:paraId="00AD19D7" w14:textId="77777777" w:rsidR="009B1A62" w:rsidRDefault="009B1A62" w:rsidP="00C63381">
            <w:r w:rsidRPr="009B1A62">
              <w:t>beginOf</w:t>
            </w:r>
          </w:p>
        </w:tc>
        <w:tc>
          <w:tcPr>
            <w:tcW w:w="2390" w:type="dxa"/>
          </w:tcPr>
          <w:p w14:paraId="0BC4EF93" w14:textId="77777777" w:rsidR="009B1A62" w:rsidRDefault="009B1A62" w:rsidP="00C63381">
            <w:r>
              <w:t>Domains</w:t>
            </w:r>
          </w:p>
        </w:tc>
        <w:tc>
          <w:tcPr>
            <w:tcW w:w="4406" w:type="dxa"/>
          </w:tcPr>
          <w:p w14:paraId="1D27A329" w14:textId="77777777" w:rsidR="009B1A62" w:rsidRDefault="009B1A62" w:rsidP="00C63381">
            <w:r>
              <w:t>Activity</w:t>
            </w:r>
          </w:p>
        </w:tc>
      </w:tr>
      <w:tr w:rsidR="009B1A62" w14:paraId="41FCE6E0" w14:textId="77777777" w:rsidTr="009B1A62">
        <w:tc>
          <w:tcPr>
            <w:tcW w:w="2554" w:type="dxa"/>
            <w:vMerge/>
          </w:tcPr>
          <w:p w14:paraId="0557C4A2" w14:textId="77777777" w:rsidR="009B1A62" w:rsidRDefault="009B1A62" w:rsidP="00C63381"/>
        </w:tc>
        <w:tc>
          <w:tcPr>
            <w:tcW w:w="2390" w:type="dxa"/>
          </w:tcPr>
          <w:p w14:paraId="131F40CD" w14:textId="77777777" w:rsidR="009B1A62" w:rsidRDefault="009B1A62" w:rsidP="00C63381">
            <w:r>
              <w:t>Ranges</w:t>
            </w:r>
          </w:p>
        </w:tc>
        <w:tc>
          <w:tcPr>
            <w:tcW w:w="4406" w:type="dxa"/>
          </w:tcPr>
          <w:p w14:paraId="3105AE4F" w14:textId="77777777" w:rsidR="009B1A62" w:rsidRDefault="009B1A62" w:rsidP="00C63381">
            <w:r>
              <w:t>time:Instant</w:t>
            </w:r>
          </w:p>
        </w:tc>
      </w:tr>
      <w:tr w:rsidR="009B1A62" w14:paraId="1BC5098C" w14:textId="77777777" w:rsidTr="009B1A62">
        <w:tc>
          <w:tcPr>
            <w:tcW w:w="2554" w:type="dxa"/>
            <w:vMerge/>
          </w:tcPr>
          <w:p w14:paraId="1E31FD3A" w14:textId="77777777" w:rsidR="009B1A62" w:rsidRDefault="009B1A62" w:rsidP="00C63381"/>
        </w:tc>
        <w:tc>
          <w:tcPr>
            <w:tcW w:w="2390" w:type="dxa"/>
          </w:tcPr>
          <w:p w14:paraId="7ECC4DC4" w14:textId="77777777" w:rsidR="009B1A62" w:rsidRDefault="009B1A62" w:rsidP="00C63381">
            <w:r>
              <w:t>superPropertyOf</w:t>
            </w:r>
          </w:p>
        </w:tc>
        <w:tc>
          <w:tcPr>
            <w:tcW w:w="4406" w:type="dxa"/>
          </w:tcPr>
          <w:p w14:paraId="7ED06524" w14:textId="77777777" w:rsidR="009B1A62" w:rsidRDefault="009B1A62" w:rsidP="00C63381">
            <w:r>
              <w:t>occursAt o time:hasBeginning</w:t>
            </w:r>
          </w:p>
        </w:tc>
      </w:tr>
      <w:tr w:rsidR="009B1A62" w14:paraId="61AFC307" w14:textId="77777777" w:rsidTr="009B1A62">
        <w:tc>
          <w:tcPr>
            <w:tcW w:w="2554" w:type="dxa"/>
            <w:vMerge w:val="restart"/>
          </w:tcPr>
          <w:p w14:paraId="710BEFE3" w14:textId="77777777" w:rsidR="009B1A62" w:rsidRDefault="009B1A62" w:rsidP="00C63381">
            <w:r w:rsidRPr="009B1A62">
              <w:t>endOf</w:t>
            </w:r>
          </w:p>
        </w:tc>
        <w:tc>
          <w:tcPr>
            <w:tcW w:w="2390" w:type="dxa"/>
          </w:tcPr>
          <w:p w14:paraId="71FEC1DC" w14:textId="77777777" w:rsidR="009B1A62" w:rsidRDefault="009B1A62" w:rsidP="00C63381">
            <w:r>
              <w:t>Domains</w:t>
            </w:r>
          </w:p>
        </w:tc>
        <w:tc>
          <w:tcPr>
            <w:tcW w:w="4406" w:type="dxa"/>
          </w:tcPr>
          <w:p w14:paraId="5560126D" w14:textId="77777777" w:rsidR="009B1A62" w:rsidRDefault="009B1A62" w:rsidP="00C63381">
            <w:r>
              <w:t>Activity</w:t>
            </w:r>
          </w:p>
        </w:tc>
      </w:tr>
      <w:tr w:rsidR="009B1A62" w14:paraId="4AD2725E" w14:textId="77777777" w:rsidTr="009B1A62">
        <w:tc>
          <w:tcPr>
            <w:tcW w:w="2554" w:type="dxa"/>
            <w:vMerge/>
          </w:tcPr>
          <w:p w14:paraId="2ED9BECF" w14:textId="77777777" w:rsidR="009B1A62" w:rsidRDefault="009B1A62" w:rsidP="00C63381"/>
        </w:tc>
        <w:tc>
          <w:tcPr>
            <w:tcW w:w="2390" w:type="dxa"/>
          </w:tcPr>
          <w:p w14:paraId="7279C7D0" w14:textId="77777777" w:rsidR="009B1A62" w:rsidRDefault="009B1A62" w:rsidP="00C63381">
            <w:r>
              <w:t>Ranges</w:t>
            </w:r>
          </w:p>
        </w:tc>
        <w:tc>
          <w:tcPr>
            <w:tcW w:w="4406" w:type="dxa"/>
          </w:tcPr>
          <w:p w14:paraId="44F374BE" w14:textId="77777777" w:rsidR="009B1A62" w:rsidRDefault="009B1A62" w:rsidP="00C63381">
            <w:r>
              <w:t>time:Instant</w:t>
            </w:r>
          </w:p>
        </w:tc>
      </w:tr>
      <w:tr w:rsidR="009B1A62" w14:paraId="5867C9FC" w14:textId="77777777" w:rsidTr="009B1A62">
        <w:tc>
          <w:tcPr>
            <w:tcW w:w="2554" w:type="dxa"/>
            <w:vMerge/>
          </w:tcPr>
          <w:p w14:paraId="067A55B8" w14:textId="77777777" w:rsidR="009B1A62" w:rsidRDefault="009B1A62" w:rsidP="00C63381"/>
        </w:tc>
        <w:tc>
          <w:tcPr>
            <w:tcW w:w="2390" w:type="dxa"/>
          </w:tcPr>
          <w:p w14:paraId="1E3737F5" w14:textId="77777777" w:rsidR="009B1A62" w:rsidRDefault="009B1A62" w:rsidP="00C63381">
            <w:r>
              <w:t>superPropertyOf</w:t>
            </w:r>
          </w:p>
        </w:tc>
        <w:tc>
          <w:tcPr>
            <w:tcW w:w="4406" w:type="dxa"/>
          </w:tcPr>
          <w:p w14:paraId="476A69C0" w14:textId="77777777" w:rsidR="009B1A62" w:rsidRDefault="009B1A62" w:rsidP="00C63381">
            <w:r>
              <w:t>occursAt o time:hasEnd</w:t>
            </w:r>
          </w:p>
        </w:tc>
      </w:tr>
      <w:tr w:rsidR="009B1A62" w14:paraId="70C1218A" w14:textId="77777777" w:rsidTr="009B1A62">
        <w:tc>
          <w:tcPr>
            <w:tcW w:w="2554" w:type="dxa"/>
            <w:vMerge w:val="restart"/>
          </w:tcPr>
          <w:p w14:paraId="20BC9D38" w14:textId="77777777" w:rsidR="009B1A62" w:rsidRDefault="009B1A62" w:rsidP="00C63381">
            <w:r>
              <w:t>terminalAchievedAt</w:t>
            </w:r>
          </w:p>
        </w:tc>
        <w:tc>
          <w:tcPr>
            <w:tcW w:w="2390" w:type="dxa"/>
          </w:tcPr>
          <w:p w14:paraId="7EE82A8F" w14:textId="77777777" w:rsidR="009B1A62" w:rsidRDefault="009B1A62" w:rsidP="00C63381">
            <w:r>
              <w:t>subPropertyOf</w:t>
            </w:r>
          </w:p>
        </w:tc>
        <w:tc>
          <w:tcPr>
            <w:tcW w:w="4406" w:type="dxa"/>
          </w:tcPr>
          <w:p w14:paraId="2BB59926" w14:textId="77777777" w:rsidR="009B1A62" w:rsidRDefault="009B1A62" w:rsidP="00C63381">
            <w:r>
              <w:t>achievedAt</w:t>
            </w:r>
          </w:p>
        </w:tc>
      </w:tr>
      <w:tr w:rsidR="009B1A62" w14:paraId="6D59449D" w14:textId="77777777" w:rsidTr="009B1A62">
        <w:tc>
          <w:tcPr>
            <w:tcW w:w="2554" w:type="dxa"/>
            <w:vMerge/>
          </w:tcPr>
          <w:p w14:paraId="3C30AA10" w14:textId="77777777" w:rsidR="009B1A62" w:rsidRDefault="009B1A62" w:rsidP="00C63381"/>
        </w:tc>
        <w:tc>
          <w:tcPr>
            <w:tcW w:w="2390" w:type="dxa"/>
          </w:tcPr>
          <w:p w14:paraId="31F8F643" w14:textId="14641218" w:rsidR="009B1A62" w:rsidRDefault="009B1A62" w:rsidP="00C63381">
            <w:r w:rsidRPr="00E80D3C">
              <w:rPr>
                <w:highlight w:val="yellow"/>
              </w:rPr>
              <w:t>subPropertyOf</w:t>
            </w:r>
            <w:r w:rsidR="00387E43">
              <w:rPr>
                <w:rStyle w:val="FootnoteReference"/>
              </w:rPr>
              <w:footnoteReference w:id="6"/>
            </w:r>
          </w:p>
        </w:tc>
        <w:tc>
          <w:tcPr>
            <w:tcW w:w="4406" w:type="dxa"/>
          </w:tcPr>
          <w:p w14:paraId="370C4900" w14:textId="77777777" w:rsidR="009B1A62" w:rsidRDefault="009B1A62" w:rsidP="00C63381">
            <w:r>
              <w:t>existsAt</w:t>
            </w:r>
          </w:p>
        </w:tc>
      </w:tr>
      <w:tr w:rsidR="009B1A62" w14:paraId="39ECCA14" w14:textId="77777777" w:rsidTr="009B1A62">
        <w:tc>
          <w:tcPr>
            <w:tcW w:w="2554" w:type="dxa"/>
            <w:vMerge/>
          </w:tcPr>
          <w:p w14:paraId="14AA1D0B" w14:textId="77777777" w:rsidR="009B1A62" w:rsidRDefault="009B1A62" w:rsidP="00C63381"/>
        </w:tc>
        <w:tc>
          <w:tcPr>
            <w:tcW w:w="2390" w:type="dxa"/>
          </w:tcPr>
          <w:p w14:paraId="5D28F8F3" w14:textId="77777777" w:rsidR="009B1A62" w:rsidRDefault="009B1A62" w:rsidP="00C63381">
            <w:r>
              <w:t>Domains</w:t>
            </w:r>
          </w:p>
        </w:tc>
        <w:tc>
          <w:tcPr>
            <w:tcW w:w="4406" w:type="dxa"/>
          </w:tcPr>
          <w:p w14:paraId="07E366D6" w14:textId="77777777" w:rsidR="009B1A62" w:rsidRDefault="009B1A62" w:rsidP="00C63381">
            <w:r>
              <w:t>TerminalState</w:t>
            </w:r>
          </w:p>
        </w:tc>
      </w:tr>
      <w:tr w:rsidR="009B1A62" w14:paraId="4E01A466" w14:textId="77777777" w:rsidTr="009B1A62">
        <w:tc>
          <w:tcPr>
            <w:tcW w:w="2554" w:type="dxa"/>
            <w:vMerge w:val="restart"/>
          </w:tcPr>
          <w:p w14:paraId="4C112CCB" w14:textId="77777777" w:rsidR="009B1A62" w:rsidRDefault="009B1A62" w:rsidP="00C63381">
            <w:r>
              <w:t>disjunctiveAchievedAt</w:t>
            </w:r>
          </w:p>
        </w:tc>
        <w:tc>
          <w:tcPr>
            <w:tcW w:w="2390" w:type="dxa"/>
          </w:tcPr>
          <w:p w14:paraId="49F0452E" w14:textId="77777777" w:rsidR="009B1A62" w:rsidRDefault="009B1A62" w:rsidP="00C63381">
            <w:r>
              <w:t>subPropertyOf</w:t>
            </w:r>
          </w:p>
        </w:tc>
        <w:tc>
          <w:tcPr>
            <w:tcW w:w="4406" w:type="dxa"/>
          </w:tcPr>
          <w:p w14:paraId="219AE2F5" w14:textId="77777777" w:rsidR="009B1A62" w:rsidRDefault="009B1A62" w:rsidP="00C63381">
            <w:r>
              <w:t>achievedAt</w:t>
            </w:r>
          </w:p>
        </w:tc>
      </w:tr>
      <w:tr w:rsidR="009B1A62" w14:paraId="48655775" w14:textId="77777777" w:rsidTr="009B1A62">
        <w:tc>
          <w:tcPr>
            <w:tcW w:w="2554" w:type="dxa"/>
            <w:vMerge/>
          </w:tcPr>
          <w:p w14:paraId="300CBD44" w14:textId="77777777" w:rsidR="009B1A62" w:rsidRDefault="009B1A62" w:rsidP="00C63381"/>
        </w:tc>
        <w:tc>
          <w:tcPr>
            <w:tcW w:w="2390" w:type="dxa"/>
          </w:tcPr>
          <w:p w14:paraId="73C595DE" w14:textId="77777777" w:rsidR="009B1A62" w:rsidRDefault="009B1A62" w:rsidP="00C63381">
            <w:r>
              <w:t>superPropertyOf</w:t>
            </w:r>
          </w:p>
        </w:tc>
        <w:tc>
          <w:tcPr>
            <w:tcW w:w="4406" w:type="dxa"/>
          </w:tcPr>
          <w:p w14:paraId="7E136061" w14:textId="77777777" w:rsidR="009B1A62" w:rsidRDefault="009B1A62" w:rsidP="00C63381">
            <w:r>
              <w:t xml:space="preserve">hasDecomp o achievedAt </w:t>
            </w:r>
          </w:p>
        </w:tc>
      </w:tr>
      <w:tr w:rsidR="009B1A62" w14:paraId="53B40256" w14:textId="77777777" w:rsidTr="009B1A62">
        <w:tc>
          <w:tcPr>
            <w:tcW w:w="2554" w:type="dxa"/>
            <w:vMerge/>
          </w:tcPr>
          <w:p w14:paraId="72D904D5" w14:textId="77777777" w:rsidR="009B1A62" w:rsidRDefault="009B1A62" w:rsidP="00C63381"/>
        </w:tc>
        <w:tc>
          <w:tcPr>
            <w:tcW w:w="2390" w:type="dxa"/>
          </w:tcPr>
          <w:p w14:paraId="0A9B5DB6" w14:textId="77777777" w:rsidR="009B1A62" w:rsidRDefault="009B1A62" w:rsidP="00C63381">
            <w:r>
              <w:t>Domains</w:t>
            </w:r>
          </w:p>
        </w:tc>
        <w:tc>
          <w:tcPr>
            <w:tcW w:w="4406" w:type="dxa"/>
          </w:tcPr>
          <w:p w14:paraId="0566CC30" w14:textId="77777777" w:rsidR="009B1A62" w:rsidRDefault="009B1A62" w:rsidP="00C63381">
            <w:r>
              <w:t>DisjunctiveState</w:t>
            </w:r>
          </w:p>
        </w:tc>
      </w:tr>
      <w:tr w:rsidR="009B1A62" w14:paraId="62D72FBF" w14:textId="77777777" w:rsidTr="009B1A62">
        <w:tc>
          <w:tcPr>
            <w:tcW w:w="2554" w:type="dxa"/>
            <w:vMerge w:val="restart"/>
          </w:tcPr>
          <w:p w14:paraId="3BCA8039" w14:textId="77777777" w:rsidR="009B1A62" w:rsidRDefault="009B1A62" w:rsidP="00C63381">
            <w:r>
              <w:t>conjunctiveAchievedAt</w:t>
            </w:r>
          </w:p>
        </w:tc>
        <w:tc>
          <w:tcPr>
            <w:tcW w:w="2390" w:type="dxa"/>
          </w:tcPr>
          <w:p w14:paraId="62A5E285" w14:textId="77777777" w:rsidR="009B1A62" w:rsidRDefault="009B1A62" w:rsidP="00C63381">
            <w:r>
              <w:t>subPropertyOf</w:t>
            </w:r>
          </w:p>
        </w:tc>
        <w:tc>
          <w:tcPr>
            <w:tcW w:w="4406" w:type="dxa"/>
          </w:tcPr>
          <w:p w14:paraId="10F00407" w14:textId="77777777" w:rsidR="009B1A62" w:rsidRDefault="009B1A62" w:rsidP="00C63381">
            <w:r>
              <w:t>achievedAt</w:t>
            </w:r>
          </w:p>
        </w:tc>
      </w:tr>
      <w:tr w:rsidR="009B1A62" w14:paraId="6943D5BF" w14:textId="77777777" w:rsidTr="009B1A62">
        <w:tc>
          <w:tcPr>
            <w:tcW w:w="2554" w:type="dxa"/>
            <w:vMerge/>
          </w:tcPr>
          <w:p w14:paraId="744F9CDB" w14:textId="77777777" w:rsidR="009B1A62" w:rsidRDefault="009B1A62" w:rsidP="00C63381"/>
        </w:tc>
        <w:tc>
          <w:tcPr>
            <w:tcW w:w="2390" w:type="dxa"/>
          </w:tcPr>
          <w:p w14:paraId="2D418209" w14:textId="77777777" w:rsidR="009B1A62" w:rsidRDefault="009B1A62" w:rsidP="00C63381">
            <w:r>
              <w:t>Domains</w:t>
            </w:r>
          </w:p>
        </w:tc>
        <w:tc>
          <w:tcPr>
            <w:tcW w:w="4406" w:type="dxa"/>
          </w:tcPr>
          <w:p w14:paraId="45264C24" w14:textId="77777777" w:rsidR="009B1A62" w:rsidRDefault="009B1A62" w:rsidP="00C63381">
            <w:r>
              <w:t>ConjunctiveState</w:t>
            </w:r>
          </w:p>
        </w:tc>
      </w:tr>
      <w:tr w:rsidR="008C4514" w14:paraId="02B6E1F4" w14:textId="77777777" w:rsidTr="009B1A62">
        <w:tc>
          <w:tcPr>
            <w:tcW w:w="2554" w:type="dxa"/>
            <w:vMerge w:val="restart"/>
          </w:tcPr>
          <w:p w14:paraId="1913DE00" w14:textId="17D71E52" w:rsidR="008C4514" w:rsidRDefault="008C4514" w:rsidP="00C63381">
            <w:r>
              <w:t>occursBefore</w:t>
            </w:r>
          </w:p>
        </w:tc>
        <w:tc>
          <w:tcPr>
            <w:tcW w:w="2390" w:type="dxa"/>
          </w:tcPr>
          <w:p w14:paraId="2A38659E" w14:textId="3ACBE86F" w:rsidR="008C4514" w:rsidRDefault="008C4514" w:rsidP="00C63381">
            <w:r>
              <w:t>range</w:t>
            </w:r>
          </w:p>
        </w:tc>
        <w:tc>
          <w:tcPr>
            <w:tcW w:w="4406" w:type="dxa"/>
          </w:tcPr>
          <w:p w14:paraId="509F1A0A" w14:textId="5C898B55" w:rsidR="008C4514" w:rsidRDefault="008C4514" w:rsidP="00C63381">
            <w:r>
              <w:t>Activity</w:t>
            </w:r>
          </w:p>
        </w:tc>
      </w:tr>
      <w:tr w:rsidR="008C4514" w14:paraId="79D9E3F8" w14:textId="77777777" w:rsidTr="009B1A62">
        <w:tc>
          <w:tcPr>
            <w:tcW w:w="2554" w:type="dxa"/>
            <w:vMerge/>
          </w:tcPr>
          <w:p w14:paraId="3309D3F0" w14:textId="77777777" w:rsidR="008C4514" w:rsidRDefault="008C4514" w:rsidP="00C63381"/>
        </w:tc>
        <w:tc>
          <w:tcPr>
            <w:tcW w:w="2390" w:type="dxa"/>
          </w:tcPr>
          <w:p w14:paraId="1B14672C" w14:textId="5CC8BDDB" w:rsidR="008C4514" w:rsidRDefault="008C4514" w:rsidP="00C63381">
            <w:r>
              <w:t>domain</w:t>
            </w:r>
          </w:p>
        </w:tc>
        <w:tc>
          <w:tcPr>
            <w:tcW w:w="4406" w:type="dxa"/>
          </w:tcPr>
          <w:p w14:paraId="78C6B34F" w14:textId="757A6465" w:rsidR="008C4514" w:rsidRDefault="008C4514" w:rsidP="00C63381">
            <w:r>
              <w:t>Activity</w:t>
            </w:r>
          </w:p>
        </w:tc>
      </w:tr>
      <w:tr w:rsidR="008C4514" w14:paraId="4F5B59AB" w14:textId="77777777" w:rsidTr="009B1A62">
        <w:tc>
          <w:tcPr>
            <w:tcW w:w="2554" w:type="dxa"/>
            <w:vMerge/>
          </w:tcPr>
          <w:p w14:paraId="03A72412" w14:textId="77777777" w:rsidR="008C4514" w:rsidRDefault="008C4514" w:rsidP="00C63381"/>
        </w:tc>
        <w:tc>
          <w:tcPr>
            <w:tcW w:w="2390" w:type="dxa"/>
          </w:tcPr>
          <w:p w14:paraId="3E1F74C5" w14:textId="281304DB" w:rsidR="008C4514" w:rsidRDefault="008C4514" w:rsidP="00C63381">
            <w:r>
              <w:t>transitive</w:t>
            </w:r>
          </w:p>
        </w:tc>
        <w:tc>
          <w:tcPr>
            <w:tcW w:w="4406" w:type="dxa"/>
          </w:tcPr>
          <w:p w14:paraId="57CF862D" w14:textId="77777777" w:rsidR="008C4514" w:rsidRDefault="008C4514" w:rsidP="00C63381"/>
        </w:tc>
      </w:tr>
      <w:tr w:rsidR="008C4514" w14:paraId="1CCD1621" w14:textId="77777777" w:rsidTr="009B1A62">
        <w:tc>
          <w:tcPr>
            <w:tcW w:w="2554" w:type="dxa"/>
          </w:tcPr>
          <w:p w14:paraId="0281018E" w14:textId="0EC8AAC1" w:rsidR="008C4514" w:rsidRDefault="008C4514" w:rsidP="00C63381">
            <w:r>
              <w:t>occursDirectlyBefore</w:t>
            </w:r>
          </w:p>
        </w:tc>
        <w:tc>
          <w:tcPr>
            <w:tcW w:w="2390" w:type="dxa"/>
          </w:tcPr>
          <w:p w14:paraId="2A25542B" w14:textId="78A5B6F7" w:rsidR="008C4514" w:rsidRDefault="008C4514" w:rsidP="00C63381">
            <w:r>
              <w:t>subPropertyOf</w:t>
            </w:r>
          </w:p>
        </w:tc>
        <w:tc>
          <w:tcPr>
            <w:tcW w:w="4406" w:type="dxa"/>
          </w:tcPr>
          <w:p w14:paraId="751AB635" w14:textId="1B43FD7F" w:rsidR="008C4514" w:rsidRDefault="008C4514" w:rsidP="00C63381">
            <w:r>
              <w:t>occursBefore</w:t>
            </w:r>
          </w:p>
        </w:tc>
      </w:tr>
    </w:tbl>
    <w:p w14:paraId="3B1DB8D2" w14:textId="77777777" w:rsidR="00F1015B" w:rsidRDefault="00F1015B" w:rsidP="00471164"/>
    <w:p w14:paraId="7E4819CA" w14:textId="77777777" w:rsidR="00FA36DF" w:rsidRPr="00FA36DF" w:rsidRDefault="00FA36DF" w:rsidP="00FA36DF">
      <w:pPr>
        <w:rPr>
          <w:b/>
        </w:rPr>
      </w:pPr>
      <w:r w:rsidRPr="00FA36DF">
        <w:rPr>
          <w:b/>
        </w:rPr>
        <w:t>Reused Ontologies:</w:t>
      </w:r>
    </w:p>
    <w:p w14:paraId="2F1261DB" w14:textId="77777777" w:rsidR="00FA36DF" w:rsidRDefault="00FA36DF" w:rsidP="009E4A69">
      <w:pPr>
        <w:pStyle w:val="ListParagraph"/>
      </w:pPr>
      <w:r w:rsidRPr="00FA36DF">
        <w:t>iCity-</w:t>
      </w:r>
      <w:r>
        <w:t>Change</w:t>
      </w:r>
    </w:p>
    <w:p w14:paraId="6F40D19E" w14:textId="77777777" w:rsidR="00FA36DF" w:rsidRDefault="00FA36DF" w:rsidP="009E4A69">
      <w:pPr>
        <w:pStyle w:val="ListParagraph"/>
      </w:pPr>
      <w:r>
        <w:t>iCity-SpatialLocation</w:t>
      </w:r>
    </w:p>
    <w:p w14:paraId="24B68A0B" w14:textId="77777777" w:rsidR="00520123" w:rsidRDefault="00A72D35" w:rsidP="00EA354A">
      <w:pPr>
        <w:pStyle w:val="Heading3"/>
      </w:pPr>
      <w:bookmarkStart w:id="60" w:name="_Toc17365176"/>
      <w:r>
        <w:t>Resource</w:t>
      </w:r>
      <w:r w:rsidR="00BD7FA8">
        <w:t xml:space="preserve"> </w:t>
      </w:r>
      <w:r w:rsidR="00520123">
        <w:t>Ontology</w:t>
      </w:r>
      <w:bookmarkEnd w:id="60"/>
    </w:p>
    <w:p w14:paraId="09DA945A" w14:textId="5EBCBA72" w:rsidR="00D479C9" w:rsidRPr="00D479C9" w:rsidRDefault="0089518D" w:rsidP="00D479C9">
      <w:pPr>
        <w:rPr>
          <w:i/>
        </w:rPr>
      </w:pPr>
      <w:r>
        <w:rPr>
          <w:i/>
        </w:rPr>
        <w:t>http://ontology.eil.utoronto.ca/icity/</w:t>
      </w:r>
      <w:r w:rsidR="00D479C9" w:rsidRPr="00D479C9">
        <w:rPr>
          <w:i/>
        </w:rPr>
        <w:t>Resource</w:t>
      </w:r>
      <w:r w:rsidR="00AC0B4C">
        <w:rPr>
          <w:i/>
        </w:rPr>
        <w:t>.owl</w:t>
      </w:r>
    </w:p>
    <w:p w14:paraId="2179F7B2" w14:textId="77777777" w:rsidR="00A40575" w:rsidRPr="00A40575" w:rsidRDefault="00A40575" w:rsidP="00A40575">
      <w:pPr>
        <w:rPr>
          <w:b/>
        </w:rPr>
      </w:pPr>
      <w:r>
        <w:rPr>
          <w:b/>
        </w:rPr>
        <w:t xml:space="preserve">Namespace: </w:t>
      </w:r>
      <w:r w:rsidRPr="00A40575">
        <w:rPr>
          <w:b/>
        </w:rPr>
        <w:t>resource</w:t>
      </w:r>
    </w:p>
    <w:p w14:paraId="5F202794" w14:textId="33039D1C" w:rsidR="00520123" w:rsidRPr="00497B92" w:rsidRDefault="005A2CAA" w:rsidP="00EA354A">
      <w:r>
        <w:t>This ontology provides a g</w:t>
      </w:r>
      <w:r w:rsidR="00520123">
        <w:t>eneric representation of resources that contain core properties generic across all transportation uses</w:t>
      </w:r>
      <w:r w:rsidR="003C6BC4">
        <w:t xml:space="preserve">. We take the view presented in </w:t>
      </w:r>
      <w:r w:rsidR="00E86562">
        <w:t xml:space="preserve">the </w:t>
      </w:r>
      <w:r w:rsidR="003C6BC4">
        <w:t>T</w:t>
      </w:r>
      <w:r w:rsidR="00E86562">
        <w:t xml:space="preserve">OVE model </w:t>
      </w:r>
      <w:sdt>
        <w:sdtPr>
          <w:id w:val="39854831"/>
          <w:citation/>
        </w:sdtPr>
        <w:sdtEndPr/>
        <w:sdtContent>
          <w:r w:rsidR="00967D94">
            <w:fldChar w:fldCharType="begin"/>
          </w:r>
          <w:r w:rsidR="00967D94">
            <w:instrText xml:space="preserve"> CITATION Fad94 \l 1033 </w:instrText>
          </w:r>
          <w:r w:rsidR="00967D94">
            <w:fldChar w:fldCharType="separate"/>
          </w:r>
          <w:r w:rsidR="006158D6">
            <w:rPr>
              <w:noProof/>
            </w:rPr>
            <w:t>(Fadel, Fox, &amp; Gruninger, 1994)</w:t>
          </w:r>
          <w:r w:rsidR="00967D94">
            <w:rPr>
              <w:noProof/>
            </w:rPr>
            <w:fldChar w:fldCharType="end"/>
          </w:r>
        </w:sdtContent>
      </w:sdt>
      <w:r w:rsidR="00E86562">
        <w:t xml:space="preserve"> </w:t>
      </w:r>
      <w:r w:rsidR="003C6BC4">
        <w:t>that "</w:t>
      </w:r>
      <w:r w:rsidR="003C6BC4">
        <w:rPr>
          <w:i/>
        </w:rPr>
        <w:t>...being a resource is not an innate property of an object but a property that is derived from the role the object plays with respect to an activity</w:t>
      </w:r>
      <w:r w:rsidR="003C6BC4">
        <w:t xml:space="preserve">". </w:t>
      </w:r>
      <w:r w:rsidR="0064284A">
        <w:t xml:space="preserve">The definition of </w:t>
      </w:r>
      <w:r w:rsidR="001B6216">
        <w:t>a resource is dependent on its participation in an activit</w:t>
      </w:r>
      <w:r w:rsidR="00B87C43">
        <w:t>y</w:t>
      </w:r>
      <w:r w:rsidR="001B6216">
        <w:t xml:space="preserve">, so the Resource ontology is in fact an extension of the Activity ontology. </w:t>
      </w:r>
      <w:r w:rsidR="003C6BC4">
        <w:t xml:space="preserve">In this sense, </w:t>
      </w:r>
      <w:r w:rsidR="002262DA">
        <w:t>Resource</w:t>
      </w:r>
      <w:r w:rsidR="001B6216">
        <w:t>s</w:t>
      </w:r>
      <w:r w:rsidR="002262DA">
        <w:t xml:space="preserve"> </w:t>
      </w:r>
      <w:r w:rsidR="001B6216">
        <w:t>are</w:t>
      </w:r>
      <w:r w:rsidR="00E86562">
        <w:t xml:space="preserve"> a </w:t>
      </w:r>
      <w:r w:rsidR="003260FA">
        <w:t>class of manifestations</w:t>
      </w:r>
      <w:r w:rsidR="001B6216">
        <w:t>, so that</w:t>
      </w:r>
      <w:r w:rsidR="003260FA">
        <w:t xml:space="preserve"> </w:t>
      </w:r>
      <w:r w:rsidR="002262DA">
        <w:t xml:space="preserve">rather than </w:t>
      </w:r>
      <w:r w:rsidR="003260FA">
        <w:t xml:space="preserve">have </w:t>
      </w:r>
      <w:r w:rsidR="003C6BC4">
        <w:t xml:space="preserve">a </w:t>
      </w:r>
      <w:r w:rsidR="003260FA">
        <w:t xml:space="preserve">specialized </w:t>
      </w:r>
      <w:r w:rsidR="002262DA">
        <w:t>Resource-</w:t>
      </w:r>
      <w:r w:rsidR="001B6216">
        <w:t>perdurant (PD) class,</w:t>
      </w:r>
      <w:r w:rsidR="002E6C09">
        <w:t xml:space="preserve"> a Resource is a manifestation of some </w:t>
      </w:r>
      <w:r w:rsidR="002262DA" w:rsidRPr="001B6216">
        <w:rPr>
          <w:i/>
        </w:rPr>
        <w:t>other</w:t>
      </w:r>
      <w:r w:rsidR="002262DA">
        <w:t xml:space="preserve"> </w:t>
      </w:r>
      <w:r w:rsidR="001B6216">
        <w:t xml:space="preserve">perdurant class </w:t>
      </w:r>
      <w:r w:rsidR="00D00BF4">
        <w:t xml:space="preserve">in the ontology. For example, an instance of a Vehicle that is a manifestation of some VehiclePD may also be an instance of a resource, whereas some other instance of a Vehicle that is some later manifestation of the same </w:t>
      </w:r>
      <w:r w:rsidR="00497B92">
        <w:t xml:space="preserve">VehiclePD may not be a Resource, or it may be a </w:t>
      </w:r>
      <w:r w:rsidR="00497B92">
        <w:rPr>
          <w:i/>
        </w:rPr>
        <w:t>different</w:t>
      </w:r>
      <w:r w:rsidR="00497B92">
        <w:t xml:space="preserve"> Resource.</w:t>
      </w:r>
      <w:r w:rsidR="001B6216">
        <w:t xml:space="preserve"> </w:t>
      </w:r>
    </w:p>
    <w:p w14:paraId="587432A7" w14:textId="57CB41BF" w:rsidR="005371CB" w:rsidRPr="001A05D2" w:rsidRDefault="00520123" w:rsidP="00166F85">
      <w:pPr>
        <w:pStyle w:val="ListParagraph"/>
        <w:rPr>
          <w:sz w:val="24"/>
        </w:rPr>
      </w:pPr>
      <w:r w:rsidRPr="001A05D2">
        <w:rPr>
          <w:sz w:val="24"/>
        </w:rPr>
        <w:t>A Resource is a generic representation of some Thing that can be "used"</w:t>
      </w:r>
      <w:r w:rsidR="001E494D" w:rsidRPr="001A05D2">
        <w:rPr>
          <w:sz w:val="24"/>
        </w:rPr>
        <w:t xml:space="preserve"> in an Activity.</w:t>
      </w:r>
      <w:r w:rsidRPr="001A05D2">
        <w:rPr>
          <w:sz w:val="24"/>
        </w:rPr>
        <w:br/>
      </w:r>
      <w:r w:rsidR="003C6BC4" w:rsidRPr="001A05D2">
        <w:rPr>
          <w:sz w:val="24"/>
        </w:rPr>
        <w:t xml:space="preserve">A </w:t>
      </w:r>
      <w:r w:rsidR="00D00BF4" w:rsidRPr="001A05D2">
        <w:rPr>
          <w:sz w:val="24"/>
        </w:rPr>
        <w:t>Resource may have some</w:t>
      </w:r>
      <w:r w:rsidR="003C6BC4" w:rsidRPr="001A05D2">
        <w:rPr>
          <w:sz w:val="24"/>
        </w:rPr>
        <w:t xml:space="preserve"> </w:t>
      </w:r>
      <w:r w:rsidR="00DA41F3" w:rsidRPr="001A05D2">
        <w:rPr>
          <w:sz w:val="24"/>
        </w:rPr>
        <w:t>Location</w:t>
      </w:r>
      <w:r w:rsidR="00D00BF4" w:rsidRPr="001A05D2">
        <w:rPr>
          <w:sz w:val="24"/>
        </w:rPr>
        <w:t xml:space="preserve">, amount or </w:t>
      </w:r>
      <w:r w:rsidR="003C6BC4" w:rsidRPr="001A05D2">
        <w:rPr>
          <w:sz w:val="24"/>
        </w:rPr>
        <w:t>availability</w:t>
      </w:r>
      <w:r w:rsidR="00D00BF4" w:rsidRPr="001A05D2">
        <w:rPr>
          <w:sz w:val="24"/>
        </w:rPr>
        <w:t>, according to the definition of the Manifestation or TimeVaryingEntity.</w:t>
      </w:r>
      <w:r w:rsidR="003C6BC4" w:rsidRPr="001A05D2">
        <w:rPr>
          <w:sz w:val="24"/>
        </w:rPr>
        <w:br/>
        <w:t xml:space="preserve">A Resource </w:t>
      </w:r>
      <w:r w:rsidR="00D00BF4" w:rsidRPr="001A05D2">
        <w:rPr>
          <w:sz w:val="24"/>
        </w:rPr>
        <w:t>must be</w:t>
      </w:r>
      <w:r w:rsidR="002E6C09" w:rsidRPr="001A05D2">
        <w:rPr>
          <w:sz w:val="24"/>
        </w:rPr>
        <w:t xml:space="preserve"> </w:t>
      </w:r>
      <w:r w:rsidR="003C6BC4" w:rsidRPr="001A05D2">
        <w:rPr>
          <w:b/>
          <w:sz w:val="24"/>
        </w:rPr>
        <w:t>classified as</w:t>
      </w:r>
      <w:r w:rsidR="003C6BC4" w:rsidRPr="001A05D2">
        <w:rPr>
          <w:sz w:val="24"/>
        </w:rPr>
        <w:t xml:space="preserve"> some Resource Type.</w:t>
      </w:r>
      <w:r w:rsidR="003C6BC4" w:rsidRPr="001A05D2">
        <w:rPr>
          <w:sz w:val="24"/>
        </w:rPr>
        <w:br/>
        <w:t>A Resource may</w:t>
      </w:r>
      <w:r w:rsidR="003C6BC4" w:rsidRPr="001A05D2">
        <w:rPr>
          <w:b/>
          <w:sz w:val="24"/>
        </w:rPr>
        <w:t xml:space="preserve"> participate in</w:t>
      </w:r>
      <w:r w:rsidR="003C6BC4" w:rsidRPr="001A05D2">
        <w:rPr>
          <w:sz w:val="24"/>
        </w:rPr>
        <w:t xml:space="preserve"> some Activity</w:t>
      </w:r>
      <w:r w:rsidR="001E494D" w:rsidRPr="001A05D2">
        <w:rPr>
          <w:sz w:val="24"/>
        </w:rPr>
        <w:t>.</w:t>
      </w:r>
      <w:r w:rsidR="001E494D" w:rsidRPr="001A05D2">
        <w:rPr>
          <w:sz w:val="24"/>
        </w:rPr>
        <w:br/>
      </w:r>
      <w:r w:rsidR="00D00BF4" w:rsidRPr="001A05D2">
        <w:rPr>
          <w:sz w:val="24"/>
        </w:rPr>
        <w:t>A</w:t>
      </w:r>
      <w:r w:rsidR="001E494D" w:rsidRPr="001A05D2">
        <w:rPr>
          <w:sz w:val="24"/>
        </w:rPr>
        <w:t xml:space="preserve"> </w:t>
      </w:r>
      <w:r w:rsidR="001E494D" w:rsidRPr="001A05D2">
        <w:rPr>
          <w:i/>
          <w:sz w:val="24"/>
        </w:rPr>
        <w:t>specific</w:t>
      </w:r>
      <w:r w:rsidR="00D00BF4" w:rsidRPr="001A05D2">
        <w:rPr>
          <w:sz w:val="24"/>
        </w:rPr>
        <w:t xml:space="preserve"> Resource may be </w:t>
      </w:r>
      <w:r w:rsidR="006A73EE" w:rsidRPr="001A05D2">
        <w:rPr>
          <w:b/>
          <w:sz w:val="24"/>
        </w:rPr>
        <w:t>used in</w:t>
      </w:r>
      <w:r w:rsidR="006A73EE" w:rsidRPr="001A05D2">
        <w:rPr>
          <w:sz w:val="24"/>
        </w:rPr>
        <w:t xml:space="preserve"> or </w:t>
      </w:r>
      <w:r w:rsidR="006A73EE" w:rsidRPr="001A05D2">
        <w:rPr>
          <w:b/>
          <w:sz w:val="24"/>
        </w:rPr>
        <w:t>consumed in</w:t>
      </w:r>
      <w:r w:rsidR="006A73EE" w:rsidRPr="001A05D2">
        <w:rPr>
          <w:sz w:val="24"/>
        </w:rPr>
        <w:t xml:space="preserve"> </w:t>
      </w:r>
      <w:r w:rsidR="001E494D" w:rsidRPr="001A05D2">
        <w:rPr>
          <w:sz w:val="24"/>
        </w:rPr>
        <w:t>some activit</w:t>
      </w:r>
      <w:r w:rsidR="001A05D2" w:rsidRPr="001A05D2">
        <w:rPr>
          <w:sz w:val="24"/>
        </w:rPr>
        <w:t>y</w:t>
      </w:r>
      <w:r w:rsidR="001E494D" w:rsidRPr="001A05D2">
        <w:rPr>
          <w:sz w:val="24"/>
        </w:rPr>
        <w:t>.</w:t>
      </w:r>
      <w:r w:rsidR="00344553" w:rsidRPr="001A05D2">
        <w:rPr>
          <w:sz w:val="24"/>
        </w:rPr>
        <w:t xml:space="preserve"> As with the precondition and effect properties defined in the Activity Ontology, these relationships are specific to a particular activity; more general properties may be defined (analogous to enables and causes) should this be required. </w:t>
      </w:r>
      <w:r w:rsidR="005371CB" w:rsidRPr="001A05D2">
        <w:rPr>
          <w:sz w:val="24"/>
        </w:rPr>
        <w:br/>
        <w:t xml:space="preserve">A Resource may have some </w:t>
      </w:r>
      <w:r w:rsidR="005371CB" w:rsidRPr="001A05D2">
        <w:rPr>
          <w:b/>
          <w:sz w:val="24"/>
        </w:rPr>
        <w:t>associated location</w:t>
      </w:r>
      <w:r w:rsidR="005371CB" w:rsidRPr="001A05D2">
        <w:rPr>
          <w:sz w:val="24"/>
        </w:rPr>
        <w:t xml:space="preserve">. </w:t>
      </w:r>
      <w:r w:rsidR="005371CB" w:rsidRPr="001A05D2">
        <w:rPr>
          <w:sz w:val="24"/>
        </w:rPr>
        <w:br/>
        <w:t xml:space="preserve">A Resource may have some </w:t>
      </w:r>
      <w:r w:rsidR="005371CB" w:rsidRPr="001A05D2">
        <w:rPr>
          <w:b/>
          <w:sz w:val="24"/>
        </w:rPr>
        <w:t>owner</w:t>
      </w:r>
      <w:r w:rsidR="005371CB" w:rsidRPr="001A05D2">
        <w:rPr>
          <w:sz w:val="24"/>
        </w:rPr>
        <w:t>.</w:t>
      </w:r>
    </w:p>
    <w:p w14:paraId="2F9819FE" w14:textId="129783D0" w:rsidR="00B61C73" w:rsidRPr="001A05D2" w:rsidRDefault="00B61C73" w:rsidP="009E4A69">
      <w:pPr>
        <w:pStyle w:val="ListParagraph"/>
        <w:rPr>
          <w:sz w:val="24"/>
        </w:rPr>
      </w:pPr>
      <w:r w:rsidRPr="001A05D2">
        <w:rPr>
          <w:sz w:val="24"/>
        </w:rPr>
        <w:t xml:space="preserve">A Resource may </w:t>
      </w:r>
      <w:r w:rsidRPr="001A05D2">
        <w:rPr>
          <w:i/>
          <w:sz w:val="24"/>
        </w:rPr>
        <w:t>either</w:t>
      </w:r>
      <w:r w:rsidRPr="001A05D2">
        <w:rPr>
          <w:sz w:val="24"/>
        </w:rPr>
        <w:t xml:space="preserve"> be a</w:t>
      </w:r>
      <w:r w:rsidR="006A73EE" w:rsidRPr="001A05D2">
        <w:rPr>
          <w:sz w:val="24"/>
        </w:rPr>
        <w:t xml:space="preserve"> Divisible Resour</w:t>
      </w:r>
      <w:r w:rsidR="00926C73" w:rsidRPr="001A05D2">
        <w:rPr>
          <w:sz w:val="24"/>
        </w:rPr>
        <w:t>ce or a Non-Divisible Resource. On the surface this may seem counterintuitive -- consider a vehicle being used as a non-divisible resource for transportation, and then later as a divisible resource for scrap metal. However, while these examples might refer to the same car over the span of its lifetime, each one in fact refers to a different manifestation of the car, and hence a different resource. The resources differ in their divisibility because each one is defined with respect to a different activity (e.g. travel, versus metal recycling).</w:t>
      </w:r>
      <w:r w:rsidR="00C13400" w:rsidRPr="001A05D2">
        <w:rPr>
          <w:sz w:val="24"/>
        </w:rPr>
        <w:br/>
        <w:t>A divisible resource may be used by or consumed by more than one activity, whereas a non-divisible resource may only be used by one activity (i.e. the object may only be used by one activity at a time).</w:t>
      </w:r>
    </w:p>
    <w:p w14:paraId="7929E509" w14:textId="70930AE4" w:rsidR="00216301" w:rsidRPr="001A05D2" w:rsidRDefault="003C6BC4" w:rsidP="00F16ED5">
      <w:pPr>
        <w:pStyle w:val="ListParagraph"/>
        <w:rPr>
          <w:sz w:val="24"/>
        </w:rPr>
      </w:pPr>
      <w:r w:rsidRPr="001A05D2">
        <w:rPr>
          <w:sz w:val="24"/>
        </w:rPr>
        <w:t>A Resource Type</w:t>
      </w:r>
      <w:r w:rsidR="00D00BF4" w:rsidRPr="001A05D2">
        <w:rPr>
          <w:sz w:val="24"/>
        </w:rPr>
        <w:t xml:space="preserve"> describes a class of Resources, (intuitively similar to the State Type class).</w:t>
      </w:r>
      <w:r w:rsidR="00D00BF4" w:rsidRPr="001A05D2">
        <w:rPr>
          <w:sz w:val="24"/>
        </w:rPr>
        <w:br/>
        <w:t>A Resource Typ</w:t>
      </w:r>
      <w:r w:rsidR="00092E5D" w:rsidRPr="001A05D2">
        <w:rPr>
          <w:sz w:val="24"/>
        </w:rPr>
        <w:t xml:space="preserve">e may be </w:t>
      </w:r>
      <w:r w:rsidR="00092E5D" w:rsidRPr="001A05D2">
        <w:rPr>
          <w:b/>
          <w:sz w:val="24"/>
        </w:rPr>
        <w:t>usedBy</w:t>
      </w:r>
      <w:r w:rsidR="00092E5D" w:rsidRPr="001A05D2">
        <w:rPr>
          <w:sz w:val="24"/>
        </w:rPr>
        <w:t xml:space="preserve"> or </w:t>
      </w:r>
      <w:r w:rsidR="00092E5D" w:rsidRPr="001A05D2">
        <w:rPr>
          <w:b/>
          <w:sz w:val="24"/>
        </w:rPr>
        <w:t>consumedBy</w:t>
      </w:r>
      <w:r w:rsidR="00092E5D" w:rsidRPr="001A05D2">
        <w:rPr>
          <w:sz w:val="24"/>
        </w:rPr>
        <w:t xml:space="preserve"> </w:t>
      </w:r>
      <w:r w:rsidRPr="001A05D2">
        <w:rPr>
          <w:sz w:val="24"/>
        </w:rPr>
        <w:t>some Activity</w:t>
      </w:r>
      <w:r w:rsidR="00092E5D" w:rsidRPr="001A05D2">
        <w:rPr>
          <w:sz w:val="24"/>
        </w:rPr>
        <w:t>; the specification of the Resource Type defines the quantity of a particular resource that will be used or consumed by a particular activity.</w:t>
      </w:r>
      <w:r w:rsidR="006A73EE" w:rsidRPr="001A05D2">
        <w:rPr>
          <w:sz w:val="24"/>
        </w:rPr>
        <w:br/>
      </w:r>
      <w:r w:rsidR="00216301" w:rsidRPr="001A05D2">
        <w:rPr>
          <w:sz w:val="24"/>
        </w:rPr>
        <w:t>If some resource</w:t>
      </w:r>
      <w:r w:rsidR="003109EB" w:rsidRPr="001A05D2">
        <w:rPr>
          <w:sz w:val="24"/>
        </w:rPr>
        <w:t xml:space="preserve"> type</w:t>
      </w:r>
      <w:r w:rsidR="00216301" w:rsidRPr="001A05D2">
        <w:rPr>
          <w:sz w:val="24"/>
        </w:rPr>
        <w:t xml:space="preserve"> is used by an activity, then </w:t>
      </w:r>
      <w:r w:rsidR="00923109" w:rsidRPr="001A05D2">
        <w:rPr>
          <w:sz w:val="24"/>
        </w:rPr>
        <w:t>when the</w:t>
      </w:r>
      <w:r w:rsidR="00216301" w:rsidRPr="001A05D2">
        <w:rPr>
          <w:sz w:val="24"/>
        </w:rPr>
        <w:t xml:space="preserve"> activity</w:t>
      </w:r>
      <w:r w:rsidR="00923109" w:rsidRPr="001A05D2">
        <w:rPr>
          <w:sz w:val="24"/>
        </w:rPr>
        <w:t xml:space="preserve"> occurs</w:t>
      </w:r>
      <w:r w:rsidR="00216301" w:rsidRPr="001A05D2">
        <w:rPr>
          <w:sz w:val="24"/>
        </w:rPr>
        <w:t xml:space="preserve">, </w:t>
      </w:r>
      <w:r w:rsidR="003109EB" w:rsidRPr="001A05D2">
        <w:rPr>
          <w:sz w:val="24"/>
        </w:rPr>
        <w:t xml:space="preserve">there </w:t>
      </w:r>
      <w:r w:rsidR="00923109" w:rsidRPr="001A05D2">
        <w:rPr>
          <w:sz w:val="24"/>
        </w:rPr>
        <w:t>must be some</w:t>
      </w:r>
      <w:r w:rsidR="00216301" w:rsidRPr="001A05D2">
        <w:rPr>
          <w:sz w:val="24"/>
        </w:rPr>
        <w:t xml:space="preserve"> resource </w:t>
      </w:r>
      <w:r w:rsidR="003109EB" w:rsidRPr="001A05D2">
        <w:rPr>
          <w:sz w:val="24"/>
        </w:rPr>
        <w:t xml:space="preserve">of that type that </w:t>
      </w:r>
      <w:r w:rsidR="00216301" w:rsidRPr="001A05D2">
        <w:rPr>
          <w:sz w:val="24"/>
        </w:rPr>
        <w:t>is</w:t>
      </w:r>
      <w:r w:rsidR="00092E5D" w:rsidRPr="001A05D2">
        <w:rPr>
          <w:sz w:val="24"/>
        </w:rPr>
        <w:t xml:space="preserve"> (partially)</w:t>
      </w:r>
      <w:r w:rsidR="00216301" w:rsidRPr="001A05D2">
        <w:rPr>
          <w:sz w:val="24"/>
        </w:rPr>
        <w:t xml:space="preserve"> not available.</w:t>
      </w:r>
      <w:r w:rsidR="00F16ED5" w:rsidRPr="001A05D2">
        <w:rPr>
          <w:rStyle w:val="QuoteChar"/>
          <w:i w:val="0"/>
        </w:rPr>
        <w:t xml:space="preserve"> </w:t>
      </w:r>
      <w:r w:rsidR="00C502E5">
        <w:rPr>
          <w:sz w:val="24"/>
        </w:rPr>
        <w:t xml:space="preserve">If a resource type is consumed </w:t>
      </w:r>
      <w:r w:rsidR="00C502E5">
        <w:rPr>
          <w:sz w:val="24"/>
        </w:rPr>
        <w:lastRenderedPageBreak/>
        <w:t>by an activity</w:t>
      </w:r>
      <w:r w:rsidR="00F16ED5" w:rsidRPr="001A05D2">
        <w:rPr>
          <w:sz w:val="24"/>
        </w:rPr>
        <w:t>,</w:t>
      </w:r>
      <w:r w:rsidR="00C502E5">
        <w:rPr>
          <w:sz w:val="24"/>
        </w:rPr>
        <w:t xml:space="preserve"> then</w:t>
      </w:r>
      <w:r w:rsidR="00F16ED5" w:rsidRPr="001A05D2">
        <w:rPr>
          <w:sz w:val="24"/>
        </w:rPr>
        <w:t xml:space="preserve"> </w:t>
      </w:r>
      <w:r w:rsidR="00216301" w:rsidRPr="001A05D2">
        <w:rPr>
          <w:sz w:val="24"/>
        </w:rPr>
        <w:t xml:space="preserve">the resource and the entity it is a manifestation of </w:t>
      </w:r>
      <w:r w:rsidR="00092E5D" w:rsidRPr="001A05D2">
        <w:rPr>
          <w:sz w:val="24"/>
        </w:rPr>
        <w:t xml:space="preserve">(partially) </w:t>
      </w:r>
      <w:r w:rsidR="00216301" w:rsidRPr="001A05D2">
        <w:rPr>
          <w:sz w:val="24"/>
        </w:rPr>
        <w:t>cease to exist by the end of the occurrence.</w:t>
      </w:r>
    </w:p>
    <w:p w14:paraId="57447A36" w14:textId="77777777" w:rsidR="006A73EE" w:rsidRPr="001A05D2" w:rsidRDefault="006A73EE" w:rsidP="006A73EE">
      <w:pPr>
        <w:pStyle w:val="ListParagraph"/>
        <w:numPr>
          <w:ilvl w:val="0"/>
          <w:numId w:val="0"/>
        </w:numPr>
        <w:ind w:left="720"/>
        <w:rPr>
          <w:sz w:val="24"/>
        </w:rPr>
      </w:pPr>
      <w:r w:rsidRPr="001A05D2">
        <w:rPr>
          <w:sz w:val="24"/>
        </w:rPr>
        <w:t>usedBy and consumedBy are subproperties of preconditionOf.</w:t>
      </w:r>
    </w:p>
    <w:tbl>
      <w:tblPr>
        <w:tblStyle w:val="TableGrid"/>
        <w:tblpPr w:leftFromText="180" w:rightFromText="180" w:vertAnchor="text" w:horzAnchor="margin" w:tblpY="128"/>
        <w:tblW w:w="0" w:type="auto"/>
        <w:tblLook w:val="04A0" w:firstRow="1" w:lastRow="0" w:firstColumn="1" w:lastColumn="0" w:noHBand="0" w:noVBand="1"/>
      </w:tblPr>
      <w:tblGrid>
        <w:gridCol w:w="2403"/>
        <w:gridCol w:w="2549"/>
        <w:gridCol w:w="4398"/>
      </w:tblGrid>
      <w:tr w:rsidR="00833A0B" w14:paraId="3EE7DB8F" w14:textId="77777777" w:rsidTr="0003253D">
        <w:tc>
          <w:tcPr>
            <w:tcW w:w="2403" w:type="dxa"/>
            <w:shd w:val="clear" w:color="auto" w:fill="00FFFF"/>
          </w:tcPr>
          <w:p w14:paraId="791151D7" w14:textId="77777777" w:rsidR="00833A0B" w:rsidRDefault="00833A0B" w:rsidP="00C8059E">
            <w:r>
              <w:t>Object</w:t>
            </w:r>
          </w:p>
        </w:tc>
        <w:tc>
          <w:tcPr>
            <w:tcW w:w="2549" w:type="dxa"/>
            <w:shd w:val="clear" w:color="auto" w:fill="00FFFF"/>
          </w:tcPr>
          <w:p w14:paraId="287D9859" w14:textId="77777777" w:rsidR="00833A0B" w:rsidRDefault="00833A0B" w:rsidP="00C8059E">
            <w:r>
              <w:t>Property</w:t>
            </w:r>
          </w:p>
        </w:tc>
        <w:tc>
          <w:tcPr>
            <w:tcW w:w="4398" w:type="dxa"/>
            <w:shd w:val="clear" w:color="auto" w:fill="00FFFF"/>
          </w:tcPr>
          <w:p w14:paraId="754A4FE4" w14:textId="77777777" w:rsidR="00833A0B" w:rsidRDefault="00833A0B" w:rsidP="00C8059E">
            <w:r>
              <w:t>Value</w:t>
            </w:r>
          </w:p>
        </w:tc>
      </w:tr>
      <w:tr w:rsidR="00753CBA" w14:paraId="76D2A875" w14:textId="77777777" w:rsidTr="0003253D">
        <w:tc>
          <w:tcPr>
            <w:tcW w:w="2403" w:type="dxa"/>
            <w:vMerge w:val="restart"/>
          </w:tcPr>
          <w:p w14:paraId="5FDECEFE" w14:textId="77777777" w:rsidR="00753CBA" w:rsidRDefault="00753CBA" w:rsidP="00C8059E">
            <w:r>
              <w:t>Resource</w:t>
            </w:r>
          </w:p>
        </w:tc>
        <w:tc>
          <w:tcPr>
            <w:tcW w:w="2549" w:type="dxa"/>
          </w:tcPr>
          <w:p w14:paraId="01B7E282" w14:textId="77777777" w:rsidR="00753CBA" w:rsidRDefault="00753CBA" w:rsidP="00C8059E">
            <w:r>
              <w:t>subClassOf</w:t>
            </w:r>
          </w:p>
        </w:tc>
        <w:tc>
          <w:tcPr>
            <w:tcW w:w="4398" w:type="dxa"/>
          </w:tcPr>
          <w:p w14:paraId="06794EDA" w14:textId="77777777" w:rsidR="00753CBA" w:rsidRDefault="00DA41F3" w:rsidP="00C8059E">
            <w:r>
              <w:t>change:</w:t>
            </w:r>
            <w:r w:rsidR="00753CBA">
              <w:t>Manifestation</w:t>
            </w:r>
          </w:p>
        </w:tc>
      </w:tr>
      <w:tr w:rsidR="00753CBA" w14:paraId="136EF246" w14:textId="77777777" w:rsidTr="0003253D">
        <w:tc>
          <w:tcPr>
            <w:tcW w:w="2403" w:type="dxa"/>
            <w:vMerge/>
          </w:tcPr>
          <w:p w14:paraId="0A95883C" w14:textId="77777777" w:rsidR="00753CBA" w:rsidRDefault="00753CBA" w:rsidP="00C8059E"/>
        </w:tc>
        <w:tc>
          <w:tcPr>
            <w:tcW w:w="2549" w:type="dxa"/>
          </w:tcPr>
          <w:p w14:paraId="2598142E" w14:textId="77777777" w:rsidR="00753CBA" w:rsidRDefault="00DA41F3" w:rsidP="00C8059E">
            <w:pPr>
              <w:tabs>
                <w:tab w:val="right" w:pos="2348"/>
              </w:tabs>
            </w:pPr>
            <w:r>
              <w:t>change:</w:t>
            </w:r>
            <w:r w:rsidR="006D5597">
              <w:t>existsAt</w:t>
            </w:r>
          </w:p>
        </w:tc>
        <w:tc>
          <w:tcPr>
            <w:tcW w:w="4398" w:type="dxa"/>
          </w:tcPr>
          <w:p w14:paraId="564AECE5" w14:textId="77777777" w:rsidR="00753CBA" w:rsidRDefault="00753CBA" w:rsidP="00C8059E">
            <w:r>
              <w:t>exactly 1 TemporalEntity</w:t>
            </w:r>
            <w:r>
              <w:tab/>
            </w:r>
          </w:p>
        </w:tc>
      </w:tr>
      <w:tr w:rsidR="00753CBA" w14:paraId="24115595" w14:textId="77777777" w:rsidTr="0003253D">
        <w:tc>
          <w:tcPr>
            <w:tcW w:w="2403" w:type="dxa"/>
            <w:vMerge/>
          </w:tcPr>
          <w:p w14:paraId="22511C2E" w14:textId="77777777" w:rsidR="00753CBA" w:rsidRDefault="00753CBA" w:rsidP="00C8059E"/>
        </w:tc>
        <w:tc>
          <w:tcPr>
            <w:tcW w:w="2549" w:type="dxa"/>
          </w:tcPr>
          <w:p w14:paraId="1CB2E5C2" w14:textId="77777777" w:rsidR="00753CBA" w:rsidRDefault="009A5F01" w:rsidP="009A5F01">
            <w:r>
              <w:t>spatial_loc:</w:t>
            </w:r>
            <w:r w:rsidR="00753CBA">
              <w:t>hasLocation</w:t>
            </w:r>
          </w:p>
        </w:tc>
        <w:tc>
          <w:tcPr>
            <w:tcW w:w="4398" w:type="dxa"/>
          </w:tcPr>
          <w:p w14:paraId="1624FD2D" w14:textId="77777777" w:rsidR="00753CBA" w:rsidRDefault="00753CBA" w:rsidP="00C8059E">
            <w:r>
              <w:t xml:space="preserve">only </w:t>
            </w:r>
            <w:r w:rsidR="00DA41F3">
              <w:t>spatial_loc:</w:t>
            </w:r>
            <w:r w:rsidR="005A7ABB">
              <w:t>SpatialFeature</w:t>
            </w:r>
          </w:p>
        </w:tc>
      </w:tr>
      <w:tr w:rsidR="00753CBA" w14:paraId="49EF7621" w14:textId="77777777" w:rsidTr="0003253D">
        <w:tc>
          <w:tcPr>
            <w:tcW w:w="2403" w:type="dxa"/>
            <w:vMerge/>
          </w:tcPr>
          <w:p w14:paraId="480CEB60" w14:textId="77777777" w:rsidR="00753CBA" w:rsidRDefault="00753CBA" w:rsidP="00C8059E"/>
        </w:tc>
        <w:tc>
          <w:tcPr>
            <w:tcW w:w="2549" w:type="dxa"/>
          </w:tcPr>
          <w:p w14:paraId="32AEAF32" w14:textId="77777777" w:rsidR="00753CBA" w:rsidRDefault="00753CBA" w:rsidP="00C8059E">
            <w:r>
              <w:t>has</w:t>
            </w:r>
            <w:r w:rsidR="0023193A">
              <w:t>Capacity</w:t>
            </w:r>
          </w:p>
        </w:tc>
        <w:tc>
          <w:tcPr>
            <w:tcW w:w="4398" w:type="dxa"/>
          </w:tcPr>
          <w:p w14:paraId="7283EB86" w14:textId="093E904C" w:rsidR="00753CBA" w:rsidRDefault="00265148" w:rsidP="00C8059E">
            <w:r>
              <w:t>only om:</w:t>
            </w:r>
            <w:r w:rsidR="00CA5570">
              <w:t>CapacitySize</w:t>
            </w:r>
          </w:p>
        </w:tc>
      </w:tr>
      <w:tr w:rsidR="00C25319" w14:paraId="3BD77C7B" w14:textId="77777777" w:rsidTr="0003253D">
        <w:tc>
          <w:tcPr>
            <w:tcW w:w="2403" w:type="dxa"/>
            <w:vMerge/>
          </w:tcPr>
          <w:p w14:paraId="0293B2F9" w14:textId="77777777" w:rsidR="00C25319" w:rsidRDefault="00C25319" w:rsidP="00C25319"/>
        </w:tc>
        <w:tc>
          <w:tcPr>
            <w:tcW w:w="2549" w:type="dxa"/>
          </w:tcPr>
          <w:p w14:paraId="7745ABE8" w14:textId="77777777" w:rsidR="00C25319" w:rsidRDefault="00C25319" w:rsidP="00C25319">
            <w:r>
              <w:t>capacityInUse</w:t>
            </w:r>
          </w:p>
        </w:tc>
        <w:tc>
          <w:tcPr>
            <w:tcW w:w="4398" w:type="dxa"/>
          </w:tcPr>
          <w:p w14:paraId="46E0DEFD" w14:textId="6947A18D" w:rsidR="00C25319" w:rsidRDefault="00265148" w:rsidP="00C25319">
            <w:r>
              <w:t>only om:</w:t>
            </w:r>
            <w:r w:rsidR="00CA5570">
              <w:t>CapacitySize</w:t>
            </w:r>
          </w:p>
        </w:tc>
      </w:tr>
      <w:tr w:rsidR="00C25319" w14:paraId="2036AFA2" w14:textId="77777777" w:rsidTr="0003253D">
        <w:tc>
          <w:tcPr>
            <w:tcW w:w="2403" w:type="dxa"/>
            <w:vMerge/>
          </w:tcPr>
          <w:p w14:paraId="49CF325D" w14:textId="77777777" w:rsidR="00C25319" w:rsidRDefault="00C25319" w:rsidP="00C25319"/>
        </w:tc>
        <w:tc>
          <w:tcPr>
            <w:tcW w:w="2549" w:type="dxa"/>
          </w:tcPr>
          <w:p w14:paraId="2CCC029D" w14:textId="77777777" w:rsidR="00C25319" w:rsidRDefault="00C25319" w:rsidP="00C25319">
            <w:r>
              <w:t>activity:participatesIn</w:t>
            </w:r>
          </w:p>
        </w:tc>
        <w:tc>
          <w:tcPr>
            <w:tcW w:w="4398" w:type="dxa"/>
          </w:tcPr>
          <w:p w14:paraId="298CF8EF" w14:textId="3E5AE996" w:rsidR="00C25319" w:rsidRDefault="00C25319" w:rsidP="00C25319">
            <w:r>
              <w:t>min 1 activity:Activity</w:t>
            </w:r>
          </w:p>
        </w:tc>
      </w:tr>
      <w:tr w:rsidR="00C25319" w14:paraId="7C08D1A1" w14:textId="77777777" w:rsidTr="0003253D">
        <w:tc>
          <w:tcPr>
            <w:tcW w:w="2403" w:type="dxa"/>
            <w:vMerge/>
          </w:tcPr>
          <w:p w14:paraId="6CFCA647" w14:textId="77777777" w:rsidR="00C25319" w:rsidRDefault="00C25319" w:rsidP="00C25319"/>
        </w:tc>
        <w:tc>
          <w:tcPr>
            <w:tcW w:w="2549" w:type="dxa"/>
          </w:tcPr>
          <w:p w14:paraId="3383D61F" w14:textId="77777777" w:rsidR="00C25319" w:rsidRDefault="00C25319" w:rsidP="00C25319">
            <w:r>
              <w:t>usedInOccurrence</w:t>
            </w:r>
          </w:p>
        </w:tc>
        <w:tc>
          <w:tcPr>
            <w:tcW w:w="4398" w:type="dxa"/>
          </w:tcPr>
          <w:p w14:paraId="63BA457E" w14:textId="40BFEF5E" w:rsidR="00C25319" w:rsidRDefault="00C25319" w:rsidP="00C25319">
            <w:r>
              <w:t>only  activity:Activity</w:t>
            </w:r>
          </w:p>
        </w:tc>
      </w:tr>
      <w:tr w:rsidR="00C25319" w14:paraId="32582D5C" w14:textId="77777777" w:rsidTr="0003253D">
        <w:tc>
          <w:tcPr>
            <w:tcW w:w="2403" w:type="dxa"/>
            <w:vMerge/>
          </w:tcPr>
          <w:p w14:paraId="795F0C0A" w14:textId="77777777" w:rsidR="00C25319" w:rsidRDefault="00C25319" w:rsidP="00C25319"/>
        </w:tc>
        <w:tc>
          <w:tcPr>
            <w:tcW w:w="2549" w:type="dxa"/>
          </w:tcPr>
          <w:p w14:paraId="4E5DD3E4" w14:textId="77777777" w:rsidR="00C25319" w:rsidRDefault="00C25319" w:rsidP="00C25319">
            <w:r>
              <w:t>consumedInOccurrence</w:t>
            </w:r>
          </w:p>
        </w:tc>
        <w:tc>
          <w:tcPr>
            <w:tcW w:w="4398" w:type="dxa"/>
          </w:tcPr>
          <w:p w14:paraId="0096C034" w14:textId="1E4EB4C1" w:rsidR="00C25319" w:rsidRDefault="00C25319" w:rsidP="00C25319">
            <w:r>
              <w:t>only  activity:Activity</w:t>
            </w:r>
          </w:p>
        </w:tc>
      </w:tr>
      <w:tr w:rsidR="00C25319" w14:paraId="44D200D5" w14:textId="77777777" w:rsidTr="0003253D">
        <w:tc>
          <w:tcPr>
            <w:tcW w:w="2403" w:type="dxa"/>
            <w:vMerge w:val="restart"/>
          </w:tcPr>
          <w:p w14:paraId="7BD0EB2D" w14:textId="77777777" w:rsidR="00C25319" w:rsidRDefault="00C25319" w:rsidP="00C25319">
            <w:r>
              <w:t>DivisibleResource</w:t>
            </w:r>
          </w:p>
        </w:tc>
        <w:tc>
          <w:tcPr>
            <w:tcW w:w="2549" w:type="dxa"/>
          </w:tcPr>
          <w:p w14:paraId="18DB1101" w14:textId="77777777" w:rsidR="00C25319" w:rsidRDefault="00C25319" w:rsidP="00C25319">
            <w:r>
              <w:t>subClassOf</w:t>
            </w:r>
          </w:p>
        </w:tc>
        <w:tc>
          <w:tcPr>
            <w:tcW w:w="4398" w:type="dxa"/>
          </w:tcPr>
          <w:p w14:paraId="27280199" w14:textId="77777777" w:rsidR="00C25319" w:rsidRDefault="00C25319" w:rsidP="00C25319">
            <w:r>
              <w:t>Resource</w:t>
            </w:r>
          </w:p>
        </w:tc>
      </w:tr>
      <w:tr w:rsidR="00C25319" w14:paraId="739BE298" w14:textId="77777777" w:rsidTr="0003253D">
        <w:tc>
          <w:tcPr>
            <w:tcW w:w="2403" w:type="dxa"/>
            <w:vMerge/>
          </w:tcPr>
          <w:p w14:paraId="4776B256" w14:textId="77777777" w:rsidR="00C25319" w:rsidRDefault="00C25319" w:rsidP="00C25319"/>
        </w:tc>
        <w:tc>
          <w:tcPr>
            <w:tcW w:w="2549" w:type="dxa"/>
          </w:tcPr>
          <w:p w14:paraId="2FA4679B" w14:textId="77777777" w:rsidR="00C25319" w:rsidRDefault="00C25319" w:rsidP="00C25319">
            <w:r>
              <w:t>disjointWith</w:t>
            </w:r>
          </w:p>
        </w:tc>
        <w:tc>
          <w:tcPr>
            <w:tcW w:w="4398" w:type="dxa"/>
          </w:tcPr>
          <w:p w14:paraId="51278165" w14:textId="77777777" w:rsidR="00C25319" w:rsidRDefault="00C25319" w:rsidP="00C25319">
            <w:r>
              <w:t>NonDivisibleResource</w:t>
            </w:r>
          </w:p>
        </w:tc>
      </w:tr>
      <w:tr w:rsidR="00C25319" w14:paraId="7C62D444" w14:textId="77777777" w:rsidTr="0003253D">
        <w:tc>
          <w:tcPr>
            <w:tcW w:w="2403" w:type="dxa"/>
            <w:vMerge/>
          </w:tcPr>
          <w:p w14:paraId="3E50D86E" w14:textId="77777777" w:rsidR="00C25319" w:rsidRDefault="00C25319" w:rsidP="00C25319"/>
        </w:tc>
        <w:tc>
          <w:tcPr>
            <w:tcW w:w="2549" w:type="dxa"/>
          </w:tcPr>
          <w:p w14:paraId="3E8BCD80" w14:textId="77777777" w:rsidR="00C25319" w:rsidRDefault="00C25319" w:rsidP="00C25319">
            <w:r>
              <w:t>hasAvailab</w:t>
            </w:r>
            <w:r w:rsidR="00C13400">
              <w:t>leCapacity</w:t>
            </w:r>
          </w:p>
        </w:tc>
        <w:tc>
          <w:tcPr>
            <w:tcW w:w="4398" w:type="dxa"/>
          </w:tcPr>
          <w:p w14:paraId="145783AA" w14:textId="2C39AA2F" w:rsidR="00C25319" w:rsidRDefault="00265148" w:rsidP="00C25319">
            <w:r>
              <w:t>only om:</w:t>
            </w:r>
            <w:r w:rsidR="00A42E7B">
              <w:t>CapacitySize</w:t>
            </w:r>
          </w:p>
        </w:tc>
      </w:tr>
      <w:tr w:rsidR="00593B1D" w14:paraId="39E19085" w14:textId="77777777" w:rsidTr="0003253D">
        <w:tc>
          <w:tcPr>
            <w:tcW w:w="2403" w:type="dxa"/>
            <w:vMerge w:val="restart"/>
          </w:tcPr>
          <w:p w14:paraId="767627CA" w14:textId="77777777" w:rsidR="00593B1D" w:rsidRDefault="00593B1D" w:rsidP="00C25319">
            <w:r>
              <w:t>NonDivisibleResource</w:t>
            </w:r>
          </w:p>
        </w:tc>
        <w:tc>
          <w:tcPr>
            <w:tcW w:w="2549" w:type="dxa"/>
          </w:tcPr>
          <w:p w14:paraId="2DE17096" w14:textId="77777777" w:rsidR="00593B1D" w:rsidRDefault="00593B1D" w:rsidP="00C25319">
            <w:r>
              <w:t>subClassOf</w:t>
            </w:r>
          </w:p>
        </w:tc>
        <w:tc>
          <w:tcPr>
            <w:tcW w:w="4398" w:type="dxa"/>
          </w:tcPr>
          <w:p w14:paraId="3CA8FC3D" w14:textId="77777777" w:rsidR="00593B1D" w:rsidRDefault="00593B1D" w:rsidP="00C25319">
            <w:r>
              <w:t>Resource</w:t>
            </w:r>
          </w:p>
        </w:tc>
      </w:tr>
      <w:tr w:rsidR="00593B1D" w14:paraId="20A529CD" w14:textId="77777777" w:rsidTr="0003253D">
        <w:tc>
          <w:tcPr>
            <w:tcW w:w="2403" w:type="dxa"/>
            <w:vMerge/>
          </w:tcPr>
          <w:p w14:paraId="1D72086C" w14:textId="77777777" w:rsidR="00593B1D" w:rsidRDefault="00593B1D" w:rsidP="00C25319"/>
        </w:tc>
        <w:tc>
          <w:tcPr>
            <w:tcW w:w="2549" w:type="dxa"/>
          </w:tcPr>
          <w:p w14:paraId="3AB9E35D" w14:textId="77777777" w:rsidR="00593B1D" w:rsidRDefault="00593B1D" w:rsidP="00C25319">
            <w:r>
              <w:t>disjointWith</w:t>
            </w:r>
          </w:p>
        </w:tc>
        <w:tc>
          <w:tcPr>
            <w:tcW w:w="4398" w:type="dxa"/>
          </w:tcPr>
          <w:p w14:paraId="08542F3F" w14:textId="77777777" w:rsidR="00593B1D" w:rsidRDefault="00593B1D" w:rsidP="00C25319">
            <w:r>
              <w:t>DivisibleResource</w:t>
            </w:r>
          </w:p>
        </w:tc>
      </w:tr>
      <w:tr w:rsidR="00593B1D" w14:paraId="62E4A6D5" w14:textId="77777777" w:rsidTr="0003253D">
        <w:tc>
          <w:tcPr>
            <w:tcW w:w="2403" w:type="dxa"/>
            <w:vMerge/>
          </w:tcPr>
          <w:p w14:paraId="7B4173DD" w14:textId="77777777" w:rsidR="00593B1D" w:rsidRDefault="00593B1D" w:rsidP="00C25319"/>
        </w:tc>
        <w:tc>
          <w:tcPr>
            <w:tcW w:w="2549" w:type="dxa"/>
          </w:tcPr>
          <w:p w14:paraId="1906CFB0" w14:textId="23D3CD35" w:rsidR="00593B1D" w:rsidRDefault="00593B1D" w:rsidP="00C25319">
            <w:r>
              <w:t>used</w:t>
            </w:r>
            <w:r w:rsidR="0003253D">
              <w:t>By</w:t>
            </w:r>
          </w:p>
        </w:tc>
        <w:tc>
          <w:tcPr>
            <w:tcW w:w="4398" w:type="dxa"/>
          </w:tcPr>
          <w:p w14:paraId="355A43B8" w14:textId="4C790E27" w:rsidR="00593B1D" w:rsidRDefault="00593B1D" w:rsidP="00C25319">
            <w:r>
              <w:t>exactly 1 activity:Activity</w:t>
            </w:r>
          </w:p>
        </w:tc>
      </w:tr>
    </w:tbl>
    <w:p w14:paraId="37E4F2E4" w14:textId="77777777" w:rsidR="00AB25B7" w:rsidRDefault="00AB25B7" w:rsidP="00DA41F3">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442"/>
        <w:gridCol w:w="2439"/>
        <w:gridCol w:w="4469"/>
      </w:tblGrid>
      <w:tr w:rsidR="00AB25B7" w14:paraId="5F0B842F" w14:textId="77777777" w:rsidTr="0003253D">
        <w:tc>
          <w:tcPr>
            <w:tcW w:w="2442" w:type="dxa"/>
            <w:shd w:val="clear" w:color="auto" w:fill="00FFFF"/>
          </w:tcPr>
          <w:p w14:paraId="6546DF9B" w14:textId="77777777" w:rsidR="00AB25B7" w:rsidRDefault="00AB25B7" w:rsidP="00B82064">
            <w:pPr>
              <w:tabs>
                <w:tab w:val="left" w:pos="1027"/>
              </w:tabs>
            </w:pPr>
            <w:r>
              <w:t>Property</w:t>
            </w:r>
            <w:r>
              <w:tab/>
            </w:r>
          </w:p>
        </w:tc>
        <w:tc>
          <w:tcPr>
            <w:tcW w:w="2439" w:type="dxa"/>
            <w:shd w:val="clear" w:color="auto" w:fill="00FFFF"/>
          </w:tcPr>
          <w:p w14:paraId="6AFD21C9" w14:textId="77777777" w:rsidR="00AB25B7" w:rsidRDefault="00AB25B7" w:rsidP="00B82064">
            <w:r>
              <w:t>Characteristic</w:t>
            </w:r>
          </w:p>
        </w:tc>
        <w:tc>
          <w:tcPr>
            <w:tcW w:w="4469" w:type="dxa"/>
            <w:shd w:val="clear" w:color="auto" w:fill="00FFFF"/>
          </w:tcPr>
          <w:p w14:paraId="0C060C1E" w14:textId="77777777" w:rsidR="00AB25B7" w:rsidRDefault="00AB25B7" w:rsidP="00B82064">
            <w:r>
              <w:t>Value (if applicable)</w:t>
            </w:r>
          </w:p>
        </w:tc>
      </w:tr>
      <w:tr w:rsidR="0002692E" w14:paraId="16FA689F" w14:textId="77777777" w:rsidTr="0003253D">
        <w:tc>
          <w:tcPr>
            <w:tcW w:w="2442" w:type="dxa"/>
          </w:tcPr>
          <w:p w14:paraId="0689CF9C" w14:textId="7F007D81" w:rsidR="0002692E" w:rsidRDefault="0002692E" w:rsidP="00B82064">
            <w:r>
              <w:t>usedIn</w:t>
            </w:r>
          </w:p>
        </w:tc>
        <w:tc>
          <w:tcPr>
            <w:tcW w:w="2439" w:type="dxa"/>
          </w:tcPr>
          <w:p w14:paraId="6FEE52E9" w14:textId="77777777" w:rsidR="0002692E" w:rsidRDefault="003109EB" w:rsidP="00B82064">
            <w:r>
              <w:t>Functional</w:t>
            </w:r>
          </w:p>
        </w:tc>
        <w:tc>
          <w:tcPr>
            <w:tcW w:w="4469" w:type="dxa"/>
          </w:tcPr>
          <w:p w14:paraId="24EF9A2D" w14:textId="77777777" w:rsidR="0002692E" w:rsidRDefault="00344553" w:rsidP="00B82064">
            <w:r>
              <w:t>-</w:t>
            </w:r>
          </w:p>
        </w:tc>
      </w:tr>
      <w:tr w:rsidR="0002692E" w14:paraId="74FF8A93" w14:textId="77777777" w:rsidTr="0003253D">
        <w:tc>
          <w:tcPr>
            <w:tcW w:w="2442" w:type="dxa"/>
          </w:tcPr>
          <w:p w14:paraId="1F8C5F0D" w14:textId="722465BB" w:rsidR="0002692E" w:rsidRDefault="0002692E" w:rsidP="00B82064">
            <w:r>
              <w:t>consumedIn</w:t>
            </w:r>
          </w:p>
        </w:tc>
        <w:tc>
          <w:tcPr>
            <w:tcW w:w="2439" w:type="dxa"/>
          </w:tcPr>
          <w:p w14:paraId="67272D8B" w14:textId="77777777" w:rsidR="0002692E" w:rsidRDefault="003109EB" w:rsidP="00B82064">
            <w:r>
              <w:t>Functional</w:t>
            </w:r>
          </w:p>
        </w:tc>
        <w:tc>
          <w:tcPr>
            <w:tcW w:w="4469" w:type="dxa"/>
          </w:tcPr>
          <w:p w14:paraId="650B13B2" w14:textId="77777777" w:rsidR="0002692E" w:rsidRDefault="00344553" w:rsidP="00B82064">
            <w:r>
              <w:t>-</w:t>
            </w:r>
          </w:p>
        </w:tc>
      </w:tr>
      <w:tr w:rsidR="0002692E" w14:paraId="5ADEDAF7" w14:textId="77777777" w:rsidTr="0003253D">
        <w:tc>
          <w:tcPr>
            <w:tcW w:w="2442" w:type="dxa"/>
          </w:tcPr>
          <w:p w14:paraId="0A740D5C" w14:textId="77777777" w:rsidR="0002692E" w:rsidRDefault="0002692E" w:rsidP="00B82064">
            <w:r>
              <w:t>usedBy</w:t>
            </w:r>
          </w:p>
        </w:tc>
        <w:tc>
          <w:tcPr>
            <w:tcW w:w="2439" w:type="dxa"/>
          </w:tcPr>
          <w:p w14:paraId="213141E3" w14:textId="77777777" w:rsidR="0002692E" w:rsidRDefault="003109EB" w:rsidP="00B82064">
            <w:r>
              <w:t>subPropertyOf</w:t>
            </w:r>
          </w:p>
        </w:tc>
        <w:tc>
          <w:tcPr>
            <w:tcW w:w="4469" w:type="dxa"/>
          </w:tcPr>
          <w:p w14:paraId="79B97588" w14:textId="77777777" w:rsidR="0002692E" w:rsidRDefault="003109EB" w:rsidP="00B82064">
            <w:r>
              <w:t>preconditionOf</w:t>
            </w:r>
          </w:p>
        </w:tc>
      </w:tr>
      <w:tr w:rsidR="003109EB" w14:paraId="1E2E94A0" w14:textId="77777777" w:rsidTr="0003253D">
        <w:tc>
          <w:tcPr>
            <w:tcW w:w="2442" w:type="dxa"/>
          </w:tcPr>
          <w:p w14:paraId="3283199C" w14:textId="77777777" w:rsidR="003109EB" w:rsidRDefault="003109EB" w:rsidP="003109EB">
            <w:r>
              <w:t>consumedBy</w:t>
            </w:r>
          </w:p>
        </w:tc>
        <w:tc>
          <w:tcPr>
            <w:tcW w:w="2439" w:type="dxa"/>
          </w:tcPr>
          <w:p w14:paraId="6A7A5461" w14:textId="77777777" w:rsidR="003109EB" w:rsidRDefault="003109EB" w:rsidP="003109EB">
            <w:r>
              <w:t>subPropertyOf</w:t>
            </w:r>
          </w:p>
        </w:tc>
        <w:tc>
          <w:tcPr>
            <w:tcW w:w="4469" w:type="dxa"/>
          </w:tcPr>
          <w:p w14:paraId="7203FDDA" w14:textId="77777777" w:rsidR="003109EB" w:rsidRDefault="003109EB" w:rsidP="003109EB">
            <w:r>
              <w:t>preconditionOf</w:t>
            </w:r>
          </w:p>
        </w:tc>
      </w:tr>
      <w:tr w:rsidR="00FA06BD" w14:paraId="0430D1DB" w14:textId="77777777" w:rsidTr="0003253D">
        <w:tc>
          <w:tcPr>
            <w:tcW w:w="2442" w:type="dxa"/>
          </w:tcPr>
          <w:p w14:paraId="02956186" w14:textId="5FEF6871" w:rsidR="00FA06BD" w:rsidRDefault="00FA06BD" w:rsidP="003109EB">
            <w:r>
              <w:t>hasOwner</w:t>
            </w:r>
          </w:p>
        </w:tc>
        <w:tc>
          <w:tcPr>
            <w:tcW w:w="2439" w:type="dxa"/>
          </w:tcPr>
          <w:p w14:paraId="37CB0F0C" w14:textId="7E86A57E" w:rsidR="00FA06BD" w:rsidRDefault="00FA06BD" w:rsidP="003109EB">
            <w:r>
              <w:t>domain</w:t>
            </w:r>
          </w:p>
        </w:tc>
        <w:tc>
          <w:tcPr>
            <w:tcW w:w="4469" w:type="dxa"/>
          </w:tcPr>
          <w:p w14:paraId="040D1023" w14:textId="0E87C8F0" w:rsidR="00FA06BD" w:rsidRDefault="00FA06BD" w:rsidP="003109EB">
            <w:r>
              <w:t>Resource</w:t>
            </w:r>
          </w:p>
        </w:tc>
      </w:tr>
      <w:tr w:rsidR="00FA06BD" w14:paraId="2D12BE3F" w14:textId="77777777" w:rsidTr="0003253D">
        <w:tc>
          <w:tcPr>
            <w:tcW w:w="2442" w:type="dxa"/>
          </w:tcPr>
          <w:p w14:paraId="7A75B78E" w14:textId="4319318E" w:rsidR="00FA06BD" w:rsidRDefault="00FA06BD" w:rsidP="003109EB">
            <w:r>
              <w:t>hasAssociatedLocation</w:t>
            </w:r>
          </w:p>
        </w:tc>
        <w:tc>
          <w:tcPr>
            <w:tcW w:w="2439" w:type="dxa"/>
          </w:tcPr>
          <w:p w14:paraId="110FB05C" w14:textId="388EF70B" w:rsidR="00FA06BD" w:rsidRDefault="00FA06BD" w:rsidP="003109EB">
            <w:r>
              <w:t>domain</w:t>
            </w:r>
          </w:p>
        </w:tc>
        <w:tc>
          <w:tcPr>
            <w:tcW w:w="4469" w:type="dxa"/>
          </w:tcPr>
          <w:p w14:paraId="21ED70F2" w14:textId="5FA82E65" w:rsidR="00FA06BD" w:rsidRDefault="00FA06BD" w:rsidP="003109EB">
            <w:r>
              <w:t>Resource</w:t>
            </w:r>
          </w:p>
        </w:tc>
      </w:tr>
    </w:tbl>
    <w:p w14:paraId="7C087E7C" w14:textId="77777777" w:rsidR="00AB25B7" w:rsidRDefault="00AB25B7" w:rsidP="00DA41F3">
      <w:pPr>
        <w:rPr>
          <w:b/>
        </w:rPr>
      </w:pPr>
    </w:p>
    <w:p w14:paraId="6CE95C5F" w14:textId="77777777" w:rsidR="00DA41F3" w:rsidRPr="00FA36DF" w:rsidRDefault="00DA41F3" w:rsidP="00DA41F3">
      <w:pPr>
        <w:rPr>
          <w:b/>
        </w:rPr>
      </w:pPr>
      <w:r w:rsidRPr="00FA36DF">
        <w:rPr>
          <w:b/>
        </w:rPr>
        <w:t>Reused Ontologies:</w:t>
      </w:r>
    </w:p>
    <w:p w14:paraId="4F899622" w14:textId="77777777" w:rsidR="00DA41F3" w:rsidRDefault="00DA41F3" w:rsidP="009E4A69">
      <w:pPr>
        <w:pStyle w:val="ListParagraph"/>
      </w:pPr>
      <w:r>
        <w:t>iCity-Activity</w:t>
      </w:r>
    </w:p>
    <w:p w14:paraId="6C51664C" w14:textId="04A8CC1A" w:rsidR="00896202" w:rsidRDefault="00896202" w:rsidP="00896202">
      <w:pPr>
        <w:pStyle w:val="Heading3"/>
      </w:pPr>
      <w:bookmarkStart w:id="61" w:name="_Toc17365177"/>
      <w:r w:rsidRPr="00BB05EE">
        <w:t>Mereology Ontology</w:t>
      </w:r>
      <w:bookmarkEnd w:id="61"/>
    </w:p>
    <w:p w14:paraId="09CE6A8C" w14:textId="68F83258" w:rsidR="00D479C9" w:rsidRPr="00D479C9" w:rsidRDefault="0089518D" w:rsidP="00D479C9">
      <w:pPr>
        <w:rPr>
          <w:i/>
        </w:rPr>
      </w:pPr>
      <w:r>
        <w:rPr>
          <w:i/>
        </w:rPr>
        <w:t>http://ontology.eil.utoronto.ca/icity/</w:t>
      </w:r>
      <w:r w:rsidR="00D479C9">
        <w:rPr>
          <w:i/>
        </w:rPr>
        <w:t>Mereology</w:t>
      </w:r>
      <w:r w:rsidR="00AC0B4C">
        <w:rPr>
          <w:i/>
        </w:rPr>
        <w:t>.owl</w:t>
      </w:r>
    </w:p>
    <w:p w14:paraId="4EDA36EE" w14:textId="77777777" w:rsidR="00896202" w:rsidRPr="0016027A" w:rsidRDefault="00896202" w:rsidP="00896202">
      <w:pPr>
        <w:rPr>
          <w:b/>
        </w:rPr>
      </w:pPr>
      <w:r>
        <w:rPr>
          <w:b/>
        </w:rPr>
        <w:t xml:space="preserve">Namespace: </w:t>
      </w:r>
      <w:r w:rsidRPr="0016027A">
        <w:rPr>
          <w:b/>
        </w:rPr>
        <w:t>mereology</w:t>
      </w:r>
    </w:p>
    <w:p w14:paraId="01CF4661" w14:textId="77777777" w:rsidR="00133839" w:rsidRDefault="002B2AAB" w:rsidP="00896202">
      <w:r>
        <w:t>Notions of</w:t>
      </w:r>
      <w:r w:rsidR="00664979">
        <w:t xml:space="preserve"> parthood </w:t>
      </w:r>
      <w:r>
        <w:t xml:space="preserve">are </w:t>
      </w:r>
      <w:r w:rsidR="002E2080">
        <w:t>ubiquitous in and beyond the transportation domain</w:t>
      </w:r>
      <w:r w:rsidR="00C355FA">
        <w:t xml:space="preserve">. </w:t>
      </w:r>
      <w:r w:rsidR="00896202">
        <w:t>While sometimes co</w:t>
      </w:r>
      <w:r w:rsidR="00F16ED5">
        <w:t xml:space="preserve">nflated, there are </w:t>
      </w:r>
      <w:r w:rsidR="009A2F1D">
        <w:t>clear distinctions which can be made between</w:t>
      </w:r>
      <w:r w:rsidR="00F16ED5">
        <w:t xml:space="preserve"> different types </w:t>
      </w:r>
      <w:r w:rsidR="009A2F1D">
        <w:t xml:space="preserve">of </w:t>
      </w:r>
      <w:r w:rsidR="00896202">
        <w:t xml:space="preserve">parthood. </w:t>
      </w:r>
      <w:r w:rsidR="004E5BAF">
        <w:t>The mereology ontology</w:t>
      </w:r>
      <w:r w:rsidR="00F16ED5">
        <w:t xml:space="preserve"> focuses on identifying </w:t>
      </w:r>
      <w:r w:rsidR="004E5BAF">
        <w:t>these differences and making them explicit</w:t>
      </w:r>
      <w:r w:rsidR="00F16ED5">
        <w:t xml:space="preserve">. </w:t>
      </w:r>
    </w:p>
    <w:p w14:paraId="2E76A428" w14:textId="2306BBD0" w:rsidR="0003690F" w:rsidRDefault="00133839" w:rsidP="00896202">
      <w:r>
        <w:t xml:space="preserve">The ontology extends beyond classical mereology to cover parthood, but also component-hood and containment. </w:t>
      </w:r>
      <w:r w:rsidR="00896202">
        <w:t xml:space="preserve">In </w:t>
      </w:r>
      <w:r w:rsidR="0003690F">
        <w:t>this ontology</w:t>
      </w:r>
      <w:r w:rsidR="00896202">
        <w:t xml:space="preserve">, we </w:t>
      </w:r>
      <w:r w:rsidR="0003690F">
        <w:t>identify</w:t>
      </w:r>
      <w:r w:rsidR="00896202">
        <w:t xml:space="preserve"> the following </w:t>
      </w:r>
      <w:r>
        <w:t>relations</w:t>
      </w:r>
      <w:r w:rsidR="00896202">
        <w:t xml:space="preserve">: proper-part-of, component-of, and contained-in. </w:t>
      </w:r>
      <w:r w:rsidR="009D1A0C">
        <w:t xml:space="preserve">The distinction between these may be best explained with the use of examples. An item may be </w:t>
      </w:r>
      <w:r w:rsidR="009D1A0C">
        <w:rPr>
          <w:i/>
        </w:rPr>
        <w:t>contained in</w:t>
      </w:r>
      <w:r w:rsidR="009D1A0C">
        <w:t xml:space="preserve"> my car, but that does not make it a </w:t>
      </w:r>
      <w:r w:rsidR="009D1A0C">
        <w:rPr>
          <w:i/>
        </w:rPr>
        <w:t xml:space="preserve">component of </w:t>
      </w:r>
      <w:r w:rsidR="009D1A0C">
        <w:t xml:space="preserve">my car. For example, we may wish to describe passengers or cargo being </w:t>
      </w:r>
      <w:r w:rsidR="009D1A0C">
        <w:rPr>
          <w:i/>
        </w:rPr>
        <w:t xml:space="preserve">contained in </w:t>
      </w:r>
      <w:r w:rsidR="009D1A0C">
        <w:t xml:space="preserve">a vehicle, but this relation must be distinguished from the parts and components that make up a vehicle. </w:t>
      </w:r>
      <w:r w:rsidR="00AD1D76">
        <w:t>Similarly, the front of my car is intuitively a part of my car</w:t>
      </w:r>
      <w:r w:rsidR="0003690F">
        <w:t>, but not a component of my car</w:t>
      </w:r>
      <w:r w:rsidR="00A325FA">
        <w:t>.</w:t>
      </w:r>
      <w:r w:rsidR="00AD1D76">
        <w:t xml:space="preserve"> </w:t>
      </w:r>
      <w:r w:rsidR="005459FB">
        <w:t>While we may define components of a vehicle, different zone systems (wards, postal codes) are not components, but</w:t>
      </w:r>
      <w:r w:rsidR="0003690F">
        <w:t xml:space="preserve"> proper parts of larger areas. </w:t>
      </w:r>
    </w:p>
    <w:p w14:paraId="28C8C682" w14:textId="77777777" w:rsidR="0003690F" w:rsidRDefault="0003690F" w:rsidP="00896202"/>
    <w:p w14:paraId="2CF38DAB" w14:textId="24FA5DBC" w:rsidR="00C355FA" w:rsidRDefault="0003690F" w:rsidP="0003690F">
      <w:r>
        <w:t>A more detailed analysis reveals clear, ontological distinctions between each of these relations that may formalized clearly with a set of first-order logic axioms. This analysis, presented in [</w:t>
      </w:r>
      <w:r w:rsidRPr="0003690F">
        <w:rPr>
          <w:highlight w:val="yellow"/>
        </w:rPr>
        <w:t>ref Bittner &amp; Donnely]</w:t>
      </w:r>
      <w:r w:rsidR="004E5BAF">
        <w:t xml:space="preserve"> </w:t>
      </w:r>
      <w:r>
        <w:t>also identifies t</w:t>
      </w:r>
      <w:r w:rsidR="00C355FA">
        <w:t>h</w:t>
      </w:r>
      <w:r>
        <w:t xml:space="preserve">e expressive limitations of OWL, which </w:t>
      </w:r>
      <w:r w:rsidR="00C355FA">
        <w:t xml:space="preserve">prevent </w:t>
      </w:r>
      <w:r>
        <w:t>a complete</w:t>
      </w:r>
      <w:r w:rsidR="00025F2B">
        <w:t xml:space="preserve"> representation of </w:t>
      </w:r>
      <w:r>
        <w:t>this</w:t>
      </w:r>
      <w:r w:rsidR="00025F2B">
        <w:t xml:space="preserve"> sema</w:t>
      </w:r>
      <w:r w:rsidR="00C62622">
        <w:t>ntics</w:t>
      </w:r>
      <w:r>
        <w:t>, and discussed the various possible approximations</w:t>
      </w:r>
      <w:r w:rsidR="00C62622">
        <w:t>. It</w:t>
      </w:r>
      <w:r w:rsidR="00025F2B">
        <w:t xml:space="preserve"> is important to consider what should be captured, and what distinctions should be made in the introduction of properties, </w:t>
      </w:r>
      <w:r w:rsidR="00C62622">
        <w:t xml:space="preserve">in contrast with what is actually </w:t>
      </w:r>
      <w:r w:rsidR="00025F2B">
        <w:t>expressible in the logic.</w:t>
      </w:r>
      <w:r w:rsidR="00C37E2F">
        <w:t xml:space="preserve"> </w:t>
      </w:r>
      <w:r w:rsidR="00C62622">
        <w:t>Since we cannot completely capture the required semantics in OWL, some trade-off</w:t>
      </w:r>
      <w:r w:rsidR="00315D14">
        <w:t>(s)</w:t>
      </w:r>
      <w:r w:rsidR="00C62622">
        <w:t xml:space="preserve"> is required for any partial specification, </w:t>
      </w:r>
      <w:r w:rsidR="00C37E2F">
        <w:t xml:space="preserve">(e.g. OWL only allows the specification of transitivity for simple </w:t>
      </w:r>
      <w:r w:rsidR="00315D14">
        <w:t xml:space="preserve">object </w:t>
      </w:r>
      <w:r w:rsidR="00C37E2F">
        <w:t>properties).</w:t>
      </w:r>
    </w:p>
    <w:p w14:paraId="3C40BF0E" w14:textId="77777777" w:rsidR="00175F0A" w:rsidRDefault="00175F0A" w:rsidP="00896202"/>
    <w:p w14:paraId="7CFD4026" w14:textId="0F950858" w:rsidR="00A325FA" w:rsidRDefault="00175F0A" w:rsidP="00896202">
      <w:r>
        <w:t xml:space="preserve">The difficulty with </w:t>
      </w:r>
      <w:r w:rsidR="00333AFF">
        <w:t xml:space="preserve">such </w:t>
      </w:r>
      <w:r>
        <w:t>an approximation is that the resulting theory defines a semantics for something else entirely.</w:t>
      </w:r>
      <w:r w:rsidR="00333AFF">
        <w:t xml:space="preserve"> Inherently, some semantics are omitted, which may not be required for one application but may be important for another. For example, if transitivity is a key aspect of some required reasoning, then perhaps a parthood relation would be defined as transitive, and some omissions would be made with respect to the formalization other restrictions (e.g. cardinality) that should be applied to the parthood relation. Certainly</w:t>
      </w:r>
      <w:r>
        <w:t xml:space="preserve">, </w:t>
      </w:r>
      <w:r w:rsidR="00AC24CD">
        <w:t>the use of</w:t>
      </w:r>
      <w:r>
        <w:t xml:space="preserve"> approximation</w:t>
      </w:r>
      <w:r w:rsidR="00AC24CD">
        <w:t>s will be required</w:t>
      </w:r>
      <w:r>
        <w:t xml:space="preserve"> in some cases, for example in order to support some desired reasoning problems. </w:t>
      </w:r>
      <w:r w:rsidR="00333AFF">
        <w:t>However, precisely which axiomatization is most suitable will vary between different usage scenarios. W</w:t>
      </w:r>
      <w:r w:rsidR="00C37E2F" w:rsidRPr="00BF62DB">
        <w:t xml:space="preserve">e </w:t>
      </w:r>
      <w:r w:rsidR="00333AFF">
        <w:t xml:space="preserve">therefore </w:t>
      </w:r>
      <w:r w:rsidR="00C37E2F" w:rsidRPr="00BF62DB">
        <w:t xml:space="preserve">omit </w:t>
      </w:r>
      <w:r w:rsidR="00C62622" w:rsidRPr="00BF62DB">
        <w:t>a</w:t>
      </w:r>
      <w:r w:rsidR="00C37E2F" w:rsidRPr="00BF62DB">
        <w:t xml:space="preserve"> detailed</w:t>
      </w:r>
      <w:r w:rsidR="00C62622" w:rsidRPr="00BF62DB">
        <w:t>, partial</w:t>
      </w:r>
      <w:r w:rsidR="00C37E2F" w:rsidRPr="00BF62DB">
        <w:t xml:space="preserve"> axiomatization</w:t>
      </w:r>
      <w:r w:rsidR="00810AC1" w:rsidRPr="00BF62DB">
        <w:t xml:space="preserve"> in favour of a</w:t>
      </w:r>
      <w:r w:rsidR="00BF62DB" w:rsidRPr="00BF62DB">
        <w:t>n</w:t>
      </w:r>
      <w:r w:rsidR="00810AC1" w:rsidRPr="00BF62DB">
        <w:t xml:space="preserve"> under-axiomatized specification of the key relations,</w:t>
      </w:r>
      <w:r w:rsidR="00C37E2F" w:rsidRPr="00BF62DB">
        <w:t xml:space="preserve"> in</w:t>
      </w:r>
      <w:r w:rsidR="00E12004" w:rsidRPr="00BF62DB">
        <w:t xml:space="preserve"> order to avoid </w:t>
      </w:r>
      <w:r w:rsidR="00333AFF">
        <w:t>prescribing</w:t>
      </w:r>
      <w:r w:rsidR="00490FC2" w:rsidRPr="00BF62DB">
        <w:t xml:space="preserve"> one </w:t>
      </w:r>
      <w:r w:rsidR="00A325FA">
        <w:t>trade-off</w:t>
      </w:r>
      <w:r w:rsidR="00490FC2" w:rsidRPr="00BF62DB">
        <w:t xml:space="preserve"> over another</w:t>
      </w:r>
      <w:r w:rsidRPr="00BF62DB">
        <w:t xml:space="preserve">. </w:t>
      </w:r>
      <w:r w:rsidR="00333AFF">
        <w:t>This leaves the</w:t>
      </w:r>
      <w:r w:rsidR="00C37E2F" w:rsidRPr="00BF62DB">
        <w:t xml:space="preserve"> commitment open-ended</w:t>
      </w:r>
      <w:r w:rsidRPr="00BF62DB">
        <w:t xml:space="preserve"> and variable </w:t>
      </w:r>
      <w:r w:rsidR="00333AFF">
        <w:t>to suit individual applications’ needs</w:t>
      </w:r>
      <w:r w:rsidRPr="00BF62DB">
        <w:t>.</w:t>
      </w:r>
      <w:r>
        <w:t xml:space="preserve"> </w:t>
      </w:r>
    </w:p>
    <w:p w14:paraId="166C0E7B" w14:textId="77777777" w:rsidR="00C62622" w:rsidRDefault="00C62622" w:rsidP="00896202"/>
    <w:p w14:paraId="3892D0D5" w14:textId="6453E206" w:rsidR="00376703" w:rsidRDefault="00A325FA" w:rsidP="00A325FA">
      <w:r>
        <w:t>This ontology defines</w:t>
      </w:r>
      <w:r w:rsidR="00A7235A">
        <w:t xml:space="preserve"> the general properties such that the commonality between domain-specific part-of relations may be captured, and more detailed semantics may be </w:t>
      </w:r>
      <w:r w:rsidR="000A4E28">
        <w:t>defined</w:t>
      </w:r>
      <w:r w:rsidR="00A7235A">
        <w:t xml:space="preserve"> in extensions</w:t>
      </w:r>
      <w:r w:rsidR="000A4E28">
        <w:t xml:space="preserve"> of the properties. This creates a means of indicating the intended semantics of a relation by identifying the </w:t>
      </w:r>
      <w:r w:rsidR="000A4E28" w:rsidRPr="000A4E28">
        <w:rPr>
          <w:i/>
        </w:rPr>
        <w:t>type</w:t>
      </w:r>
      <w:r w:rsidR="000A4E28">
        <w:t xml:space="preserve"> of parthood that it is intended to capture, while allowing for the specification of different partial approximations of the semantics (and possibly also specializations of this semantics), as required. </w:t>
      </w:r>
      <w:r w:rsidR="002B2AAB">
        <w:t xml:space="preserve">For example, a notion of parthood arises in the description of a building and the units it is divided into. In this case, this relationship may be identified as a sort of hasComponent relation; a new property ‘hasBuildingUnit’ may be identified then as a subPropertyOf hasComponent. We are free to assess, for </w:t>
      </w:r>
      <w:r w:rsidR="00834417">
        <w:t>the ‘hasBuildingUnit’ relation,</w:t>
      </w:r>
      <w:r w:rsidR="002B2AAB">
        <w:t xml:space="preserve"> which approximations of the component-of </w:t>
      </w:r>
      <w:r w:rsidR="00834417">
        <w:t xml:space="preserve">relation are the most </w:t>
      </w:r>
      <w:r w:rsidR="000A4E28">
        <w:t>suitable</w:t>
      </w:r>
      <w:r w:rsidR="00376703">
        <w:t xml:space="preserve">. </w:t>
      </w:r>
      <w:r w:rsidR="000A4E28">
        <w:t>The approximation chosen for one type of parthood relation does not constrain the choice of approximation for another.</w:t>
      </w:r>
    </w:p>
    <w:p w14:paraId="4212BFC6" w14:textId="77777777" w:rsidR="000A4E28" w:rsidRDefault="000A4E28" w:rsidP="00A325FA"/>
    <w:p w14:paraId="7A98BDA3" w14:textId="6898BCB1" w:rsidR="00A325FA" w:rsidRDefault="00376703" w:rsidP="00A325FA">
      <w:r>
        <w:t xml:space="preserve">In </w:t>
      </w:r>
      <w:r w:rsidR="00724C8C">
        <w:t>addition to the aforementioned work by [ref Bittner &amp; Donnelly], v</w:t>
      </w:r>
      <w:r w:rsidR="00A325FA">
        <w:t xml:space="preserve">arious approaches to the </w:t>
      </w:r>
      <w:r w:rsidR="005C7810">
        <w:t xml:space="preserve">partial capture </w:t>
      </w:r>
      <w:r w:rsidR="00A22986">
        <w:t xml:space="preserve">of these </w:t>
      </w:r>
      <w:r w:rsidR="00A325FA">
        <w:t xml:space="preserve">mereological relationships </w:t>
      </w:r>
      <w:r w:rsidR="00A325FA" w:rsidRPr="00D55DCE">
        <w:t xml:space="preserve">in OWL have been proposed that </w:t>
      </w:r>
      <w:r w:rsidR="005C7810">
        <w:t>may</w:t>
      </w:r>
      <w:r w:rsidR="00A325FA" w:rsidRPr="00D55DCE">
        <w:t xml:space="preserve"> be used to ext</w:t>
      </w:r>
      <w:r w:rsidR="00724C8C" w:rsidRPr="00D55DCE">
        <w:t xml:space="preserve">end the ontology presented here, such as in </w:t>
      </w:r>
      <w:r w:rsidR="002E36E8" w:rsidRPr="00D55DCE">
        <w:t>[https://www.w3.org/2001/sw/BestPractices/OEP/SimplePartWhole/]</w:t>
      </w:r>
      <w:r w:rsidR="00A325FA" w:rsidRPr="00D55DCE">
        <w:t xml:space="preserve">, and also in top-level ontologies such as </w:t>
      </w:r>
      <w:r w:rsidR="00724C8C" w:rsidRPr="00D55DCE">
        <w:t xml:space="preserve">[ref </w:t>
      </w:r>
      <w:r w:rsidR="00A325FA" w:rsidRPr="00D55DCE">
        <w:t>BFO</w:t>
      </w:r>
      <w:r w:rsidR="00724C8C" w:rsidRPr="00D55DCE">
        <w:t>]</w:t>
      </w:r>
      <w:r w:rsidR="00A325FA" w:rsidRPr="00D55DCE">
        <w:t>.</w:t>
      </w:r>
    </w:p>
    <w:p w14:paraId="2FA4B264" w14:textId="77777777" w:rsidR="00896202" w:rsidRDefault="00896202" w:rsidP="00896202"/>
    <w:tbl>
      <w:tblPr>
        <w:tblStyle w:val="TableGrid"/>
        <w:tblpPr w:leftFromText="180" w:rightFromText="180" w:vertAnchor="text" w:horzAnchor="margin" w:tblpY="128"/>
        <w:tblW w:w="0" w:type="auto"/>
        <w:tblLook w:val="04A0" w:firstRow="1" w:lastRow="0" w:firstColumn="1" w:lastColumn="0" w:noHBand="0" w:noVBand="1"/>
      </w:tblPr>
      <w:tblGrid>
        <w:gridCol w:w="2603"/>
        <w:gridCol w:w="2440"/>
        <w:gridCol w:w="4307"/>
      </w:tblGrid>
      <w:tr w:rsidR="00896202" w14:paraId="167D662D" w14:textId="77777777" w:rsidTr="007736F9">
        <w:tc>
          <w:tcPr>
            <w:tcW w:w="2603" w:type="dxa"/>
            <w:shd w:val="clear" w:color="auto" w:fill="00FFFF"/>
          </w:tcPr>
          <w:p w14:paraId="5C5C633E" w14:textId="77777777" w:rsidR="00896202" w:rsidRDefault="00896202" w:rsidP="00FD13F5">
            <w:pPr>
              <w:tabs>
                <w:tab w:val="left" w:pos="1027"/>
              </w:tabs>
            </w:pPr>
            <w:r>
              <w:t>Property</w:t>
            </w:r>
            <w:r>
              <w:tab/>
            </w:r>
          </w:p>
        </w:tc>
        <w:tc>
          <w:tcPr>
            <w:tcW w:w="2440" w:type="dxa"/>
            <w:shd w:val="clear" w:color="auto" w:fill="00FFFF"/>
          </w:tcPr>
          <w:p w14:paraId="5F583536" w14:textId="77777777" w:rsidR="00896202" w:rsidRDefault="00896202" w:rsidP="00FD13F5">
            <w:r>
              <w:t>Characteristic</w:t>
            </w:r>
          </w:p>
        </w:tc>
        <w:tc>
          <w:tcPr>
            <w:tcW w:w="4307" w:type="dxa"/>
            <w:shd w:val="clear" w:color="auto" w:fill="00FFFF"/>
          </w:tcPr>
          <w:p w14:paraId="55FE43D7" w14:textId="77777777" w:rsidR="00896202" w:rsidRDefault="00896202" w:rsidP="00FD13F5">
            <w:r>
              <w:t>Value (if applicable)</w:t>
            </w:r>
          </w:p>
        </w:tc>
      </w:tr>
      <w:tr w:rsidR="007736F9" w14:paraId="03A912A3" w14:textId="77777777" w:rsidTr="007736F9">
        <w:tc>
          <w:tcPr>
            <w:tcW w:w="2603" w:type="dxa"/>
          </w:tcPr>
          <w:p w14:paraId="0ACBB541" w14:textId="649D81BA" w:rsidR="007736F9" w:rsidRDefault="007736F9" w:rsidP="007736F9">
            <w:r>
              <w:t>properPartOf</w:t>
            </w:r>
          </w:p>
        </w:tc>
        <w:tc>
          <w:tcPr>
            <w:tcW w:w="2440" w:type="dxa"/>
          </w:tcPr>
          <w:p w14:paraId="43F52EDE" w14:textId="60670420" w:rsidR="007736F9" w:rsidRPr="00CE5C3D" w:rsidRDefault="007736F9" w:rsidP="007736F9">
            <w:pPr>
              <w:rPr>
                <w:strike/>
              </w:rPr>
            </w:pPr>
            <w:r>
              <w:t>inverseOf</w:t>
            </w:r>
          </w:p>
        </w:tc>
        <w:tc>
          <w:tcPr>
            <w:tcW w:w="4307" w:type="dxa"/>
          </w:tcPr>
          <w:p w14:paraId="3013D397" w14:textId="7543D813" w:rsidR="007736F9" w:rsidRPr="00CE5C3D" w:rsidRDefault="007736F9" w:rsidP="007736F9">
            <w:pPr>
              <w:rPr>
                <w:strike/>
              </w:rPr>
            </w:pPr>
            <w:r>
              <w:t>hasProperPart</w:t>
            </w:r>
          </w:p>
        </w:tc>
      </w:tr>
      <w:tr w:rsidR="007736F9" w14:paraId="34EE55DA" w14:textId="77777777" w:rsidTr="007736F9">
        <w:tc>
          <w:tcPr>
            <w:tcW w:w="2603" w:type="dxa"/>
          </w:tcPr>
          <w:p w14:paraId="083CB556" w14:textId="77777777" w:rsidR="007736F9" w:rsidRDefault="007736F9" w:rsidP="007736F9">
            <w:r>
              <w:t>hasProperPart</w:t>
            </w:r>
          </w:p>
        </w:tc>
        <w:tc>
          <w:tcPr>
            <w:tcW w:w="2440" w:type="dxa"/>
          </w:tcPr>
          <w:p w14:paraId="1C05479C" w14:textId="77777777" w:rsidR="007736F9" w:rsidRDefault="007736F9" w:rsidP="007736F9">
            <w:r>
              <w:t>inverseOf</w:t>
            </w:r>
          </w:p>
        </w:tc>
        <w:tc>
          <w:tcPr>
            <w:tcW w:w="4307" w:type="dxa"/>
          </w:tcPr>
          <w:p w14:paraId="1198FB53" w14:textId="77777777" w:rsidR="007736F9" w:rsidRDefault="007736F9" w:rsidP="007736F9">
            <w:r>
              <w:t>properPartOf</w:t>
            </w:r>
          </w:p>
        </w:tc>
      </w:tr>
      <w:tr w:rsidR="007736F9" w14:paraId="1E382CFD" w14:textId="77777777" w:rsidTr="007736F9">
        <w:tc>
          <w:tcPr>
            <w:tcW w:w="2603" w:type="dxa"/>
            <w:vMerge w:val="restart"/>
          </w:tcPr>
          <w:p w14:paraId="1647ED09" w14:textId="77777777" w:rsidR="007736F9" w:rsidRDefault="007736F9" w:rsidP="007736F9">
            <w:pPr>
              <w:tabs>
                <w:tab w:val="right" w:pos="2348"/>
              </w:tabs>
            </w:pPr>
            <w:r>
              <w:t>componentOf</w:t>
            </w:r>
          </w:p>
        </w:tc>
        <w:tc>
          <w:tcPr>
            <w:tcW w:w="2440" w:type="dxa"/>
          </w:tcPr>
          <w:p w14:paraId="605D309C" w14:textId="77777777" w:rsidR="007736F9" w:rsidRDefault="007736F9" w:rsidP="007736F9">
            <w:pPr>
              <w:tabs>
                <w:tab w:val="right" w:pos="2348"/>
              </w:tabs>
            </w:pPr>
            <w:r>
              <w:t>subPropertyOf</w:t>
            </w:r>
          </w:p>
        </w:tc>
        <w:tc>
          <w:tcPr>
            <w:tcW w:w="4307" w:type="dxa"/>
          </w:tcPr>
          <w:p w14:paraId="721EAF4E" w14:textId="40635F37" w:rsidR="007736F9" w:rsidRDefault="007736F9" w:rsidP="007736F9">
            <w:r>
              <w:t>properPartOf</w:t>
            </w:r>
          </w:p>
        </w:tc>
      </w:tr>
      <w:tr w:rsidR="007736F9" w14:paraId="73BBDA41" w14:textId="77777777" w:rsidTr="007736F9">
        <w:tc>
          <w:tcPr>
            <w:tcW w:w="2603" w:type="dxa"/>
            <w:vMerge/>
          </w:tcPr>
          <w:p w14:paraId="795E0323" w14:textId="77777777" w:rsidR="007736F9" w:rsidRDefault="007736F9" w:rsidP="007736F9">
            <w:pPr>
              <w:tabs>
                <w:tab w:val="right" w:pos="2348"/>
              </w:tabs>
            </w:pPr>
          </w:p>
        </w:tc>
        <w:tc>
          <w:tcPr>
            <w:tcW w:w="2440" w:type="dxa"/>
          </w:tcPr>
          <w:p w14:paraId="26AB5AB7" w14:textId="08B0F810" w:rsidR="007736F9" w:rsidRDefault="007736F9" w:rsidP="007736F9">
            <w:pPr>
              <w:tabs>
                <w:tab w:val="right" w:pos="2348"/>
              </w:tabs>
            </w:pPr>
            <w:r>
              <w:t>inverseOf</w:t>
            </w:r>
          </w:p>
        </w:tc>
        <w:tc>
          <w:tcPr>
            <w:tcW w:w="4307" w:type="dxa"/>
          </w:tcPr>
          <w:p w14:paraId="16C3E1D8" w14:textId="08292873" w:rsidR="007736F9" w:rsidRDefault="007736F9" w:rsidP="007736F9">
            <w:r>
              <w:t>hasComponent</w:t>
            </w:r>
          </w:p>
        </w:tc>
      </w:tr>
      <w:tr w:rsidR="007736F9" w14:paraId="51311E71" w14:textId="77777777" w:rsidTr="007736F9">
        <w:tc>
          <w:tcPr>
            <w:tcW w:w="2603" w:type="dxa"/>
            <w:vMerge w:val="restart"/>
          </w:tcPr>
          <w:p w14:paraId="6C229DE1" w14:textId="77777777" w:rsidR="007736F9" w:rsidRDefault="007736F9" w:rsidP="007736F9">
            <w:pPr>
              <w:tabs>
                <w:tab w:val="right" w:pos="2348"/>
              </w:tabs>
            </w:pPr>
            <w:r>
              <w:lastRenderedPageBreak/>
              <w:t>hasComponent</w:t>
            </w:r>
          </w:p>
        </w:tc>
        <w:tc>
          <w:tcPr>
            <w:tcW w:w="2440" w:type="dxa"/>
          </w:tcPr>
          <w:p w14:paraId="070FB4E2" w14:textId="11CF3FD8" w:rsidR="007736F9" w:rsidRDefault="007736F9" w:rsidP="007736F9">
            <w:pPr>
              <w:tabs>
                <w:tab w:val="right" w:pos="2348"/>
              </w:tabs>
            </w:pPr>
            <w:r>
              <w:t>subPropertyOf</w:t>
            </w:r>
          </w:p>
        </w:tc>
        <w:tc>
          <w:tcPr>
            <w:tcW w:w="4307" w:type="dxa"/>
          </w:tcPr>
          <w:p w14:paraId="009AE433" w14:textId="2BB31E2C" w:rsidR="007736F9" w:rsidRDefault="007736F9" w:rsidP="007736F9">
            <w:r>
              <w:t>hasProperPart</w:t>
            </w:r>
          </w:p>
        </w:tc>
      </w:tr>
      <w:tr w:rsidR="007736F9" w14:paraId="5EFE141B" w14:textId="77777777" w:rsidTr="007736F9">
        <w:tc>
          <w:tcPr>
            <w:tcW w:w="2603" w:type="dxa"/>
            <w:vMerge/>
          </w:tcPr>
          <w:p w14:paraId="6796B976" w14:textId="77777777" w:rsidR="007736F9" w:rsidRDefault="007736F9" w:rsidP="007736F9">
            <w:pPr>
              <w:tabs>
                <w:tab w:val="right" w:pos="2348"/>
              </w:tabs>
            </w:pPr>
          </w:p>
        </w:tc>
        <w:tc>
          <w:tcPr>
            <w:tcW w:w="2440" w:type="dxa"/>
          </w:tcPr>
          <w:p w14:paraId="1C55D59C" w14:textId="4A07C2BA" w:rsidR="007736F9" w:rsidRDefault="007736F9" w:rsidP="007736F9">
            <w:pPr>
              <w:tabs>
                <w:tab w:val="right" w:pos="2348"/>
              </w:tabs>
            </w:pPr>
            <w:r>
              <w:t>inverseOf</w:t>
            </w:r>
          </w:p>
        </w:tc>
        <w:tc>
          <w:tcPr>
            <w:tcW w:w="4307" w:type="dxa"/>
          </w:tcPr>
          <w:p w14:paraId="23F0912C" w14:textId="6A80FC52" w:rsidR="007736F9" w:rsidRDefault="007736F9" w:rsidP="007736F9">
            <w:r>
              <w:t>componentOf</w:t>
            </w:r>
          </w:p>
        </w:tc>
      </w:tr>
      <w:tr w:rsidR="007736F9" w14:paraId="3F9C1F93" w14:textId="77777777" w:rsidTr="007736F9">
        <w:tc>
          <w:tcPr>
            <w:tcW w:w="2603" w:type="dxa"/>
          </w:tcPr>
          <w:p w14:paraId="162F0EE4" w14:textId="77777777" w:rsidR="007736F9" w:rsidRDefault="007736F9" w:rsidP="007736F9">
            <w:pPr>
              <w:tabs>
                <w:tab w:val="right" w:pos="2348"/>
              </w:tabs>
            </w:pPr>
            <w:r>
              <w:t>immediateComponentOf</w:t>
            </w:r>
          </w:p>
        </w:tc>
        <w:tc>
          <w:tcPr>
            <w:tcW w:w="2440" w:type="dxa"/>
          </w:tcPr>
          <w:p w14:paraId="265AFFD9" w14:textId="77777777" w:rsidR="007736F9" w:rsidRDefault="007736F9" w:rsidP="007736F9">
            <w:pPr>
              <w:tabs>
                <w:tab w:val="right" w:pos="2348"/>
              </w:tabs>
            </w:pPr>
            <w:r>
              <w:t>subPropertyOf</w:t>
            </w:r>
          </w:p>
        </w:tc>
        <w:tc>
          <w:tcPr>
            <w:tcW w:w="4307" w:type="dxa"/>
          </w:tcPr>
          <w:p w14:paraId="0C15E919" w14:textId="77777777" w:rsidR="007736F9" w:rsidRDefault="007736F9" w:rsidP="007736F9">
            <w:r>
              <w:t>componentOf</w:t>
            </w:r>
          </w:p>
        </w:tc>
      </w:tr>
      <w:tr w:rsidR="007736F9" w14:paraId="42D81800" w14:textId="77777777" w:rsidTr="007736F9">
        <w:tc>
          <w:tcPr>
            <w:tcW w:w="2603" w:type="dxa"/>
          </w:tcPr>
          <w:p w14:paraId="63742CC8" w14:textId="77777777" w:rsidR="007736F9" w:rsidRDefault="007736F9" w:rsidP="007736F9">
            <w:r>
              <w:t>containedIn</w:t>
            </w:r>
          </w:p>
        </w:tc>
        <w:tc>
          <w:tcPr>
            <w:tcW w:w="2440" w:type="dxa"/>
          </w:tcPr>
          <w:p w14:paraId="7AE6E173" w14:textId="241E5DE6" w:rsidR="007736F9" w:rsidRPr="00665086" w:rsidRDefault="007736F9" w:rsidP="007736F9">
            <w:pPr>
              <w:tabs>
                <w:tab w:val="right" w:pos="2348"/>
              </w:tabs>
              <w:rPr>
                <w:strike/>
              </w:rPr>
            </w:pPr>
            <w:r>
              <w:t>inverseOf</w:t>
            </w:r>
          </w:p>
        </w:tc>
        <w:tc>
          <w:tcPr>
            <w:tcW w:w="4307" w:type="dxa"/>
          </w:tcPr>
          <w:p w14:paraId="0663EF18" w14:textId="3444679D" w:rsidR="007736F9" w:rsidRPr="00665086" w:rsidRDefault="007736F9" w:rsidP="007736F9">
            <w:pPr>
              <w:rPr>
                <w:strike/>
              </w:rPr>
            </w:pPr>
            <w:r>
              <w:t>contains</w:t>
            </w:r>
          </w:p>
        </w:tc>
      </w:tr>
      <w:tr w:rsidR="007736F9" w14:paraId="5A4500F7" w14:textId="77777777" w:rsidTr="007736F9">
        <w:tc>
          <w:tcPr>
            <w:tcW w:w="2603" w:type="dxa"/>
          </w:tcPr>
          <w:p w14:paraId="771D9F40" w14:textId="77777777" w:rsidR="007736F9" w:rsidRDefault="007736F9" w:rsidP="007736F9">
            <w:r>
              <w:t>contains</w:t>
            </w:r>
          </w:p>
        </w:tc>
        <w:tc>
          <w:tcPr>
            <w:tcW w:w="2440" w:type="dxa"/>
          </w:tcPr>
          <w:p w14:paraId="46733FA1" w14:textId="77777777" w:rsidR="007736F9" w:rsidRDefault="007736F9" w:rsidP="007736F9">
            <w:pPr>
              <w:tabs>
                <w:tab w:val="right" w:pos="2348"/>
              </w:tabs>
            </w:pPr>
            <w:r>
              <w:t>inverseOf</w:t>
            </w:r>
          </w:p>
        </w:tc>
        <w:tc>
          <w:tcPr>
            <w:tcW w:w="4307" w:type="dxa"/>
          </w:tcPr>
          <w:p w14:paraId="4E5CD42F" w14:textId="77777777" w:rsidR="007736F9" w:rsidRDefault="007736F9" w:rsidP="007736F9">
            <w:r>
              <w:t>containedIn</w:t>
            </w:r>
          </w:p>
        </w:tc>
      </w:tr>
      <w:tr w:rsidR="007736F9" w14:paraId="722DD11F" w14:textId="77777777" w:rsidTr="007736F9">
        <w:tc>
          <w:tcPr>
            <w:tcW w:w="2603" w:type="dxa"/>
          </w:tcPr>
          <w:p w14:paraId="0B79529C" w14:textId="77777777" w:rsidR="007736F9" w:rsidRDefault="007736F9" w:rsidP="007736F9">
            <w:r>
              <w:t>immediatelyContainedIn</w:t>
            </w:r>
          </w:p>
        </w:tc>
        <w:tc>
          <w:tcPr>
            <w:tcW w:w="2440" w:type="dxa"/>
          </w:tcPr>
          <w:p w14:paraId="4862EFAE" w14:textId="77777777" w:rsidR="007736F9" w:rsidRDefault="007736F9" w:rsidP="007736F9">
            <w:pPr>
              <w:tabs>
                <w:tab w:val="right" w:pos="2348"/>
              </w:tabs>
            </w:pPr>
            <w:r>
              <w:t>subPropertyOf</w:t>
            </w:r>
          </w:p>
        </w:tc>
        <w:tc>
          <w:tcPr>
            <w:tcW w:w="4307" w:type="dxa"/>
          </w:tcPr>
          <w:p w14:paraId="1691CB38" w14:textId="77777777" w:rsidR="007736F9" w:rsidRDefault="007736F9" w:rsidP="007736F9">
            <w:r>
              <w:t>containedIn</w:t>
            </w:r>
          </w:p>
        </w:tc>
      </w:tr>
    </w:tbl>
    <w:p w14:paraId="62BC91CA" w14:textId="77777777" w:rsidR="00896202" w:rsidRDefault="00896202" w:rsidP="00896202"/>
    <w:p w14:paraId="1D5C87A5" w14:textId="1493CBB0" w:rsidR="00C355FA" w:rsidRPr="007736F9" w:rsidRDefault="00C355FA" w:rsidP="00C355FA">
      <w:pPr>
        <w:rPr>
          <w:b/>
        </w:rPr>
      </w:pPr>
      <w:r w:rsidRPr="007736F9">
        <w:rPr>
          <w:b/>
        </w:rPr>
        <w:t>Future work:</w:t>
      </w:r>
    </w:p>
    <w:p w14:paraId="5860CC8B" w14:textId="49C0CD26" w:rsidR="00C355FA" w:rsidRPr="007736F9" w:rsidRDefault="00C355FA" w:rsidP="00C355FA">
      <w:pPr>
        <w:pStyle w:val="ListParagraph"/>
        <w:numPr>
          <w:ilvl w:val="0"/>
          <w:numId w:val="28"/>
        </w:numPr>
        <w:rPr>
          <w:sz w:val="24"/>
        </w:rPr>
      </w:pPr>
      <w:r w:rsidRPr="007736F9">
        <w:rPr>
          <w:sz w:val="24"/>
        </w:rPr>
        <w:t xml:space="preserve">Extend to </w:t>
      </w:r>
      <w:r w:rsidR="00810AC1" w:rsidRPr="007736F9">
        <w:rPr>
          <w:sz w:val="24"/>
        </w:rPr>
        <w:t xml:space="preserve">capture </w:t>
      </w:r>
      <w:r w:rsidR="00D55DCE" w:rsidRPr="007736F9">
        <w:rPr>
          <w:sz w:val="24"/>
        </w:rPr>
        <w:t xml:space="preserve">multidimensional </w:t>
      </w:r>
      <w:r w:rsidR="00810AC1" w:rsidRPr="007736F9">
        <w:rPr>
          <w:sz w:val="24"/>
        </w:rPr>
        <w:t>mereotopological relations</w:t>
      </w:r>
      <w:r w:rsidR="00D55DCE" w:rsidRPr="007736F9">
        <w:rPr>
          <w:sz w:val="24"/>
        </w:rPr>
        <w:t xml:space="preserve"> as in CODI</w:t>
      </w:r>
    </w:p>
    <w:p w14:paraId="048B11C3" w14:textId="66351FFB" w:rsidR="00D55DCE" w:rsidRPr="007736F9" w:rsidRDefault="00D55DCE" w:rsidP="00D55DCE">
      <w:pPr>
        <w:pStyle w:val="ListParagraph"/>
        <w:numPr>
          <w:ilvl w:val="1"/>
          <w:numId w:val="28"/>
        </w:numPr>
        <w:rPr>
          <w:sz w:val="24"/>
        </w:rPr>
      </w:pPr>
      <w:r w:rsidRPr="007736F9">
        <w:rPr>
          <w:sz w:val="24"/>
        </w:rPr>
        <w:t>Map the relations to GeoSPARQL properties</w:t>
      </w:r>
    </w:p>
    <w:p w14:paraId="3B8434EF" w14:textId="59EF7B7B" w:rsidR="00810AC1" w:rsidRPr="007736F9" w:rsidRDefault="00810AC1" w:rsidP="00C355FA">
      <w:pPr>
        <w:pStyle w:val="ListParagraph"/>
        <w:numPr>
          <w:ilvl w:val="0"/>
          <w:numId w:val="28"/>
        </w:numPr>
        <w:rPr>
          <w:sz w:val="24"/>
        </w:rPr>
      </w:pPr>
      <w:r w:rsidRPr="007736F9">
        <w:rPr>
          <w:sz w:val="24"/>
        </w:rPr>
        <w:t>Extend with a first-order formalization or mereology</w:t>
      </w:r>
    </w:p>
    <w:p w14:paraId="213C1208" w14:textId="77777777" w:rsidR="004053E0" w:rsidRDefault="004053E0" w:rsidP="004053E0">
      <w:pPr>
        <w:pStyle w:val="Heading3"/>
      </w:pPr>
      <w:bookmarkStart w:id="62" w:name="_Toc17365178"/>
      <w:r w:rsidRPr="00216E9F">
        <w:t>Ontology of Units of Measure</w:t>
      </w:r>
      <w:bookmarkEnd w:id="62"/>
    </w:p>
    <w:p w14:paraId="188C90AE" w14:textId="4BB6E4B5" w:rsidR="00D479C9" w:rsidRPr="00D479C9" w:rsidRDefault="0089518D" w:rsidP="00D479C9">
      <w:pPr>
        <w:rPr>
          <w:i/>
        </w:rPr>
      </w:pPr>
      <w:r>
        <w:rPr>
          <w:i/>
        </w:rPr>
        <w:t>http://ontology.eil.utoronto.ca/icity/</w:t>
      </w:r>
      <w:r w:rsidR="00D479C9">
        <w:rPr>
          <w:i/>
        </w:rPr>
        <w:t>OM</w:t>
      </w:r>
      <w:r w:rsidR="00AC0B4C">
        <w:rPr>
          <w:i/>
        </w:rPr>
        <w:t>.owl</w:t>
      </w:r>
    </w:p>
    <w:p w14:paraId="63971988" w14:textId="77777777" w:rsidR="00A40575" w:rsidRPr="00A40575" w:rsidRDefault="00A40575" w:rsidP="00A40575">
      <w:pPr>
        <w:rPr>
          <w:b/>
        </w:rPr>
      </w:pPr>
      <w:r>
        <w:rPr>
          <w:b/>
        </w:rPr>
        <w:t xml:space="preserve">Namespace: </w:t>
      </w:r>
      <w:r w:rsidRPr="00A40575">
        <w:rPr>
          <w:b/>
        </w:rPr>
        <w:t>om</w:t>
      </w:r>
    </w:p>
    <w:p w14:paraId="36BB6AB2" w14:textId="77777777" w:rsidR="004053E0" w:rsidRDefault="004053E0" w:rsidP="004053E0">
      <w:r>
        <w:t xml:space="preserve">The Ontology of Units of Measure provides a structured vocabulary to describe, among other things, </w:t>
      </w:r>
      <w:r w:rsidR="00F16ED5">
        <w:t xml:space="preserve">the </w:t>
      </w:r>
      <w:r>
        <w:t xml:space="preserve">different values </w:t>
      </w:r>
      <w:r w:rsidR="00F16ED5">
        <w:t xml:space="preserve">(measures) </w:t>
      </w:r>
      <w:r>
        <w:t>that we associate to given quantities.</w:t>
      </w:r>
      <w:r w:rsidR="00357123">
        <w:t xml:space="preserve"> This allows us to provide greater detail regarding specific measurements that are defined in the ontology. Rather than simply have a </w:t>
      </w:r>
      <w:r w:rsidR="008A14DF">
        <w:t xml:space="preserve">simple </w:t>
      </w:r>
      <w:r w:rsidR="00357123">
        <w:t xml:space="preserve">data property to describe the length of </w:t>
      </w:r>
      <w:r w:rsidR="008A14DF">
        <w:t>some road segment as "10 m", with the units of measure ontology we are able to describe the nature of the quantity (i.e. length), its value as a Measure (10 m), and also describe the unit that the</w:t>
      </w:r>
      <w:r w:rsidR="00360F3F">
        <w:t xml:space="preserve"> measure</w:t>
      </w:r>
      <w:r w:rsidR="00345927">
        <w:t>'s numerical value</w:t>
      </w:r>
      <w:r w:rsidR="00360F3F">
        <w:t xml:space="preserve"> is given in (e.g. metres</w:t>
      </w:r>
      <w:r w:rsidR="008A14DF">
        <w:t>).</w:t>
      </w:r>
    </w:p>
    <w:p w14:paraId="2EA1BC37" w14:textId="418BB2BB" w:rsidR="00680A88" w:rsidRDefault="00680A88" w:rsidP="00680A88">
      <w:r>
        <w:t xml:space="preserve">In the context of the iCity ontology, </w:t>
      </w:r>
      <w:r w:rsidRPr="00E80D3C">
        <w:t>quantities, units, and/or measures that are defined with domain-specific concepts (e.g. vehicles, lanes) are defined by reusing and extending the units of measure ontology in the relevant modules.</w:t>
      </w:r>
    </w:p>
    <w:p w14:paraId="4EF904E8" w14:textId="0E97B23C" w:rsidR="004053E0" w:rsidRPr="00680A88" w:rsidRDefault="004053E0" w:rsidP="009E4A69">
      <w:pPr>
        <w:pStyle w:val="ListParagraph"/>
        <w:rPr>
          <w:sz w:val="24"/>
        </w:rPr>
      </w:pPr>
      <w:r w:rsidRPr="00680A88">
        <w:rPr>
          <w:sz w:val="24"/>
        </w:rPr>
        <w:t>A q</w:t>
      </w:r>
      <w:r w:rsidR="00357123" w:rsidRPr="00680A88">
        <w:rPr>
          <w:sz w:val="24"/>
        </w:rPr>
        <w:t>uantity has some measured value</w:t>
      </w:r>
    </w:p>
    <w:p w14:paraId="423E14BE" w14:textId="6C9D7293" w:rsidR="004053E0" w:rsidRPr="00680A88" w:rsidRDefault="004053E0" w:rsidP="009E4A69">
      <w:pPr>
        <w:pStyle w:val="ListParagraph"/>
        <w:rPr>
          <w:sz w:val="24"/>
        </w:rPr>
      </w:pPr>
      <w:r w:rsidRPr="00680A88">
        <w:rPr>
          <w:sz w:val="24"/>
        </w:rPr>
        <w:t>A measured value</w:t>
      </w:r>
      <w:r w:rsidR="00070B80" w:rsidRPr="00680A88">
        <w:rPr>
          <w:sz w:val="24"/>
        </w:rPr>
        <w:t xml:space="preserve"> (om:Measure)</w:t>
      </w:r>
      <w:r w:rsidRPr="00680A88">
        <w:rPr>
          <w:sz w:val="24"/>
        </w:rPr>
        <w:t xml:space="preserve"> is associated with a unit of measure</w:t>
      </w:r>
    </w:p>
    <w:p w14:paraId="62AE9C68" w14:textId="0F287964" w:rsidR="004053E0" w:rsidRPr="00680A88" w:rsidRDefault="004053E0" w:rsidP="009E4A69">
      <w:pPr>
        <w:pStyle w:val="ListParagraph"/>
        <w:rPr>
          <w:sz w:val="24"/>
        </w:rPr>
      </w:pPr>
      <w:r w:rsidRPr="00680A88">
        <w:rPr>
          <w:sz w:val="24"/>
        </w:rPr>
        <w:t>There are many types (subclasses) of units of measure, such as length, mass, speed, and currency.</w:t>
      </w:r>
    </w:p>
    <w:p w14:paraId="5FB32463" w14:textId="5417ECFA" w:rsidR="00357123" w:rsidRPr="00680A88" w:rsidRDefault="00357123" w:rsidP="00357123">
      <w:pPr>
        <w:rPr>
          <w:sz w:val="36"/>
        </w:rPr>
      </w:pPr>
    </w:p>
    <w:p w14:paraId="6FFE8C6B" w14:textId="34EB1521" w:rsidR="008C10E3" w:rsidRDefault="00680A88" w:rsidP="00E80D3C">
      <w:r>
        <w:rPr>
          <w:noProof/>
        </w:rPr>
        <mc:AlternateContent>
          <mc:Choice Requires="wpg">
            <w:drawing>
              <wp:anchor distT="0" distB="0" distL="114300" distR="114300" simplePos="0" relativeHeight="251670528" behindDoc="0" locked="0" layoutInCell="1" allowOverlap="1" wp14:anchorId="434796D5" wp14:editId="415E4B96">
                <wp:simplePos x="0" y="0"/>
                <wp:positionH relativeFrom="column">
                  <wp:posOffset>-19456</wp:posOffset>
                </wp:positionH>
                <wp:positionV relativeFrom="paragraph">
                  <wp:posOffset>1517987</wp:posOffset>
                </wp:positionV>
                <wp:extent cx="5943600" cy="1471295"/>
                <wp:effectExtent l="0" t="0" r="0" b="0"/>
                <wp:wrapTopAndBottom/>
                <wp:docPr id="4" name="Group 9"/>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5943600" cy="1471295"/>
                          <a:chOff x="1440" y="2943"/>
                          <a:chExt cx="9360" cy="2317"/>
                        </a:xfrm>
                      </wpg:grpSpPr>
                      <wps:wsp>
                        <wps:cNvPr id="5" name="AutoShape 8"/>
                        <wps:cNvSpPr>
                          <a:spLocks noChangeAspect="1" noChangeArrowheads="1" noTextEdit="1"/>
                        </wps:cNvSpPr>
                        <wps:spPr bwMode="auto">
                          <a:xfrm>
                            <a:off x="1440" y="2943"/>
                            <a:ext cx="9360" cy="2317"/>
                          </a:xfrm>
                          <a:prstGeom prst="rect">
                            <a:avLst/>
                          </a:prstGeom>
                          <a:noFill/>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 name="Text Box 10"/>
                        <wps:cNvSpPr txBox="1">
                          <a:spLocks noChangeArrowheads="1"/>
                        </wps:cNvSpPr>
                        <wps:spPr bwMode="auto">
                          <a:xfrm>
                            <a:off x="2893" y="3181"/>
                            <a:ext cx="1377" cy="450"/>
                          </a:xfrm>
                          <a:prstGeom prst="rect">
                            <a:avLst/>
                          </a:prstGeom>
                          <a:solidFill>
                            <a:srgbClr val="FFFFFF"/>
                          </a:solidFill>
                          <a:ln w="9525">
                            <a:solidFill>
                              <a:srgbClr val="000000"/>
                            </a:solidFill>
                            <a:miter lim="800000"/>
                            <a:headEnd/>
                            <a:tailEnd/>
                          </a:ln>
                        </wps:spPr>
                        <wps:txbx>
                          <w:txbxContent>
                            <w:p w14:paraId="73F4B006" w14:textId="77777777" w:rsidR="00B371C7" w:rsidRPr="00680A88" w:rsidRDefault="00B371C7" w:rsidP="00345927">
                              <w:pPr>
                                <w:rPr>
                                  <w:sz w:val="22"/>
                                  <w:szCs w:val="22"/>
                                </w:rPr>
                              </w:pPr>
                              <w:r w:rsidRPr="00680A88">
                                <w:rPr>
                                  <w:sz w:val="22"/>
                                  <w:szCs w:val="22"/>
                                </w:rPr>
                                <w:t>om:Quantity</w:t>
                              </w:r>
                            </w:p>
                          </w:txbxContent>
                        </wps:txbx>
                        <wps:bodyPr rot="0" vert="horz" wrap="square" lIns="91440" tIns="45720" rIns="91440" bIns="45720" anchor="t" anchorCtr="0" upright="1">
                          <a:noAutofit/>
                        </wps:bodyPr>
                      </wps:wsp>
                      <wps:wsp>
                        <wps:cNvPr id="7" name="Text Box 11"/>
                        <wps:cNvSpPr txBox="1">
                          <a:spLocks noChangeArrowheads="1"/>
                        </wps:cNvSpPr>
                        <wps:spPr bwMode="auto">
                          <a:xfrm>
                            <a:off x="6047" y="3181"/>
                            <a:ext cx="1378" cy="450"/>
                          </a:xfrm>
                          <a:prstGeom prst="rect">
                            <a:avLst/>
                          </a:prstGeom>
                          <a:solidFill>
                            <a:srgbClr val="FFFFFF"/>
                          </a:solidFill>
                          <a:ln w="9525">
                            <a:solidFill>
                              <a:srgbClr val="000000"/>
                            </a:solidFill>
                            <a:miter lim="800000"/>
                            <a:headEnd/>
                            <a:tailEnd/>
                          </a:ln>
                        </wps:spPr>
                        <wps:txbx>
                          <w:txbxContent>
                            <w:p w14:paraId="7E99D385" w14:textId="77777777" w:rsidR="00B371C7" w:rsidRPr="00680A88" w:rsidRDefault="00B371C7" w:rsidP="00345927">
                              <w:pPr>
                                <w:rPr>
                                  <w:sz w:val="22"/>
                                  <w:szCs w:val="22"/>
                                </w:rPr>
                              </w:pPr>
                              <w:r w:rsidRPr="00680A88">
                                <w:rPr>
                                  <w:sz w:val="22"/>
                                  <w:szCs w:val="22"/>
                                </w:rPr>
                                <w:t>om:Measure</w:t>
                              </w:r>
                            </w:p>
                          </w:txbxContent>
                        </wps:txbx>
                        <wps:bodyPr rot="0" vert="horz" wrap="square" lIns="91440" tIns="45720" rIns="91440" bIns="45720" anchor="t" anchorCtr="0" upright="1">
                          <a:noAutofit/>
                        </wps:bodyPr>
                      </wps:wsp>
                      <wps:wsp>
                        <wps:cNvPr id="9" name="Text Box 12"/>
                        <wps:cNvSpPr txBox="1">
                          <a:spLocks noChangeArrowheads="1"/>
                        </wps:cNvSpPr>
                        <wps:spPr bwMode="auto">
                          <a:xfrm>
                            <a:off x="4411" y="4470"/>
                            <a:ext cx="2125" cy="450"/>
                          </a:xfrm>
                          <a:prstGeom prst="rect">
                            <a:avLst/>
                          </a:prstGeom>
                          <a:solidFill>
                            <a:srgbClr val="FFFFFF"/>
                          </a:solidFill>
                          <a:ln w="9525">
                            <a:solidFill>
                              <a:srgbClr val="000000"/>
                            </a:solidFill>
                            <a:miter lim="800000"/>
                            <a:headEnd/>
                            <a:tailEnd/>
                          </a:ln>
                        </wps:spPr>
                        <wps:txbx>
                          <w:txbxContent>
                            <w:p w14:paraId="3D8E85EC" w14:textId="77777777" w:rsidR="00B371C7" w:rsidRPr="00680A88" w:rsidRDefault="00B371C7" w:rsidP="00345927">
                              <w:pPr>
                                <w:rPr>
                                  <w:sz w:val="22"/>
                                  <w:szCs w:val="22"/>
                                </w:rPr>
                              </w:pPr>
                              <w:r w:rsidRPr="00680A88">
                                <w:rPr>
                                  <w:sz w:val="22"/>
                                  <w:szCs w:val="22"/>
                                </w:rPr>
                                <w:t>om:Unit_of_measure</w:t>
                              </w:r>
                            </w:p>
                          </w:txbxContent>
                        </wps:txbx>
                        <wps:bodyPr rot="0" vert="horz" wrap="square" lIns="91440" tIns="45720" rIns="91440" bIns="45720" anchor="t" anchorCtr="0" upright="1">
                          <a:noAutofit/>
                        </wps:bodyPr>
                      </wps:wsp>
                      <wps:wsp>
                        <wps:cNvPr id="10" name="AutoShape 13"/>
                        <wps:cNvCnPr>
                          <a:cxnSpLocks noChangeShapeType="1"/>
                          <a:stCxn id="6" idx="3"/>
                          <a:endCxn id="7" idx="1"/>
                        </wps:cNvCnPr>
                        <wps:spPr bwMode="auto">
                          <a:xfrm>
                            <a:off x="4270" y="3406"/>
                            <a:ext cx="17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1" name="Text Box 14"/>
                        <wps:cNvSpPr txBox="1">
                          <a:spLocks noChangeArrowheads="1"/>
                        </wps:cNvSpPr>
                        <wps:spPr bwMode="auto">
                          <a:xfrm>
                            <a:off x="4593" y="3126"/>
                            <a:ext cx="1441"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DCB2B58" w14:textId="7029A7B9" w:rsidR="00B371C7" w:rsidRPr="00680A88" w:rsidRDefault="00B371C7" w:rsidP="00345927">
                              <w:pPr>
                                <w:rPr>
                                  <w:sz w:val="22"/>
                                  <w:szCs w:val="22"/>
                                </w:rPr>
                              </w:pPr>
                              <w:r w:rsidRPr="00680A88">
                                <w:rPr>
                                  <w:sz w:val="22"/>
                                  <w:szCs w:val="22"/>
                                </w:rPr>
                                <w:t>om:hasValue</w:t>
                              </w:r>
                            </w:p>
                          </w:txbxContent>
                        </wps:txbx>
                        <wps:bodyPr rot="0" vert="horz" wrap="square" lIns="91440" tIns="45720" rIns="91440" bIns="45720" anchor="t" anchorCtr="0" upright="1">
                          <a:noAutofit/>
                        </wps:bodyPr>
                      </wps:wsp>
                      <wps:wsp>
                        <wps:cNvPr id="13" name="AutoShape 16"/>
                        <wps:cNvCnPr>
                          <a:cxnSpLocks noChangeShapeType="1"/>
                          <a:stCxn id="7" idx="2"/>
                          <a:endCxn id="9" idx="0"/>
                        </wps:cNvCnPr>
                        <wps:spPr bwMode="auto">
                          <a:xfrm flipH="1">
                            <a:off x="5474" y="3631"/>
                            <a:ext cx="1262" cy="839"/>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5" name="Text Box 18"/>
                        <wps:cNvSpPr txBox="1">
                          <a:spLocks noChangeArrowheads="1"/>
                        </wps:cNvSpPr>
                        <wps:spPr bwMode="auto">
                          <a:xfrm>
                            <a:off x="5929" y="3879"/>
                            <a:ext cx="4264"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416AB44" w14:textId="77777777" w:rsidR="00B371C7" w:rsidRPr="00680A88" w:rsidRDefault="00B371C7" w:rsidP="00345927">
                              <w:pPr>
                                <w:rPr>
                                  <w:sz w:val="22"/>
                                  <w:szCs w:val="22"/>
                                </w:rPr>
                              </w:pPr>
                              <w:r w:rsidRPr="00680A88">
                                <w:rPr>
                                  <w:sz w:val="22"/>
                                  <w:szCs w:val="22"/>
                                </w:rPr>
                                <w:t>om:unit_of_measure_or_measurement_scale</w:t>
                              </w:r>
                            </w:p>
                          </w:txbxContent>
                        </wps:txbx>
                        <wps:bodyPr rot="0" vert="horz" wrap="square" lIns="91440" tIns="45720" rIns="91440" bIns="45720" anchor="t" anchorCtr="0" upright="1">
                          <a:noAutofit/>
                        </wps:bodyPr>
                      </wps:wsp>
                      <wps:wsp>
                        <wps:cNvPr id="16" name="AutoShape 19"/>
                        <wps:cNvCnPr>
                          <a:cxnSpLocks noChangeShapeType="1"/>
                          <a:stCxn id="7" idx="3"/>
                        </wps:cNvCnPr>
                        <wps:spPr bwMode="auto">
                          <a:xfrm>
                            <a:off x="7425" y="3406"/>
                            <a:ext cx="1077" cy="1"/>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17" name="Text Box 20"/>
                        <wps:cNvSpPr txBox="1">
                          <a:spLocks noChangeArrowheads="1"/>
                        </wps:cNvSpPr>
                        <wps:spPr bwMode="auto">
                          <a:xfrm>
                            <a:off x="7425" y="3108"/>
                            <a:ext cx="2329" cy="364"/>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74F10EA" w14:textId="77777777" w:rsidR="00B371C7" w:rsidRPr="00680A88" w:rsidRDefault="00B371C7" w:rsidP="00345927">
                              <w:pPr>
                                <w:rPr>
                                  <w:sz w:val="22"/>
                                  <w:szCs w:val="22"/>
                                </w:rPr>
                              </w:pPr>
                              <w:r w:rsidRPr="00680A88">
                                <w:rPr>
                                  <w:sz w:val="22"/>
                                  <w:szCs w:val="22"/>
                                </w:rPr>
                                <w:t>om:numerical_value</w:t>
                              </w:r>
                            </w:p>
                          </w:txbxContent>
                        </wps:txbx>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434796D5" id="Group 9" o:spid="_x0000_s1027" style="position:absolute;margin-left:-1.55pt;margin-top:119.55pt;width:468pt;height:115.85pt;z-index:251670528;mso-position-horizontal-relative:text;mso-position-vertical-relative:text" coordorigin="1440,2943" coordsize="9360,2317" o:gfxdata="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">
                <o:lock v:ext="edit" aspectratio="t"/>
                <v:rect id="AutoShape 8" o:spid="_x0000_s1028" style="position:absolute;left:1440;top:2943;width:9360;height:2317;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" filled="f" stroked="f">
                  <o:lock v:ext="edit" aspectratio="t" text="t"/>
                </v:rect>
                <v:shape id="Text Box 10" o:spid="_x0000_s1029" type="#_x0000_t202" style="position:absolute;left:2893;top:3181;width:1377;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">
                  <v:textbox>
                    <w:txbxContent>
                      <w:p w14:paraId="73F4B006" w14:textId="77777777" w:rsidR="00B371C7" w:rsidRPr="00680A88" w:rsidRDefault="00B371C7" w:rsidP="00345927">
                        <w:pPr>
                          <w:rPr>
                            <w:sz w:val="22"/>
                            <w:szCs w:val="22"/>
                          </w:rPr>
                        </w:pPr>
                        <w:r w:rsidRPr="00680A88">
                          <w:rPr>
                            <w:sz w:val="22"/>
                            <w:szCs w:val="22"/>
                          </w:rPr>
                          <w:t>om:Quantity</w:t>
                        </w:r>
                      </w:p>
                    </w:txbxContent>
                  </v:textbox>
                </v:shape>
                <v:shape id="Text Box 11" o:spid="_x0000_s1030" type="#_x0000_t202" style="position:absolute;left:6047;top:3181;width:1378;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">
                  <v:textbox>
                    <w:txbxContent>
                      <w:p w14:paraId="7E99D385" w14:textId="77777777" w:rsidR="00B371C7" w:rsidRPr="00680A88" w:rsidRDefault="00B371C7" w:rsidP="00345927">
                        <w:pPr>
                          <w:rPr>
                            <w:sz w:val="22"/>
                            <w:szCs w:val="22"/>
                          </w:rPr>
                        </w:pPr>
                        <w:r w:rsidRPr="00680A88">
                          <w:rPr>
                            <w:sz w:val="22"/>
                            <w:szCs w:val="22"/>
                          </w:rPr>
                          <w:t>om:Measure</w:t>
                        </w:r>
                      </w:p>
                    </w:txbxContent>
                  </v:textbox>
                </v:shape>
                <v:shape id="Text Box 12" o:spid="_x0000_s1031" type="#_x0000_t202" style="position:absolute;left:4411;top:4470;width:2125;height:450;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">
                  <v:textbox>
                    <w:txbxContent>
                      <w:p w14:paraId="3D8E85EC" w14:textId="77777777" w:rsidR="00B371C7" w:rsidRPr="00680A88" w:rsidRDefault="00B371C7" w:rsidP="00345927">
                        <w:pPr>
                          <w:rPr>
                            <w:sz w:val="22"/>
                            <w:szCs w:val="22"/>
                          </w:rPr>
                        </w:pPr>
                        <w:r w:rsidRPr="00680A88">
                          <w:rPr>
                            <w:sz w:val="22"/>
                            <w:szCs w:val="22"/>
                          </w:rPr>
                          <w:t>om:Unit_of_measure</w:t>
                        </w:r>
                      </w:p>
                    </w:txbxContent>
                  </v:textbox>
                </v:shape>
                <v:shapetype id="_x0000_t32" coordsize="21600,21600" o:spt="32" o:oned="t" path="m,l21600,21600e" filled="f">
                  <v:path arrowok="t" fillok="f" o:connecttype="none"/>
                  <o:lock v:ext="edit" shapetype="t"/>
                </v:shapetype>
                <v:shape id="AutoShape 13" o:spid="_x0000_s1032" type="#_x0000_t32" style="position:absolute;left:4270;top:3406;width:17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">
                  <v:stroke endarrow="block"/>
                </v:shape>
                <v:shape id="Text Box 14" o:spid="_x0000_s1033" type="#_x0000_t202" style="position:absolute;left:4593;top:3126;width:1441;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" filled="f" stroked="f">
                  <v:textbox>
                    <w:txbxContent>
                      <w:p w14:paraId="6DCB2B58" w14:textId="7029A7B9" w:rsidR="00B371C7" w:rsidRPr="00680A88" w:rsidRDefault="00B371C7" w:rsidP="00345927">
                        <w:pPr>
                          <w:rPr>
                            <w:sz w:val="22"/>
                            <w:szCs w:val="22"/>
                          </w:rPr>
                        </w:pPr>
                        <w:r w:rsidRPr="00680A88">
                          <w:rPr>
                            <w:sz w:val="22"/>
                            <w:szCs w:val="22"/>
                          </w:rPr>
                          <w:t>om:hasValue</w:t>
                        </w:r>
                      </w:p>
                    </w:txbxContent>
                  </v:textbox>
                </v:shape>
                <v:shape id="AutoShape 16" o:spid="_x0000_s1034" type="#_x0000_t32" style="position:absolute;left:5474;top:3631;width:1262;height:839;flip:x;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">
                  <v:stroke endarrow="block"/>
                </v:shape>
                <v:shape id="Text Box 18" o:spid="_x0000_s1035" type="#_x0000_t202" style="position:absolute;left:5929;top:3879;width:4264;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" filled="f" stroked="f">
                  <v:textbox>
                    <w:txbxContent>
                      <w:p w14:paraId="6416AB44" w14:textId="77777777" w:rsidR="00B371C7" w:rsidRPr="00680A88" w:rsidRDefault="00B371C7" w:rsidP="00345927">
                        <w:pPr>
                          <w:rPr>
                            <w:sz w:val="22"/>
                            <w:szCs w:val="22"/>
                          </w:rPr>
                        </w:pPr>
                        <w:r w:rsidRPr="00680A88">
                          <w:rPr>
                            <w:sz w:val="22"/>
                            <w:szCs w:val="22"/>
                          </w:rPr>
                          <w:t>om:unit_of_measure_or_measurement_scale</w:t>
                        </w:r>
                      </w:p>
                    </w:txbxContent>
                  </v:textbox>
                </v:shape>
                <v:shape id="AutoShape 19" o:spid="_x0000_s1036" type="#_x0000_t32" style="position:absolute;left:7425;top:3406;width:1077;height:1;visibility:visible;mso-wrap-style:square" o:connectortype="straight"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">
                  <v:stroke endarrow="block"/>
                </v:shape>
                <v:shape id="Text Box 20" o:spid="_x0000_s1037" type="#_x0000_t202" style="position:absolute;left:7425;top:3108;width:2329;height:364;visibility:visible;mso-wrap-style:square;v-text-anchor:top" o:gfxdata="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" filled="f" stroked="f">
                  <v:textbox>
                    <w:txbxContent>
                      <w:p w14:paraId="474F10EA" w14:textId="77777777" w:rsidR="00B371C7" w:rsidRPr="00680A88" w:rsidRDefault="00B371C7" w:rsidP="00345927">
                        <w:pPr>
                          <w:rPr>
                            <w:sz w:val="22"/>
                            <w:szCs w:val="22"/>
                          </w:rPr>
                        </w:pPr>
                        <w:r w:rsidRPr="00680A88">
                          <w:rPr>
                            <w:sz w:val="22"/>
                            <w:szCs w:val="22"/>
                          </w:rPr>
                          <w:t>om:numerical_value</w:t>
                        </w:r>
                      </w:p>
                    </w:txbxContent>
                  </v:textbox>
                </v:shape>
                <w10:wrap type="topAndBottom"/>
              </v:group>
            </w:pict>
          </mc:Fallback>
        </mc:AlternateContent>
      </w:r>
    </w:p>
    <w:p w14:paraId="67CEC48E" w14:textId="38989D6C" w:rsidR="00AA1FBD" w:rsidRDefault="00203F97" w:rsidP="00E80D3C">
      <w:pPr>
        <w:keepNext/>
        <w:ind w:left="360"/>
      </w:pPr>
      <w:r w:rsidRPr="00203F97">
        <w:rPr>
          <w:noProof/>
        </w:rPr>
        <w:lastRenderedPageBreak/>
        <w:drawing>
          <wp:inline distT="0" distB="0" distL="0" distR="0" wp14:anchorId="51DC0077" wp14:editId="7E7F0F21">
            <wp:extent cx="5943600" cy="3893185"/>
            <wp:effectExtent l="0" t="0" r="0" b="571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3893185"/>
                    </a:xfrm>
                    <a:prstGeom prst="rect">
                      <a:avLst/>
                    </a:prstGeom>
                  </pic:spPr>
                </pic:pic>
              </a:graphicData>
            </a:graphic>
          </wp:inline>
        </w:drawing>
      </w:r>
    </w:p>
    <w:p w14:paraId="352FD9C0" w14:textId="432D1256" w:rsidR="00AA1FBD" w:rsidRDefault="00AA1FBD" w:rsidP="00E80D3C">
      <w:pPr>
        <w:pStyle w:val="Caption"/>
        <w:jc w:val="center"/>
      </w:pPr>
      <w:bookmarkStart w:id="63" w:name="_Ref51646860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5</w:t>
      </w:r>
      <w:r w:rsidR="00FA06BD">
        <w:rPr>
          <w:noProof/>
        </w:rPr>
        <w:fldChar w:fldCharType="end"/>
      </w:r>
      <w:bookmarkEnd w:id="63"/>
      <w:r>
        <w:t>: Representation of populations as reused from the GCI</w:t>
      </w:r>
      <w:r>
        <w:rPr>
          <w:noProof/>
        </w:rPr>
        <w:t xml:space="preserve"> Ontology.</w:t>
      </w:r>
    </w:p>
    <w:p w14:paraId="2CEAFAF9" w14:textId="7D89CD59" w:rsidR="00C87610" w:rsidRDefault="004852EA" w:rsidP="00E80D3C">
      <w:r>
        <w:t>In order to represent populations, w</w:t>
      </w:r>
      <w:r w:rsidR="00C87610">
        <w:t>e reuse the following classes from the GCI-Foundation ontology: gci:PopulationSize, gci:PopulationSizeMeasure</w:t>
      </w:r>
      <w:r w:rsidR="0058395F">
        <w:t>, and gci:CardinalityUnit.</w:t>
      </w:r>
      <w:r>
        <w:t xml:space="preserve"> </w:t>
      </w:r>
      <w:r w:rsidR="00C87610">
        <w:t>Refer to the working paper on the GCI Ontology for more details on this approach.</w:t>
      </w:r>
      <w:r w:rsidR="00646539">
        <w:t xml:space="preserve"> The meaning of population is general here, while it may define a population of residents within some zone, it may also be used to describe the population of vehicles occupying some stretch of the road network.</w:t>
      </w:r>
    </w:p>
    <w:p w14:paraId="3245A66B" w14:textId="37F0002D" w:rsidR="006C6529" w:rsidRDefault="0058395F" w:rsidP="00E80D3C">
      <w:r>
        <w:t xml:space="preserve">The quantity of interest (population size being measured/described) is defined as gci:Population_Size, a subclass of Quantity. Population_Size has some unit of measure (a cardinality unit), and has_value some Population_Measure (with an associated numeric value). The elements associated with a population quantity </w:t>
      </w:r>
      <w:r w:rsidR="00AA1FBD">
        <w:t xml:space="preserve">are </w:t>
      </w:r>
      <w:r>
        <w:t xml:space="preserve">captured through the </w:t>
      </w:r>
      <w:r w:rsidR="00AA1FBD">
        <w:t xml:space="preserve">defined_by </w:t>
      </w:r>
      <w:r>
        <w:t xml:space="preserve">property that relates a Population to some </w:t>
      </w:r>
      <w:r w:rsidR="00AA1FBD">
        <w:t>class of objects</w:t>
      </w:r>
      <w:r>
        <w:t xml:space="preserve">. For example, </w:t>
      </w:r>
      <w:r w:rsidR="008D6847">
        <w:t>consider the measurement of</w:t>
      </w:r>
      <w:r>
        <w:t xml:space="preserve"> the number of cars on some road segment, we could specify: Population_Size and cardinalityOf only </w:t>
      </w:r>
      <w:r w:rsidR="008A4BB3">
        <w:t xml:space="preserve">(Population and definedBy only </w:t>
      </w:r>
      <w:r>
        <w:t>(Vehicle</w:t>
      </w:r>
      <w:r w:rsidR="00E81964">
        <w:t>)). The defining population might b</w:t>
      </w:r>
      <w:r w:rsidR="008D6847">
        <w:t xml:space="preserve">e even more precisely captured for a given Road Segment, X, as depicted in </w:t>
      </w:r>
      <w:r w:rsidR="008D6847">
        <w:fldChar w:fldCharType="begin"/>
      </w:r>
      <w:r w:rsidR="008D6847">
        <w:instrText xml:space="preserve"> REF _Ref516468216 \h </w:instrText>
      </w:r>
      <w:r w:rsidR="008D6847">
        <w:fldChar w:fldCharType="separate"/>
      </w:r>
      <w:r w:rsidR="00B371C7">
        <w:t xml:space="preserve">Figure </w:t>
      </w:r>
      <w:r w:rsidR="00B371C7">
        <w:rPr>
          <w:noProof/>
        </w:rPr>
        <w:t>6</w:t>
      </w:r>
      <w:r w:rsidR="008D6847">
        <w:fldChar w:fldCharType="end"/>
      </w:r>
      <w:r w:rsidR="008D6847">
        <w:t xml:space="preserve">: </w:t>
      </w:r>
      <w:r w:rsidR="00E81964">
        <w:t>definedBy only (Vehicle</w:t>
      </w:r>
      <w:r>
        <w:t xml:space="preserve"> and </w:t>
      </w:r>
      <w:r w:rsidR="00A71591">
        <w:t>onSegment</w:t>
      </w:r>
      <w:r>
        <w:t xml:space="preserve"> </w:t>
      </w:r>
      <w:r w:rsidR="008D6847">
        <w:t>value X</w:t>
      </w:r>
      <w:r w:rsidR="008A4BB3">
        <w:t>)</w:t>
      </w:r>
      <w:r>
        <w:t>.</w:t>
      </w:r>
      <w:r w:rsidR="008D6847">
        <w:t xml:space="preserve"> These specializations are defined, as required, within the relevant module; for example, a vehicle population would be defined in a module that contains the required concepts of vehicles and road segments. The units of measure ontology captures only to core concepts of Population Size, Population Measure, Cardinality Unit, and Population, as depicted in </w:t>
      </w:r>
      <w:r w:rsidR="008D6847">
        <w:fldChar w:fldCharType="begin"/>
      </w:r>
      <w:r w:rsidR="008D6847">
        <w:instrText xml:space="preserve"> REF _Ref516468604 \h </w:instrText>
      </w:r>
      <w:r w:rsidR="008D6847">
        <w:fldChar w:fldCharType="separate"/>
      </w:r>
      <w:r w:rsidR="00B371C7">
        <w:t xml:space="preserve">Figure </w:t>
      </w:r>
      <w:r w:rsidR="00B371C7">
        <w:rPr>
          <w:noProof/>
        </w:rPr>
        <w:t>5</w:t>
      </w:r>
      <w:r w:rsidR="008D6847">
        <w:fldChar w:fldCharType="end"/>
      </w:r>
      <w:r w:rsidR="008D6847">
        <w:t>.</w:t>
      </w:r>
    </w:p>
    <w:p w14:paraId="56781F82" w14:textId="60B60069" w:rsidR="00610F94" w:rsidRPr="00E80D3C" w:rsidRDefault="00610F94" w:rsidP="00E80D3C">
      <w:pPr>
        <w:rPr>
          <w:sz w:val="22"/>
        </w:rPr>
      </w:pPr>
      <w:r>
        <w:t>Capacity and its associated quantity and measure are defined similar to population.</w:t>
      </w:r>
    </w:p>
    <w:p w14:paraId="74B6EA93" w14:textId="6740BA69" w:rsidR="00AA1FBD" w:rsidRDefault="00CD499C" w:rsidP="00E80D3C">
      <w:pPr>
        <w:keepNext/>
      </w:pPr>
      <w:r w:rsidRPr="00CD499C">
        <w:rPr>
          <w:noProof/>
        </w:rPr>
        <w:lastRenderedPageBreak/>
        <w:drawing>
          <wp:inline distT="0" distB="0" distL="0" distR="0" wp14:anchorId="393C3E50" wp14:editId="63420B64">
            <wp:extent cx="5943600" cy="377698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3776980"/>
                    </a:xfrm>
                    <a:prstGeom prst="rect">
                      <a:avLst/>
                    </a:prstGeom>
                  </pic:spPr>
                </pic:pic>
              </a:graphicData>
            </a:graphic>
          </wp:inline>
        </w:drawing>
      </w:r>
    </w:p>
    <w:p w14:paraId="246819FE" w14:textId="251F35EE" w:rsidR="00C87610" w:rsidRDefault="00AA1FBD" w:rsidP="00E80D3C">
      <w:pPr>
        <w:pStyle w:val="Caption"/>
      </w:pPr>
      <w:bookmarkStart w:id="64" w:name="_Ref516468216"/>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6</w:t>
      </w:r>
      <w:r w:rsidR="00FA06BD">
        <w:rPr>
          <w:noProof/>
        </w:rPr>
        <w:fldChar w:fldCharType="end"/>
      </w:r>
      <w:bookmarkEnd w:id="64"/>
      <w:r>
        <w:t>: Specialization of populations.</w:t>
      </w:r>
    </w:p>
    <w:p w14:paraId="50F582DC" w14:textId="77777777" w:rsidR="000B72D5" w:rsidRPr="00DC5112" w:rsidRDefault="000B72D5" w:rsidP="000B72D5">
      <w:pPr>
        <w:rPr>
          <w:b/>
        </w:rPr>
      </w:pPr>
      <w:r>
        <w:rPr>
          <w:b/>
        </w:rPr>
        <w:t>Revisions</w:t>
      </w:r>
      <w:r w:rsidRPr="00DC5112">
        <w:rPr>
          <w:b/>
        </w:rPr>
        <w:t>:</w:t>
      </w:r>
    </w:p>
    <w:p w14:paraId="75AA21DD" w14:textId="77777777" w:rsidR="000B72D5" w:rsidRPr="000B72D5" w:rsidRDefault="000B72D5" w:rsidP="001D3F17">
      <w:pPr>
        <w:pStyle w:val="ListParagraph"/>
        <w:numPr>
          <w:ilvl w:val="0"/>
          <w:numId w:val="6"/>
        </w:numPr>
        <w:rPr>
          <w:sz w:val="24"/>
        </w:rPr>
      </w:pPr>
      <w:r w:rsidRPr="000B72D5">
        <w:rPr>
          <w:sz w:val="24"/>
        </w:rPr>
        <w:t>Updated to OM2.0</w:t>
      </w:r>
    </w:p>
    <w:p w14:paraId="1AE2035D" w14:textId="77777777" w:rsidR="000B72D5" w:rsidRPr="000B72D5" w:rsidRDefault="000B72D5" w:rsidP="001D3F17">
      <w:pPr>
        <w:pStyle w:val="ListParagraph"/>
        <w:numPr>
          <w:ilvl w:val="0"/>
          <w:numId w:val="6"/>
        </w:numPr>
        <w:rPr>
          <w:sz w:val="24"/>
        </w:rPr>
      </w:pPr>
      <w:r w:rsidRPr="000B72D5">
        <w:rPr>
          <w:sz w:val="24"/>
        </w:rPr>
        <w:t>OM:MonetaryValue a om:Unit_of_measure</w:t>
      </w:r>
    </w:p>
    <w:p w14:paraId="6BA7C5CC" w14:textId="77777777" w:rsidR="000B72D5" w:rsidRPr="000B72D5" w:rsidRDefault="000B72D5" w:rsidP="001D3F17">
      <w:pPr>
        <w:pStyle w:val="ListParagraph"/>
        <w:numPr>
          <w:ilvl w:val="0"/>
          <w:numId w:val="6"/>
        </w:numPr>
        <w:rPr>
          <w:sz w:val="24"/>
        </w:rPr>
      </w:pPr>
      <w:r w:rsidRPr="000B72D5">
        <w:rPr>
          <w:sz w:val="24"/>
        </w:rPr>
        <w:t>Monetary Value: Monetary Values may be attributed to things such as the purchase of a dwelling, or the salary of some Job.</w:t>
      </w:r>
      <w:r w:rsidRPr="000B72D5">
        <w:rPr>
          <w:sz w:val="24"/>
        </w:rPr>
        <w:br/>
        <w:t xml:space="preserve">A Monetary Value has a </w:t>
      </w:r>
      <w:r w:rsidRPr="000B72D5">
        <w:rPr>
          <w:b/>
          <w:sz w:val="24"/>
        </w:rPr>
        <w:t>dollar value</w:t>
      </w:r>
      <w:r w:rsidRPr="000B72D5">
        <w:rPr>
          <w:sz w:val="24"/>
        </w:rPr>
        <w:t xml:space="preserve"> relative to a particular </w:t>
      </w:r>
      <w:r w:rsidRPr="000B72D5">
        <w:rPr>
          <w:b/>
          <w:sz w:val="24"/>
        </w:rPr>
        <w:t>date</w:t>
      </w:r>
      <w:r w:rsidRPr="000B72D5">
        <w:rPr>
          <w:sz w:val="24"/>
        </w:rPr>
        <w:t xml:space="preserve"> (year).</w:t>
      </w:r>
      <w:r w:rsidRPr="000B72D5">
        <w:rPr>
          <w:sz w:val="24"/>
        </w:rPr>
        <w:br/>
        <w:t xml:space="preserve">A Monetary Value has some associated </w:t>
      </w:r>
      <w:r w:rsidRPr="000B72D5">
        <w:rPr>
          <w:b/>
          <w:sz w:val="24"/>
        </w:rPr>
        <w:t>currency</w:t>
      </w:r>
      <w:r w:rsidRPr="000B72D5">
        <w:rPr>
          <w:sz w:val="24"/>
        </w:rPr>
        <w:t>.</w:t>
      </w:r>
    </w:p>
    <w:p w14:paraId="1E5C1A19" w14:textId="77777777" w:rsidR="000B72D5" w:rsidRPr="000B72D5" w:rsidRDefault="000B72D5" w:rsidP="001D3F17">
      <w:pPr>
        <w:pStyle w:val="ListParagraph"/>
        <w:numPr>
          <w:ilvl w:val="0"/>
          <w:numId w:val="6"/>
        </w:numPr>
        <w:rPr>
          <w:sz w:val="24"/>
        </w:rPr>
      </w:pPr>
      <w:r w:rsidRPr="000B72D5">
        <w:rPr>
          <w:sz w:val="24"/>
        </w:rPr>
        <w:t xml:space="preserve">Population (via GCI): The population class is defined as a subclass of om:Quantity. It represents the quantities of counted sets. Various subclasses of Population will be defined as required, e.g. Resident_Population, Vehicle_Population, etc. A population has a measure (Population_measure) in some cardinality unit </w:t>
      </w:r>
    </w:p>
    <w:p w14:paraId="4E61F5A4" w14:textId="77777777" w:rsidR="000B72D5" w:rsidRPr="000B72D5" w:rsidRDefault="000B72D5" w:rsidP="001D3F17">
      <w:pPr>
        <w:pStyle w:val="ListParagraph"/>
        <w:numPr>
          <w:ilvl w:val="0"/>
          <w:numId w:val="6"/>
        </w:numPr>
        <w:rPr>
          <w:sz w:val="24"/>
        </w:rPr>
      </w:pPr>
      <w:r w:rsidRPr="000B72D5">
        <w:rPr>
          <w:sz w:val="24"/>
        </w:rPr>
        <w:t>Population_measure</w:t>
      </w:r>
    </w:p>
    <w:p w14:paraId="1F197623" w14:textId="77777777" w:rsidR="000B72D5" w:rsidRPr="000B72D5" w:rsidRDefault="000B72D5" w:rsidP="001D3F17">
      <w:pPr>
        <w:pStyle w:val="ListParagraph"/>
        <w:numPr>
          <w:ilvl w:val="0"/>
          <w:numId w:val="6"/>
        </w:numPr>
        <w:rPr>
          <w:sz w:val="24"/>
        </w:rPr>
      </w:pPr>
      <w:r w:rsidRPr="000B72D5">
        <w:rPr>
          <w:sz w:val="24"/>
        </w:rPr>
        <w:t>Population_unit_of_measure</w:t>
      </w:r>
    </w:p>
    <w:p w14:paraId="2ED5E339" w14:textId="77777777" w:rsidR="000B72D5" w:rsidRPr="000B72D5" w:rsidRDefault="000B72D5" w:rsidP="001D3F17">
      <w:pPr>
        <w:pStyle w:val="ListParagraph"/>
        <w:numPr>
          <w:ilvl w:val="0"/>
          <w:numId w:val="6"/>
        </w:numPr>
        <w:rPr>
          <w:sz w:val="24"/>
        </w:rPr>
      </w:pPr>
      <w:r w:rsidRPr="000B72D5">
        <w:rPr>
          <w:sz w:val="24"/>
        </w:rPr>
        <w:t>Cardinality_unit</w:t>
      </w:r>
    </w:p>
    <w:p w14:paraId="5E7AD89F" w14:textId="77777777" w:rsidR="000B72D5" w:rsidRPr="000B72D5" w:rsidRDefault="000B72D5" w:rsidP="001D3F17">
      <w:pPr>
        <w:pStyle w:val="ListParagraph"/>
        <w:numPr>
          <w:ilvl w:val="0"/>
          <w:numId w:val="6"/>
        </w:numPr>
        <w:rPr>
          <w:sz w:val="24"/>
        </w:rPr>
      </w:pPr>
      <w:r w:rsidRPr="000B72D5">
        <w:rPr>
          <w:sz w:val="24"/>
        </w:rPr>
        <w:t>Capacity: subclass of Quantity and hasUnit CardinalityUnit</w:t>
      </w:r>
    </w:p>
    <w:p w14:paraId="2CCF6C2D" w14:textId="77777777" w:rsidR="000B72D5" w:rsidRPr="000B72D5" w:rsidRDefault="000B72D5" w:rsidP="001D3F17">
      <w:pPr>
        <w:pStyle w:val="ListParagraph"/>
        <w:numPr>
          <w:ilvl w:val="0"/>
          <w:numId w:val="6"/>
        </w:numPr>
        <w:rPr>
          <w:sz w:val="24"/>
        </w:rPr>
      </w:pPr>
      <w:r w:rsidRPr="000B72D5">
        <w:rPr>
          <w:sz w:val="24"/>
        </w:rPr>
        <w:t>CapacityRate, e.g.</w:t>
      </w:r>
    </w:p>
    <w:p w14:paraId="0CBCE397" w14:textId="6C708A06" w:rsidR="00C87610" w:rsidRDefault="000B72D5" w:rsidP="001D3F17">
      <w:pPr>
        <w:pStyle w:val="ListParagraph"/>
        <w:numPr>
          <w:ilvl w:val="1"/>
          <w:numId w:val="6"/>
        </w:numPr>
        <w:rPr>
          <w:sz w:val="24"/>
        </w:rPr>
      </w:pPr>
      <w:r w:rsidRPr="000B72D5">
        <w:rPr>
          <w:sz w:val="24"/>
        </w:rPr>
        <w:t>OM:lanecap a om:Unit_of_measure (vehicles/hour)</w:t>
      </w:r>
    </w:p>
    <w:p w14:paraId="346BF3ED" w14:textId="0774FF3B" w:rsidR="00092B03" w:rsidRDefault="002C727C" w:rsidP="00092B03">
      <w:pPr>
        <w:pStyle w:val="ListParagraph"/>
        <w:numPr>
          <w:ilvl w:val="0"/>
          <w:numId w:val="6"/>
        </w:numPr>
        <w:rPr>
          <w:sz w:val="24"/>
        </w:rPr>
      </w:pPr>
      <w:r>
        <w:rPr>
          <w:sz w:val="24"/>
        </w:rPr>
        <w:t>Added quanitites: RoadOccupancy, VehicleVolume, MeanTravelSpeed</w:t>
      </w:r>
    </w:p>
    <w:p w14:paraId="1DCAE521" w14:textId="2B9F23DF" w:rsidR="00E30220" w:rsidRPr="000B72D5" w:rsidRDefault="00E30220" w:rsidP="00092B03">
      <w:pPr>
        <w:pStyle w:val="ListParagraph"/>
        <w:numPr>
          <w:ilvl w:val="0"/>
          <w:numId w:val="6"/>
        </w:numPr>
        <w:rPr>
          <w:sz w:val="24"/>
        </w:rPr>
      </w:pPr>
      <w:r>
        <w:rPr>
          <w:sz w:val="24"/>
        </w:rPr>
        <w:t xml:space="preserve">Added </w:t>
      </w:r>
      <w:r w:rsidR="005B7CBE">
        <w:rPr>
          <w:sz w:val="24"/>
        </w:rPr>
        <w:t xml:space="preserve">aggregateOver and aggregateOf properties </w:t>
      </w:r>
      <w:r w:rsidR="00BE329B">
        <w:rPr>
          <w:sz w:val="24"/>
        </w:rPr>
        <w:t>in order to defined aggregate quantities in greater detail</w:t>
      </w:r>
    </w:p>
    <w:p w14:paraId="2DDCAD6E" w14:textId="77777777" w:rsidR="000B72D5" w:rsidRDefault="000B72D5" w:rsidP="000B72D5"/>
    <w:p w14:paraId="51E8B88D" w14:textId="7DAB98FC" w:rsidR="00E66883" w:rsidRPr="00680A88" w:rsidRDefault="000D3AF9" w:rsidP="002D49FE">
      <w:pPr>
        <w:rPr>
          <w:b/>
        </w:rPr>
      </w:pPr>
      <w:r w:rsidRPr="00680A88">
        <w:rPr>
          <w:b/>
        </w:rPr>
        <w:t>Future work:</w:t>
      </w:r>
    </w:p>
    <w:p w14:paraId="09B7909E" w14:textId="57D71CDA" w:rsidR="000D3AF9" w:rsidRDefault="00680A88" w:rsidP="000D3AF9">
      <w:r>
        <w:lastRenderedPageBreak/>
        <w:t>Consider whether</w:t>
      </w:r>
      <w:r w:rsidR="00E8115D">
        <w:t xml:space="preserve"> it</w:t>
      </w:r>
      <w:r>
        <w:t xml:space="preserve"> is</w:t>
      </w:r>
      <w:r w:rsidR="00E8115D">
        <w:t xml:space="preserve"> more accurate to describe the position coordinates as quantities that are measured in degrees </w:t>
      </w:r>
      <w:r w:rsidR="00E8115D">
        <w:rPr>
          <w:i/>
        </w:rPr>
        <w:t>that are relative to a geodetic datum</w:t>
      </w:r>
      <w:r>
        <w:t xml:space="preserve"> (e.g. NAD83).</w:t>
      </w:r>
      <w:r w:rsidR="00E8115D">
        <w:t xml:space="preserve"> In this approach</w:t>
      </w:r>
      <w:r w:rsidR="00BA0648">
        <w:t>,</w:t>
      </w:r>
      <w:r w:rsidR="00E8115D">
        <w:t xml:space="preserve"> we are considering “degrees relative to a particular datum” as a kind of measure.</w:t>
      </w:r>
      <w:r w:rsidR="00A45E0B">
        <w:t xml:space="preserve"> In any case, it is important that we are able to distinguish between different position systems as latitudinal and longitudinal values cannot be assumed to use the same sort of system. In particular, WGS84 and NAD83, which were originally nearly equal are now considerably different (depending on the area) due to </w:t>
      </w:r>
      <w:r w:rsidR="00847C27">
        <w:t>changes that have occurred to the earth since 1984.</w:t>
      </w:r>
      <w:r w:rsidR="000D3AF9">
        <w:t xml:space="preserve"> Note that </w:t>
      </w:r>
      <w:hyperlink r:id="rId13" w:history="1">
        <w:r w:rsidR="000D3AF9" w:rsidRPr="00DD33ED">
          <w:rPr>
            <w:rStyle w:val="Hyperlink"/>
          </w:rPr>
          <w:t>http://data.ign.fr/def/ignf/20150505.en.htm</w:t>
        </w:r>
      </w:hyperlink>
      <w:r w:rsidR="000D3AF9">
        <w:t xml:space="preserve"> may be a relevant ontology.</w:t>
      </w:r>
    </w:p>
    <w:p w14:paraId="1A9F052B" w14:textId="1A985F57" w:rsidR="006A7709" w:rsidRPr="00DB5DF1" w:rsidRDefault="006A7709" w:rsidP="000B72D5"/>
    <w:tbl>
      <w:tblPr>
        <w:tblStyle w:val="TableGrid"/>
        <w:tblpPr w:leftFromText="180" w:rightFromText="180" w:vertAnchor="text" w:horzAnchor="margin" w:tblpY="128"/>
        <w:tblW w:w="0" w:type="auto"/>
        <w:tblLook w:val="04A0" w:firstRow="1" w:lastRow="0" w:firstColumn="1" w:lastColumn="0" w:noHBand="0" w:noVBand="1"/>
      </w:tblPr>
      <w:tblGrid>
        <w:gridCol w:w="2959"/>
        <w:gridCol w:w="3615"/>
        <w:gridCol w:w="2776"/>
      </w:tblGrid>
      <w:tr w:rsidR="007B3E65" w14:paraId="16D0B30B" w14:textId="77777777" w:rsidTr="00BA0B6E">
        <w:trPr>
          <w:cantSplit/>
        </w:trPr>
        <w:tc>
          <w:tcPr>
            <w:tcW w:w="2959" w:type="dxa"/>
            <w:shd w:val="clear" w:color="auto" w:fill="00FFFF"/>
          </w:tcPr>
          <w:p w14:paraId="51A904EC" w14:textId="77777777" w:rsidR="004053E0" w:rsidRDefault="004053E0" w:rsidP="0063554D">
            <w:r>
              <w:t>Object</w:t>
            </w:r>
          </w:p>
        </w:tc>
        <w:tc>
          <w:tcPr>
            <w:tcW w:w="3615" w:type="dxa"/>
            <w:shd w:val="clear" w:color="auto" w:fill="00FFFF"/>
          </w:tcPr>
          <w:p w14:paraId="5C2EA594" w14:textId="77777777" w:rsidR="004053E0" w:rsidRDefault="004053E0" w:rsidP="0063554D">
            <w:r>
              <w:t>Property</w:t>
            </w:r>
          </w:p>
        </w:tc>
        <w:tc>
          <w:tcPr>
            <w:tcW w:w="2776" w:type="dxa"/>
            <w:shd w:val="clear" w:color="auto" w:fill="00FFFF"/>
          </w:tcPr>
          <w:p w14:paraId="0493026D" w14:textId="77777777" w:rsidR="004053E0" w:rsidRDefault="004053E0" w:rsidP="0063554D">
            <w:r>
              <w:t>Value</w:t>
            </w:r>
          </w:p>
        </w:tc>
      </w:tr>
      <w:tr w:rsidR="007B3E65" w14:paraId="68AC2D3E" w14:textId="77777777" w:rsidTr="00BA0B6E">
        <w:trPr>
          <w:cantSplit/>
        </w:trPr>
        <w:tc>
          <w:tcPr>
            <w:tcW w:w="2959" w:type="dxa"/>
          </w:tcPr>
          <w:p w14:paraId="5F715D40" w14:textId="3B1909E9" w:rsidR="004053E0" w:rsidRDefault="009F6993" w:rsidP="0063554D">
            <w:r>
              <w:t>om-2:</w:t>
            </w:r>
            <w:r w:rsidR="008575B9">
              <w:t>Q</w:t>
            </w:r>
            <w:r w:rsidR="004053E0">
              <w:t>uantity</w:t>
            </w:r>
          </w:p>
        </w:tc>
        <w:tc>
          <w:tcPr>
            <w:tcW w:w="3615" w:type="dxa"/>
          </w:tcPr>
          <w:p w14:paraId="1B133931" w14:textId="2C8B23F6" w:rsidR="004053E0" w:rsidRDefault="009F6993" w:rsidP="0063554D">
            <w:r>
              <w:t>om-2:</w:t>
            </w:r>
            <w:r w:rsidR="00514D83" w:rsidRPr="00E80D3C">
              <w:t>hasV</w:t>
            </w:r>
            <w:r w:rsidR="004053E0" w:rsidRPr="00AA4F4A">
              <w:t>alue</w:t>
            </w:r>
          </w:p>
        </w:tc>
        <w:tc>
          <w:tcPr>
            <w:tcW w:w="2776" w:type="dxa"/>
          </w:tcPr>
          <w:p w14:paraId="4B85D794" w14:textId="29C31731" w:rsidR="004053E0" w:rsidRDefault="00AA4F4A" w:rsidP="0063554D">
            <w:r>
              <w:t xml:space="preserve">only </w:t>
            </w:r>
            <w:r w:rsidR="009F6993">
              <w:t>om-2:</w:t>
            </w:r>
            <w:r w:rsidR="008575B9">
              <w:t>M</w:t>
            </w:r>
            <w:r w:rsidR="004053E0">
              <w:t>easure</w:t>
            </w:r>
          </w:p>
        </w:tc>
      </w:tr>
      <w:tr w:rsidR="007B3E65" w14:paraId="2CE062A4" w14:textId="77777777" w:rsidTr="00BA0B6E">
        <w:trPr>
          <w:cantSplit/>
        </w:trPr>
        <w:tc>
          <w:tcPr>
            <w:tcW w:w="2959" w:type="dxa"/>
          </w:tcPr>
          <w:p w14:paraId="3050939E" w14:textId="3C5D6B13" w:rsidR="004053E0" w:rsidRDefault="009F6993" w:rsidP="0063554D">
            <w:r>
              <w:t>om-2:</w:t>
            </w:r>
            <w:r w:rsidR="008575B9">
              <w:t>M</w:t>
            </w:r>
            <w:r w:rsidR="004053E0">
              <w:t>easure</w:t>
            </w:r>
          </w:p>
        </w:tc>
        <w:tc>
          <w:tcPr>
            <w:tcW w:w="3615" w:type="dxa"/>
          </w:tcPr>
          <w:p w14:paraId="1E3BE40D" w14:textId="66E17B30" w:rsidR="004053E0" w:rsidRDefault="009F6993" w:rsidP="0063554D">
            <w:r>
              <w:t>om-2:</w:t>
            </w:r>
            <w:r w:rsidR="00514D83">
              <w:t>hasUnit</w:t>
            </w:r>
          </w:p>
        </w:tc>
        <w:tc>
          <w:tcPr>
            <w:tcW w:w="2776" w:type="dxa"/>
          </w:tcPr>
          <w:p w14:paraId="7AA87D6B" w14:textId="754E8227" w:rsidR="004053E0" w:rsidRDefault="00AA4F4A" w:rsidP="0063554D">
            <w:r>
              <w:t xml:space="preserve">only </w:t>
            </w:r>
            <w:r w:rsidR="009F6993">
              <w:t>om-2:</w:t>
            </w:r>
            <w:r>
              <w:t>U</w:t>
            </w:r>
            <w:r w:rsidR="004053E0">
              <w:t>nit</w:t>
            </w:r>
          </w:p>
        </w:tc>
      </w:tr>
      <w:tr w:rsidR="009F6993" w14:paraId="2D5C4CF2" w14:textId="77777777" w:rsidTr="00BA0B6E">
        <w:trPr>
          <w:cantSplit/>
        </w:trPr>
        <w:tc>
          <w:tcPr>
            <w:tcW w:w="2959" w:type="dxa"/>
          </w:tcPr>
          <w:p w14:paraId="5D2C853C" w14:textId="5FE416CA" w:rsidR="004B31FF" w:rsidRDefault="009F6993" w:rsidP="004B31FF">
            <w:r>
              <w:t>om-2:</w:t>
            </w:r>
            <w:r w:rsidR="004B31FF">
              <w:t>Length_unit</w:t>
            </w:r>
          </w:p>
        </w:tc>
        <w:tc>
          <w:tcPr>
            <w:tcW w:w="3615" w:type="dxa"/>
          </w:tcPr>
          <w:p w14:paraId="10003F31" w14:textId="77777777" w:rsidR="004B31FF" w:rsidRDefault="004B31FF" w:rsidP="004B31FF">
            <w:r>
              <w:t>subClassOf</w:t>
            </w:r>
          </w:p>
        </w:tc>
        <w:tc>
          <w:tcPr>
            <w:tcW w:w="2776" w:type="dxa"/>
          </w:tcPr>
          <w:p w14:paraId="7484FFF5" w14:textId="7B9843C0" w:rsidR="004B31FF" w:rsidRDefault="009F6993" w:rsidP="004B31FF">
            <w:r>
              <w:t>om-2:</w:t>
            </w:r>
            <w:r w:rsidR="004B31FF">
              <w:t>Unit</w:t>
            </w:r>
          </w:p>
        </w:tc>
      </w:tr>
      <w:tr w:rsidR="009F6993" w14:paraId="1B88FF10" w14:textId="77777777" w:rsidTr="00BA0B6E">
        <w:trPr>
          <w:cantSplit/>
        </w:trPr>
        <w:tc>
          <w:tcPr>
            <w:tcW w:w="2959" w:type="dxa"/>
          </w:tcPr>
          <w:p w14:paraId="4900ABF7" w14:textId="1B6C1F34" w:rsidR="004B31FF" w:rsidRDefault="009F6993" w:rsidP="004B31FF">
            <w:r>
              <w:t>om-2:</w:t>
            </w:r>
            <w:r w:rsidR="004B31FF">
              <w:t>Mass_unit</w:t>
            </w:r>
          </w:p>
        </w:tc>
        <w:tc>
          <w:tcPr>
            <w:tcW w:w="3615" w:type="dxa"/>
          </w:tcPr>
          <w:p w14:paraId="39D20A95" w14:textId="77777777" w:rsidR="004B31FF" w:rsidRDefault="004B31FF" w:rsidP="004B31FF">
            <w:r>
              <w:t>subClassOf</w:t>
            </w:r>
          </w:p>
        </w:tc>
        <w:tc>
          <w:tcPr>
            <w:tcW w:w="2776" w:type="dxa"/>
          </w:tcPr>
          <w:p w14:paraId="49ECC687" w14:textId="7966B50A" w:rsidR="004B31FF" w:rsidRDefault="009F6993" w:rsidP="004B31FF">
            <w:r>
              <w:t>om-2:</w:t>
            </w:r>
            <w:r w:rsidR="004B31FF">
              <w:t>Unit</w:t>
            </w:r>
          </w:p>
        </w:tc>
      </w:tr>
      <w:tr w:rsidR="009F6993" w14:paraId="6E8102AE" w14:textId="77777777" w:rsidTr="00BA0B6E">
        <w:trPr>
          <w:cantSplit/>
        </w:trPr>
        <w:tc>
          <w:tcPr>
            <w:tcW w:w="2959" w:type="dxa"/>
          </w:tcPr>
          <w:p w14:paraId="411B17C9" w14:textId="743C3C56" w:rsidR="004B31FF" w:rsidRDefault="009F6993" w:rsidP="004B31FF">
            <w:r>
              <w:t>om-2:</w:t>
            </w:r>
            <w:r w:rsidR="004B31FF">
              <w:t>Area_unit</w:t>
            </w:r>
          </w:p>
        </w:tc>
        <w:tc>
          <w:tcPr>
            <w:tcW w:w="3615" w:type="dxa"/>
          </w:tcPr>
          <w:p w14:paraId="476C48D8" w14:textId="77777777" w:rsidR="004B31FF" w:rsidRDefault="004B31FF" w:rsidP="004B31FF">
            <w:r>
              <w:t>subClassOf</w:t>
            </w:r>
          </w:p>
        </w:tc>
        <w:tc>
          <w:tcPr>
            <w:tcW w:w="2776" w:type="dxa"/>
          </w:tcPr>
          <w:p w14:paraId="2033639B" w14:textId="4A2D8167" w:rsidR="004B31FF" w:rsidRDefault="009F6993" w:rsidP="004B31FF">
            <w:r>
              <w:t>om-2:</w:t>
            </w:r>
            <w:r w:rsidR="004B31FF">
              <w:t>Unit</w:t>
            </w:r>
          </w:p>
        </w:tc>
      </w:tr>
      <w:tr w:rsidR="009F6993" w14:paraId="02E42854" w14:textId="77777777" w:rsidTr="00BA0B6E">
        <w:trPr>
          <w:cantSplit/>
        </w:trPr>
        <w:tc>
          <w:tcPr>
            <w:tcW w:w="2959" w:type="dxa"/>
          </w:tcPr>
          <w:p w14:paraId="36FFF6F6" w14:textId="4ECA2D60" w:rsidR="004B31FF" w:rsidRDefault="009F6993" w:rsidP="004B31FF">
            <w:r>
              <w:t>om-2:</w:t>
            </w:r>
            <w:r w:rsidR="004B31FF">
              <w:t>Acceleration_unit</w:t>
            </w:r>
          </w:p>
        </w:tc>
        <w:tc>
          <w:tcPr>
            <w:tcW w:w="3615" w:type="dxa"/>
          </w:tcPr>
          <w:p w14:paraId="14B204E0" w14:textId="77777777" w:rsidR="004B31FF" w:rsidRDefault="004B31FF" w:rsidP="004B31FF">
            <w:r>
              <w:t>subClassOf</w:t>
            </w:r>
          </w:p>
        </w:tc>
        <w:tc>
          <w:tcPr>
            <w:tcW w:w="2776" w:type="dxa"/>
          </w:tcPr>
          <w:p w14:paraId="0C71C01F" w14:textId="322A9C4F" w:rsidR="004B31FF" w:rsidRDefault="009F6993" w:rsidP="004B31FF">
            <w:r>
              <w:t>om-2:</w:t>
            </w:r>
            <w:r w:rsidR="004B31FF">
              <w:t>Unit</w:t>
            </w:r>
          </w:p>
        </w:tc>
      </w:tr>
      <w:tr w:rsidR="000D7C90" w14:paraId="5D61DDB5" w14:textId="77777777" w:rsidTr="00BA0B6E">
        <w:trPr>
          <w:cantSplit/>
        </w:trPr>
        <w:tc>
          <w:tcPr>
            <w:tcW w:w="2959" w:type="dxa"/>
          </w:tcPr>
          <w:p w14:paraId="77E86CF6" w14:textId="5F6FFD63" w:rsidR="000D7C90" w:rsidDel="009F6993" w:rsidRDefault="000D7C90" w:rsidP="000D7C90">
            <w:r>
              <w:t>om-2:Volume_unit</w:t>
            </w:r>
          </w:p>
        </w:tc>
        <w:tc>
          <w:tcPr>
            <w:tcW w:w="3615" w:type="dxa"/>
          </w:tcPr>
          <w:p w14:paraId="2AA918BF" w14:textId="65DD8D8D" w:rsidR="000D7C90" w:rsidRDefault="000D7C90" w:rsidP="000D7C90">
            <w:r>
              <w:t>subClassOf</w:t>
            </w:r>
          </w:p>
        </w:tc>
        <w:tc>
          <w:tcPr>
            <w:tcW w:w="2776" w:type="dxa"/>
          </w:tcPr>
          <w:p w14:paraId="34272922" w14:textId="7F8C5926" w:rsidR="000D7C90" w:rsidDel="009F6993" w:rsidRDefault="000D7C90" w:rsidP="000D7C90">
            <w:r>
              <w:t>om-2:Unit</w:t>
            </w:r>
          </w:p>
        </w:tc>
      </w:tr>
      <w:tr w:rsidR="000D7C90" w14:paraId="56C1A509" w14:textId="77777777" w:rsidTr="00BA0B6E">
        <w:trPr>
          <w:cantSplit/>
        </w:trPr>
        <w:tc>
          <w:tcPr>
            <w:tcW w:w="2959" w:type="dxa"/>
          </w:tcPr>
          <w:p w14:paraId="05EBC170" w14:textId="27BB4E27" w:rsidR="000D7C90" w:rsidRDefault="000D7C90" w:rsidP="000D7C90">
            <w:r>
              <w:t>om-2:Speed_unit</w:t>
            </w:r>
          </w:p>
        </w:tc>
        <w:tc>
          <w:tcPr>
            <w:tcW w:w="3615" w:type="dxa"/>
          </w:tcPr>
          <w:p w14:paraId="40688B87" w14:textId="77777777" w:rsidR="000D7C90" w:rsidRDefault="000D7C90" w:rsidP="000D7C90">
            <w:r>
              <w:t>subClassOf</w:t>
            </w:r>
          </w:p>
        </w:tc>
        <w:tc>
          <w:tcPr>
            <w:tcW w:w="2776" w:type="dxa"/>
          </w:tcPr>
          <w:p w14:paraId="05BDA077" w14:textId="6368AC37" w:rsidR="000D7C90" w:rsidRDefault="000D7C90" w:rsidP="000D7C90">
            <w:r>
              <w:t>om-2:Unit</w:t>
            </w:r>
          </w:p>
        </w:tc>
      </w:tr>
      <w:tr w:rsidR="000D7C90" w14:paraId="03A6A464" w14:textId="77777777" w:rsidTr="00BA0B6E">
        <w:trPr>
          <w:cantSplit/>
        </w:trPr>
        <w:tc>
          <w:tcPr>
            <w:tcW w:w="2959" w:type="dxa"/>
          </w:tcPr>
          <w:p w14:paraId="5DE51FC3" w14:textId="4024DA84" w:rsidR="000D7C90" w:rsidRDefault="000D7C90" w:rsidP="000D7C90">
            <w:r>
              <w:t>om-2:Amount_of_money_unit</w:t>
            </w:r>
          </w:p>
        </w:tc>
        <w:tc>
          <w:tcPr>
            <w:tcW w:w="3615" w:type="dxa"/>
          </w:tcPr>
          <w:p w14:paraId="3A005F58" w14:textId="77777777" w:rsidR="000D7C90" w:rsidRDefault="000D7C90" w:rsidP="000D7C90">
            <w:r>
              <w:t>subClassOf</w:t>
            </w:r>
          </w:p>
        </w:tc>
        <w:tc>
          <w:tcPr>
            <w:tcW w:w="2776" w:type="dxa"/>
          </w:tcPr>
          <w:p w14:paraId="3B569533" w14:textId="04711412" w:rsidR="000D7C90" w:rsidRDefault="000D7C90" w:rsidP="000D7C90">
            <w:r>
              <w:t>om-2:Unit</w:t>
            </w:r>
          </w:p>
        </w:tc>
      </w:tr>
      <w:tr w:rsidR="000D7C90" w14:paraId="6E84F7E5" w14:textId="77777777" w:rsidTr="00BA0B6E">
        <w:trPr>
          <w:cantSplit/>
        </w:trPr>
        <w:tc>
          <w:tcPr>
            <w:tcW w:w="2959" w:type="dxa"/>
          </w:tcPr>
          <w:p w14:paraId="75DD38A7" w14:textId="7C1ED430" w:rsidR="000D7C90" w:rsidRDefault="000D7C90" w:rsidP="000D7C90">
            <w:r>
              <w:t>Geo_Position_unit</w:t>
            </w:r>
          </w:p>
        </w:tc>
        <w:tc>
          <w:tcPr>
            <w:tcW w:w="3615" w:type="dxa"/>
          </w:tcPr>
          <w:p w14:paraId="42D35CC6" w14:textId="6C16B7EE" w:rsidR="000D7C90" w:rsidRDefault="000D7C90" w:rsidP="000D7C90">
            <w:r>
              <w:t>subClassOf</w:t>
            </w:r>
          </w:p>
        </w:tc>
        <w:tc>
          <w:tcPr>
            <w:tcW w:w="2776" w:type="dxa"/>
          </w:tcPr>
          <w:p w14:paraId="419AE661" w14:textId="0D69DAA8" w:rsidR="000D7C90" w:rsidRDefault="000D7C90" w:rsidP="000D7C90">
            <w:r>
              <w:t>om-2:Unit</w:t>
            </w:r>
          </w:p>
        </w:tc>
      </w:tr>
      <w:tr w:rsidR="000D7C90" w14:paraId="568643D4" w14:textId="77777777" w:rsidTr="00BA0B6E">
        <w:trPr>
          <w:cantSplit/>
        </w:trPr>
        <w:tc>
          <w:tcPr>
            <w:tcW w:w="2959" w:type="dxa"/>
          </w:tcPr>
          <w:p w14:paraId="0A792734" w14:textId="5E68BA4D" w:rsidR="000D7C90" w:rsidRDefault="000D7C90" w:rsidP="000D7C90">
            <w:r>
              <w:t>gci:Cardinality_unit</w:t>
            </w:r>
          </w:p>
        </w:tc>
        <w:tc>
          <w:tcPr>
            <w:tcW w:w="3615" w:type="dxa"/>
          </w:tcPr>
          <w:p w14:paraId="64E19CED" w14:textId="4F006F79" w:rsidR="000D7C90" w:rsidRDefault="000D7C90" w:rsidP="000D7C90">
            <w:r>
              <w:t>subClassOf</w:t>
            </w:r>
          </w:p>
        </w:tc>
        <w:tc>
          <w:tcPr>
            <w:tcW w:w="2776" w:type="dxa"/>
          </w:tcPr>
          <w:p w14:paraId="3E4E224A" w14:textId="30F625C4" w:rsidR="000D7C90" w:rsidRDefault="000D7C90" w:rsidP="000D7C90">
            <w:r>
              <w:t>om-2:Unit</w:t>
            </w:r>
          </w:p>
        </w:tc>
      </w:tr>
      <w:tr w:rsidR="000D7C90" w14:paraId="2C7CDC17" w14:textId="77777777" w:rsidTr="00BA0B6E">
        <w:trPr>
          <w:cantSplit/>
        </w:trPr>
        <w:tc>
          <w:tcPr>
            <w:tcW w:w="2959" w:type="dxa"/>
          </w:tcPr>
          <w:p w14:paraId="5F6C4AD4" w14:textId="71811CB6" w:rsidR="000D7C90" w:rsidRPr="00E80D3C" w:rsidRDefault="000D7C90" w:rsidP="000D7C90">
            <w:r>
              <w:t>om-2:UnitD</w:t>
            </w:r>
            <w:r w:rsidRPr="00E80D3C">
              <w:t>ivision</w:t>
            </w:r>
          </w:p>
        </w:tc>
        <w:tc>
          <w:tcPr>
            <w:tcW w:w="3615" w:type="dxa"/>
          </w:tcPr>
          <w:p w14:paraId="587F9ED3" w14:textId="188E1173" w:rsidR="000D7C90" w:rsidRPr="00043DB0" w:rsidRDefault="000D7C90" w:rsidP="000D7C90">
            <w:pPr>
              <w:rPr>
                <w:highlight w:val="yellow"/>
              </w:rPr>
            </w:pPr>
            <w:r>
              <w:t>subClassOf</w:t>
            </w:r>
          </w:p>
        </w:tc>
        <w:tc>
          <w:tcPr>
            <w:tcW w:w="2776" w:type="dxa"/>
          </w:tcPr>
          <w:p w14:paraId="32FCEF80" w14:textId="6E1395A9" w:rsidR="000D7C90" w:rsidRDefault="000D7C90" w:rsidP="000D7C90">
            <w:pPr>
              <w:rPr>
                <w:highlight w:val="yellow"/>
              </w:rPr>
            </w:pPr>
            <w:r>
              <w:t>om-2:Unit</w:t>
            </w:r>
          </w:p>
        </w:tc>
      </w:tr>
      <w:tr w:rsidR="000D7C90" w14:paraId="70238F77" w14:textId="77777777" w:rsidTr="00BA0B6E">
        <w:trPr>
          <w:cantSplit/>
        </w:trPr>
        <w:tc>
          <w:tcPr>
            <w:tcW w:w="2959" w:type="dxa"/>
            <w:vMerge w:val="restart"/>
          </w:tcPr>
          <w:p w14:paraId="5FB89CD6" w14:textId="718B4195" w:rsidR="000D7C90" w:rsidRPr="00E80D3C" w:rsidRDefault="000D7C90" w:rsidP="000D7C90">
            <w:r w:rsidRPr="00E80D3C">
              <w:t>Cardinality_unit_per_</w:t>
            </w:r>
            <w:r>
              <w:t>time</w:t>
            </w:r>
          </w:p>
        </w:tc>
        <w:tc>
          <w:tcPr>
            <w:tcW w:w="3615" w:type="dxa"/>
          </w:tcPr>
          <w:p w14:paraId="4865AC69" w14:textId="0369AE69" w:rsidR="000D7C90" w:rsidRPr="00043DB0" w:rsidRDefault="000D7C90" w:rsidP="000D7C90">
            <w:pPr>
              <w:rPr>
                <w:highlight w:val="yellow"/>
              </w:rPr>
            </w:pPr>
            <w:r>
              <w:t>subClassOf</w:t>
            </w:r>
          </w:p>
        </w:tc>
        <w:tc>
          <w:tcPr>
            <w:tcW w:w="2776" w:type="dxa"/>
          </w:tcPr>
          <w:p w14:paraId="7F941CD8" w14:textId="2DB5EA5C" w:rsidR="000D7C90" w:rsidRDefault="000D7C90" w:rsidP="000D7C90">
            <w:pPr>
              <w:rPr>
                <w:highlight w:val="yellow"/>
              </w:rPr>
            </w:pPr>
            <w:r w:rsidRPr="00E80D3C">
              <w:t>om-2:UnitDivision</w:t>
            </w:r>
          </w:p>
        </w:tc>
      </w:tr>
      <w:tr w:rsidR="000D7C90" w14:paraId="5F177173" w14:textId="77777777" w:rsidTr="00BA0B6E">
        <w:trPr>
          <w:cantSplit/>
        </w:trPr>
        <w:tc>
          <w:tcPr>
            <w:tcW w:w="2959" w:type="dxa"/>
            <w:vMerge/>
          </w:tcPr>
          <w:p w14:paraId="04CB87D3" w14:textId="77777777" w:rsidR="000D7C90" w:rsidRPr="00E80D3C" w:rsidRDefault="000D7C90" w:rsidP="000D7C90"/>
        </w:tc>
        <w:tc>
          <w:tcPr>
            <w:tcW w:w="3615" w:type="dxa"/>
          </w:tcPr>
          <w:p w14:paraId="0F266FDD" w14:textId="396F7928" w:rsidR="000D7C90" w:rsidRPr="00E80D3C" w:rsidRDefault="000D7C90" w:rsidP="000D7C90">
            <w:r w:rsidRPr="00E80D3C">
              <w:t>om-2:hasNumerator</w:t>
            </w:r>
          </w:p>
        </w:tc>
        <w:tc>
          <w:tcPr>
            <w:tcW w:w="2776" w:type="dxa"/>
          </w:tcPr>
          <w:p w14:paraId="509E2C54" w14:textId="0487C522" w:rsidR="000D7C90" w:rsidRPr="00E80D3C" w:rsidRDefault="000D7C90" w:rsidP="000D7C90">
            <w:r w:rsidRPr="00E80D3C">
              <w:t>only gci:Cardinality_unit</w:t>
            </w:r>
          </w:p>
        </w:tc>
      </w:tr>
      <w:tr w:rsidR="000D7C90" w14:paraId="003C7E89" w14:textId="77777777" w:rsidTr="00BA0B6E">
        <w:trPr>
          <w:cantSplit/>
        </w:trPr>
        <w:tc>
          <w:tcPr>
            <w:tcW w:w="2959" w:type="dxa"/>
            <w:vMerge/>
          </w:tcPr>
          <w:p w14:paraId="32A59715" w14:textId="77777777" w:rsidR="000D7C90" w:rsidRPr="00E80D3C" w:rsidRDefault="000D7C90" w:rsidP="000D7C90"/>
        </w:tc>
        <w:tc>
          <w:tcPr>
            <w:tcW w:w="3615" w:type="dxa"/>
          </w:tcPr>
          <w:p w14:paraId="15A1DEF7" w14:textId="24F07395" w:rsidR="000D7C90" w:rsidRPr="00E80D3C" w:rsidRDefault="000D7C90" w:rsidP="000D7C90">
            <w:r w:rsidRPr="00E80D3C">
              <w:t>om-2:hasDenominator</w:t>
            </w:r>
          </w:p>
        </w:tc>
        <w:tc>
          <w:tcPr>
            <w:tcW w:w="2776" w:type="dxa"/>
          </w:tcPr>
          <w:p w14:paraId="7DF37781" w14:textId="378ED8F2" w:rsidR="000D7C90" w:rsidRPr="00E80D3C" w:rsidRDefault="000D7C90" w:rsidP="000D7C90">
            <w:r w:rsidRPr="00E80D3C">
              <w:t>only om-2:TimeUnit</w:t>
            </w:r>
          </w:p>
        </w:tc>
      </w:tr>
      <w:tr w:rsidR="000D7C90" w14:paraId="4C539A2A" w14:textId="77777777" w:rsidTr="00BA0B6E">
        <w:trPr>
          <w:cantSplit/>
        </w:trPr>
        <w:tc>
          <w:tcPr>
            <w:tcW w:w="2959" w:type="dxa"/>
          </w:tcPr>
          <w:p w14:paraId="2AFD4228" w14:textId="77777777" w:rsidR="000D7C90" w:rsidRDefault="000D7C90" w:rsidP="000D7C90">
            <w:r>
              <w:t>...</w:t>
            </w:r>
          </w:p>
        </w:tc>
        <w:tc>
          <w:tcPr>
            <w:tcW w:w="3615" w:type="dxa"/>
          </w:tcPr>
          <w:p w14:paraId="50DFCA5A" w14:textId="77777777" w:rsidR="000D7C90" w:rsidRDefault="000D7C90" w:rsidP="000D7C90">
            <w:r>
              <w:t>subClassOf</w:t>
            </w:r>
          </w:p>
        </w:tc>
        <w:tc>
          <w:tcPr>
            <w:tcW w:w="2776" w:type="dxa"/>
          </w:tcPr>
          <w:p w14:paraId="3462C606" w14:textId="011BA97F" w:rsidR="000D7C90" w:rsidRDefault="000D7C90" w:rsidP="000D7C90">
            <w:r>
              <w:t>om-2:Unit_of_measure</w:t>
            </w:r>
          </w:p>
        </w:tc>
      </w:tr>
      <w:tr w:rsidR="000D7C90" w14:paraId="424E6BCC" w14:textId="77777777" w:rsidTr="00BA0B6E">
        <w:trPr>
          <w:cantSplit/>
        </w:trPr>
        <w:tc>
          <w:tcPr>
            <w:tcW w:w="2959" w:type="dxa"/>
            <w:vMerge w:val="restart"/>
          </w:tcPr>
          <w:p w14:paraId="4678AEE9" w14:textId="12469601" w:rsidR="000D7C90" w:rsidRDefault="000D7C90" w:rsidP="000D7C90">
            <w:r>
              <w:t>MonetaryValue</w:t>
            </w:r>
          </w:p>
        </w:tc>
        <w:tc>
          <w:tcPr>
            <w:tcW w:w="3615" w:type="dxa"/>
          </w:tcPr>
          <w:p w14:paraId="1EDAFAC9" w14:textId="38F56879" w:rsidR="000D7C90" w:rsidRDefault="000D7C90" w:rsidP="000D7C90">
            <w:r>
              <w:t>subClassOf</w:t>
            </w:r>
          </w:p>
        </w:tc>
        <w:tc>
          <w:tcPr>
            <w:tcW w:w="2776" w:type="dxa"/>
          </w:tcPr>
          <w:p w14:paraId="51D3B833" w14:textId="5A7C332C" w:rsidR="000D7C90" w:rsidRDefault="000D7C90" w:rsidP="000D7C90">
            <w:r>
              <w:t>om-2:Measure</w:t>
            </w:r>
          </w:p>
        </w:tc>
      </w:tr>
      <w:tr w:rsidR="000D7C90" w14:paraId="6975FAC5" w14:textId="77777777" w:rsidTr="00BA0B6E">
        <w:trPr>
          <w:cantSplit/>
        </w:trPr>
        <w:tc>
          <w:tcPr>
            <w:tcW w:w="2959" w:type="dxa"/>
            <w:vMerge/>
          </w:tcPr>
          <w:p w14:paraId="3B3AD95E" w14:textId="77777777" w:rsidR="000D7C90" w:rsidRDefault="000D7C90" w:rsidP="000D7C90"/>
        </w:tc>
        <w:tc>
          <w:tcPr>
            <w:tcW w:w="3615" w:type="dxa"/>
          </w:tcPr>
          <w:p w14:paraId="5BB1AEE2" w14:textId="6E2250B9" w:rsidR="000D7C90" w:rsidRDefault="000D7C90" w:rsidP="000D7C90">
            <w:r>
              <w:t>hasRelativeYear</w:t>
            </w:r>
          </w:p>
        </w:tc>
        <w:tc>
          <w:tcPr>
            <w:tcW w:w="2776" w:type="dxa"/>
          </w:tcPr>
          <w:p w14:paraId="4A8EF5BC" w14:textId="65D58C41" w:rsidR="000D7C90" w:rsidRDefault="000D7C90" w:rsidP="000D7C90">
            <w:r>
              <w:t>exactly 1 xsd:gYear</w:t>
            </w:r>
          </w:p>
        </w:tc>
      </w:tr>
      <w:tr w:rsidR="000D7C90" w14:paraId="25D979FA" w14:textId="77777777" w:rsidTr="00BA0B6E">
        <w:trPr>
          <w:cantSplit/>
        </w:trPr>
        <w:tc>
          <w:tcPr>
            <w:tcW w:w="2959" w:type="dxa"/>
            <w:vMerge/>
          </w:tcPr>
          <w:p w14:paraId="75FC25D7" w14:textId="77777777" w:rsidR="000D7C90" w:rsidRDefault="000D7C90" w:rsidP="000D7C90"/>
        </w:tc>
        <w:tc>
          <w:tcPr>
            <w:tcW w:w="3615" w:type="dxa"/>
          </w:tcPr>
          <w:p w14:paraId="6544A316" w14:textId="21DC5DE8" w:rsidR="000D7C90" w:rsidRDefault="000D7C90" w:rsidP="000D7C90">
            <w:r>
              <w:t>om-2:hasUnit</w:t>
            </w:r>
          </w:p>
        </w:tc>
        <w:tc>
          <w:tcPr>
            <w:tcW w:w="2776" w:type="dxa"/>
          </w:tcPr>
          <w:p w14:paraId="1531781C" w14:textId="3515B23B" w:rsidR="000D7C90" w:rsidRDefault="000D7C90" w:rsidP="000D7C90">
            <w:r>
              <w:t>only om-2:Amount_of_money_unit</w:t>
            </w:r>
          </w:p>
        </w:tc>
      </w:tr>
      <w:tr w:rsidR="000D7C90" w14:paraId="3475746C" w14:textId="77777777" w:rsidTr="00BA0B6E">
        <w:trPr>
          <w:cantSplit/>
        </w:trPr>
        <w:tc>
          <w:tcPr>
            <w:tcW w:w="2959" w:type="dxa"/>
            <w:vMerge w:val="restart"/>
          </w:tcPr>
          <w:p w14:paraId="5CC7A7ED" w14:textId="490D01D6" w:rsidR="000D7C90" w:rsidRDefault="000D7C90" w:rsidP="000D7C90">
            <w:r>
              <w:t>gci:Population_measure</w:t>
            </w:r>
          </w:p>
        </w:tc>
        <w:tc>
          <w:tcPr>
            <w:tcW w:w="3615" w:type="dxa"/>
          </w:tcPr>
          <w:p w14:paraId="728224F5" w14:textId="3310CEA4" w:rsidR="000D7C90" w:rsidRDefault="000D7C90" w:rsidP="000D7C90">
            <w:r>
              <w:t>subClassOf</w:t>
            </w:r>
          </w:p>
        </w:tc>
        <w:tc>
          <w:tcPr>
            <w:tcW w:w="2776" w:type="dxa"/>
          </w:tcPr>
          <w:p w14:paraId="05D0C07F" w14:textId="26D43A34" w:rsidR="000D7C90" w:rsidRDefault="000D7C90" w:rsidP="000D7C90">
            <w:r>
              <w:t>om-2:Measure</w:t>
            </w:r>
          </w:p>
        </w:tc>
      </w:tr>
      <w:tr w:rsidR="000D7C90" w14:paraId="19E23121" w14:textId="77777777" w:rsidTr="00BA0B6E">
        <w:trPr>
          <w:cantSplit/>
        </w:trPr>
        <w:tc>
          <w:tcPr>
            <w:tcW w:w="2959" w:type="dxa"/>
            <w:vMerge/>
          </w:tcPr>
          <w:p w14:paraId="3B637248" w14:textId="77777777" w:rsidR="000D7C90" w:rsidRDefault="000D7C90" w:rsidP="000D7C90"/>
        </w:tc>
        <w:tc>
          <w:tcPr>
            <w:tcW w:w="3615" w:type="dxa"/>
          </w:tcPr>
          <w:p w14:paraId="712418EF" w14:textId="15837730" w:rsidR="000D7C90" w:rsidRDefault="000D7C90" w:rsidP="000D7C90">
            <w:r>
              <w:t>subClassOf</w:t>
            </w:r>
          </w:p>
        </w:tc>
        <w:tc>
          <w:tcPr>
            <w:tcW w:w="2776" w:type="dxa"/>
          </w:tcPr>
          <w:p w14:paraId="10DD6E6E" w14:textId="6F8028C1" w:rsidR="000D7C90" w:rsidRDefault="000D7C90" w:rsidP="000D7C90">
            <w:r>
              <w:t>CardinalityMeasure</w:t>
            </w:r>
          </w:p>
        </w:tc>
      </w:tr>
      <w:tr w:rsidR="000D7C90" w14:paraId="1185B688" w14:textId="77777777" w:rsidTr="00BA0B6E">
        <w:trPr>
          <w:cantSplit/>
        </w:trPr>
        <w:tc>
          <w:tcPr>
            <w:tcW w:w="2959" w:type="dxa"/>
            <w:vMerge w:val="restart"/>
          </w:tcPr>
          <w:p w14:paraId="2528C848" w14:textId="51B832E2" w:rsidR="000D7C90" w:rsidRDefault="000D7C90" w:rsidP="000D7C90">
            <w:r>
              <w:t>CardinalityMeasure</w:t>
            </w:r>
          </w:p>
        </w:tc>
        <w:tc>
          <w:tcPr>
            <w:tcW w:w="3615" w:type="dxa"/>
          </w:tcPr>
          <w:p w14:paraId="28982F99" w14:textId="16B9EEEA" w:rsidR="000D7C90" w:rsidRDefault="000D7C90" w:rsidP="000D7C90">
            <w:r>
              <w:t>subClassOf</w:t>
            </w:r>
          </w:p>
        </w:tc>
        <w:tc>
          <w:tcPr>
            <w:tcW w:w="2776" w:type="dxa"/>
          </w:tcPr>
          <w:p w14:paraId="7166D852" w14:textId="3DF64B57" w:rsidR="000D7C90" w:rsidRDefault="000D7C90" w:rsidP="000D7C90">
            <w:r>
              <w:t>om-2:Measure</w:t>
            </w:r>
          </w:p>
        </w:tc>
      </w:tr>
      <w:tr w:rsidR="000D7C90" w14:paraId="7C9364F0" w14:textId="77777777" w:rsidTr="00BA0B6E">
        <w:trPr>
          <w:cantSplit/>
        </w:trPr>
        <w:tc>
          <w:tcPr>
            <w:tcW w:w="2959" w:type="dxa"/>
            <w:vMerge/>
          </w:tcPr>
          <w:p w14:paraId="6DFD576B" w14:textId="77777777" w:rsidR="000D7C90" w:rsidRDefault="000D7C90" w:rsidP="000D7C90"/>
        </w:tc>
        <w:tc>
          <w:tcPr>
            <w:tcW w:w="3615" w:type="dxa"/>
          </w:tcPr>
          <w:p w14:paraId="2B0F9D08" w14:textId="3D943ECD" w:rsidR="000D7C90" w:rsidRDefault="000D7C90" w:rsidP="000D7C90">
            <w:r>
              <w:t>hasUnit</w:t>
            </w:r>
          </w:p>
        </w:tc>
        <w:tc>
          <w:tcPr>
            <w:tcW w:w="2776" w:type="dxa"/>
          </w:tcPr>
          <w:p w14:paraId="11080ACF" w14:textId="71D019F2" w:rsidR="000D7C90" w:rsidRDefault="000D7C90" w:rsidP="000D7C90">
            <w:r>
              <w:t>only gci:Cardinality_unit</w:t>
            </w:r>
          </w:p>
        </w:tc>
      </w:tr>
      <w:tr w:rsidR="000D7C90" w14:paraId="0F78D9A6" w14:textId="77777777" w:rsidTr="00BA0B6E">
        <w:trPr>
          <w:cantSplit/>
        </w:trPr>
        <w:tc>
          <w:tcPr>
            <w:tcW w:w="2959" w:type="dxa"/>
            <w:vMerge w:val="restart"/>
          </w:tcPr>
          <w:p w14:paraId="445A0379" w14:textId="7EBD6A97" w:rsidR="000D7C90" w:rsidRDefault="000D7C90" w:rsidP="000D7C90">
            <w:r>
              <w:t>ValueOfMoney</w:t>
            </w:r>
          </w:p>
        </w:tc>
        <w:tc>
          <w:tcPr>
            <w:tcW w:w="3615" w:type="dxa"/>
          </w:tcPr>
          <w:p w14:paraId="4C4401F0" w14:textId="7D8A7EE5" w:rsidR="000D7C90" w:rsidRDefault="000D7C90" w:rsidP="000D7C90">
            <w:r>
              <w:t>subClassOf</w:t>
            </w:r>
          </w:p>
        </w:tc>
        <w:tc>
          <w:tcPr>
            <w:tcW w:w="2776" w:type="dxa"/>
          </w:tcPr>
          <w:p w14:paraId="680B2AE1" w14:textId="27F3FDA9" w:rsidR="000D7C90" w:rsidRDefault="000D7C90" w:rsidP="000D7C90">
            <w:r>
              <w:t>om-2:Quantity</w:t>
            </w:r>
          </w:p>
        </w:tc>
      </w:tr>
      <w:tr w:rsidR="000D7C90" w14:paraId="4B9C4567" w14:textId="77777777" w:rsidTr="00BA0B6E">
        <w:trPr>
          <w:cantSplit/>
        </w:trPr>
        <w:tc>
          <w:tcPr>
            <w:tcW w:w="2959" w:type="dxa"/>
            <w:vMerge/>
          </w:tcPr>
          <w:p w14:paraId="27727FC5" w14:textId="77777777" w:rsidR="000D7C90" w:rsidRDefault="000D7C90" w:rsidP="000D7C90"/>
        </w:tc>
        <w:tc>
          <w:tcPr>
            <w:tcW w:w="3615" w:type="dxa"/>
          </w:tcPr>
          <w:p w14:paraId="6E9C833A" w14:textId="451F59BC" w:rsidR="000D7C90" w:rsidRDefault="000D7C90" w:rsidP="000D7C90">
            <w:r>
              <w:t>subClassOf</w:t>
            </w:r>
          </w:p>
        </w:tc>
        <w:tc>
          <w:tcPr>
            <w:tcW w:w="2776" w:type="dxa"/>
          </w:tcPr>
          <w:p w14:paraId="05634009" w14:textId="6162427E" w:rsidR="000D7C90" w:rsidRDefault="000D7C90" w:rsidP="000D7C90">
            <w:r>
              <w:t>om-2:AmountOfMoney</w:t>
            </w:r>
          </w:p>
        </w:tc>
      </w:tr>
      <w:tr w:rsidR="000D7C90" w14:paraId="0184D648" w14:textId="77777777" w:rsidTr="00BA0B6E">
        <w:trPr>
          <w:cantSplit/>
        </w:trPr>
        <w:tc>
          <w:tcPr>
            <w:tcW w:w="2959" w:type="dxa"/>
            <w:vMerge/>
          </w:tcPr>
          <w:p w14:paraId="73E84913" w14:textId="6DB303AB" w:rsidR="000D7C90" w:rsidRDefault="000D7C90" w:rsidP="000D7C90"/>
        </w:tc>
        <w:tc>
          <w:tcPr>
            <w:tcW w:w="3615" w:type="dxa"/>
          </w:tcPr>
          <w:p w14:paraId="31484B60" w14:textId="6A7B17A3" w:rsidR="000D7C90" w:rsidRDefault="000D7C90" w:rsidP="000D7C90">
            <w:r>
              <w:t>om-2:hasValue</w:t>
            </w:r>
          </w:p>
        </w:tc>
        <w:tc>
          <w:tcPr>
            <w:tcW w:w="2776" w:type="dxa"/>
          </w:tcPr>
          <w:p w14:paraId="3D8063E3" w14:textId="27CDBAD4" w:rsidR="000D7C90" w:rsidRDefault="000D7C90" w:rsidP="000D7C90">
            <w:r>
              <w:t>only MonetaryValue</w:t>
            </w:r>
          </w:p>
        </w:tc>
      </w:tr>
      <w:tr w:rsidR="000D7C90" w14:paraId="2EA2972A" w14:textId="77777777" w:rsidTr="00BA0B6E">
        <w:trPr>
          <w:cantSplit/>
        </w:trPr>
        <w:tc>
          <w:tcPr>
            <w:tcW w:w="2959" w:type="dxa"/>
            <w:vMerge w:val="restart"/>
          </w:tcPr>
          <w:p w14:paraId="77C7EA38" w14:textId="7BE5AD3F" w:rsidR="000D7C90" w:rsidRDefault="000D7C90" w:rsidP="000D7C90">
            <w:r>
              <w:t>om-2:Length</w:t>
            </w:r>
          </w:p>
        </w:tc>
        <w:tc>
          <w:tcPr>
            <w:tcW w:w="3615" w:type="dxa"/>
          </w:tcPr>
          <w:p w14:paraId="4B715F5A" w14:textId="35810CF0" w:rsidR="000D7C90" w:rsidRDefault="000D7C90" w:rsidP="000D7C90">
            <w:r>
              <w:t>subClassOf</w:t>
            </w:r>
          </w:p>
        </w:tc>
        <w:tc>
          <w:tcPr>
            <w:tcW w:w="2776" w:type="dxa"/>
          </w:tcPr>
          <w:p w14:paraId="5763E705" w14:textId="51D691DB" w:rsidR="000D7C90" w:rsidRDefault="000D7C90" w:rsidP="000D7C90">
            <w:r>
              <w:t>om-2:Quantity</w:t>
            </w:r>
          </w:p>
        </w:tc>
      </w:tr>
      <w:tr w:rsidR="000D7C90" w14:paraId="1BB32A1F" w14:textId="77777777" w:rsidTr="00BA0B6E">
        <w:trPr>
          <w:cantSplit/>
        </w:trPr>
        <w:tc>
          <w:tcPr>
            <w:tcW w:w="2959" w:type="dxa"/>
            <w:vMerge/>
          </w:tcPr>
          <w:p w14:paraId="1090F564" w14:textId="77777777" w:rsidR="000D7C90" w:rsidRDefault="000D7C90" w:rsidP="000D7C90"/>
        </w:tc>
        <w:tc>
          <w:tcPr>
            <w:tcW w:w="3615" w:type="dxa"/>
          </w:tcPr>
          <w:p w14:paraId="2422B800" w14:textId="559A180F" w:rsidR="000D7C90" w:rsidRDefault="000D7C90" w:rsidP="00BB01BB">
            <w:r>
              <w:t>om-2:hasValue</w:t>
            </w:r>
          </w:p>
        </w:tc>
        <w:tc>
          <w:tcPr>
            <w:tcW w:w="2776" w:type="dxa"/>
          </w:tcPr>
          <w:p w14:paraId="62F99417" w14:textId="203E3C9F" w:rsidR="000D7C90" w:rsidRDefault="000D7C90" w:rsidP="000D7C90">
            <w:r>
              <w:t>only (om-2:Measure and om-2:hasUnit only om-2:Length_unit)</w:t>
            </w:r>
          </w:p>
        </w:tc>
      </w:tr>
      <w:tr w:rsidR="000D7C90" w14:paraId="66E524C6" w14:textId="77777777" w:rsidTr="00BA0B6E">
        <w:trPr>
          <w:cantSplit/>
        </w:trPr>
        <w:tc>
          <w:tcPr>
            <w:tcW w:w="2959" w:type="dxa"/>
            <w:vMerge w:val="restart"/>
          </w:tcPr>
          <w:p w14:paraId="6BE79960" w14:textId="04B1E167" w:rsidR="000D7C90" w:rsidRDefault="000D7C90" w:rsidP="000D7C90">
            <w:r>
              <w:t>gci:PopulationSize</w:t>
            </w:r>
          </w:p>
        </w:tc>
        <w:tc>
          <w:tcPr>
            <w:tcW w:w="3615" w:type="dxa"/>
          </w:tcPr>
          <w:p w14:paraId="2EF3D6F6" w14:textId="044C8979" w:rsidR="000D7C90" w:rsidRDefault="000D7C90" w:rsidP="000D7C90">
            <w:r>
              <w:t>subClassOf</w:t>
            </w:r>
          </w:p>
        </w:tc>
        <w:tc>
          <w:tcPr>
            <w:tcW w:w="2776" w:type="dxa"/>
          </w:tcPr>
          <w:p w14:paraId="5B8A622C" w14:textId="0742A9F2" w:rsidR="000D7C90" w:rsidRDefault="000D7C90" w:rsidP="000D7C90">
            <w:r>
              <w:t>om-2:Quantity</w:t>
            </w:r>
          </w:p>
        </w:tc>
      </w:tr>
      <w:tr w:rsidR="000D7C90" w14:paraId="303BEC98" w14:textId="77777777" w:rsidTr="00BA0B6E">
        <w:trPr>
          <w:cantSplit/>
        </w:trPr>
        <w:tc>
          <w:tcPr>
            <w:tcW w:w="2959" w:type="dxa"/>
            <w:vMerge/>
          </w:tcPr>
          <w:p w14:paraId="234531B4" w14:textId="77777777" w:rsidR="000D7C90" w:rsidRDefault="000D7C90" w:rsidP="000D7C90"/>
        </w:tc>
        <w:tc>
          <w:tcPr>
            <w:tcW w:w="3615" w:type="dxa"/>
          </w:tcPr>
          <w:p w14:paraId="30908B67" w14:textId="05F05C63" w:rsidR="000D7C90" w:rsidRDefault="000D7C90" w:rsidP="000D7C90">
            <w:r>
              <w:t>om-2:hasValue</w:t>
            </w:r>
          </w:p>
        </w:tc>
        <w:tc>
          <w:tcPr>
            <w:tcW w:w="2776" w:type="dxa"/>
          </w:tcPr>
          <w:p w14:paraId="3440AD0F" w14:textId="1076E66F" w:rsidR="000D7C90" w:rsidRDefault="000D7C90" w:rsidP="000D7C90">
            <w:r>
              <w:t>only gci:Population_measure</w:t>
            </w:r>
          </w:p>
        </w:tc>
      </w:tr>
      <w:tr w:rsidR="000D7C90" w14:paraId="27A53AEF" w14:textId="77777777" w:rsidTr="00BA0B6E">
        <w:trPr>
          <w:cantSplit/>
        </w:trPr>
        <w:tc>
          <w:tcPr>
            <w:tcW w:w="2959" w:type="dxa"/>
            <w:vMerge/>
          </w:tcPr>
          <w:p w14:paraId="0310C49A" w14:textId="77777777" w:rsidR="000D7C90" w:rsidRDefault="000D7C90" w:rsidP="000D7C90"/>
        </w:tc>
        <w:tc>
          <w:tcPr>
            <w:tcW w:w="3615" w:type="dxa"/>
          </w:tcPr>
          <w:p w14:paraId="3552EA1D" w14:textId="08D29E2C" w:rsidR="000D7C90" w:rsidRDefault="000D7C90" w:rsidP="000D7C90">
            <w:r>
              <w:t>gci:cardinalityOf</w:t>
            </w:r>
          </w:p>
        </w:tc>
        <w:tc>
          <w:tcPr>
            <w:tcW w:w="2776" w:type="dxa"/>
          </w:tcPr>
          <w:p w14:paraId="48EC2DC8" w14:textId="130AAC11" w:rsidR="000D7C90" w:rsidRDefault="000D7C90" w:rsidP="000D7C90">
            <w:r>
              <w:t>exactly 1 gci:Population</w:t>
            </w:r>
          </w:p>
        </w:tc>
      </w:tr>
      <w:tr w:rsidR="000D7C90" w14:paraId="02A7E967" w14:textId="77777777" w:rsidTr="00BA0B6E">
        <w:trPr>
          <w:cantSplit/>
        </w:trPr>
        <w:tc>
          <w:tcPr>
            <w:tcW w:w="2959" w:type="dxa"/>
            <w:vMerge w:val="restart"/>
          </w:tcPr>
          <w:p w14:paraId="4C7E50B3" w14:textId="7EB1BB87" w:rsidR="000D7C90" w:rsidRDefault="000D7C90" w:rsidP="000D7C90">
            <w:r>
              <w:t>CapacitySize</w:t>
            </w:r>
          </w:p>
        </w:tc>
        <w:tc>
          <w:tcPr>
            <w:tcW w:w="3615" w:type="dxa"/>
          </w:tcPr>
          <w:p w14:paraId="24EABCB8" w14:textId="03742335" w:rsidR="000D7C90" w:rsidRDefault="000D7C90" w:rsidP="000D7C90">
            <w:r>
              <w:t>subClassOf</w:t>
            </w:r>
          </w:p>
        </w:tc>
        <w:tc>
          <w:tcPr>
            <w:tcW w:w="2776" w:type="dxa"/>
          </w:tcPr>
          <w:p w14:paraId="5C56A294" w14:textId="4720B077" w:rsidR="000D7C90" w:rsidRDefault="000D7C90" w:rsidP="000D7C90">
            <w:r>
              <w:t>om-2:Quantity</w:t>
            </w:r>
          </w:p>
        </w:tc>
      </w:tr>
      <w:tr w:rsidR="000D7C90" w14:paraId="005B3C30" w14:textId="77777777" w:rsidTr="00BA0B6E">
        <w:trPr>
          <w:cantSplit/>
        </w:trPr>
        <w:tc>
          <w:tcPr>
            <w:tcW w:w="2959" w:type="dxa"/>
            <w:vMerge/>
          </w:tcPr>
          <w:p w14:paraId="72150A67" w14:textId="77777777" w:rsidR="000D7C90" w:rsidRDefault="000D7C90" w:rsidP="000D7C90"/>
        </w:tc>
        <w:tc>
          <w:tcPr>
            <w:tcW w:w="3615" w:type="dxa"/>
          </w:tcPr>
          <w:p w14:paraId="2C3D0628" w14:textId="4C1E9375" w:rsidR="000D7C90" w:rsidRDefault="000D7C90" w:rsidP="000D7C90">
            <w:r>
              <w:t>om-2:hasValue</w:t>
            </w:r>
          </w:p>
        </w:tc>
        <w:tc>
          <w:tcPr>
            <w:tcW w:w="2776" w:type="dxa"/>
          </w:tcPr>
          <w:p w14:paraId="3C22065F" w14:textId="4C0BC9A4" w:rsidR="000D7C90" w:rsidRDefault="000D7C90" w:rsidP="000D7C90">
            <w:r>
              <w:t>only gci:Cardinality_measure</w:t>
            </w:r>
          </w:p>
        </w:tc>
      </w:tr>
      <w:tr w:rsidR="000D7C90" w14:paraId="50FD0340" w14:textId="77777777" w:rsidTr="00BA0B6E">
        <w:trPr>
          <w:cantSplit/>
        </w:trPr>
        <w:tc>
          <w:tcPr>
            <w:tcW w:w="2959" w:type="dxa"/>
            <w:vMerge/>
          </w:tcPr>
          <w:p w14:paraId="79945795" w14:textId="77777777" w:rsidR="000D7C90" w:rsidRDefault="000D7C90" w:rsidP="000D7C90"/>
        </w:tc>
        <w:tc>
          <w:tcPr>
            <w:tcW w:w="3615" w:type="dxa"/>
          </w:tcPr>
          <w:p w14:paraId="4AF0EE35" w14:textId="15729D39" w:rsidR="000D7C90" w:rsidRDefault="000D7C90" w:rsidP="000D7C90">
            <w:r>
              <w:t>gci:cardinalityOf</w:t>
            </w:r>
          </w:p>
        </w:tc>
        <w:tc>
          <w:tcPr>
            <w:tcW w:w="2776" w:type="dxa"/>
          </w:tcPr>
          <w:p w14:paraId="17EF437E" w14:textId="6906478E" w:rsidR="000D7C90" w:rsidRDefault="000D7C90" w:rsidP="000D7C90">
            <w:r>
              <w:t>exactly 1 Capacity</w:t>
            </w:r>
          </w:p>
        </w:tc>
      </w:tr>
      <w:tr w:rsidR="000D7C90" w14:paraId="560B283D" w14:textId="77777777" w:rsidTr="00BA0B6E">
        <w:trPr>
          <w:cantSplit/>
        </w:trPr>
        <w:tc>
          <w:tcPr>
            <w:tcW w:w="2959" w:type="dxa"/>
            <w:vMerge w:val="restart"/>
          </w:tcPr>
          <w:p w14:paraId="0A00CAAD" w14:textId="0A73563E" w:rsidR="000D7C90" w:rsidRDefault="000D7C90" w:rsidP="000D7C90">
            <w:r>
              <w:t>CapacityRate</w:t>
            </w:r>
          </w:p>
        </w:tc>
        <w:tc>
          <w:tcPr>
            <w:tcW w:w="3615" w:type="dxa"/>
          </w:tcPr>
          <w:p w14:paraId="5B6BF7E8" w14:textId="6443F334" w:rsidR="000D7C90" w:rsidRDefault="000D7C90" w:rsidP="000D7C90">
            <w:r>
              <w:t>subclassOf</w:t>
            </w:r>
          </w:p>
        </w:tc>
        <w:tc>
          <w:tcPr>
            <w:tcW w:w="2776" w:type="dxa"/>
          </w:tcPr>
          <w:p w14:paraId="58126DCD" w14:textId="620415AE" w:rsidR="000D7C90" w:rsidRDefault="000D7C90" w:rsidP="000D7C90">
            <w:r>
              <w:t>om-2:Quantity</w:t>
            </w:r>
          </w:p>
        </w:tc>
      </w:tr>
      <w:tr w:rsidR="000D7C90" w14:paraId="1810CD10" w14:textId="77777777" w:rsidTr="00BA0B6E">
        <w:trPr>
          <w:cantSplit/>
        </w:trPr>
        <w:tc>
          <w:tcPr>
            <w:tcW w:w="2959" w:type="dxa"/>
            <w:vMerge/>
          </w:tcPr>
          <w:p w14:paraId="5910B60A" w14:textId="77777777" w:rsidR="000D7C90" w:rsidRDefault="000D7C90" w:rsidP="000D7C90"/>
        </w:tc>
        <w:tc>
          <w:tcPr>
            <w:tcW w:w="3615" w:type="dxa"/>
          </w:tcPr>
          <w:p w14:paraId="71247299" w14:textId="20E118F5" w:rsidR="000D7C90" w:rsidRDefault="000D7C90" w:rsidP="000D7C90">
            <w:r>
              <w:t>om-2:hasValue</w:t>
            </w:r>
          </w:p>
        </w:tc>
        <w:tc>
          <w:tcPr>
            <w:tcW w:w="2776" w:type="dxa"/>
          </w:tcPr>
          <w:p w14:paraId="1E4D570A" w14:textId="61555938" w:rsidR="000D7C90" w:rsidRDefault="000D7C90" w:rsidP="000D7C90">
            <w:r>
              <w:t>only (om-2:hasU</w:t>
            </w:r>
            <w:r w:rsidRPr="0093359F">
              <w:t>nit only CardinalityUnitPerTime)</w:t>
            </w:r>
          </w:p>
        </w:tc>
      </w:tr>
      <w:tr w:rsidR="000D7C90" w14:paraId="0D5353A7" w14:textId="77777777" w:rsidTr="00BA0B6E">
        <w:trPr>
          <w:cantSplit/>
        </w:trPr>
        <w:tc>
          <w:tcPr>
            <w:tcW w:w="2959" w:type="dxa"/>
            <w:vMerge/>
          </w:tcPr>
          <w:p w14:paraId="27DDD22B" w14:textId="27CAF99E" w:rsidR="000D7C90" w:rsidRPr="00365930" w:rsidRDefault="000D7C90" w:rsidP="000D7C90">
            <w:pPr>
              <w:rPr>
                <w:highlight w:val="yellow"/>
              </w:rPr>
            </w:pPr>
          </w:p>
        </w:tc>
        <w:tc>
          <w:tcPr>
            <w:tcW w:w="3615" w:type="dxa"/>
          </w:tcPr>
          <w:p w14:paraId="03D49610" w14:textId="6323BC79" w:rsidR="000D7C90" w:rsidRDefault="000D7C90" w:rsidP="000D7C90">
            <w:r>
              <w:t>gci:</w:t>
            </w:r>
            <w:r w:rsidRPr="007E76BD">
              <w:t>cardinality_</w:t>
            </w:r>
            <w:r>
              <w:t>of</w:t>
            </w:r>
          </w:p>
        </w:tc>
        <w:tc>
          <w:tcPr>
            <w:tcW w:w="2776" w:type="dxa"/>
          </w:tcPr>
          <w:p w14:paraId="0D8DA082" w14:textId="0690268E" w:rsidR="000D7C90" w:rsidRDefault="000D7C90" w:rsidP="000D7C90">
            <w:r w:rsidRPr="007E76BD">
              <w:t>exactly 1 Capacity</w:t>
            </w:r>
          </w:p>
        </w:tc>
      </w:tr>
      <w:tr w:rsidR="000D7C90" w14:paraId="01751CEB" w14:textId="77777777" w:rsidTr="00BA0B6E">
        <w:trPr>
          <w:cantSplit/>
        </w:trPr>
        <w:tc>
          <w:tcPr>
            <w:tcW w:w="2959" w:type="dxa"/>
            <w:vMerge w:val="restart"/>
          </w:tcPr>
          <w:p w14:paraId="3901851A" w14:textId="12E9ECAA" w:rsidR="000D7C90" w:rsidRPr="00365930" w:rsidRDefault="000D7C90" w:rsidP="000D7C90">
            <w:pPr>
              <w:rPr>
                <w:highlight w:val="yellow"/>
              </w:rPr>
            </w:pPr>
            <w:r>
              <w:t>om-2:Mass</w:t>
            </w:r>
          </w:p>
        </w:tc>
        <w:tc>
          <w:tcPr>
            <w:tcW w:w="3615" w:type="dxa"/>
          </w:tcPr>
          <w:p w14:paraId="0A5C1755" w14:textId="3328E2CA" w:rsidR="000D7C90" w:rsidRDefault="000D7C90" w:rsidP="000D7C90">
            <w:r>
              <w:t>subClassOf</w:t>
            </w:r>
          </w:p>
        </w:tc>
        <w:tc>
          <w:tcPr>
            <w:tcW w:w="2776" w:type="dxa"/>
          </w:tcPr>
          <w:p w14:paraId="09F7C60A" w14:textId="42913F97" w:rsidR="000D7C90" w:rsidRDefault="000D7C90" w:rsidP="000D7C90">
            <w:r>
              <w:t>om-2:Quantity</w:t>
            </w:r>
          </w:p>
        </w:tc>
      </w:tr>
      <w:tr w:rsidR="000D7C90" w14:paraId="4A36E08C" w14:textId="77777777" w:rsidTr="00BA0B6E">
        <w:trPr>
          <w:cantSplit/>
        </w:trPr>
        <w:tc>
          <w:tcPr>
            <w:tcW w:w="2959" w:type="dxa"/>
            <w:vMerge/>
          </w:tcPr>
          <w:p w14:paraId="35F17799" w14:textId="77777777" w:rsidR="000D7C90" w:rsidRDefault="000D7C90" w:rsidP="000D7C90"/>
        </w:tc>
        <w:tc>
          <w:tcPr>
            <w:tcW w:w="3615" w:type="dxa"/>
          </w:tcPr>
          <w:p w14:paraId="0B8601D3" w14:textId="6DA8AEA7" w:rsidR="000D7C90" w:rsidRDefault="000D7C90" w:rsidP="000D7C90">
            <w:r>
              <w:t>om-2:hasValue</w:t>
            </w:r>
          </w:p>
        </w:tc>
        <w:tc>
          <w:tcPr>
            <w:tcW w:w="2776" w:type="dxa"/>
          </w:tcPr>
          <w:p w14:paraId="2F00BBF1" w14:textId="25636691" w:rsidR="000D7C90" w:rsidRDefault="000D7C90" w:rsidP="000D7C90">
            <w:r w:rsidRPr="00365930">
              <w:t>only (</w:t>
            </w:r>
            <w:r>
              <w:t>om-2:hasUnit</w:t>
            </w:r>
            <w:r w:rsidRPr="00365930">
              <w:t xml:space="preserve"> only </w:t>
            </w:r>
            <w:r>
              <w:t>om-2:Mass_unit)</w:t>
            </w:r>
          </w:p>
        </w:tc>
      </w:tr>
      <w:tr w:rsidR="000D7C90" w14:paraId="1B774391" w14:textId="77777777" w:rsidTr="00BA0B6E">
        <w:trPr>
          <w:cantSplit/>
        </w:trPr>
        <w:tc>
          <w:tcPr>
            <w:tcW w:w="2959" w:type="dxa"/>
            <w:vMerge w:val="restart"/>
          </w:tcPr>
          <w:p w14:paraId="1420AB09" w14:textId="40A7C149" w:rsidR="000D7C90" w:rsidRDefault="000D7C90" w:rsidP="000D7C90">
            <w:r>
              <w:t>om-2:Area</w:t>
            </w:r>
          </w:p>
        </w:tc>
        <w:tc>
          <w:tcPr>
            <w:tcW w:w="3615" w:type="dxa"/>
          </w:tcPr>
          <w:p w14:paraId="444E3796" w14:textId="09015FBF" w:rsidR="000D7C90" w:rsidRDefault="000D7C90" w:rsidP="000D7C90">
            <w:r>
              <w:t>subClassOf</w:t>
            </w:r>
          </w:p>
        </w:tc>
        <w:tc>
          <w:tcPr>
            <w:tcW w:w="2776" w:type="dxa"/>
          </w:tcPr>
          <w:p w14:paraId="07B73BA1" w14:textId="20D42106" w:rsidR="000D7C90" w:rsidRDefault="000D7C90" w:rsidP="009C6FB4">
            <w:pPr>
              <w:tabs>
                <w:tab w:val="right" w:pos="2560"/>
              </w:tabs>
            </w:pPr>
            <w:r>
              <w:t>om-2:Quantity</w:t>
            </w:r>
            <w:r w:rsidR="009C6FB4">
              <w:tab/>
            </w:r>
          </w:p>
        </w:tc>
      </w:tr>
      <w:tr w:rsidR="000D7C90" w14:paraId="06DC37C5" w14:textId="77777777" w:rsidTr="00BA0B6E">
        <w:trPr>
          <w:cantSplit/>
        </w:trPr>
        <w:tc>
          <w:tcPr>
            <w:tcW w:w="2959" w:type="dxa"/>
            <w:vMerge/>
          </w:tcPr>
          <w:p w14:paraId="687C704E" w14:textId="77777777" w:rsidR="000D7C90" w:rsidRDefault="000D7C90" w:rsidP="000D7C90"/>
        </w:tc>
        <w:tc>
          <w:tcPr>
            <w:tcW w:w="3615" w:type="dxa"/>
          </w:tcPr>
          <w:p w14:paraId="08ED5694" w14:textId="386C9E48" w:rsidR="000D7C90" w:rsidRDefault="000D7C90" w:rsidP="000D7C90">
            <w:r>
              <w:t>om-2:hasValue</w:t>
            </w:r>
          </w:p>
        </w:tc>
        <w:tc>
          <w:tcPr>
            <w:tcW w:w="2776" w:type="dxa"/>
          </w:tcPr>
          <w:p w14:paraId="141F1102" w14:textId="6E96DA6E" w:rsidR="000D7C90" w:rsidRDefault="000D7C90" w:rsidP="000D7C90">
            <w:r w:rsidRPr="00365930">
              <w:t>only (</w:t>
            </w:r>
            <w:r>
              <w:t>om-2:hasUnit</w:t>
            </w:r>
            <w:r w:rsidRPr="00365930">
              <w:t xml:space="preserve"> only </w:t>
            </w:r>
            <w:r>
              <w:t>om-2:Area_unit)</w:t>
            </w:r>
          </w:p>
        </w:tc>
      </w:tr>
      <w:tr w:rsidR="000D7C90" w14:paraId="3E5F321E" w14:textId="77777777" w:rsidTr="00BA0B6E">
        <w:trPr>
          <w:cantSplit/>
        </w:trPr>
        <w:tc>
          <w:tcPr>
            <w:tcW w:w="2959" w:type="dxa"/>
            <w:vMerge w:val="restart"/>
          </w:tcPr>
          <w:p w14:paraId="28763938" w14:textId="42FED43C" w:rsidR="000D7C90" w:rsidRDefault="000D7C90" w:rsidP="000D7C90">
            <w:r>
              <w:t>om-2:Volume</w:t>
            </w:r>
          </w:p>
        </w:tc>
        <w:tc>
          <w:tcPr>
            <w:tcW w:w="3615" w:type="dxa"/>
          </w:tcPr>
          <w:p w14:paraId="5A7DEED6" w14:textId="1D3FE920" w:rsidR="000D7C90" w:rsidRDefault="000D7C90" w:rsidP="000D7C90">
            <w:r>
              <w:t>subClassOf</w:t>
            </w:r>
          </w:p>
        </w:tc>
        <w:tc>
          <w:tcPr>
            <w:tcW w:w="2776" w:type="dxa"/>
          </w:tcPr>
          <w:p w14:paraId="2C406B40" w14:textId="37DF235A" w:rsidR="000D7C90" w:rsidRPr="00365930" w:rsidRDefault="000D7C90" w:rsidP="000D7C90">
            <w:r>
              <w:t>om-2:Quantity</w:t>
            </w:r>
          </w:p>
        </w:tc>
      </w:tr>
      <w:tr w:rsidR="000D7C90" w14:paraId="406D6EE1" w14:textId="77777777" w:rsidTr="00BA0B6E">
        <w:trPr>
          <w:cantSplit/>
        </w:trPr>
        <w:tc>
          <w:tcPr>
            <w:tcW w:w="2959" w:type="dxa"/>
            <w:vMerge/>
          </w:tcPr>
          <w:p w14:paraId="651287C1" w14:textId="77777777" w:rsidR="000D7C90" w:rsidRDefault="000D7C90" w:rsidP="000D7C90"/>
        </w:tc>
        <w:tc>
          <w:tcPr>
            <w:tcW w:w="3615" w:type="dxa"/>
          </w:tcPr>
          <w:p w14:paraId="12EEF5AC" w14:textId="065C0C6A" w:rsidR="000D7C90" w:rsidRDefault="000D7C90" w:rsidP="000D7C90">
            <w:r>
              <w:t>om-2:hasValue</w:t>
            </w:r>
          </w:p>
        </w:tc>
        <w:tc>
          <w:tcPr>
            <w:tcW w:w="2776" w:type="dxa"/>
          </w:tcPr>
          <w:p w14:paraId="745372F1" w14:textId="18A52D3E" w:rsidR="000D7C90" w:rsidRPr="00365930" w:rsidRDefault="000D7C90" w:rsidP="000D7C90">
            <w:r w:rsidRPr="00365930">
              <w:t>only (</w:t>
            </w:r>
            <w:r>
              <w:t>om-2:hasUnit</w:t>
            </w:r>
            <w:r w:rsidRPr="00365930">
              <w:t xml:space="preserve"> only </w:t>
            </w:r>
            <w:r>
              <w:t>om-2:Volume_unit)</w:t>
            </w:r>
          </w:p>
        </w:tc>
      </w:tr>
      <w:tr w:rsidR="000D7C90" w14:paraId="64804E40" w14:textId="77777777" w:rsidTr="00BA0B6E">
        <w:trPr>
          <w:cantSplit/>
        </w:trPr>
        <w:tc>
          <w:tcPr>
            <w:tcW w:w="2959" w:type="dxa"/>
            <w:vMerge w:val="restart"/>
          </w:tcPr>
          <w:p w14:paraId="63C3C4A7" w14:textId="30C23665" w:rsidR="000D7C90" w:rsidRDefault="000D7C90" w:rsidP="000D7C90">
            <w:r>
              <w:t>om-2:Acceleration</w:t>
            </w:r>
          </w:p>
        </w:tc>
        <w:tc>
          <w:tcPr>
            <w:tcW w:w="3615" w:type="dxa"/>
          </w:tcPr>
          <w:p w14:paraId="685C2AE9" w14:textId="53F5D559" w:rsidR="000D7C90" w:rsidRDefault="000D7C90" w:rsidP="000D7C90">
            <w:r>
              <w:t>subClassOf</w:t>
            </w:r>
          </w:p>
        </w:tc>
        <w:tc>
          <w:tcPr>
            <w:tcW w:w="2776" w:type="dxa"/>
          </w:tcPr>
          <w:p w14:paraId="32E70A3B" w14:textId="3B83593D" w:rsidR="000D7C90" w:rsidRDefault="000D7C90" w:rsidP="000D7C90">
            <w:r>
              <w:t>om-2:Quantity</w:t>
            </w:r>
          </w:p>
        </w:tc>
      </w:tr>
      <w:tr w:rsidR="000D7C90" w14:paraId="56BB41B4" w14:textId="77777777" w:rsidTr="00BA0B6E">
        <w:trPr>
          <w:cantSplit/>
        </w:trPr>
        <w:tc>
          <w:tcPr>
            <w:tcW w:w="2959" w:type="dxa"/>
            <w:vMerge/>
          </w:tcPr>
          <w:p w14:paraId="51C45F13" w14:textId="77777777" w:rsidR="000D7C90" w:rsidRDefault="000D7C90" w:rsidP="000D7C90"/>
        </w:tc>
        <w:tc>
          <w:tcPr>
            <w:tcW w:w="3615" w:type="dxa"/>
          </w:tcPr>
          <w:p w14:paraId="75803823" w14:textId="39035865" w:rsidR="000D7C90" w:rsidRDefault="000D7C90" w:rsidP="000D7C90">
            <w:r>
              <w:t>om-2:hasValue</w:t>
            </w:r>
          </w:p>
        </w:tc>
        <w:tc>
          <w:tcPr>
            <w:tcW w:w="2776" w:type="dxa"/>
          </w:tcPr>
          <w:p w14:paraId="52F6878E" w14:textId="31C6C00B" w:rsidR="000D7C90" w:rsidRDefault="000D7C90" w:rsidP="000D7C90">
            <w:r w:rsidRPr="00365930">
              <w:t>only (</w:t>
            </w:r>
            <w:r>
              <w:t>om-2:hasUnit</w:t>
            </w:r>
            <w:r w:rsidRPr="00365930">
              <w:t xml:space="preserve"> only </w:t>
            </w:r>
            <w:r>
              <w:t>om-2:Acceleration_unit)</w:t>
            </w:r>
          </w:p>
        </w:tc>
      </w:tr>
      <w:tr w:rsidR="000D7C90" w14:paraId="76080EFD" w14:textId="77777777" w:rsidTr="00BA0B6E">
        <w:trPr>
          <w:cantSplit/>
        </w:trPr>
        <w:tc>
          <w:tcPr>
            <w:tcW w:w="2959" w:type="dxa"/>
            <w:vMerge w:val="restart"/>
          </w:tcPr>
          <w:p w14:paraId="1220F215" w14:textId="4B242509" w:rsidR="000D7C90" w:rsidRDefault="000D7C90" w:rsidP="000D7C90">
            <w:r>
              <w:t>om-2:Speed</w:t>
            </w:r>
          </w:p>
        </w:tc>
        <w:tc>
          <w:tcPr>
            <w:tcW w:w="3615" w:type="dxa"/>
          </w:tcPr>
          <w:p w14:paraId="14F3BFBC" w14:textId="20786E83" w:rsidR="000D7C90" w:rsidRDefault="000D7C90" w:rsidP="000D7C90">
            <w:r>
              <w:t>subClassOf</w:t>
            </w:r>
          </w:p>
        </w:tc>
        <w:tc>
          <w:tcPr>
            <w:tcW w:w="2776" w:type="dxa"/>
          </w:tcPr>
          <w:p w14:paraId="660F5A4C" w14:textId="7D8E458C" w:rsidR="000D7C90" w:rsidRDefault="000D7C90" w:rsidP="000D7C90">
            <w:r>
              <w:t>om-2:Quantity</w:t>
            </w:r>
          </w:p>
        </w:tc>
      </w:tr>
      <w:tr w:rsidR="000D7C90" w14:paraId="4334E213" w14:textId="77777777" w:rsidTr="00BA0B6E">
        <w:trPr>
          <w:cantSplit/>
        </w:trPr>
        <w:tc>
          <w:tcPr>
            <w:tcW w:w="2959" w:type="dxa"/>
            <w:vMerge/>
          </w:tcPr>
          <w:p w14:paraId="6244BBFD" w14:textId="77777777" w:rsidR="000D7C90" w:rsidRDefault="000D7C90" w:rsidP="000D7C90"/>
        </w:tc>
        <w:tc>
          <w:tcPr>
            <w:tcW w:w="3615" w:type="dxa"/>
          </w:tcPr>
          <w:p w14:paraId="01ECC5A3" w14:textId="560F065E" w:rsidR="000D7C90" w:rsidRDefault="000D7C90" w:rsidP="000D7C90">
            <w:r>
              <w:t>om-2:hasValue</w:t>
            </w:r>
          </w:p>
        </w:tc>
        <w:tc>
          <w:tcPr>
            <w:tcW w:w="2776" w:type="dxa"/>
          </w:tcPr>
          <w:p w14:paraId="7366A0D4" w14:textId="6AB39264" w:rsidR="000D7C90" w:rsidRDefault="000D7C90" w:rsidP="000D7C90">
            <w:r w:rsidRPr="00365930">
              <w:t>only (</w:t>
            </w:r>
            <w:r>
              <w:t>om-2:hasUnit</w:t>
            </w:r>
            <w:r w:rsidRPr="00365930">
              <w:t xml:space="preserve"> only </w:t>
            </w:r>
            <w:r>
              <w:t>om-2:Speed_unit)</w:t>
            </w:r>
          </w:p>
        </w:tc>
      </w:tr>
    </w:tbl>
    <w:p w14:paraId="2F4B9A13" w14:textId="61E2E9A0" w:rsidR="004053E0" w:rsidRDefault="004053E0" w:rsidP="004053E0"/>
    <w:p w14:paraId="36B4CBCC" w14:textId="77777777" w:rsidR="00B904D3" w:rsidRDefault="00B904D3"/>
    <w:tbl>
      <w:tblPr>
        <w:tblStyle w:val="TableGrid"/>
        <w:tblpPr w:leftFromText="180" w:rightFromText="180" w:vertAnchor="text" w:horzAnchor="margin" w:tblpY="128"/>
        <w:tblW w:w="0" w:type="auto"/>
        <w:tblLook w:val="04A0" w:firstRow="1" w:lastRow="0" w:firstColumn="1" w:lastColumn="0" w:noHBand="0" w:noVBand="1"/>
      </w:tblPr>
      <w:tblGrid>
        <w:gridCol w:w="2576"/>
        <w:gridCol w:w="2431"/>
        <w:gridCol w:w="4343"/>
      </w:tblGrid>
      <w:tr w:rsidR="00003303" w14:paraId="56DCDE52" w14:textId="77777777" w:rsidTr="00432E01">
        <w:tc>
          <w:tcPr>
            <w:tcW w:w="2576" w:type="dxa"/>
            <w:shd w:val="clear" w:color="auto" w:fill="00FFFF"/>
          </w:tcPr>
          <w:p w14:paraId="511E2E89" w14:textId="77777777" w:rsidR="00003303" w:rsidRDefault="00003303" w:rsidP="00003303">
            <w:pPr>
              <w:tabs>
                <w:tab w:val="left" w:pos="1027"/>
              </w:tabs>
            </w:pPr>
            <w:r>
              <w:t>Property</w:t>
            </w:r>
            <w:r>
              <w:tab/>
            </w:r>
          </w:p>
        </w:tc>
        <w:tc>
          <w:tcPr>
            <w:tcW w:w="2431" w:type="dxa"/>
            <w:shd w:val="clear" w:color="auto" w:fill="00FFFF"/>
          </w:tcPr>
          <w:p w14:paraId="0DEC0CAC" w14:textId="77777777" w:rsidR="00003303" w:rsidRDefault="00003303" w:rsidP="00003303">
            <w:r>
              <w:t>Characteristic</w:t>
            </w:r>
          </w:p>
        </w:tc>
        <w:tc>
          <w:tcPr>
            <w:tcW w:w="4343" w:type="dxa"/>
            <w:shd w:val="clear" w:color="auto" w:fill="00FFFF"/>
          </w:tcPr>
          <w:p w14:paraId="33AEE03A" w14:textId="77777777" w:rsidR="00003303" w:rsidRDefault="00003303" w:rsidP="00003303">
            <w:r>
              <w:t>Value (if applicable)</w:t>
            </w:r>
          </w:p>
        </w:tc>
      </w:tr>
      <w:tr w:rsidR="00003303" w14:paraId="3D495FCD" w14:textId="77777777" w:rsidTr="00432E01">
        <w:tc>
          <w:tcPr>
            <w:tcW w:w="2576" w:type="dxa"/>
          </w:tcPr>
          <w:p w14:paraId="7249D40A" w14:textId="63447826" w:rsidR="00003303" w:rsidRDefault="00003303" w:rsidP="00003303">
            <w:r>
              <w:t>om-2:hasBaseUnit</w:t>
            </w:r>
          </w:p>
        </w:tc>
        <w:tc>
          <w:tcPr>
            <w:tcW w:w="2431" w:type="dxa"/>
          </w:tcPr>
          <w:p w14:paraId="15588530" w14:textId="29944C75" w:rsidR="00003303" w:rsidRDefault="00003303" w:rsidP="00003303">
            <w:r>
              <w:t>domain</w:t>
            </w:r>
          </w:p>
        </w:tc>
        <w:tc>
          <w:tcPr>
            <w:tcW w:w="4343" w:type="dxa"/>
          </w:tcPr>
          <w:p w14:paraId="7FFA3828" w14:textId="3BE8E88C" w:rsidR="00003303" w:rsidRDefault="00003303" w:rsidP="00003303">
            <w:r>
              <w:t>om-2:System_of_units</w:t>
            </w:r>
          </w:p>
        </w:tc>
      </w:tr>
      <w:tr w:rsidR="00003303" w14:paraId="06BEDD82" w14:textId="77777777" w:rsidTr="00432E01">
        <w:tc>
          <w:tcPr>
            <w:tcW w:w="2576" w:type="dxa"/>
          </w:tcPr>
          <w:p w14:paraId="72AF6D8C" w14:textId="712E1354" w:rsidR="00003303" w:rsidRDefault="00003303" w:rsidP="00003303">
            <w:r>
              <w:t>om-2:hasBaseUnit</w:t>
            </w:r>
          </w:p>
        </w:tc>
        <w:tc>
          <w:tcPr>
            <w:tcW w:w="2431" w:type="dxa"/>
          </w:tcPr>
          <w:p w14:paraId="4F0A7F75" w14:textId="0FA880DE" w:rsidR="00003303" w:rsidRDefault="00003303" w:rsidP="00003303">
            <w:r>
              <w:t>range</w:t>
            </w:r>
          </w:p>
        </w:tc>
        <w:tc>
          <w:tcPr>
            <w:tcW w:w="4343" w:type="dxa"/>
          </w:tcPr>
          <w:p w14:paraId="60C87F0C" w14:textId="4E648829" w:rsidR="00003303" w:rsidRDefault="00003303" w:rsidP="00003303">
            <w:r>
              <w:t>om-2:Unit</w:t>
            </w:r>
          </w:p>
        </w:tc>
      </w:tr>
      <w:tr w:rsidR="00003303" w14:paraId="302AF407" w14:textId="77777777" w:rsidTr="00432E01">
        <w:tc>
          <w:tcPr>
            <w:tcW w:w="2576" w:type="dxa"/>
          </w:tcPr>
          <w:p w14:paraId="2B2360DE" w14:textId="7AE08715" w:rsidR="00003303" w:rsidRDefault="00003303" w:rsidP="00003303">
            <w:r>
              <w:t>om-2:hasDenominator</w:t>
            </w:r>
          </w:p>
        </w:tc>
        <w:tc>
          <w:tcPr>
            <w:tcW w:w="2431" w:type="dxa"/>
          </w:tcPr>
          <w:p w14:paraId="0747F0C8" w14:textId="12AB28F8" w:rsidR="00003303" w:rsidRDefault="00003303" w:rsidP="00003303">
            <w:r>
              <w:t>domain</w:t>
            </w:r>
          </w:p>
        </w:tc>
        <w:tc>
          <w:tcPr>
            <w:tcW w:w="4343" w:type="dxa"/>
          </w:tcPr>
          <w:p w14:paraId="6DECCABF" w14:textId="4B4F5AC8" w:rsidR="00003303" w:rsidRDefault="00003303" w:rsidP="00003303">
            <w:r>
              <w:t>om-2:UnitDivision</w:t>
            </w:r>
          </w:p>
        </w:tc>
      </w:tr>
      <w:tr w:rsidR="00003303" w14:paraId="7A000B32" w14:textId="77777777" w:rsidTr="00432E01">
        <w:tc>
          <w:tcPr>
            <w:tcW w:w="2576" w:type="dxa"/>
          </w:tcPr>
          <w:p w14:paraId="7ECAD3C1" w14:textId="6EBA6623" w:rsidR="00003303" w:rsidRDefault="00003303" w:rsidP="00003303">
            <w:r>
              <w:t>om-2:hasDenominator</w:t>
            </w:r>
          </w:p>
        </w:tc>
        <w:tc>
          <w:tcPr>
            <w:tcW w:w="2431" w:type="dxa"/>
          </w:tcPr>
          <w:p w14:paraId="462A92A4" w14:textId="7FED38FC" w:rsidR="00003303" w:rsidRDefault="00003303" w:rsidP="00003303">
            <w:r>
              <w:t>range</w:t>
            </w:r>
          </w:p>
        </w:tc>
        <w:tc>
          <w:tcPr>
            <w:tcW w:w="4343" w:type="dxa"/>
          </w:tcPr>
          <w:p w14:paraId="6A487D69" w14:textId="4AB00785" w:rsidR="00003303" w:rsidRDefault="00003303" w:rsidP="00003303">
            <w:r>
              <w:t>om-2:Unit</w:t>
            </w:r>
          </w:p>
        </w:tc>
      </w:tr>
      <w:tr w:rsidR="00003303" w14:paraId="437F1313" w14:textId="77777777" w:rsidTr="00432E01">
        <w:tc>
          <w:tcPr>
            <w:tcW w:w="2576" w:type="dxa"/>
          </w:tcPr>
          <w:p w14:paraId="52EE6105" w14:textId="7D0B87C1" w:rsidR="00003303" w:rsidRDefault="00003303" w:rsidP="00003303">
            <w:r>
              <w:t>om-2:hasNumerator</w:t>
            </w:r>
          </w:p>
        </w:tc>
        <w:tc>
          <w:tcPr>
            <w:tcW w:w="2431" w:type="dxa"/>
          </w:tcPr>
          <w:p w14:paraId="1E0CEC63" w14:textId="243B697B" w:rsidR="00003303" w:rsidRDefault="00003303" w:rsidP="00003303">
            <w:r>
              <w:t>domain</w:t>
            </w:r>
          </w:p>
        </w:tc>
        <w:tc>
          <w:tcPr>
            <w:tcW w:w="4343" w:type="dxa"/>
          </w:tcPr>
          <w:p w14:paraId="70D55732" w14:textId="3D2D1CD0" w:rsidR="00003303" w:rsidRDefault="00003303" w:rsidP="00003303">
            <w:r>
              <w:t>om-2:UnitDivision</w:t>
            </w:r>
          </w:p>
        </w:tc>
      </w:tr>
      <w:tr w:rsidR="00003303" w14:paraId="4A0D47F3" w14:textId="77777777" w:rsidTr="00432E01">
        <w:tc>
          <w:tcPr>
            <w:tcW w:w="2576" w:type="dxa"/>
          </w:tcPr>
          <w:p w14:paraId="702AC716" w14:textId="1568BC53" w:rsidR="00003303" w:rsidRDefault="00003303" w:rsidP="00003303">
            <w:r>
              <w:t>om-2:hasNumerator</w:t>
            </w:r>
          </w:p>
        </w:tc>
        <w:tc>
          <w:tcPr>
            <w:tcW w:w="2431" w:type="dxa"/>
          </w:tcPr>
          <w:p w14:paraId="34248630" w14:textId="7ED4093A" w:rsidR="00003303" w:rsidRDefault="00003303" w:rsidP="00003303">
            <w:r>
              <w:t>domain</w:t>
            </w:r>
          </w:p>
        </w:tc>
        <w:tc>
          <w:tcPr>
            <w:tcW w:w="4343" w:type="dxa"/>
          </w:tcPr>
          <w:p w14:paraId="783CA831" w14:textId="13A1C153" w:rsidR="00003303" w:rsidRDefault="00003303" w:rsidP="00003303">
            <w:r>
              <w:t>om-2:Unit</w:t>
            </w:r>
          </w:p>
        </w:tc>
      </w:tr>
      <w:tr w:rsidR="00432E01" w14:paraId="091980DC" w14:textId="77777777" w:rsidTr="00432E01">
        <w:tc>
          <w:tcPr>
            <w:tcW w:w="2576" w:type="dxa"/>
            <w:vMerge w:val="restart"/>
          </w:tcPr>
          <w:p w14:paraId="42C18811" w14:textId="2527CF60" w:rsidR="00432E01" w:rsidRDefault="00432E01" w:rsidP="00003303">
            <w:r>
              <w:t>om-2:hasAggregateFunction</w:t>
            </w:r>
          </w:p>
        </w:tc>
        <w:tc>
          <w:tcPr>
            <w:tcW w:w="2431" w:type="dxa"/>
          </w:tcPr>
          <w:p w14:paraId="158DCC12" w14:textId="0EA27CF7" w:rsidR="00432E01" w:rsidRDefault="00432E01" w:rsidP="00003303">
            <w:r>
              <w:t>domain</w:t>
            </w:r>
          </w:p>
        </w:tc>
        <w:tc>
          <w:tcPr>
            <w:tcW w:w="4343" w:type="dxa"/>
          </w:tcPr>
          <w:p w14:paraId="7BDA847C" w14:textId="3A675C1E" w:rsidR="00432E01" w:rsidRDefault="00432E01" w:rsidP="00003303">
            <w:r>
              <w:t>om-2:Quantity</w:t>
            </w:r>
          </w:p>
        </w:tc>
      </w:tr>
      <w:tr w:rsidR="00432E01" w14:paraId="039AE0D5" w14:textId="77777777" w:rsidTr="00432E01">
        <w:tc>
          <w:tcPr>
            <w:tcW w:w="2576" w:type="dxa"/>
            <w:vMerge/>
          </w:tcPr>
          <w:p w14:paraId="5B7BAF12" w14:textId="66D95D55" w:rsidR="00432E01" w:rsidRDefault="00432E01" w:rsidP="00003303"/>
        </w:tc>
        <w:tc>
          <w:tcPr>
            <w:tcW w:w="2431" w:type="dxa"/>
          </w:tcPr>
          <w:p w14:paraId="32F81B68" w14:textId="7250E9D7" w:rsidR="00432E01" w:rsidRDefault="00432E01" w:rsidP="00003303">
            <w:r>
              <w:t>range</w:t>
            </w:r>
          </w:p>
        </w:tc>
        <w:tc>
          <w:tcPr>
            <w:tcW w:w="4343" w:type="dxa"/>
          </w:tcPr>
          <w:p w14:paraId="734044C3" w14:textId="79BC41A9" w:rsidR="00432E01" w:rsidRDefault="00432E01" w:rsidP="00003303">
            <w:r>
              <w:t>om-2:function</w:t>
            </w:r>
          </w:p>
        </w:tc>
      </w:tr>
      <w:tr w:rsidR="00323640" w14:paraId="46D24324" w14:textId="77777777" w:rsidTr="00432E01">
        <w:tc>
          <w:tcPr>
            <w:tcW w:w="2576" w:type="dxa"/>
          </w:tcPr>
          <w:p w14:paraId="5020B617" w14:textId="0B668583" w:rsidR="00323640" w:rsidRDefault="00323640" w:rsidP="00003303">
            <w:r>
              <w:t>aggregateOf</w:t>
            </w:r>
          </w:p>
        </w:tc>
        <w:tc>
          <w:tcPr>
            <w:tcW w:w="2431" w:type="dxa"/>
          </w:tcPr>
          <w:p w14:paraId="11F67895" w14:textId="6DD11A9B" w:rsidR="00323640" w:rsidRDefault="00323640" w:rsidP="00003303">
            <w:r>
              <w:t>domain</w:t>
            </w:r>
          </w:p>
        </w:tc>
        <w:tc>
          <w:tcPr>
            <w:tcW w:w="4343" w:type="dxa"/>
          </w:tcPr>
          <w:p w14:paraId="377CB902" w14:textId="32F5535B" w:rsidR="00323640" w:rsidRDefault="00323640" w:rsidP="00003303">
            <w:r>
              <w:t>om-2:Quantity</w:t>
            </w:r>
          </w:p>
        </w:tc>
      </w:tr>
      <w:tr w:rsidR="00323640" w14:paraId="5533D86F" w14:textId="77777777" w:rsidTr="00432E01">
        <w:tc>
          <w:tcPr>
            <w:tcW w:w="2576" w:type="dxa"/>
          </w:tcPr>
          <w:p w14:paraId="5C1CB1E9" w14:textId="4103046C" w:rsidR="00323640" w:rsidRDefault="00323640" w:rsidP="00323640">
            <w:r>
              <w:t>aggregateOver</w:t>
            </w:r>
          </w:p>
        </w:tc>
        <w:tc>
          <w:tcPr>
            <w:tcW w:w="2431" w:type="dxa"/>
          </w:tcPr>
          <w:p w14:paraId="53E21A66" w14:textId="5246395D" w:rsidR="00323640" w:rsidRDefault="00323640" w:rsidP="00323640">
            <w:r>
              <w:t>domain</w:t>
            </w:r>
          </w:p>
        </w:tc>
        <w:tc>
          <w:tcPr>
            <w:tcW w:w="4343" w:type="dxa"/>
          </w:tcPr>
          <w:p w14:paraId="241BAFCC" w14:textId="6B138D28" w:rsidR="00323640" w:rsidRDefault="00323640" w:rsidP="00323640">
            <w:r>
              <w:t>om-2:Quantity</w:t>
            </w:r>
          </w:p>
        </w:tc>
      </w:tr>
    </w:tbl>
    <w:p w14:paraId="4615E5D0" w14:textId="77777777" w:rsidR="00003303" w:rsidRDefault="00003303"/>
    <w:p w14:paraId="6633CA72" w14:textId="77777777" w:rsidR="00003303" w:rsidRDefault="00003303"/>
    <w:p w14:paraId="0262A472" w14:textId="77777777" w:rsidR="004053E0" w:rsidRDefault="004053E0" w:rsidP="004053E0">
      <w:pPr>
        <w:rPr>
          <w:b/>
        </w:rPr>
      </w:pPr>
      <w:r>
        <w:rPr>
          <w:b/>
        </w:rPr>
        <w:t>Reused Ontologies:</w:t>
      </w:r>
    </w:p>
    <w:p w14:paraId="4C994436" w14:textId="7906969D" w:rsidR="00B90704" w:rsidRDefault="00B90704" w:rsidP="009E4A69">
      <w:pPr>
        <w:pStyle w:val="ListParagraph"/>
      </w:pPr>
      <w:r>
        <w:t>om-2: Ontology of Units of Measure 2.0</w:t>
      </w:r>
      <w:r>
        <w:rPr>
          <w:rStyle w:val="FootnoteReference"/>
        </w:rPr>
        <w:footnoteReference w:id="7"/>
      </w:r>
    </w:p>
    <w:p w14:paraId="6F90847E" w14:textId="1D420E08" w:rsidR="005D3386" w:rsidRDefault="006F0379" w:rsidP="00E80D3C">
      <w:pPr>
        <w:pStyle w:val="ListParagraph"/>
      </w:pPr>
      <w:r>
        <w:t>gci:</w:t>
      </w:r>
      <w:r w:rsidR="00DC74DA">
        <w:t xml:space="preserve"> Global City Indicators Foundation Ontology</w:t>
      </w:r>
      <w:r w:rsidR="00DC74DA">
        <w:rPr>
          <w:rStyle w:val="FootnoteReference"/>
        </w:rPr>
        <w:footnoteReference w:id="8"/>
      </w:r>
    </w:p>
    <w:p w14:paraId="2FE49F5E" w14:textId="77777777" w:rsidR="000B72D5" w:rsidRDefault="000B72D5" w:rsidP="000B72D5"/>
    <w:p w14:paraId="3BBF50A0" w14:textId="63C5EA58" w:rsidR="000B72D5" w:rsidRPr="00733EB6" w:rsidRDefault="000B72D5" w:rsidP="00733EB6">
      <w:pPr>
        <w:pStyle w:val="Heading3"/>
      </w:pPr>
      <w:bookmarkStart w:id="65" w:name="_Toc17365179"/>
      <w:r w:rsidRPr="00733EB6">
        <w:t xml:space="preserve">Recurring </w:t>
      </w:r>
      <w:r w:rsidR="0029246E">
        <w:t>E</w:t>
      </w:r>
      <w:r w:rsidRPr="00733EB6">
        <w:t>vent ontology</w:t>
      </w:r>
      <w:bookmarkEnd w:id="65"/>
    </w:p>
    <w:p w14:paraId="5E1D5C2C" w14:textId="1E2E20EB" w:rsidR="001B2595" w:rsidRDefault="001B2595" w:rsidP="001B2595">
      <w:r>
        <w:t>A specification of recurring events</w:t>
      </w:r>
      <w:r w:rsidR="00536C51">
        <w:t xml:space="preserve">, in particular those that are defined according to </w:t>
      </w:r>
      <w:r>
        <w:t>calendar dates</w:t>
      </w:r>
      <w:r w:rsidR="00536C51">
        <w:t xml:space="preserve"> (e.g. every Monday, every March),</w:t>
      </w:r>
      <w:r>
        <w:t xml:space="preserve"> is required in order to capture information regarding hours of operation, road restrictions, restrictions on parking policies, etc. </w:t>
      </w:r>
      <w:r w:rsidR="008E7C02">
        <w:t>The design of this ontology was inspired by previous work on an ontology for city services</w:t>
      </w:r>
      <w:r w:rsidR="008E7C02">
        <w:rPr>
          <w:rStyle w:val="FootnoteReference"/>
        </w:rPr>
        <w:footnoteReference w:id="9"/>
      </w:r>
      <w:r w:rsidR="008E7C02">
        <w:t xml:space="preserve"> for the Global City Indicator Ontology [</w:t>
      </w:r>
      <w:r w:rsidR="008E7C02" w:rsidRPr="00EE4939">
        <w:rPr>
          <w:highlight w:val="yellow"/>
        </w:rPr>
        <w:t>ref</w:t>
      </w:r>
      <w:r w:rsidR="008E7C02">
        <w:t>].</w:t>
      </w:r>
      <w:r>
        <w:t xml:space="preserve"> The city-services definition of ServiceDeliveryEvent incorporates and references the representation of recurring events from </w:t>
      </w:r>
      <w:hyperlink r:id="rId14" w:history="1">
        <w:r w:rsidRPr="00B1337F">
          <w:rPr>
            <w:rStyle w:val="Hyperlink"/>
          </w:rPr>
          <w:t>http://www.vertabelo.com/blog/technical-articles/again-and-again-managing-recurring-events-in-a-data-model</w:t>
        </w:r>
      </w:hyperlink>
      <w:r>
        <w:t>, however there are issues in the formalization that prevent its direct reuse:</w:t>
      </w:r>
    </w:p>
    <w:p w14:paraId="2619207D" w14:textId="77777777" w:rsidR="009A0D2C" w:rsidRPr="009A0D2C" w:rsidRDefault="009A0D2C" w:rsidP="001D3F17">
      <w:pPr>
        <w:pStyle w:val="ListParagraph"/>
        <w:numPr>
          <w:ilvl w:val="0"/>
          <w:numId w:val="18"/>
        </w:numPr>
        <w:rPr>
          <w:sz w:val="24"/>
          <w:lang w:val="en-CA"/>
        </w:rPr>
      </w:pPr>
      <w:r w:rsidRPr="009A0D2C">
        <w:rPr>
          <w:sz w:val="24"/>
          <w:lang w:val="en-CA"/>
        </w:rPr>
        <w:t>Specific to service events: we need a generic representation of repeating, calendar events. The notion of exceptions is specific to a kind of event (such as service delivery).</w:t>
      </w:r>
    </w:p>
    <w:p w14:paraId="19E37354" w14:textId="77777777" w:rsidR="009A0D2C" w:rsidRPr="009A0D2C" w:rsidRDefault="009A0D2C" w:rsidP="001D3F17">
      <w:pPr>
        <w:pStyle w:val="ListParagraph"/>
        <w:numPr>
          <w:ilvl w:val="0"/>
          <w:numId w:val="18"/>
        </w:numPr>
        <w:rPr>
          <w:sz w:val="24"/>
          <w:lang w:val="en-CA"/>
        </w:rPr>
      </w:pPr>
      <w:r w:rsidRPr="009A0D2C">
        <w:rPr>
          <w:sz w:val="24"/>
          <w:lang w:val="en-CA"/>
        </w:rPr>
        <w:t xml:space="preserve">Use of Date-time interval: owltime:DateTimeInterval defines a specific interval in time, therefore a recurring event occurs at multiple DateTimeIntervals, not one. For example, there is the interval 08:00-14:00 on August 8, 2018, and then there is </w:t>
      </w:r>
      <w:r w:rsidRPr="009A0D2C">
        <w:rPr>
          <w:i/>
          <w:sz w:val="24"/>
          <w:lang w:val="en-CA"/>
        </w:rPr>
        <w:t>another</w:t>
      </w:r>
      <w:r w:rsidRPr="009A0D2C">
        <w:rPr>
          <w:sz w:val="24"/>
          <w:lang w:val="en-CA"/>
        </w:rPr>
        <w:t xml:space="preserve"> interval 08:-14:00 on August 9, 2018.</w:t>
      </w:r>
    </w:p>
    <w:p w14:paraId="44D3A27C" w14:textId="77777777" w:rsidR="009A0D2C" w:rsidRPr="009A0D2C" w:rsidRDefault="009A0D2C" w:rsidP="001D3F17">
      <w:pPr>
        <w:pStyle w:val="ListParagraph"/>
        <w:numPr>
          <w:ilvl w:val="0"/>
          <w:numId w:val="18"/>
        </w:numPr>
        <w:rPr>
          <w:sz w:val="24"/>
          <w:lang w:val="en-CA"/>
        </w:rPr>
      </w:pPr>
      <w:r w:rsidRPr="009A0D2C">
        <w:rPr>
          <w:sz w:val="24"/>
          <w:lang w:val="en-CA"/>
        </w:rPr>
        <w:t>Monthly events are underspecified. A monthly event repeats on a given day of the month (e.g. the 1</w:t>
      </w:r>
      <w:r w:rsidRPr="009A0D2C">
        <w:rPr>
          <w:sz w:val="24"/>
          <w:vertAlign w:val="superscript"/>
          <w:lang w:val="en-CA"/>
        </w:rPr>
        <w:t>st</w:t>
      </w:r>
      <w:r w:rsidRPr="009A0D2C">
        <w:rPr>
          <w:sz w:val="24"/>
          <w:lang w:val="en-CA"/>
        </w:rPr>
        <w:t xml:space="preserve"> day of each month). There is the related notion of a repeating event that occurs with respect to some day of the week, e.g. an event occurs on the second Tuesday of each month, however this is distinct from the monthly recurring events defined here. This type of recurrence requires a specialized approach to address (e.g. accounting for week numbers) and is out of the scope of the current representation. The related concept of a “separation count” (as described in the referenced data model) that is required to define repetition such as biweekly or bi-monthly occurrences is also not currently required or addressed here. </w:t>
      </w:r>
    </w:p>
    <w:p w14:paraId="060D382E" w14:textId="77777777" w:rsidR="009A0D2C" w:rsidRPr="009A0D2C" w:rsidRDefault="009A0D2C" w:rsidP="001D3F17">
      <w:pPr>
        <w:pStyle w:val="ListParagraph"/>
        <w:numPr>
          <w:ilvl w:val="0"/>
          <w:numId w:val="18"/>
        </w:numPr>
        <w:rPr>
          <w:sz w:val="24"/>
          <w:lang w:val="en-CA"/>
        </w:rPr>
      </w:pPr>
      <w:r w:rsidRPr="009A0D2C">
        <w:rPr>
          <w:sz w:val="24"/>
          <w:lang w:val="en-CA"/>
        </w:rPr>
        <w:t>Missing the notion of a yearly event: a yearly event occurs on a specific day of some month.</w:t>
      </w:r>
    </w:p>
    <w:p w14:paraId="168031CC" w14:textId="77777777" w:rsidR="0029246E" w:rsidRPr="0029246E" w:rsidRDefault="0029246E" w:rsidP="0029246E">
      <w:pPr>
        <w:rPr>
          <w:lang w:val="en-US"/>
        </w:rPr>
      </w:pPr>
      <w:r w:rsidRPr="0029246E">
        <w:rPr>
          <w:lang w:val="en-US"/>
        </w:rPr>
        <w:t>A specification of recurring events, in particular those that are defined according to calendar dates (e.g. every Monday, every March), is required in order to capture information regarding hours of operation, road restrictions, restrictions on parking policies, and so on. The design of this ontology was inspired by previous work on an ontology for city services</w:t>
      </w:r>
      <w:r w:rsidRPr="0029246E">
        <w:rPr>
          <w:vertAlign w:val="superscript"/>
          <w:lang w:val="en-US"/>
        </w:rPr>
        <w:footnoteReference w:id="10"/>
      </w:r>
      <w:r w:rsidRPr="0029246E">
        <w:rPr>
          <w:lang w:val="en-US"/>
        </w:rPr>
        <w:t xml:space="preserve"> for the Global City Indicator (GCI) Ontology [ref], however due to incompatibilities in the scope and semantics of the GCI ontology we do not directly reuse it in the TPSO. The GCI Ontology defines recurring events specifically as “Service” events, whereas the transportation requires a more general notion of recurring events. The GCI Ontology employs the concept of a time interval to capture when some event recurs, however we observe that this is misleading as recurring events will occur at </w:t>
      </w:r>
      <w:r w:rsidRPr="0029246E">
        <w:rPr>
          <w:i/>
          <w:lang w:val="en-US"/>
        </w:rPr>
        <w:t xml:space="preserve">multiple </w:t>
      </w:r>
      <w:r w:rsidRPr="0029246E">
        <w:rPr>
          <w:lang w:val="en-US"/>
        </w:rPr>
        <w:t xml:space="preserve">intervals in time. In the TPSO, we opt for a more precise representation that identifies the individual occurrences (that occur at a particular time interval) of some recurring event. </w:t>
      </w:r>
    </w:p>
    <w:p w14:paraId="4F0327B7" w14:textId="77777777" w:rsidR="0029246E" w:rsidRPr="0029246E" w:rsidRDefault="0029246E" w:rsidP="0029246E">
      <w:pPr>
        <w:rPr>
          <w:lang w:val="en-US"/>
        </w:rPr>
      </w:pPr>
      <w:r w:rsidRPr="0029246E">
        <w:rPr>
          <w:lang w:val="en-US"/>
        </w:rPr>
        <w:t xml:space="preserve">The Recurring Event Ontology adopts the following representation of recurring events: daily, weekly, and monthly recurring events (and their related properties) are defined, however the ontology may be extended with similar definitions of other type of recurring events, as required. </w:t>
      </w:r>
      <w:r w:rsidRPr="0029246E">
        <w:rPr>
          <w:lang w:val="en-US"/>
        </w:rPr>
        <w:lastRenderedPageBreak/>
        <w:t>This approach is based on the GCI Ontology work and adapted to provide a more suitable and complete representation of recurring events for the transportation domain.</w:t>
      </w:r>
    </w:p>
    <w:p w14:paraId="471771B2" w14:textId="77777777" w:rsidR="0029246E" w:rsidRPr="0029246E" w:rsidRDefault="0029246E" w:rsidP="0029246E">
      <w:r w:rsidRPr="0029246E">
        <w:t xml:space="preserve">An instance of a recurring event corresponds to a class of activities (e.g., all of the occurrences of a Tuesday, all of the occurrences of the weekly waste pickup). The intuition is that the occurrences of a recurring event are all the same type of activity. What defines a recurring event is a combination of the </w:t>
      </w:r>
      <w:commentRangeStart w:id="66"/>
      <w:r w:rsidRPr="0029246E">
        <w:t xml:space="preserve">activity </w:t>
      </w:r>
      <w:commentRangeEnd w:id="66"/>
      <w:r w:rsidR="000E0AE7">
        <w:rPr>
          <w:rStyle w:val="CommentReference"/>
          <w:rFonts w:asciiTheme="minorHAnsi" w:eastAsiaTheme="minorEastAsia" w:hAnsiTheme="minorHAnsi"/>
          <w:lang w:val="en-US" w:bidi="en-US"/>
        </w:rPr>
        <w:commentReference w:id="66"/>
      </w:r>
      <w:r w:rsidRPr="0029246E">
        <w:t xml:space="preserve">type (e.g. a transit trip from point A to point B or the provision of a service) and the frequency at which it recurs. </w:t>
      </w:r>
    </w:p>
    <w:p w14:paraId="593E1337" w14:textId="77777777" w:rsidR="0029246E" w:rsidRPr="0029246E" w:rsidRDefault="0029246E" w:rsidP="0029246E">
      <w:r w:rsidRPr="0029246E">
        <w:t xml:space="preserve">The ontology captures the associated activity type with the </w:t>
      </w:r>
      <w:r w:rsidRPr="0029246E">
        <w:rPr>
          <w:i/>
        </w:rPr>
        <w:t>hasOccurrence</w:t>
      </w:r>
      <w:r w:rsidRPr="0029246E">
        <w:t xml:space="preserve"> property that relates recurring events to activities. Classes of recurring events may be captured by identifying their associated classes of Activities, while individual recurring events may be associated with one or more instances of an activity.</w:t>
      </w:r>
    </w:p>
    <w:p w14:paraId="3D74057D" w14:textId="77777777" w:rsidR="0029246E" w:rsidRPr="0029246E" w:rsidRDefault="0029246E" w:rsidP="0029246E">
      <w:r w:rsidRPr="0029246E">
        <w:t xml:space="preserve">The Recurring Event ontology reuses the Activity ontology, as the concept of an activity is central to the notion of a recurring event: the activities are the recurrences. It is important to note that while the concept of Activity defined in the Activity ontology and is necessary for the definition of a RecurringEvent, it is </w:t>
      </w:r>
      <w:r w:rsidRPr="0029246E">
        <w:rPr>
          <w:i/>
        </w:rPr>
        <w:t xml:space="preserve">not </w:t>
      </w:r>
      <w:r w:rsidRPr="0029246E">
        <w:t>the case that the concept of RecurringEvents is required for the definition of an Activity. This allows the TPSO to maintain a simpler representation of events in cases where the notion of recurrence not be required.</w:t>
      </w:r>
    </w:p>
    <w:p w14:paraId="27036474" w14:textId="77777777" w:rsidR="0029246E" w:rsidRPr="0029246E" w:rsidRDefault="0029246E" w:rsidP="0029246E">
      <w:r w:rsidRPr="0029246E">
        <w:t>Recurring events are also identified based on the regular interval at which they occur; this is captured using some combination of the hasTime, dayOfWeek, hasMonth, and dayOfMonth properties.  Using these properties, ontology supports definitions of specializations of the RecurringEvent class. In particular, subclasses for daily, weekly, monthly, and yearly recurring events are defined; other classes of recurring events may be defined similarly, as required.</w:t>
      </w:r>
    </w:p>
    <w:p w14:paraId="48317A07" w14:textId="77777777" w:rsidR="0029246E" w:rsidRPr="0029246E" w:rsidRDefault="0029246E" w:rsidP="0029246E">
      <w:pPr>
        <w:numPr>
          <w:ilvl w:val="0"/>
          <w:numId w:val="31"/>
        </w:numPr>
      </w:pPr>
      <w:r w:rsidRPr="0029246E">
        <w:t>A DailyRecurringEvent occurs every day. It has a maximum of one associated time – the start time. Typically, a daily recurring event will occur at the same time every day, however there may be no commitment to a recurring start time for the event, in which case no start time is specified. A DailyEvent does not necessarily have a recurring end time (this would require a constant duration), therefore this is not part of the definition (although it is possible to specify).</w:t>
      </w:r>
    </w:p>
    <w:p w14:paraId="2D2327C0" w14:textId="77777777" w:rsidR="0029246E" w:rsidRPr="0029246E" w:rsidRDefault="0029246E" w:rsidP="0029246E">
      <w:pPr>
        <w:numPr>
          <w:ilvl w:val="0"/>
          <w:numId w:val="31"/>
        </w:numPr>
      </w:pPr>
      <w:r w:rsidRPr="0029246E">
        <w:t>A WeeklyRecurringEvent recurs regularly on the same day of the week, as specified by the schema:dayOfWeek property.</w:t>
      </w:r>
    </w:p>
    <w:p w14:paraId="38B8B5FC" w14:textId="77777777" w:rsidR="0029246E" w:rsidRPr="0029246E" w:rsidRDefault="0029246E" w:rsidP="0029246E">
      <w:pPr>
        <w:numPr>
          <w:ilvl w:val="0"/>
          <w:numId w:val="31"/>
        </w:numPr>
      </w:pPr>
      <w:r w:rsidRPr="0029246E">
        <w:t xml:space="preserve">A MonthlyRecurringEvent recurs regularly on the same day of each month, as specified by the dayOfMonth data property. Note that there is often ambiguity regarding the semantics of a monthly recurring event: in this formalization, a MonthlyRecurringEvent is any event that recurs regularly on the same </w:t>
      </w:r>
      <w:r w:rsidRPr="0029246E">
        <w:rPr>
          <w:i/>
        </w:rPr>
        <w:t xml:space="preserve">day </w:t>
      </w:r>
      <w:r w:rsidRPr="0029246E">
        <w:t xml:space="preserve">of each month; other interpretations sometimes consider events that recur on the same day of week, or first or last day, in which case the day of month will vary. Such a representation is not included in this ontology, but could be captured in an extension.  </w:t>
      </w:r>
    </w:p>
    <w:p w14:paraId="212A5818" w14:textId="77777777" w:rsidR="0029246E" w:rsidRPr="0029246E" w:rsidRDefault="0029246E" w:rsidP="0029246E">
      <w:pPr>
        <w:numPr>
          <w:ilvl w:val="0"/>
          <w:numId w:val="31"/>
        </w:numPr>
      </w:pPr>
      <w:r w:rsidRPr="0029246E">
        <w:t>A YearlyRecurringEvent recurs regularly on the same day of the same month, as specified by the hasMonth and dayOfMonth properties. As with MonthlyRecurringEvent, there may be ambiguity regarding the semantics of a yearly recurring event, however this formalization captures only the notion of an event that recurs on the same day of the same month (e.g. a birthday).</w:t>
      </w:r>
    </w:p>
    <w:p w14:paraId="7082587F" w14:textId="77777777" w:rsidR="0029246E" w:rsidRPr="0029246E" w:rsidRDefault="0029246E" w:rsidP="0029246E">
      <w:r w:rsidRPr="0029246E">
        <w:t xml:space="preserve">Exceptions to recurring events may also be defined. For example, a business may normally operate on Monday-Friday, except for public holidays. Exceptions may also be defined on </w:t>
      </w:r>
      <w:r w:rsidRPr="0029246E">
        <w:rPr>
          <w:i/>
        </w:rPr>
        <w:t>specific</w:t>
      </w:r>
      <w:r w:rsidRPr="0029246E">
        <w:t xml:space="preserve"> dates (e.g. June 23, 2018), for example due to construction. If applicable, exceptions may be defined for recurring events with the recursExcept property. Conversely, so-called </w:t>
      </w:r>
      <w:r w:rsidRPr="0029246E">
        <w:lastRenderedPageBreak/>
        <w:t>“exceptions” may involve an additional, unusual occurrences. This is captured with the recursAddition property.</w:t>
      </w:r>
    </w:p>
    <w:p w14:paraId="538A00CA" w14:textId="77777777" w:rsidR="0029246E" w:rsidRPr="0029246E" w:rsidRDefault="0029246E" w:rsidP="0029246E">
      <w:r w:rsidRPr="0029246E">
        <w:t>As with an Activity, a RecurringEvent may be decomposed/decomposed into simpler/more complex RecurringEvents to support varying levels of granularity. This decomposition may be specified with the hasSubRecurringEvent property.</w:t>
      </w:r>
    </w:p>
    <w:p w14:paraId="5FE27EA8" w14:textId="77777777" w:rsidR="0082588C" w:rsidRPr="0082588C" w:rsidRDefault="0082588C" w:rsidP="0082588C">
      <w:pPr>
        <w:rPr>
          <w:b/>
        </w:rPr>
      </w:pPr>
    </w:p>
    <w:p w14:paraId="59225497" w14:textId="7FF8343E" w:rsidR="005555C9" w:rsidRPr="0029246E" w:rsidRDefault="005555C9" w:rsidP="0029246E">
      <w:r w:rsidRPr="0029246E">
        <w:t xml:space="preserve">Although intuitively similar, it should be noted that calendar concepts are distinct from recurring events. As discussed in earlier work by [Gruninger et al. KR paper on dates &amp; durations], the semantics of calendar dates – concepts such as “Monday”, or “January” – can be interpreted using a theory of activities. </w:t>
      </w:r>
      <w:r w:rsidR="00DA412D" w:rsidRPr="0029246E">
        <w:t>For example</w:t>
      </w:r>
      <w:r w:rsidRPr="0029246E">
        <w:t>, Monday</w:t>
      </w:r>
      <w:r w:rsidR="00EF2BAF" w:rsidRPr="0029246E">
        <w:t xml:space="preserve"> may be described as an event</w:t>
      </w:r>
      <w:r w:rsidRPr="0029246E">
        <w:t xml:space="preserve"> that recurs every 7 days, and has a duration of 24 hours</w:t>
      </w:r>
      <w:r w:rsidR="00EF2BAF" w:rsidRPr="0029246E">
        <w:t>.</w:t>
      </w:r>
    </w:p>
    <w:p w14:paraId="110B3759" w14:textId="5D1480DD" w:rsidR="008532E5" w:rsidRPr="0029246E" w:rsidRDefault="0029246E" w:rsidP="0029246E">
      <w:r>
        <w:t>Finally, i</w:t>
      </w:r>
      <w:r w:rsidR="008532E5" w:rsidRPr="0029246E">
        <w:t>t is important to note that RecurringEvents such as scheduled transit trips and operating hours represent planned or usual occurrences. For example, while a business may be open at some recurring intervals, it's possible that given some exceptional circumstances (e.g power failure) they may not be open during the predefined days and times.</w:t>
      </w:r>
    </w:p>
    <w:p w14:paraId="6070EC00" w14:textId="77777777" w:rsidR="00B94DC5" w:rsidRPr="00EC3630" w:rsidRDefault="00B94DC5" w:rsidP="00EC3630"/>
    <w:tbl>
      <w:tblPr>
        <w:tblStyle w:val="TableGrid"/>
        <w:tblpPr w:leftFromText="180" w:rightFromText="180" w:vertAnchor="text" w:horzAnchor="margin" w:tblpY="128"/>
        <w:tblW w:w="0" w:type="auto"/>
        <w:tblLook w:val="04A0" w:firstRow="1" w:lastRow="0" w:firstColumn="1" w:lastColumn="0" w:noHBand="0" w:noVBand="1"/>
      </w:tblPr>
      <w:tblGrid>
        <w:gridCol w:w="2563"/>
        <w:gridCol w:w="3162"/>
        <w:gridCol w:w="3625"/>
      </w:tblGrid>
      <w:tr w:rsidR="00B94DC5" w14:paraId="169B7C4A" w14:textId="77777777" w:rsidTr="009600E0">
        <w:tc>
          <w:tcPr>
            <w:tcW w:w="2563" w:type="dxa"/>
            <w:shd w:val="clear" w:color="auto" w:fill="00FFFF"/>
          </w:tcPr>
          <w:p w14:paraId="0212C95C" w14:textId="77777777" w:rsidR="00B94DC5" w:rsidRDefault="00B94DC5" w:rsidP="00105569">
            <w:r>
              <w:t>Object</w:t>
            </w:r>
          </w:p>
        </w:tc>
        <w:tc>
          <w:tcPr>
            <w:tcW w:w="2687" w:type="dxa"/>
            <w:shd w:val="clear" w:color="auto" w:fill="00FFFF"/>
          </w:tcPr>
          <w:p w14:paraId="25C37A7B" w14:textId="77777777" w:rsidR="00B94DC5" w:rsidRDefault="00B94DC5" w:rsidP="00105569">
            <w:r>
              <w:t>Property</w:t>
            </w:r>
          </w:p>
        </w:tc>
        <w:tc>
          <w:tcPr>
            <w:tcW w:w="4100" w:type="dxa"/>
            <w:shd w:val="clear" w:color="auto" w:fill="00FFFF"/>
          </w:tcPr>
          <w:p w14:paraId="573E9308" w14:textId="77777777" w:rsidR="00B94DC5" w:rsidRDefault="00B94DC5" w:rsidP="00105569">
            <w:r>
              <w:t>Value</w:t>
            </w:r>
          </w:p>
        </w:tc>
      </w:tr>
      <w:tr w:rsidR="0021403A" w14:paraId="53CF8EB2" w14:textId="77777777" w:rsidTr="009600E0">
        <w:tc>
          <w:tcPr>
            <w:tcW w:w="2563" w:type="dxa"/>
            <w:vMerge w:val="restart"/>
          </w:tcPr>
          <w:p w14:paraId="65FBE950" w14:textId="56DDCCD5" w:rsidR="0021403A" w:rsidRDefault="0021403A" w:rsidP="00105569">
            <w:r>
              <w:t>RecurringEvent</w:t>
            </w:r>
          </w:p>
        </w:tc>
        <w:tc>
          <w:tcPr>
            <w:tcW w:w="2687" w:type="dxa"/>
          </w:tcPr>
          <w:p w14:paraId="0C329861" w14:textId="3FD8FB38" w:rsidR="0021403A" w:rsidRDefault="006B4965" w:rsidP="00105569">
            <w:r>
              <w:t>hasOccurre</w:t>
            </w:r>
            <w:r w:rsidR="00EC5759">
              <w:t>n</w:t>
            </w:r>
            <w:r>
              <w:t>ce</w:t>
            </w:r>
          </w:p>
        </w:tc>
        <w:tc>
          <w:tcPr>
            <w:tcW w:w="4100" w:type="dxa"/>
          </w:tcPr>
          <w:p w14:paraId="0C0C6D73" w14:textId="74686502" w:rsidR="0021403A" w:rsidRDefault="0021403A" w:rsidP="00105569">
            <w:r>
              <w:t>only activity:Activity</w:t>
            </w:r>
          </w:p>
        </w:tc>
      </w:tr>
      <w:tr w:rsidR="00B13145" w14:paraId="7E850A89" w14:textId="77777777" w:rsidTr="009600E0">
        <w:tc>
          <w:tcPr>
            <w:tcW w:w="2563" w:type="dxa"/>
            <w:vMerge/>
          </w:tcPr>
          <w:p w14:paraId="1D8BC404" w14:textId="77777777" w:rsidR="00B13145" w:rsidRDefault="00B13145" w:rsidP="00105569"/>
        </w:tc>
        <w:tc>
          <w:tcPr>
            <w:tcW w:w="2687" w:type="dxa"/>
          </w:tcPr>
          <w:p w14:paraId="15EB81C2" w14:textId="6429D47C" w:rsidR="00B13145" w:rsidRDefault="00B13145" w:rsidP="00105569">
            <w:r>
              <w:t>spatial_loc:associatedLocation</w:t>
            </w:r>
          </w:p>
        </w:tc>
        <w:tc>
          <w:tcPr>
            <w:tcW w:w="4100" w:type="dxa"/>
          </w:tcPr>
          <w:p w14:paraId="06DD9AB7" w14:textId="543BF488" w:rsidR="00B13145" w:rsidRDefault="00B13145" w:rsidP="00105569">
            <w:r>
              <w:t>only spatial_loc:Feature</w:t>
            </w:r>
          </w:p>
        </w:tc>
      </w:tr>
      <w:tr w:rsidR="00FF7D6E" w14:paraId="6BA2D81C" w14:textId="77777777" w:rsidTr="009600E0">
        <w:tc>
          <w:tcPr>
            <w:tcW w:w="2563" w:type="dxa"/>
            <w:vMerge/>
          </w:tcPr>
          <w:p w14:paraId="0B9D8E91" w14:textId="77777777" w:rsidR="00FF7D6E" w:rsidRDefault="00FF7D6E" w:rsidP="00105569"/>
        </w:tc>
        <w:tc>
          <w:tcPr>
            <w:tcW w:w="2687" w:type="dxa"/>
          </w:tcPr>
          <w:p w14:paraId="367314DD" w14:textId="1A053D8E" w:rsidR="00FF7D6E" w:rsidRDefault="00FF7D6E" w:rsidP="00105569">
            <w:r>
              <w:t>hasSubRecurringEvent</w:t>
            </w:r>
          </w:p>
        </w:tc>
        <w:tc>
          <w:tcPr>
            <w:tcW w:w="4100" w:type="dxa"/>
          </w:tcPr>
          <w:p w14:paraId="77F420FF" w14:textId="5401046D" w:rsidR="00FF7D6E" w:rsidRDefault="00FF7D6E" w:rsidP="00105569">
            <w:r>
              <w:t>only rec:RecurringEvent</w:t>
            </w:r>
          </w:p>
        </w:tc>
      </w:tr>
      <w:tr w:rsidR="0021403A" w14:paraId="2F2DCD83" w14:textId="77777777" w:rsidTr="009600E0">
        <w:tc>
          <w:tcPr>
            <w:tcW w:w="2563" w:type="dxa"/>
            <w:vMerge/>
          </w:tcPr>
          <w:p w14:paraId="71B09B5C" w14:textId="77777777" w:rsidR="0021403A" w:rsidRDefault="0021403A" w:rsidP="00105569"/>
        </w:tc>
        <w:tc>
          <w:tcPr>
            <w:tcW w:w="2687" w:type="dxa"/>
          </w:tcPr>
          <w:p w14:paraId="1F44FDCD" w14:textId="52124BDA" w:rsidR="0021403A" w:rsidRDefault="0021403A" w:rsidP="00105569">
            <w:r>
              <w:t>startTime</w:t>
            </w:r>
          </w:p>
        </w:tc>
        <w:tc>
          <w:tcPr>
            <w:tcW w:w="4100" w:type="dxa"/>
          </w:tcPr>
          <w:p w14:paraId="34C9722C" w14:textId="7C15A665" w:rsidR="0021403A" w:rsidRDefault="0021403A" w:rsidP="00105569">
            <w:r>
              <w:t>only xsd:time</w:t>
            </w:r>
          </w:p>
        </w:tc>
      </w:tr>
      <w:tr w:rsidR="0021403A" w14:paraId="63F7E308" w14:textId="77777777" w:rsidTr="009600E0">
        <w:tc>
          <w:tcPr>
            <w:tcW w:w="2563" w:type="dxa"/>
            <w:vMerge/>
          </w:tcPr>
          <w:p w14:paraId="5A105A07" w14:textId="77777777" w:rsidR="0021403A" w:rsidRDefault="0021403A" w:rsidP="00105569"/>
        </w:tc>
        <w:tc>
          <w:tcPr>
            <w:tcW w:w="2687" w:type="dxa"/>
          </w:tcPr>
          <w:p w14:paraId="405AAABD" w14:textId="37CD8758" w:rsidR="0021403A" w:rsidRDefault="0021403A" w:rsidP="00105569">
            <w:r>
              <w:t>endTime</w:t>
            </w:r>
          </w:p>
        </w:tc>
        <w:tc>
          <w:tcPr>
            <w:tcW w:w="4100" w:type="dxa"/>
          </w:tcPr>
          <w:p w14:paraId="7154F996" w14:textId="62CE01D9" w:rsidR="0021403A" w:rsidRDefault="0021403A" w:rsidP="00105569">
            <w:r>
              <w:t>only xsd:time</w:t>
            </w:r>
          </w:p>
        </w:tc>
      </w:tr>
      <w:tr w:rsidR="0021403A" w14:paraId="6D45DDD7" w14:textId="77777777" w:rsidTr="009600E0">
        <w:tc>
          <w:tcPr>
            <w:tcW w:w="2563" w:type="dxa"/>
            <w:vMerge/>
          </w:tcPr>
          <w:p w14:paraId="115DBC57" w14:textId="77777777" w:rsidR="0021403A" w:rsidRDefault="0021403A" w:rsidP="00105569"/>
        </w:tc>
        <w:tc>
          <w:tcPr>
            <w:tcW w:w="2687" w:type="dxa"/>
          </w:tcPr>
          <w:p w14:paraId="540F1D50" w14:textId="03E0C290" w:rsidR="0021403A" w:rsidRDefault="0021403A" w:rsidP="00105569">
            <w:r>
              <w:t>schema:dayOfWeek</w:t>
            </w:r>
          </w:p>
        </w:tc>
        <w:tc>
          <w:tcPr>
            <w:tcW w:w="4100" w:type="dxa"/>
          </w:tcPr>
          <w:p w14:paraId="62E45962" w14:textId="7F5CFFEC" w:rsidR="0021403A" w:rsidRDefault="0021403A" w:rsidP="00105569">
            <w:r>
              <w:t>only DayOfWeek</w:t>
            </w:r>
          </w:p>
        </w:tc>
      </w:tr>
      <w:tr w:rsidR="0021403A" w14:paraId="4353C68B" w14:textId="77777777" w:rsidTr="009600E0">
        <w:tc>
          <w:tcPr>
            <w:tcW w:w="2563" w:type="dxa"/>
            <w:vMerge/>
          </w:tcPr>
          <w:p w14:paraId="62E33895" w14:textId="77777777" w:rsidR="0021403A" w:rsidRDefault="0021403A" w:rsidP="00105569"/>
        </w:tc>
        <w:tc>
          <w:tcPr>
            <w:tcW w:w="2687" w:type="dxa"/>
          </w:tcPr>
          <w:p w14:paraId="41FEA00B" w14:textId="7FF4A001" w:rsidR="0021403A" w:rsidRDefault="0021403A" w:rsidP="00105569">
            <w:r>
              <w:t>endDayOfWeek</w:t>
            </w:r>
          </w:p>
        </w:tc>
        <w:tc>
          <w:tcPr>
            <w:tcW w:w="4100" w:type="dxa"/>
          </w:tcPr>
          <w:p w14:paraId="604E9FC2" w14:textId="244FF45C" w:rsidR="0021403A" w:rsidRDefault="0021403A" w:rsidP="00105569">
            <w:r>
              <w:t>only DayOfWeek</w:t>
            </w:r>
          </w:p>
        </w:tc>
      </w:tr>
      <w:tr w:rsidR="0021403A" w14:paraId="40F165B0" w14:textId="77777777" w:rsidTr="009600E0">
        <w:tc>
          <w:tcPr>
            <w:tcW w:w="2563" w:type="dxa"/>
            <w:vMerge/>
          </w:tcPr>
          <w:p w14:paraId="5AEF306F" w14:textId="77777777" w:rsidR="0021403A" w:rsidRDefault="0021403A" w:rsidP="00105569"/>
        </w:tc>
        <w:tc>
          <w:tcPr>
            <w:tcW w:w="2687" w:type="dxa"/>
          </w:tcPr>
          <w:p w14:paraId="2521FCB9" w14:textId="67F2F5AD" w:rsidR="0021403A" w:rsidRDefault="0021403A" w:rsidP="00105569">
            <w:r>
              <w:t>hasMonth</w:t>
            </w:r>
          </w:p>
        </w:tc>
        <w:tc>
          <w:tcPr>
            <w:tcW w:w="4100" w:type="dxa"/>
          </w:tcPr>
          <w:p w14:paraId="23E91C5A" w14:textId="6EC7E043" w:rsidR="0021403A" w:rsidRDefault="0021403A" w:rsidP="00105569">
            <w:r>
              <w:t>only Month</w:t>
            </w:r>
          </w:p>
        </w:tc>
      </w:tr>
      <w:tr w:rsidR="0021403A" w14:paraId="5BD4F36F" w14:textId="77777777" w:rsidTr="009600E0">
        <w:tc>
          <w:tcPr>
            <w:tcW w:w="2563" w:type="dxa"/>
            <w:vMerge/>
          </w:tcPr>
          <w:p w14:paraId="1B66EA33" w14:textId="77777777" w:rsidR="0021403A" w:rsidRDefault="0021403A" w:rsidP="00105569"/>
        </w:tc>
        <w:tc>
          <w:tcPr>
            <w:tcW w:w="2687" w:type="dxa"/>
          </w:tcPr>
          <w:p w14:paraId="56336CA9" w14:textId="138BC81D" w:rsidR="0021403A" w:rsidRDefault="0021403A" w:rsidP="00105569">
            <w:r>
              <w:t>endMonth</w:t>
            </w:r>
          </w:p>
        </w:tc>
        <w:tc>
          <w:tcPr>
            <w:tcW w:w="4100" w:type="dxa"/>
          </w:tcPr>
          <w:p w14:paraId="0DDC69D6" w14:textId="7488AB64" w:rsidR="0021403A" w:rsidRDefault="0021403A" w:rsidP="00105569">
            <w:r>
              <w:t>only Month</w:t>
            </w:r>
          </w:p>
        </w:tc>
      </w:tr>
      <w:tr w:rsidR="0021403A" w14:paraId="13D5F44C" w14:textId="77777777" w:rsidTr="009600E0">
        <w:tc>
          <w:tcPr>
            <w:tcW w:w="2563" w:type="dxa"/>
            <w:vMerge/>
          </w:tcPr>
          <w:p w14:paraId="0242249B" w14:textId="77777777" w:rsidR="0021403A" w:rsidRDefault="0021403A" w:rsidP="00105569"/>
        </w:tc>
        <w:tc>
          <w:tcPr>
            <w:tcW w:w="2687" w:type="dxa"/>
          </w:tcPr>
          <w:p w14:paraId="3E8311D2" w14:textId="4A5DA595" w:rsidR="0021403A" w:rsidRDefault="0021403A" w:rsidP="00105569">
            <w:r>
              <w:t>dayOfMonth</w:t>
            </w:r>
          </w:p>
        </w:tc>
        <w:tc>
          <w:tcPr>
            <w:tcW w:w="4100" w:type="dxa"/>
          </w:tcPr>
          <w:p w14:paraId="454F7205" w14:textId="05A610BC" w:rsidR="0021403A" w:rsidRDefault="0021403A" w:rsidP="00105569">
            <w:r>
              <w:t>only rdfs:Literal</w:t>
            </w:r>
          </w:p>
        </w:tc>
      </w:tr>
      <w:tr w:rsidR="0021403A" w14:paraId="00C35241" w14:textId="77777777" w:rsidTr="009600E0">
        <w:tc>
          <w:tcPr>
            <w:tcW w:w="2563" w:type="dxa"/>
            <w:vMerge/>
          </w:tcPr>
          <w:p w14:paraId="4309870F" w14:textId="77777777" w:rsidR="0021403A" w:rsidRDefault="0021403A" w:rsidP="00105569"/>
        </w:tc>
        <w:tc>
          <w:tcPr>
            <w:tcW w:w="2687" w:type="dxa"/>
          </w:tcPr>
          <w:p w14:paraId="5F8F1873" w14:textId="5D87932F" w:rsidR="0021403A" w:rsidRDefault="0021403A" w:rsidP="00105569">
            <w:r>
              <w:t>endDayOfMonth</w:t>
            </w:r>
          </w:p>
        </w:tc>
        <w:tc>
          <w:tcPr>
            <w:tcW w:w="4100" w:type="dxa"/>
          </w:tcPr>
          <w:p w14:paraId="0FA9D0FE" w14:textId="35264E76" w:rsidR="0021403A" w:rsidRDefault="0021403A" w:rsidP="00105569">
            <w:r>
              <w:t>only rdfs:Literal</w:t>
            </w:r>
          </w:p>
        </w:tc>
      </w:tr>
      <w:tr w:rsidR="0021403A" w14:paraId="0661DD3A" w14:textId="77777777" w:rsidTr="009600E0">
        <w:tc>
          <w:tcPr>
            <w:tcW w:w="2563" w:type="dxa"/>
            <w:vMerge/>
          </w:tcPr>
          <w:p w14:paraId="3E11636A" w14:textId="77777777" w:rsidR="0021403A" w:rsidRDefault="0021403A" w:rsidP="00105569"/>
        </w:tc>
        <w:tc>
          <w:tcPr>
            <w:tcW w:w="2687" w:type="dxa"/>
          </w:tcPr>
          <w:p w14:paraId="3C1FB465" w14:textId="0388BFAE" w:rsidR="0021403A" w:rsidRDefault="0021403A" w:rsidP="00105569">
            <w:r>
              <w:t>beginsRecurring</w:t>
            </w:r>
          </w:p>
        </w:tc>
        <w:tc>
          <w:tcPr>
            <w:tcW w:w="4100" w:type="dxa"/>
          </w:tcPr>
          <w:p w14:paraId="27586D32" w14:textId="742AABD1" w:rsidR="0021403A" w:rsidRDefault="0021403A" w:rsidP="00105569">
            <w:r>
              <w:t>only time:TemporalEntity</w:t>
            </w:r>
          </w:p>
        </w:tc>
      </w:tr>
      <w:tr w:rsidR="0021403A" w14:paraId="614EC528" w14:textId="77777777" w:rsidTr="009600E0">
        <w:tc>
          <w:tcPr>
            <w:tcW w:w="2563" w:type="dxa"/>
            <w:vMerge/>
          </w:tcPr>
          <w:p w14:paraId="21063DF9" w14:textId="77777777" w:rsidR="0021403A" w:rsidRDefault="0021403A" w:rsidP="00105569"/>
        </w:tc>
        <w:tc>
          <w:tcPr>
            <w:tcW w:w="2687" w:type="dxa"/>
          </w:tcPr>
          <w:p w14:paraId="07843986" w14:textId="240E61FF" w:rsidR="0021403A" w:rsidRDefault="0021403A" w:rsidP="00105569">
            <w:r>
              <w:t>endsRecurring</w:t>
            </w:r>
          </w:p>
        </w:tc>
        <w:tc>
          <w:tcPr>
            <w:tcW w:w="4100" w:type="dxa"/>
          </w:tcPr>
          <w:p w14:paraId="769F88C4" w14:textId="56D22ADC" w:rsidR="0021403A" w:rsidRDefault="0021403A" w:rsidP="00105569">
            <w:r>
              <w:t>only time:TemporalEntity</w:t>
            </w:r>
          </w:p>
        </w:tc>
      </w:tr>
      <w:tr w:rsidR="0021403A" w14:paraId="1149AB77" w14:textId="77777777" w:rsidTr="009600E0">
        <w:tc>
          <w:tcPr>
            <w:tcW w:w="2563" w:type="dxa"/>
            <w:vMerge/>
          </w:tcPr>
          <w:p w14:paraId="7243B4F6" w14:textId="77777777" w:rsidR="0021403A" w:rsidRDefault="0021403A" w:rsidP="00105569"/>
        </w:tc>
        <w:tc>
          <w:tcPr>
            <w:tcW w:w="2687" w:type="dxa"/>
          </w:tcPr>
          <w:p w14:paraId="2A822DA4" w14:textId="5243A768" w:rsidR="0021403A" w:rsidRDefault="0021403A" w:rsidP="00105569">
            <w:r>
              <w:t>recursExcept</w:t>
            </w:r>
          </w:p>
        </w:tc>
        <w:tc>
          <w:tcPr>
            <w:tcW w:w="4100" w:type="dxa"/>
          </w:tcPr>
          <w:p w14:paraId="5F1DB22F" w14:textId="296566DC" w:rsidR="0021403A" w:rsidRDefault="0021403A" w:rsidP="00105569">
            <w:r>
              <w:t>only time:TemporalEntity or DayOfWeek</w:t>
            </w:r>
          </w:p>
        </w:tc>
      </w:tr>
      <w:tr w:rsidR="0021403A" w14:paraId="7255017A" w14:textId="77777777" w:rsidTr="009600E0">
        <w:tc>
          <w:tcPr>
            <w:tcW w:w="2563" w:type="dxa"/>
            <w:vMerge/>
          </w:tcPr>
          <w:p w14:paraId="57E6E7D0" w14:textId="77777777" w:rsidR="0021403A" w:rsidRDefault="0021403A" w:rsidP="0021403A"/>
        </w:tc>
        <w:tc>
          <w:tcPr>
            <w:tcW w:w="2687" w:type="dxa"/>
          </w:tcPr>
          <w:p w14:paraId="5057EE87" w14:textId="5C106B08" w:rsidR="0021403A" w:rsidRDefault="0021403A" w:rsidP="0021403A">
            <w:r>
              <w:t>recursAddition</w:t>
            </w:r>
          </w:p>
        </w:tc>
        <w:tc>
          <w:tcPr>
            <w:tcW w:w="4100" w:type="dxa"/>
          </w:tcPr>
          <w:p w14:paraId="58669452" w14:textId="36167527" w:rsidR="0021403A" w:rsidRDefault="0021403A" w:rsidP="0021403A">
            <w:r>
              <w:t>only time:TemporalEntity or DayOfWeek</w:t>
            </w:r>
          </w:p>
        </w:tc>
      </w:tr>
      <w:tr w:rsidR="0021403A" w14:paraId="694F40D9" w14:textId="77777777" w:rsidTr="009600E0">
        <w:tc>
          <w:tcPr>
            <w:tcW w:w="2563" w:type="dxa"/>
            <w:vMerge w:val="restart"/>
          </w:tcPr>
          <w:p w14:paraId="21DE77B7" w14:textId="2077A9B0" w:rsidR="0021403A" w:rsidRDefault="0021403A" w:rsidP="0021403A">
            <w:r>
              <w:t>DailyRecurringEvent</w:t>
            </w:r>
          </w:p>
        </w:tc>
        <w:tc>
          <w:tcPr>
            <w:tcW w:w="2687" w:type="dxa"/>
          </w:tcPr>
          <w:p w14:paraId="6EA37E2C" w14:textId="29B58B26" w:rsidR="0021403A" w:rsidRDefault="0021403A" w:rsidP="0021403A">
            <w:r>
              <w:t>subclassOf</w:t>
            </w:r>
          </w:p>
        </w:tc>
        <w:tc>
          <w:tcPr>
            <w:tcW w:w="4100" w:type="dxa"/>
          </w:tcPr>
          <w:p w14:paraId="112C3DE5" w14:textId="34A7EBD9" w:rsidR="0021403A" w:rsidRDefault="0021403A" w:rsidP="0021403A">
            <w:r>
              <w:t>RecurringEvent</w:t>
            </w:r>
          </w:p>
        </w:tc>
      </w:tr>
      <w:tr w:rsidR="0021403A" w14:paraId="4457588C" w14:textId="77777777" w:rsidTr="009600E0">
        <w:tc>
          <w:tcPr>
            <w:tcW w:w="2563" w:type="dxa"/>
            <w:vMerge/>
          </w:tcPr>
          <w:p w14:paraId="34B39DC0" w14:textId="77777777" w:rsidR="0021403A" w:rsidRDefault="0021403A" w:rsidP="0021403A"/>
        </w:tc>
        <w:tc>
          <w:tcPr>
            <w:tcW w:w="2687" w:type="dxa"/>
          </w:tcPr>
          <w:p w14:paraId="69B79136" w14:textId="20E5FECE" w:rsidR="0021403A" w:rsidRDefault="0021403A" w:rsidP="0021403A">
            <w:r>
              <w:t>startTime</w:t>
            </w:r>
          </w:p>
        </w:tc>
        <w:tc>
          <w:tcPr>
            <w:tcW w:w="4100" w:type="dxa"/>
          </w:tcPr>
          <w:p w14:paraId="424AA2E1" w14:textId="15122278" w:rsidR="0021403A" w:rsidRDefault="0021403A" w:rsidP="0021403A">
            <w:r>
              <w:t>max 1 xsd:time</w:t>
            </w:r>
          </w:p>
        </w:tc>
      </w:tr>
      <w:tr w:rsidR="0021403A" w14:paraId="568AFE39" w14:textId="77777777" w:rsidTr="009600E0">
        <w:tc>
          <w:tcPr>
            <w:tcW w:w="2563" w:type="dxa"/>
            <w:vMerge w:val="restart"/>
          </w:tcPr>
          <w:p w14:paraId="70E832AE" w14:textId="6818D117" w:rsidR="0021403A" w:rsidRDefault="0021403A" w:rsidP="0021403A">
            <w:r>
              <w:t>WeeklyRecurringEvent</w:t>
            </w:r>
          </w:p>
        </w:tc>
        <w:tc>
          <w:tcPr>
            <w:tcW w:w="2687" w:type="dxa"/>
          </w:tcPr>
          <w:p w14:paraId="16ED4369" w14:textId="54B04D5A" w:rsidR="0021403A" w:rsidRDefault="0021403A" w:rsidP="0021403A">
            <w:r>
              <w:t>subclassOf</w:t>
            </w:r>
          </w:p>
        </w:tc>
        <w:tc>
          <w:tcPr>
            <w:tcW w:w="4100" w:type="dxa"/>
          </w:tcPr>
          <w:p w14:paraId="273FD2E9" w14:textId="0A9462B8" w:rsidR="0021403A" w:rsidRDefault="0021403A" w:rsidP="0021403A">
            <w:r>
              <w:t>RecurringEvent</w:t>
            </w:r>
          </w:p>
        </w:tc>
      </w:tr>
      <w:tr w:rsidR="0021403A" w14:paraId="4BC00E88" w14:textId="77777777" w:rsidTr="009600E0">
        <w:tc>
          <w:tcPr>
            <w:tcW w:w="2563" w:type="dxa"/>
            <w:vMerge/>
          </w:tcPr>
          <w:p w14:paraId="1DE39AF5" w14:textId="77777777" w:rsidR="0021403A" w:rsidRDefault="0021403A" w:rsidP="0021403A"/>
        </w:tc>
        <w:tc>
          <w:tcPr>
            <w:tcW w:w="2687" w:type="dxa"/>
          </w:tcPr>
          <w:p w14:paraId="3FBC64A6" w14:textId="5CD98DBE" w:rsidR="0021403A" w:rsidRDefault="0021403A" w:rsidP="0021403A">
            <w:r>
              <w:t>schema:dayOfWeek</w:t>
            </w:r>
          </w:p>
        </w:tc>
        <w:tc>
          <w:tcPr>
            <w:tcW w:w="4100" w:type="dxa"/>
          </w:tcPr>
          <w:p w14:paraId="396DFE42" w14:textId="0DB4C581" w:rsidR="0021403A" w:rsidRDefault="0021403A" w:rsidP="0021403A">
            <w:r>
              <w:t>exactly 1 DayOfWeek</w:t>
            </w:r>
          </w:p>
        </w:tc>
      </w:tr>
      <w:tr w:rsidR="0021403A" w14:paraId="58993D9F" w14:textId="77777777" w:rsidTr="009600E0">
        <w:tc>
          <w:tcPr>
            <w:tcW w:w="2563" w:type="dxa"/>
            <w:vMerge w:val="restart"/>
          </w:tcPr>
          <w:p w14:paraId="47AEA2A0" w14:textId="09DDEA76" w:rsidR="0021403A" w:rsidRDefault="0021403A" w:rsidP="0021403A">
            <w:r>
              <w:t>MonthlyRecurringEvent</w:t>
            </w:r>
          </w:p>
        </w:tc>
        <w:tc>
          <w:tcPr>
            <w:tcW w:w="2687" w:type="dxa"/>
          </w:tcPr>
          <w:p w14:paraId="11A1B443" w14:textId="29AAFE7F" w:rsidR="0021403A" w:rsidRDefault="0021403A" w:rsidP="0021403A">
            <w:r>
              <w:t>subclassOf</w:t>
            </w:r>
          </w:p>
        </w:tc>
        <w:tc>
          <w:tcPr>
            <w:tcW w:w="4100" w:type="dxa"/>
          </w:tcPr>
          <w:p w14:paraId="038D238B" w14:textId="1FF2170B" w:rsidR="0021403A" w:rsidRDefault="0021403A" w:rsidP="0021403A">
            <w:r>
              <w:t>RecurringEvent</w:t>
            </w:r>
          </w:p>
        </w:tc>
      </w:tr>
      <w:tr w:rsidR="0021403A" w14:paraId="764CF24A" w14:textId="77777777" w:rsidTr="009600E0">
        <w:tc>
          <w:tcPr>
            <w:tcW w:w="2563" w:type="dxa"/>
            <w:vMerge/>
          </w:tcPr>
          <w:p w14:paraId="355E6668" w14:textId="77777777" w:rsidR="0021403A" w:rsidRDefault="0021403A" w:rsidP="0021403A"/>
        </w:tc>
        <w:tc>
          <w:tcPr>
            <w:tcW w:w="2687" w:type="dxa"/>
          </w:tcPr>
          <w:p w14:paraId="018B7E99" w14:textId="35550D0D" w:rsidR="0021403A" w:rsidRDefault="0021403A" w:rsidP="0021403A">
            <w:r>
              <w:t>dayOfMonth</w:t>
            </w:r>
          </w:p>
        </w:tc>
        <w:tc>
          <w:tcPr>
            <w:tcW w:w="4100" w:type="dxa"/>
          </w:tcPr>
          <w:p w14:paraId="5F846CC0" w14:textId="53D0CE06" w:rsidR="0021403A" w:rsidRDefault="0021403A" w:rsidP="0021403A">
            <w:r>
              <w:t>exactly 1 rdfs:Literal</w:t>
            </w:r>
          </w:p>
        </w:tc>
      </w:tr>
      <w:tr w:rsidR="0021403A" w14:paraId="161CF67B" w14:textId="77777777" w:rsidTr="009600E0">
        <w:tc>
          <w:tcPr>
            <w:tcW w:w="2563" w:type="dxa"/>
            <w:vMerge w:val="restart"/>
          </w:tcPr>
          <w:p w14:paraId="2BCC4BA3" w14:textId="70288028" w:rsidR="0021403A" w:rsidRDefault="0021403A" w:rsidP="0021403A">
            <w:r>
              <w:t>YearlyRecurringEvent</w:t>
            </w:r>
          </w:p>
        </w:tc>
        <w:tc>
          <w:tcPr>
            <w:tcW w:w="2687" w:type="dxa"/>
          </w:tcPr>
          <w:p w14:paraId="577E8860" w14:textId="7C6F575D" w:rsidR="0021403A" w:rsidRDefault="0021403A" w:rsidP="0021403A">
            <w:r>
              <w:t>subclassOf</w:t>
            </w:r>
          </w:p>
        </w:tc>
        <w:tc>
          <w:tcPr>
            <w:tcW w:w="4100" w:type="dxa"/>
          </w:tcPr>
          <w:p w14:paraId="2C42B4C0" w14:textId="56778AFD" w:rsidR="0021403A" w:rsidRDefault="0021403A" w:rsidP="0021403A">
            <w:r>
              <w:t>RecurringEvent</w:t>
            </w:r>
          </w:p>
        </w:tc>
      </w:tr>
      <w:tr w:rsidR="0021403A" w14:paraId="54376777" w14:textId="77777777" w:rsidTr="009600E0">
        <w:tc>
          <w:tcPr>
            <w:tcW w:w="2563" w:type="dxa"/>
            <w:vMerge/>
          </w:tcPr>
          <w:p w14:paraId="6A44E273" w14:textId="77777777" w:rsidR="0021403A" w:rsidRDefault="0021403A" w:rsidP="0021403A"/>
        </w:tc>
        <w:tc>
          <w:tcPr>
            <w:tcW w:w="2687" w:type="dxa"/>
          </w:tcPr>
          <w:p w14:paraId="6FB04498" w14:textId="0BC4C889" w:rsidR="0021403A" w:rsidRDefault="0021403A" w:rsidP="0021403A">
            <w:r>
              <w:t>hasMonth</w:t>
            </w:r>
          </w:p>
        </w:tc>
        <w:tc>
          <w:tcPr>
            <w:tcW w:w="4100" w:type="dxa"/>
          </w:tcPr>
          <w:p w14:paraId="58446DDC" w14:textId="75F1C42C" w:rsidR="0021403A" w:rsidRDefault="0021403A" w:rsidP="0021403A">
            <w:r>
              <w:t>exactly 1 Month</w:t>
            </w:r>
          </w:p>
        </w:tc>
      </w:tr>
      <w:tr w:rsidR="0021403A" w14:paraId="71728E43" w14:textId="77777777" w:rsidTr="009600E0">
        <w:tc>
          <w:tcPr>
            <w:tcW w:w="2563" w:type="dxa"/>
            <w:vMerge/>
          </w:tcPr>
          <w:p w14:paraId="58B98E8B" w14:textId="77777777" w:rsidR="0021403A" w:rsidRDefault="0021403A" w:rsidP="0021403A"/>
        </w:tc>
        <w:tc>
          <w:tcPr>
            <w:tcW w:w="2687" w:type="dxa"/>
          </w:tcPr>
          <w:p w14:paraId="619E563E" w14:textId="0C50352A" w:rsidR="0021403A" w:rsidRDefault="0021403A" w:rsidP="0021403A">
            <w:r>
              <w:t>dayOfMonth</w:t>
            </w:r>
          </w:p>
        </w:tc>
        <w:tc>
          <w:tcPr>
            <w:tcW w:w="4100" w:type="dxa"/>
          </w:tcPr>
          <w:p w14:paraId="125F6A02" w14:textId="52D05921" w:rsidR="0021403A" w:rsidRDefault="0021403A" w:rsidP="0021403A">
            <w:r>
              <w:t>exactly 1 rdfs:Literal</w:t>
            </w:r>
          </w:p>
        </w:tc>
      </w:tr>
    </w:tbl>
    <w:p w14:paraId="671A96A9" w14:textId="77777777" w:rsidR="00B94DC5" w:rsidRPr="005555C9" w:rsidRDefault="00B94DC5" w:rsidP="00B94DC5">
      <w:pPr>
        <w:pStyle w:val="ListParagraph"/>
        <w:numPr>
          <w:ilvl w:val="0"/>
          <w:numId w:val="0"/>
        </w:numPr>
        <w:ind w:left="360"/>
        <w:rPr>
          <w:sz w:val="24"/>
          <w:lang w:val="en-CA"/>
        </w:rPr>
      </w:pPr>
    </w:p>
    <w:p w14:paraId="0166EF36" w14:textId="379DB5F7" w:rsidR="0082588C" w:rsidRPr="0082588C" w:rsidRDefault="009600E0" w:rsidP="005555C9">
      <w:pPr>
        <w:jc w:val="center"/>
      </w:pPr>
      <w:r w:rsidRPr="009600E0">
        <w:rPr>
          <w:noProof/>
        </w:rPr>
        <w:lastRenderedPageBreak/>
        <w:drawing>
          <wp:inline distT="0" distB="0" distL="0" distR="0" wp14:anchorId="385AA637" wp14:editId="08A74B86">
            <wp:extent cx="4419600" cy="2311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9600" cy="2311400"/>
                    </a:xfrm>
                    <a:prstGeom prst="rect">
                      <a:avLst/>
                    </a:prstGeom>
                  </pic:spPr>
                </pic:pic>
              </a:graphicData>
            </a:graphic>
          </wp:inline>
        </w:drawing>
      </w:r>
    </w:p>
    <w:p w14:paraId="64F3AAFB" w14:textId="77777777" w:rsidR="0082588C" w:rsidRPr="0082588C" w:rsidRDefault="0082588C" w:rsidP="0082588C"/>
    <w:p w14:paraId="74443542" w14:textId="03C9570E" w:rsidR="001B2595" w:rsidRDefault="001B2595" w:rsidP="000B72D5"/>
    <w:p w14:paraId="3252C73B" w14:textId="77BC099A" w:rsidR="001B2595" w:rsidRDefault="001B2595" w:rsidP="000B72D5">
      <w:r>
        <w:t xml:space="preserve"> </w:t>
      </w:r>
    </w:p>
    <w:p w14:paraId="678CD611" w14:textId="4BF656F9" w:rsidR="000B72D5" w:rsidRDefault="009A0D2C" w:rsidP="000B72D5">
      <w:pPr>
        <w:rPr>
          <w:b/>
        </w:rPr>
      </w:pPr>
      <w:r>
        <w:rPr>
          <w:b/>
        </w:rPr>
        <w:t>Future work:</w:t>
      </w:r>
    </w:p>
    <w:p w14:paraId="63158759" w14:textId="13CE7069" w:rsidR="009A0D2C" w:rsidRPr="0000590A" w:rsidRDefault="009A0D2C" w:rsidP="001D3F17">
      <w:pPr>
        <w:pStyle w:val="ListParagraph"/>
        <w:numPr>
          <w:ilvl w:val="0"/>
          <w:numId w:val="19"/>
        </w:numPr>
        <w:rPr>
          <w:b/>
        </w:rPr>
      </w:pPr>
      <w:r w:rsidRPr="009A0D2C">
        <w:rPr>
          <w:sz w:val="24"/>
          <w:lang w:val="en-CA"/>
        </w:rPr>
        <w:t>Address the relationship between a Recurring (Service) Event and an Event (Activity)</w:t>
      </w:r>
      <w:r w:rsidR="00C668BA">
        <w:rPr>
          <w:sz w:val="24"/>
          <w:lang w:val="en-CA"/>
        </w:rPr>
        <w:t xml:space="preserve"> in more detail</w:t>
      </w:r>
      <w:r w:rsidRPr="009A0D2C">
        <w:rPr>
          <w:sz w:val="24"/>
          <w:lang w:val="en-CA"/>
        </w:rPr>
        <w:t>.</w:t>
      </w:r>
      <w:r w:rsidR="00C668BA">
        <w:rPr>
          <w:sz w:val="24"/>
          <w:lang w:val="en-CA"/>
        </w:rPr>
        <w:t xml:space="preserve"> </w:t>
      </w:r>
      <w:r w:rsidR="005749BB">
        <w:rPr>
          <w:sz w:val="24"/>
          <w:lang w:val="en-CA"/>
        </w:rPr>
        <w:t>Based on the properties of a recurring event, additional constraints on its occurrences (related activities) may be inferred.</w:t>
      </w:r>
    </w:p>
    <w:p w14:paraId="71BB3772" w14:textId="6D74C950" w:rsidR="0000590A" w:rsidRPr="00535939" w:rsidRDefault="0000590A" w:rsidP="001D3F17">
      <w:pPr>
        <w:pStyle w:val="ListParagraph"/>
        <w:numPr>
          <w:ilvl w:val="0"/>
          <w:numId w:val="19"/>
        </w:numPr>
        <w:rPr>
          <w:b/>
          <w:sz w:val="21"/>
        </w:rPr>
      </w:pPr>
      <w:r w:rsidRPr="0000590A">
        <w:rPr>
          <w:sz w:val="24"/>
        </w:rPr>
        <w:t xml:space="preserve">Additional </w:t>
      </w:r>
      <w:r>
        <w:rPr>
          <w:sz w:val="24"/>
        </w:rPr>
        <w:t xml:space="preserve">temporal </w:t>
      </w:r>
      <w:r w:rsidRPr="0000590A">
        <w:rPr>
          <w:sz w:val="24"/>
        </w:rPr>
        <w:t>constraints</w:t>
      </w:r>
      <w:r>
        <w:rPr>
          <w:sz w:val="24"/>
        </w:rPr>
        <w:t xml:space="preserve"> may be specified to describe the relationship between a Recurring Event and its sub-Recurring Events</w:t>
      </w:r>
      <w:r w:rsidR="00C93D09">
        <w:rPr>
          <w:sz w:val="24"/>
        </w:rPr>
        <w:t>: the sub-Recurring Events may only recur during the times at which the Recurring</w:t>
      </w:r>
      <w:r w:rsidR="00535939">
        <w:rPr>
          <w:sz w:val="24"/>
        </w:rPr>
        <w:t xml:space="preserve"> </w:t>
      </w:r>
      <w:r w:rsidR="00C93D09">
        <w:rPr>
          <w:sz w:val="24"/>
        </w:rPr>
        <w:t>Event recurs.</w:t>
      </w:r>
    </w:p>
    <w:p w14:paraId="2B502D98" w14:textId="39174ACC" w:rsidR="00535939" w:rsidRPr="0000590A" w:rsidRDefault="00535939" w:rsidP="001D3F17">
      <w:pPr>
        <w:pStyle w:val="ListParagraph"/>
        <w:numPr>
          <w:ilvl w:val="0"/>
          <w:numId w:val="19"/>
        </w:numPr>
        <w:rPr>
          <w:b/>
          <w:sz w:val="21"/>
        </w:rPr>
      </w:pPr>
      <w:r>
        <w:rPr>
          <w:sz w:val="24"/>
        </w:rPr>
        <w:t xml:space="preserve">An ordering relationship over sub-Recurring Events may be useful in future implementations, however </w:t>
      </w:r>
      <w:r w:rsidR="00EF4C9C">
        <w:rPr>
          <w:sz w:val="24"/>
        </w:rPr>
        <w:t>this</w:t>
      </w:r>
      <w:r>
        <w:rPr>
          <w:sz w:val="24"/>
        </w:rPr>
        <w:t xml:space="preserve"> is not currently </w:t>
      </w:r>
      <w:r w:rsidR="00EF4C9C">
        <w:rPr>
          <w:sz w:val="24"/>
        </w:rPr>
        <w:t xml:space="preserve">captured or </w:t>
      </w:r>
      <w:r>
        <w:rPr>
          <w:sz w:val="24"/>
        </w:rPr>
        <w:t>required.</w:t>
      </w:r>
    </w:p>
    <w:p w14:paraId="39C2A1AA" w14:textId="2FA62461" w:rsidR="0000590A" w:rsidRPr="00EE4939" w:rsidRDefault="0000590A" w:rsidP="0000590A">
      <w:pPr>
        <w:pStyle w:val="ListParagraph"/>
        <w:numPr>
          <w:ilvl w:val="0"/>
          <w:numId w:val="0"/>
        </w:numPr>
        <w:ind w:left="720"/>
        <w:rPr>
          <w:b/>
        </w:rPr>
      </w:pPr>
    </w:p>
    <w:p w14:paraId="75F0BA7F" w14:textId="47D595FF" w:rsidR="004F1D87" w:rsidRPr="00E72AD2" w:rsidRDefault="00C969BA" w:rsidP="00433E1D">
      <w:pPr>
        <w:pStyle w:val="Heading3"/>
      </w:pPr>
      <w:bookmarkStart w:id="67" w:name="_Toc17365180"/>
      <w:r>
        <w:t>Observations</w:t>
      </w:r>
      <w:r w:rsidR="00E72AD2" w:rsidRPr="00E72AD2">
        <w:t xml:space="preserve"> </w:t>
      </w:r>
      <w:r w:rsidR="004F1D87" w:rsidRPr="00E72AD2">
        <w:t>Ontology</w:t>
      </w:r>
      <w:bookmarkEnd w:id="67"/>
    </w:p>
    <w:p w14:paraId="2F2F9CE3" w14:textId="3FB99427" w:rsidR="004F1D87" w:rsidRPr="007978A3" w:rsidRDefault="0089518D" w:rsidP="004F1D87">
      <w:pPr>
        <w:rPr>
          <w:i/>
        </w:rPr>
      </w:pPr>
      <w:r>
        <w:rPr>
          <w:i/>
        </w:rPr>
        <w:t>http://ontology.eil.utoronto.ca/icity/</w:t>
      </w:r>
      <w:r w:rsidR="00C969BA">
        <w:rPr>
          <w:i/>
        </w:rPr>
        <w:t>Observations</w:t>
      </w:r>
    </w:p>
    <w:p w14:paraId="50A288F4" w14:textId="4D58409E" w:rsidR="004F1D87" w:rsidRDefault="004F1D87" w:rsidP="004F1D87">
      <w:pPr>
        <w:rPr>
          <w:b/>
        </w:rPr>
      </w:pPr>
      <w:r w:rsidRPr="00590C9F">
        <w:rPr>
          <w:b/>
        </w:rPr>
        <w:t xml:space="preserve">Namespace: </w:t>
      </w:r>
      <w:r w:rsidR="00C969BA">
        <w:rPr>
          <w:b/>
        </w:rPr>
        <w:t>obs</w:t>
      </w:r>
    </w:p>
    <w:p w14:paraId="32AD5D1A" w14:textId="77777777" w:rsidR="002A2608" w:rsidRDefault="002A2608" w:rsidP="002A2608">
      <w:r>
        <w:t>In the TPSO, the Observations ontology currently only plays a role in the Transportation System ontology to define the sensors in the transportation network. Nevertheless, the Observations ontology is included with the Foundational Ontologies. This is due to the importance of data collection for transportation planning activities. Data collection efforts take various forms – whether through surveys, manual canvassing, or the use of sensors. With a growing access to the Internet of Things, data from available sensors will continue to expand, likely to include observations about persons, vehicles, and so on. It is important to not only capture the collected data, but the source of the observations.</w:t>
      </w:r>
    </w:p>
    <w:p w14:paraId="066CE657" w14:textId="1AA5F212" w:rsidR="004F1D87" w:rsidRDefault="004F1D87" w:rsidP="004F1D87">
      <w:r w:rsidRPr="000C6992">
        <w:t>The</w:t>
      </w:r>
      <w:r w:rsidR="00E24B3D">
        <w:t xml:space="preserve"> </w:t>
      </w:r>
      <w:r w:rsidR="00C969BA">
        <w:t>Observations</w:t>
      </w:r>
      <w:r w:rsidR="00E72AD2">
        <w:t xml:space="preserve"> ontology reuses the</w:t>
      </w:r>
      <w:r w:rsidRPr="000C6992">
        <w:t xml:space="preserve"> </w:t>
      </w:r>
      <w:r>
        <w:t>SSN</w:t>
      </w:r>
      <w:r w:rsidRPr="000C6992">
        <w:t xml:space="preserve"> (</w:t>
      </w:r>
      <w:r>
        <w:t>Semantic Sensor Network</w:t>
      </w:r>
      <w:r w:rsidRPr="000C6992">
        <w:rPr>
          <w:rFonts w:eastAsiaTheme="majorEastAsia"/>
        </w:rPr>
        <w:t>)</w:t>
      </w:r>
      <w:r>
        <w:rPr>
          <w:rStyle w:val="apple-converted-space"/>
          <w:rFonts w:ascii="Arial" w:eastAsiaTheme="majorEastAsia" w:hAnsi="Arial" w:cs="Arial"/>
          <w:color w:val="000000"/>
          <w:sz w:val="27"/>
          <w:szCs w:val="27"/>
          <w:shd w:val="clear" w:color="auto" w:fill="FFFFFF"/>
        </w:rPr>
        <w:t xml:space="preserve"> </w:t>
      </w:r>
      <w:r>
        <w:t xml:space="preserve">ontology directly from </w:t>
      </w:r>
      <w:hyperlink r:id="rId19" w:history="1">
        <w:r w:rsidRPr="00F30726">
          <w:rPr>
            <w:rStyle w:val="Hyperlink"/>
          </w:rPr>
          <w:t>http://www.w3.org/ns/ssn/</w:t>
        </w:r>
      </w:hyperlink>
      <w:r>
        <w:t xml:space="preserve">. SOSA is the foundation for the SSN (Semantic Sensor Network) and provides the scope required for this application, </w:t>
      </w:r>
      <w:r w:rsidR="00E72AD2">
        <w:t xml:space="preserve">however </w:t>
      </w:r>
      <w:r>
        <w:t>it does not specify any definitions for the terms, therefore we have opted to reuse the SSN Ontology. The SSN Ontology is a W3C recommendation that has been widely adopted to represent sensors and their observations</w:t>
      </w:r>
      <w:r w:rsidR="00D7238C">
        <w:t xml:space="preserve">. It is this widespread use which has motivated the adoption of the SSN </w:t>
      </w:r>
      <w:r w:rsidR="00724E96">
        <w:t>ontology to capture sensors and their observations in the domain of transportation planning</w:t>
      </w:r>
      <w:r>
        <w:t>. The relevant terms are highlighted here.</w:t>
      </w:r>
    </w:p>
    <w:p w14:paraId="1ACD4816" w14:textId="651B3F37" w:rsidR="004F1D87" w:rsidRPr="00E24B3D" w:rsidRDefault="00E72AD2" w:rsidP="004F1D87">
      <w:pPr>
        <w:pStyle w:val="ListParagraph"/>
        <w:rPr>
          <w:sz w:val="24"/>
        </w:rPr>
      </w:pPr>
      <w:r w:rsidRPr="00E24B3D">
        <w:rPr>
          <w:sz w:val="24"/>
        </w:rPr>
        <w:lastRenderedPageBreak/>
        <w:t xml:space="preserve">Sensor: </w:t>
      </w:r>
      <w:r w:rsidR="004F1D87" w:rsidRPr="00E24B3D">
        <w:rPr>
          <w:sz w:val="24"/>
        </w:rPr>
        <w:t>A Sensor is a device that makes some observation and may be triggered by some stimulus.</w:t>
      </w:r>
    </w:p>
    <w:p w14:paraId="50533B79" w14:textId="68F4041E" w:rsidR="004F1D87" w:rsidRPr="00E24B3D" w:rsidRDefault="00E72AD2" w:rsidP="004F1D87">
      <w:pPr>
        <w:pStyle w:val="ListParagraph"/>
        <w:rPr>
          <w:sz w:val="24"/>
        </w:rPr>
      </w:pPr>
      <w:r w:rsidRPr="00E24B3D">
        <w:rPr>
          <w:sz w:val="24"/>
        </w:rPr>
        <w:t xml:space="preserve">Observation: </w:t>
      </w:r>
      <w:r w:rsidR="004F1D87" w:rsidRPr="00E24B3D">
        <w:rPr>
          <w:sz w:val="24"/>
        </w:rPr>
        <w:t>An Observation has some feature of interest – the thing whose property is being detected by the sensor. An observation observes some ObservableProperty. A phenomenon time (i.e. the time at which the property was demonstrated) and result time may be associated with an observation.</w:t>
      </w:r>
    </w:p>
    <w:p w14:paraId="02758C32" w14:textId="728FFFED" w:rsidR="004B0399" w:rsidRDefault="004B0399" w:rsidP="005C1EB3">
      <w:r>
        <w:t>The Observations Ontology generalizes concepts from the SSN Ontology in order to expand the representation to include observations collected without the use of a sensor. In doing so, the concept of Observer is introduced; Observer is a generalization of a Sensor and could also include concepts such as Persons or Surveys.</w:t>
      </w:r>
    </w:p>
    <w:p w14:paraId="5B064270" w14:textId="1E24BD0E" w:rsidR="00B80D79" w:rsidRDefault="00B80D79" w:rsidP="005C1EB3">
      <w:r>
        <w:t xml:space="preserve">Note that the SSN ontology </w:t>
      </w:r>
      <w:r w:rsidR="008D6D01">
        <w:t xml:space="preserve">does not make any commitments as to whether instances of ssn:Property should be generic (e.g. ex:temperature) or specific to the feature of interest (e.g. ex:mybodytemperature). Current documentation suggests that this is a choice for the modeler. </w:t>
      </w:r>
      <w:r w:rsidR="00E24B3D">
        <w:t>We</w:t>
      </w:r>
      <w:r w:rsidR="008D6D01">
        <w:t xml:space="preserve"> opt to define instances of ssn:Property at a general level; this will enable the querying of sensors that observe some property (e.g. vehicle presence) regardless of the location. This is useful as there may be different kinds of sensors that observe the same properties (e.g. loop detectors vs Bluetooth sensors) and while they might not share the exact feature of interest, they may be in close enough proximity to be related and so a property indicating their similarity is desirable.</w:t>
      </w:r>
    </w:p>
    <w:p w14:paraId="646C74DA" w14:textId="6B2585A8" w:rsidR="00811688" w:rsidRDefault="00811688" w:rsidP="005C1EB3">
      <w:r>
        <w:t xml:space="preserve">We generalize the SSN ontology as the scope of observations goes beyond </w:t>
      </w:r>
      <w:r w:rsidR="00E03268">
        <w:t xml:space="preserve">properties that are detected by a sensor. To do this, we introduce a general Observation class, of which sosa:Observation is a subclass; </w:t>
      </w:r>
      <w:r w:rsidR="00FD6465">
        <w:t xml:space="preserve">a general Observer class, of which sosa:Sensor is a subclass; </w:t>
      </w:r>
      <w:r w:rsidR="00E03268">
        <w:t xml:space="preserve">and a general observedBy property, or which sosa:madeBySensor is a property. An Observation may be made by a Sensor, however it may also be made by a Person. We anticipate that the representation of these general observations will expand as we investigate different use cases. </w:t>
      </w:r>
    </w:p>
    <w:tbl>
      <w:tblPr>
        <w:tblStyle w:val="TableGrid"/>
        <w:tblpPr w:leftFromText="180" w:rightFromText="180" w:vertAnchor="text" w:horzAnchor="margin" w:tblpY="128"/>
        <w:tblW w:w="0" w:type="auto"/>
        <w:tblLook w:val="04A0" w:firstRow="1" w:lastRow="0" w:firstColumn="1" w:lastColumn="0" w:noHBand="0" w:noVBand="1"/>
      </w:tblPr>
      <w:tblGrid>
        <w:gridCol w:w="2805"/>
        <w:gridCol w:w="2917"/>
        <w:gridCol w:w="3628"/>
      </w:tblGrid>
      <w:tr w:rsidR="004B0399" w14:paraId="4AD8964D" w14:textId="77777777" w:rsidTr="00EA1F01">
        <w:tc>
          <w:tcPr>
            <w:tcW w:w="2805" w:type="dxa"/>
            <w:shd w:val="clear" w:color="auto" w:fill="00FFFF"/>
          </w:tcPr>
          <w:p w14:paraId="0C687C37" w14:textId="77777777" w:rsidR="004B0399" w:rsidRDefault="004B0399" w:rsidP="00EA1F01">
            <w:r>
              <w:t>Object</w:t>
            </w:r>
          </w:p>
        </w:tc>
        <w:tc>
          <w:tcPr>
            <w:tcW w:w="2917" w:type="dxa"/>
            <w:shd w:val="clear" w:color="auto" w:fill="00FFFF"/>
          </w:tcPr>
          <w:p w14:paraId="1F71FDC2" w14:textId="77777777" w:rsidR="004B0399" w:rsidRDefault="004B0399" w:rsidP="00EA1F01">
            <w:r>
              <w:t>Property</w:t>
            </w:r>
          </w:p>
        </w:tc>
        <w:tc>
          <w:tcPr>
            <w:tcW w:w="3628" w:type="dxa"/>
            <w:shd w:val="clear" w:color="auto" w:fill="00FFFF"/>
          </w:tcPr>
          <w:p w14:paraId="7320C2A8" w14:textId="77777777" w:rsidR="004B0399" w:rsidRDefault="004B0399" w:rsidP="00EA1F01">
            <w:r>
              <w:t>Value</w:t>
            </w:r>
          </w:p>
        </w:tc>
      </w:tr>
      <w:tr w:rsidR="004B0399" w14:paraId="354C297E" w14:textId="77777777" w:rsidTr="00EA1F01">
        <w:tc>
          <w:tcPr>
            <w:tcW w:w="2805" w:type="dxa"/>
          </w:tcPr>
          <w:p w14:paraId="720AD7C5" w14:textId="77777777" w:rsidR="004B0399" w:rsidRDefault="004B0399" w:rsidP="00EA1F01">
            <w:r>
              <w:t>Observation</w:t>
            </w:r>
          </w:p>
        </w:tc>
        <w:tc>
          <w:tcPr>
            <w:tcW w:w="2917" w:type="dxa"/>
          </w:tcPr>
          <w:p w14:paraId="25048B91" w14:textId="77777777" w:rsidR="004B0399" w:rsidRDefault="004B0399" w:rsidP="00EA1F01">
            <w:r>
              <w:t>observedBy</w:t>
            </w:r>
          </w:p>
        </w:tc>
        <w:tc>
          <w:tcPr>
            <w:tcW w:w="3628" w:type="dxa"/>
          </w:tcPr>
          <w:p w14:paraId="3A6AFBD7" w14:textId="77777777" w:rsidR="004B0399" w:rsidRDefault="004B0399" w:rsidP="00EA1F01">
            <w:r>
              <w:t>only Observer</w:t>
            </w:r>
          </w:p>
        </w:tc>
      </w:tr>
      <w:tr w:rsidR="004B0399" w14:paraId="7E4F5FC5" w14:textId="77777777" w:rsidTr="00EA1F01">
        <w:tc>
          <w:tcPr>
            <w:tcW w:w="2805" w:type="dxa"/>
          </w:tcPr>
          <w:p w14:paraId="45E09E11" w14:textId="77777777" w:rsidR="004B0399" w:rsidRDefault="004B0399" w:rsidP="00EA1F01">
            <w:r>
              <w:t>Observer</w:t>
            </w:r>
          </w:p>
        </w:tc>
        <w:tc>
          <w:tcPr>
            <w:tcW w:w="2917" w:type="dxa"/>
          </w:tcPr>
          <w:p w14:paraId="551CBD1A" w14:textId="77777777" w:rsidR="004B0399" w:rsidRDefault="004B0399" w:rsidP="00EA1F01">
            <w:r>
              <w:t>inverse(observedBy)</w:t>
            </w:r>
          </w:p>
        </w:tc>
        <w:tc>
          <w:tcPr>
            <w:tcW w:w="3628" w:type="dxa"/>
          </w:tcPr>
          <w:p w14:paraId="4A8F80DC" w14:textId="77777777" w:rsidR="004B0399" w:rsidRDefault="004B0399" w:rsidP="00EA1F01">
            <w:r>
              <w:t>only Observation</w:t>
            </w:r>
          </w:p>
        </w:tc>
      </w:tr>
      <w:tr w:rsidR="004B0399" w14:paraId="509F3FCA" w14:textId="77777777" w:rsidTr="00EA1F01">
        <w:tc>
          <w:tcPr>
            <w:tcW w:w="2805" w:type="dxa"/>
            <w:vMerge w:val="restart"/>
          </w:tcPr>
          <w:p w14:paraId="4619FF54" w14:textId="77777777" w:rsidR="004B0399" w:rsidRDefault="004B0399" w:rsidP="00EA1F01">
            <w:r>
              <w:t>sosa:Sensor</w:t>
            </w:r>
          </w:p>
        </w:tc>
        <w:tc>
          <w:tcPr>
            <w:tcW w:w="2917" w:type="dxa"/>
          </w:tcPr>
          <w:p w14:paraId="6E650F9B" w14:textId="77777777" w:rsidR="004B0399" w:rsidRDefault="004B0399" w:rsidP="00EA1F01">
            <w:r>
              <w:t>subclassOf</w:t>
            </w:r>
          </w:p>
        </w:tc>
        <w:tc>
          <w:tcPr>
            <w:tcW w:w="3628" w:type="dxa"/>
          </w:tcPr>
          <w:p w14:paraId="3614A233" w14:textId="77777777" w:rsidR="004B0399" w:rsidRDefault="004B0399" w:rsidP="00EA1F01">
            <w:r>
              <w:t>Observer</w:t>
            </w:r>
          </w:p>
        </w:tc>
      </w:tr>
      <w:tr w:rsidR="004B0399" w14:paraId="1BA55469" w14:textId="77777777" w:rsidTr="00EA1F01">
        <w:tc>
          <w:tcPr>
            <w:tcW w:w="2805" w:type="dxa"/>
            <w:vMerge/>
          </w:tcPr>
          <w:p w14:paraId="085F0A3E" w14:textId="77777777" w:rsidR="004B0399" w:rsidRDefault="004B0399" w:rsidP="00EA1F01"/>
        </w:tc>
        <w:tc>
          <w:tcPr>
            <w:tcW w:w="2917" w:type="dxa"/>
          </w:tcPr>
          <w:p w14:paraId="4118A88B" w14:textId="77777777" w:rsidR="004B0399" w:rsidRDefault="004B0399" w:rsidP="00EA1F01">
            <w:r>
              <w:t>sosa:madeObservation</w:t>
            </w:r>
          </w:p>
        </w:tc>
        <w:tc>
          <w:tcPr>
            <w:tcW w:w="3628" w:type="dxa"/>
          </w:tcPr>
          <w:p w14:paraId="6A06A2ED" w14:textId="77777777" w:rsidR="004B0399" w:rsidRDefault="004B0399" w:rsidP="00EA1F01">
            <w:r>
              <w:t>only sosa:Observation</w:t>
            </w:r>
          </w:p>
        </w:tc>
      </w:tr>
      <w:tr w:rsidR="004B0399" w14:paraId="787839DA" w14:textId="77777777" w:rsidTr="00EA1F01">
        <w:tc>
          <w:tcPr>
            <w:tcW w:w="2805" w:type="dxa"/>
            <w:vMerge/>
          </w:tcPr>
          <w:p w14:paraId="30A412B7" w14:textId="77777777" w:rsidR="004B0399" w:rsidRDefault="004B0399" w:rsidP="00EA1F01"/>
        </w:tc>
        <w:tc>
          <w:tcPr>
            <w:tcW w:w="2917" w:type="dxa"/>
          </w:tcPr>
          <w:p w14:paraId="216ED6C4" w14:textId="77777777" w:rsidR="004B0399" w:rsidRDefault="004B0399" w:rsidP="00EA1F01">
            <w:r>
              <w:t>sosa:observes</w:t>
            </w:r>
          </w:p>
        </w:tc>
        <w:tc>
          <w:tcPr>
            <w:tcW w:w="3628" w:type="dxa"/>
          </w:tcPr>
          <w:p w14:paraId="3431E057" w14:textId="77777777" w:rsidR="004B0399" w:rsidRDefault="004B0399" w:rsidP="00EA1F01">
            <w:r>
              <w:t>only sosa:ObservableProperty</w:t>
            </w:r>
          </w:p>
        </w:tc>
      </w:tr>
      <w:tr w:rsidR="004B0399" w14:paraId="41076151" w14:textId="77777777" w:rsidTr="00EA1F01">
        <w:tc>
          <w:tcPr>
            <w:tcW w:w="2805" w:type="dxa"/>
            <w:vMerge/>
          </w:tcPr>
          <w:p w14:paraId="37504EA4" w14:textId="77777777" w:rsidR="004B0399" w:rsidRDefault="004B0399" w:rsidP="00EA1F01"/>
        </w:tc>
        <w:tc>
          <w:tcPr>
            <w:tcW w:w="2917" w:type="dxa"/>
          </w:tcPr>
          <w:p w14:paraId="1EE5B987" w14:textId="77777777" w:rsidR="004B0399" w:rsidRDefault="004B0399" w:rsidP="00EA1F01">
            <w:r>
              <w:t>ssn:detects</w:t>
            </w:r>
          </w:p>
        </w:tc>
        <w:tc>
          <w:tcPr>
            <w:tcW w:w="3628" w:type="dxa"/>
          </w:tcPr>
          <w:p w14:paraId="6E0B429D" w14:textId="77777777" w:rsidR="004B0399" w:rsidRDefault="004B0399" w:rsidP="00EA1F01">
            <w:r>
              <w:t>only ssn:Stimulus</w:t>
            </w:r>
          </w:p>
        </w:tc>
      </w:tr>
      <w:tr w:rsidR="004B0399" w14:paraId="363A4983" w14:textId="77777777" w:rsidTr="00EA1F01">
        <w:trPr>
          <w:trHeight w:val="63"/>
        </w:trPr>
        <w:tc>
          <w:tcPr>
            <w:tcW w:w="2805" w:type="dxa"/>
            <w:vMerge w:val="restart"/>
          </w:tcPr>
          <w:p w14:paraId="532D4A00" w14:textId="77777777" w:rsidR="004B0399" w:rsidRDefault="004B0399" w:rsidP="00EA1F01">
            <w:r>
              <w:t>sosa:Observation</w:t>
            </w:r>
          </w:p>
        </w:tc>
        <w:tc>
          <w:tcPr>
            <w:tcW w:w="2917" w:type="dxa"/>
          </w:tcPr>
          <w:p w14:paraId="0B7CB938" w14:textId="77777777" w:rsidR="004B0399" w:rsidRDefault="004B0399" w:rsidP="00EA1F01">
            <w:r>
              <w:t>subclassOf</w:t>
            </w:r>
          </w:p>
        </w:tc>
        <w:tc>
          <w:tcPr>
            <w:tcW w:w="3628" w:type="dxa"/>
          </w:tcPr>
          <w:p w14:paraId="4ADA5D4E" w14:textId="77777777" w:rsidR="004B0399" w:rsidRDefault="004B0399" w:rsidP="00EA1F01">
            <w:r>
              <w:t>Observation</w:t>
            </w:r>
          </w:p>
        </w:tc>
      </w:tr>
      <w:tr w:rsidR="004B0399" w14:paraId="3A7CCAD6" w14:textId="77777777" w:rsidTr="00EA1F01">
        <w:trPr>
          <w:trHeight w:val="63"/>
        </w:trPr>
        <w:tc>
          <w:tcPr>
            <w:tcW w:w="2805" w:type="dxa"/>
            <w:vMerge/>
          </w:tcPr>
          <w:p w14:paraId="7522E7B3" w14:textId="77777777" w:rsidR="004B0399" w:rsidRDefault="004B0399" w:rsidP="00EA1F01"/>
        </w:tc>
        <w:tc>
          <w:tcPr>
            <w:tcW w:w="2917" w:type="dxa"/>
          </w:tcPr>
          <w:p w14:paraId="571FB84F" w14:textId="77777777" w:rsidR="004B0399" w:rsidRDefault="004B0399" w:rsidP="00EA1F01">
            <w:r>
              <w:t>sosa:madeBySensor</w:t>
            </w:r>
          </w:p>
        </w:tc>
        <w:tc>
          <w:tcPr>
            <w:tcW w:w="3628" w:type="dxa"/>
          </w:tcPr>
          <w:p w14:paraId="76EE9952" w14:textId="77777777" w:rsidR="004B0399" w:rsidRDefault="004B0399" w:rsidP="00EA1F01">
            <w:r>
              <w:t>exactly 1 sosa:Sensor</w:t>
            </w:r>
          </w:p>
        </w:tc>
      </w:tr>
      <w:tr w:rsidR="004B0399" w14:paraId="5C54E036" w14:textId="77777777" w:rsidTr="00EA1F01">
        <w:trPr>
          <w:trHeight w:val="63"/>
        </w:trPr>
        <w:tc>
          <w:tcPr>
            <w:tcW w:w="2805" w:type="dxa"/>
            <w:vMerge/>
          </w:tcPr>
          <w:p w14:paraId="607E4AE2" w14:textId="77777777" w:rsidR="004B0399" w:rsidRDefault="004B0399" w:rsidP="00EA1F01"/>
        </w:tc>
        <w:tc>
          <w:tcPr>
            <w:tcW w:w="2917" w:type="dxa"/>
          </w:tcPr>
          <w:p w14:paraId="680BA374" w14:textId="77777777" w:rsidR="004B0399" w:rsidRDefault="004B0399" w:rsidP="00EA1F01">
            <w:r>
              <w:t>sosa:hasFeatureOfInterest</w:t>
            </w:r>
          </w:p>
        </w:tc>
        <w:tc>
          <w:tcPr>
            <w:tcW w:w="3628" w:type="dxa"/>
          </w:tcPr>
          <w:p w14:paraId="218A93CD" w14:textId="77777777" w:rsidR="004B0399" w:rsidRDefault="004B0399" w:rsidP="00EA1F01">
            <w:r>
              <w:t>exactly 1 owl:Thing and only sosa:FeatureOfInterest</w:t>
            </w:r>
          </w:p>
        </w:tc>
      </w:tr>
      <w:tr w:rsidR="004B0399" w14:paraId="57893465" w14:textId="77777777" w:rsidTr="00EA1F01">
        <w:trPr>
          <w:trHeight w:val="63"/>
        </w:trPr>
        <w:tc>
          <w:tcPr>
            <w:tcW w:w="2805" w:type="dxa"/>
            <w:vMerge/>
          </w:tcPr>
          <w:p w14:paraId="3F2A4F0F" w14:textId="77777777" w:rsidR="004B0399" w:rsidRDefault="004B0399" w:rsidP="00EA1F01"/>
        </w:tc>
        <w:tc>
          <w:tcPr>
            <w:tcW w:w="2917" w:type="dxa"/>
          </w:tcPr>
          <w:p w14:paraId="5527CB50" w14:textId="77777777" w:rsidR="004B0399" w:rsidRDefault="004B0399" w:rsidP="00EA1F01">
            <w:r>
              <w:t>sosa:hasResult</w:t>
            </w:r>
          </w:p>
        </w:tc>
        <w:tc>
          <w:tcPr>
            <w:tcW w:w="3628" w:type="dxa"/>
          </w:tcPr>
          <w:p w14:paraId="72AFA63C" w14:textId="77777777" w:rsidR="004B0399" w:rsidRDefault="004B0399" w:rsidP="00EA1F01">
            <w:r>
              <w:t>exactly 1 owl:Thing and only sosa:Result</w:t>
            </w:r>
          </w:p>
        </w:tc>
      </w:tr>
      <w:tr w:rsidR="004B0399" w14:paraId="2D16598A" w14:textId="77777777" w:rsidTr="00EA1F01">
        <w:trPr>
          <w:trHeight w:val="63"/>
        </w:trPr>
        <w:tc>
          <w:tcPr>
            <w:tcW w:w="2805" w:type="dxa"/>
            <w:vMerge/>
          </w:tcPr>
          <w:p w14:paraId="45ABF669" w14:textId="77777777" w:rsidR="004B0399" w:rsidRDefault="004B0399" w:rsidP="00EA1F01"/>
        </w:tc>
        <w:tc>
          <w:tcPr>
            <w:tcW w:w="2917" w:type="dxa"/>
          </w:tcPr>
          <w:p w14:paraId="7118ED50" w14:textId="77777777" w:rsidR="004B0399" w:rsidRDefault="004B0399" w:rsidP="00EA1F01">
            <w:r>
              <w:t>sosa:observedProperty</w:t>
            </w:r>
          </w:p>
        </w:tc>
        <w:tc>
          <w:tcPr>
            <w:tcW w:w="3628" w:type="dxa"/>
          </w:tcPr>
          <w:p w14:paraId="645507BA" w14:textId="77777777" w:rsidR="004B0399" w:rsidRDefault="004B0399" w:rsidP="00EA1F01">
            <w:r>
              <w:t>exactly 1 owl:Thing and only sosa:ObservableProperty</w:t>
            </w:r>
          </w:p>
        </w:tc>
      </w:tr>
      <w:tr w:rsidR="004B0399" w14:paraId="4BD5A57A" w14:textId="77777777" w:rsidTr="00EA1F01">
        <w:trPr>
          <w:trHeight w:val="63"/>
        </w:trPr>
        <w:tc>
          <w:tcPr>
            <w:tcW w:w="2805" w:type="dxa"/>
            <w:vMerge/>
          </w:tcPr>
          <w:p w14:paraId="4D75DD59" w14:textId="77777777" w:rsidR="004B0399" w:rsidRDefault="004B0399" w:rsidP="00EA1F01"/>
        </w:tc>
        <w:tc>
          <w:tcPr>
            <w:tcW w:w="2917" w:type="dxa"/>
          </w:tcPr>
          <w:p w14:paraId="3DB96D7C" w14:textId="77777777" w:rsidR="004B0399" w:rsidRDefault="004B0399" w:rsidP="00EA1F01">
            <w:r>
              <w:t>sosa:phenomenonTime</w:t>
            </w:r>
          </w:p>
        </w:tc>
        <w:tc>
          <w:tcPr>
            <w:tcW w:w="3628" w:type="dxa"/>
          </w:tcPr>
          <w:p w14:paraId="0DA9F2D6" w14:textId="77777777" w:rsidR="004B0399" w:rsidRDefault="004B0399" w:rsidP="00EA1F01">
            <w:r>
              <w:t>exactly 1 owl:Thing</w:t>
            </w:r>
          </w:p>
        </w:tc>
      </w:tr>
      <w:tr w:rsidR="004B0399" w14:paraId="689A8598" w14:textId="77777777" w:rsidTr="00EA1F01">
        <w:trPr>
          <w:trHeight w:val="63"/>
        </w:trPr>
        <w:tc>
          <w:tcPr>
            <w:tcW w:w="2805" w:type="dxa"/>
            <w:vMerge/>
          </w:tcPr>
          <w:p w14:paraId="5E3A19D4" w14:textId="77777777" w:rsidR="004B0399" w:rsidRDefault="004B0399" w:rsidP="00EA1F01"/>
        </w:tc>
        <w:tc>
          <w:tcPr>
            <w:tcW w:w="2917" w:type="dxa"/>
          </w:tcPr>
          <w:p w14:paraId="75FDB20E" w14:textId="77777777" w:rsidR="004B0399" w:rsidRDefault="004B0399" w:rsidP="00EA1F01">
            <w:r>
              <w:t>sosa:resultTime</w:t>
            </w:r>
          </w:p>
        </w:tc>
        <w:tc>
          <w:tcPr>
            <w:tcW w:w="3628" w:type="dxa"/>
          </w:tcPr>
          <w:p w14:paraId="20A4AD56" w14:textId="77777777" w:rsidR="004B0399" w:rsidRDefault="004B0399" w:rsidP="00EA1F01">
            <w:r>
              <w:t>exactly 1 rdfs:Literal</w:t>
            </w:r>
          </w:p>
        </w:tc>
      </w:tr>
      <w:tr w:rsidR="004B0399" w14:paraId="4BD233AA" w14:textId="77777777" w:rsidTr="00EA1F01">
        <w:trPr>
          <w:trHeight w:val="63"/>
        </w:trPr>
        <w:tc>
          <w:tcPr>
            <w:tcW w:w="2805" w:type="dxa"/>
            <w:vMerge/>
          </w:tcPr>
          <w:p w14:paraId="0B0411C2" w14:textId="77777777" w:rsidR="004B0399" w:rsidRDefault="004B0399" w:rsidP="00EA1F01"/>
        </w:tc>
        <w:tc>
          <w:tcPr>
            <w:tcW w:w="2917" w:type="dxa"/>
          </w:tcPr>
          <w:p w14:paraId="3629E46B" w14:textId="77777777" w:rsidR="004B0399" w:rsidRDefault="004B0399" w:rsidP="00EA1F01">
            <w:r>
              <w:t>ssn:wasOriginatedBy</w:t>
            </w:r>
          </w:p>
        </w:tc>
        <w:tc>
          <w:tcPr>
            <w:tcW w:w="3628" w:type="dxa"/>
          </w:tcPr>
          <w:p w14:paraId="002CA568" w14:textId="77777777" w:rsidR="004B0399" w:rsidRDefault="004B0399" w:rsidP="00EA1F01">
            <w:r>
              <w:t>exactly 1 owl:Thing and only ssn:Stimulus</w:t>
            </w:r>
          </w:p>
        </w:tc>
      </w:tr>
      <w:tr w:rsidR="004B0399" w14:paraId="232BCF1E" w14:textId="77777777" w:rsidTr="00EA1F01">
        <w:trPr>
          <w:trHeight w:val="63"/>
        </w:trPr>
        <w:tc>
          <w:tcPr>
            <w:tcW w:w="2805" w:type="dxa"/>
            <w:vMerge w:val="restart"/>
          </w:tcPr>
          <w:p w14:paraId="5A14D307" w14:textId="77777777" w:rsidR="004B0399" w:rsidRDefault="004B0399" w:rsidP="00EA1F01">
            <w:r>
              <w:t>sosa:ObservableProperty</w:t>
            </w:r>
          </w:p>
        </w:tc>
        <w:tc>
          <w:tcPr>
            <w:tcW w:w="2917" w:type="dxa"/>
          </w:tcPr>
          <w:p w14:paraId="6BF0ACB3" w14:textId="77777777" w:rsidR="004B0399" w:rsidRPr="00F06DDA" w:rsidRDefault="004B0399" w:rsidP="00EA1F01">
            <w:r>
              <w:t>subClassOf</w:t>
            </w:r>
          </w:p>
        </w:tc>
        <w:tc>
          <w:tcPr>
            <w:tcW w:w="3628" w:type="dxa"/>
          </w:tcPr>
          <w:p w14:paraId="0B1E4438" w14:textId="77777777" w:rsidR="004B0399" w:rsidRPr="00F06DDA" w:rsidRDefault="004B0399" w:rsidP="00EA1F01">
            <w:r>
              <w:t>ssn:Property</w:t>
            </w:r>
          </w:p>
        </w:tc>
      </w:tr>
      <w:tr w:rsidR="004B0399" w14:paraId="2CFC3761" w14:textId="77777777" w:rsidTr="00EA1F01">
        <w:trPr>
          <w:trHeight w:val="63"/>
        </w:trPr>
        <w:tc>
          <w:tcPr>
            <w:tcW w:w="2805" w:type="dxa"/>
            <w:vMerge/>
          </w:tcPr>
          <w:p w14:paraId="62B58345" w14:textId="77777777" w:rsidR="004B0399" w:rsidRDefault="004B0399" w:rsidP="00EA1F01"/>
        </w:tc>
        <w:tc>
          <w:tcPr>
            <w:tcW w:w="2917" w:type="dxa"/>
          </w:tcPr>
          <w:p w14:paraId="6879D1F2" w14:textId="77777777" w:rsidR="004B0399" w:rsidRDefault="004B0399" w:rsidP="00EA1F01">
            <w:r w:rsidRPr="00F06DDA">
              <w:t xml:space="preserve">inverse ('is proxy for') </w:t>
            </w:r>
          </w:p>
        </w:tc>
        <w:tc>
          <w:tcPr>
            <w:tcW w:w="3628" w:type="dxa"/>
          </w:tcPr>
          <w:p w14:paraId="24780FA0" w14:textId="77777777" w:rsidR="004B0399" w:rsidRDefault="004B0399" w:rsidP="00EA1F01">
            <w:r w:rsidRPr="00F06DDA">
              <w:t xml:space="preserve">only </w:t>
            </w:r>
            <w:r>
              <w:t>ssn:</w:t>
            </w:r>
            <w:r w:rsidRPr="00F06DDA">
              <w:t>Stimulus</w:t>
            </w:r>
          </w:p>
        </w:tc>
      </w:tr>
      <w:tr w:rsidR="004B0399" w14:paraId="7A88A299" w14:textId="77777777" w:rsidTr="00EA1F01">
        <w:trPr>
          <w:trHeight w:val="63"/>
        </w:trPr>
        <w:tc>
          <w:tcPr>
            <w:tcW w:w="2805" w:type="dxa"/>
            <w:vMerge/>
          </w:tcPr>
          <w:p w14:paraId="62E55E4D" w14:textId="77777777" w:rsidR="004B0399" w:rsidRDefault="004B0399" w:rsidP="00EA1F01"/>
        </w:tc>
        <w:tc>
          <w:tcPr>
            <w:tcW w:w="2917" w:type="dxa"/>
          </w:tcPr>
          <w:p w14:paraId="145F968D" w14:textId="77777777" w:rsidR="004B0399" w:rsidRPr="00F06DDA" w:rsidRDefault="004B0399" w:rsidP="00EA1F01">
            <w:r w:rsidRPr="00F06DDA">
              <w:t xml:space="preserve">inverse ('observed property') </w:t>
            </w:r>
          </w:p>
        </w:tc>
        <w:tc>
          <w:tcPr>
            <w:tcW w:w="3628" w:type="dxa"/>
          </w:tcPr>
          <w:p w14:paraId="321F6C40" w14:textId="77777777" w:rsidR="004B0399" w:rsidRDefault="004B0399" w:rsidP="00EA1F01">
            <w:r w:rsidRPr="00F06DDA">
              <w:t>only</w:t>
            </w:r>
            <w:r>
              <w:t xml:space="preserve"> sosa:</w:t>
            </w:r>
            <w:r w:rsidRPr="00F06DDA">
              <w:t>Observation</w:t>
            </w:r>
          </w:p>
        </w:tc>
      </w:tr>
      <w:tr w:rsidR="004B0399" w14:paraId="3A84EB99" w14:textId="77777777" w:rsidTr="00EA1F01">
        <w:trPr>
          <w:trHeight w:val="63"/>
        </w:trPr>
        <w:tc>
          <w:tcPr>
            <w:tcW w:w="2805" w:type="dxa"/>
            <w:vMerge/>
          </w:tcPr>
          <w:p w14:paraId="66D2AF22" w14:textId="77777777" w:rsidR="004B0399" w:rsidRDefault="004B0399" w:rsidP="00EA1F01"/>
        </w:tc>
        <w:tc>
          <w:tcPr>
            <w:tcW w:w="2917" w:type="dxa"/>
          </w:tcPr>
          <w:p w14:paraId="3B958664" w14:textId="77777777" w:rsidR="004B0399" w:rsidRPr="00F06DDA" w:rsidRDefault="004B0399" w:rsidP="00EA1F01">
            <w:r>
              <w:t>sosa:</w:t>
            </w:r>
            <w:r w:rsidRPr="00F06DDA">
              <w:t xml:space="preserve">'is observed by' </w:t>
            </w:r>
          </w:p>
        </w:tc>
        <w:tc>
          <w:tcPr>
            <w:tcW w:w="3628" w:type="dxa"/>
          </w:tcPr>
          <w:p w14:paraId="72517867" w14:textId="77777777" w:rsidR="004B0399" w:rsidRDefault="004B0399" w:rsidP="00EA1F01">
            <w:r w:rsidRPr="00F06DDA">
              <w:t xml:space="preserve">only </w:t>
            </w:r>
            <w:r>
              <w:t>sosa:</w:t>
            </w:r>
            <w:r w:rsidRPr="00F06DDA">
              <w:t>Sensor</w:t>
            </w:r>
          </w:p>
        </w:tc>
      </w:tr>
      <w:tr w:rsidR="004B0399" w14:paraId="6CB22CB4" w14:textId="77777777" w:rsidTr="00EA1F01">
        <w:trPr>
          <w:trHeight w:val="63"/>
        </w:trPr>
        <w:tc>
          <w:tcPr>
            <w:tcW w:w="2805" w:type="dxa"/>
          </w:tcPr>
          <w:p w14:paraId="184F20E1" w14:textId="77777777" w:rsidR="004B0399" w:rsidRDefault="004B0399" w:rsidP="00EA1F01">
            <w:r>
              <w:t>sosa:FeatureOfInterest</w:t>
            </w:r>
          </w:p>
        </w:tc>
        <w:tc>
          <w:tcPr>
            <w:tcW w:w="2917" w:type="dxa"/>
          </w:tcPr>
          <w:p w14:paraId="2EAD187A" w14:textId="77777777" w:rsidR="004B0399" w:rsidRDefault="004B0399" w:rsidP="00EA1F01">
            <w:r>
              <w:t>ssn:</w:t>
            </w:r>
            <w:r w:rsidRPr="00F06DDA">
              <w:t xml:space="preserve">'has property' </w:t>
            </w:r>
          </w:p>
        </w:tc>
        <w:tc>
          <w:tcPr>
            <w:tcW w:w="3628" w:type="dxa"/>
          </w:tcPr>
          <w:p w14:paraId="4190D7C3" w14:textId="77777777" w:rsidR="004B0399" w:rsidRDefault="004B0399" w:rsidP="00EA1F01">
            <w:r w:rsidRPr="00F06DDA">
              <w:t>min 1 owl:Thing</w:t>
            </w:r>
            <w:r>
              <w:t xml:space="preserve"> and ssn:Property</w:t>
            </w:r>
          </w:p>
        </w:tc>
      </w:tr>
      <w:tr w:rsidR="004B0399" w14:paraId="030815DA" w14:textId="77777777" w:rsidTr="00EA1F01">
        <w:trPr>
          <w:trHeight w:val="63"/>
        </w:trPr>
        <w:tc>
          <w:tcPr>
            <w:tcW w:w="2805" w:type="dxa"/>
          </w:tcPr>
          <w:p w14:paraId="0A69DF91" w14:textId="77777777" w:rsidR="004B0399" w:rsidRDefault="004B0399" w:rsidP="00EA1F01">
            <w:r>
              <w:t>sosa:Result</w:t>
            </w:r>
          </w:p>
        </w:tc>
        <w:tc>
          <w:tcPr>
            <w:tcW w:w="2917" w:type="dxa"/>
          </w:tcPr>
          <w:p w14:paraId="1AB27FFD" w14:textId="77777777" w:rsidR="004B0399" w:rsidRDefault="004B0399" w:rsidP="00EA1F01">
            <w:r>
              <w:t>sosa:</w:t>
            </w:r>
            <w:r w:rsidRPr="00F06DDA">
              <w:t xml:space="preserve">'is result of' </w:t>
            </w:r>
          </w:p>
        </w:tc>
        <w:tc>
          <w:tcPr>
            <w:tcW w:w="3628" w:type="dxa"/>
          </w:tcPr>
          <w:p w14:paraId="4CE4DD3C" w14:textId="77777777" w:rsidR="004B0399" w:rsidRDefault="004B0399" w:rsidP="00EA1F01">
            <w:r w:rsidRPr="00F06DDA">
              <w:t>min 1 owl:Thing</w:t>
            </w:r>
          </w:p>
        </w:tc>
      </w:tr>
    </w:tbl>
    <w:p w14:paraId="4E860D85" w14:textId="77777777" w:rsidR="004F1D87" w:rsidRDefault="004F1D87" w:rsidP="004F1D87">
      <w:pPr>
        <w:rPr>
          <w:b/>
        </w:rPr>
      </w:pPr>
    </w:p>
    <w:p w14:paraId="4E18971B" w14:textId="55EF79DE" w:rsidR="0023361A" w:rsidRDefault="00EE3191" w:rsidP="0023361A">
      <w:pPr>
        <w:keepNext/>
      </w:pPr>
      <w:r w:rsidRPr="00EE3191">
        <w:rPr>
          <w:noProof/>
        </w:rPr>
        <w:drawing>
          <wp:inline distT="0" distB="0" distL="0" distR="0" wp14:anchorId="5F2313DC" wp14:editId="3FD4A763">
            <wp:extent cx="6835382" cy="2233914"/>
            <wp:effectExtent l="0" t="0" r="0" b="190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861636" cy="2242494"/>
                    </a:xfrm>
                    <a:prstGeom prst="rect">
                      <a:avLst/>
                    </a:prstGeom>
                  </pic:spPr>
                </pic:pic>
              </a:graphicData>
            </a:graphic>
          </wp:inline>
        </w:drawing>
      </w:r>
    </w:p>
    <w:p w14:paraId="71D87435" w14:textId="4116D73D" w:rsidR="0023361A" w:rsidRDefault="0023361A" w:rsidP="0023361A">
      <w:pPr>
        <w:pStyle w:val="Caption"/>
        <w:rPr>
          <w:b w:val="0"/>
        </w:rPr>
      </w:pPr>
      <w:r>
        <w:t xml:space="preserve">Figure </w:t>
      </w:r>
      <w:r w:rsidR="00A24F05">
        <w:rPr>
          <w:noProof/>
        </w:rPr>
        <w:fldChar w:fldCharType="begin"/>
      </w:r>
      <w:r w:rsidR="00A24F05">
        <w:rPr>
          <w:noProof/>
        </w:rPr>
        <w:instrText xml:space="preserve"> SEQ Figure \* ARABIC </w:instrText>
      </w:r>
      <w:r w:rsidR="00A24F05">
        <w:rPr>
          <w:noProof/>
        </w:rPr>
        <w:fldChar w:fldCharType="separate"/>
      </w:r>
      <w:r w:rsidR="00B371C7">
        <w:rPr>
          <w:noProof/>
        </w:rPr>
        <w:t>7</w:t>
      </w:r>
      <w:r w:rsidR="00A24F05">
        <w:rPr>
          <w:noProof/>
        </w:rPr>
        <w:fldChar w:fldCharType="end"/>
      </w:r>
      <w:r>
        <w:t xml:space="preserve">: </w:t>
      </w:r>
      <w:r w:rsidR="00EE3191">
        <w:t>Example of an extension of the S</w:t>
      </w:r>
      <w:r>
        <w:t xml:space="preserve">ensor </w:t>
      </w:r>
      <w:r w:rsidR="00EE3191">
        <w:t>O</w:t>
      </w:r>
      <w:r>
        <w:t xml:space="preserve">ntology </w:t>
      </w:r>
      <w:r w:rsidR="00EE3191">
        <w:t xml:space="preserve">to capture a sensor in </w:t>
      </w:r>
      <w:r>
        <w:t xml:space="preserve">the </w:t>
      </w:r>
      <w:r w:rsidR="00EE3191">
        <w:t>T</w:t>
      </w:r>
      <w:r>
        <w:t xml:space="preserve">ransportation </w:t>
      </w:r>
      <w:r w:rsidR="00EE3191">
        <w:t>S</w:t>
      </w:r>
      <w:r>
        <w:t xml:space="preserve">ystem </w:t>
      </w:r>
      <w:r w:rsidR="00EE3191">
        <w:t>O</w:t>
      </w:r>
      <w:r>
        <w:t>ntology.</w:t>
      </w:r>
    </w:p>
    <w:p w14:paraId="46C42188" w14:textId="77777777" w:rsidR="0023361A" w:rsidRDefault="0023361A" w:rsidP="004F1D87">
      <w:pPr>
        <w:rPr>
          <w:b/>
        </w:rPr>
      </w:pPr>
    </w:p>
    <w:p w14:paraId="07C1855B" w14:textId="17EEFF48" w:rsidR="004F1D87" w:rsidRPr="00EA354A" w:rsidRDefault="004F1D87" w:rsidP="004F1D87">
      <w:pPr>
        <w:rPr>
          <w:b/>
        </w:rPr>
      </w:pPr>
      <w:r>
        <w:rPr>
          <w:b/>
        </w:rPr>
        <w:t>Reused</w:t>
      </w:r>
      <w:r w:rsidRPr="00EA354A">
        <w:rPr>
          <w:b/>
        </w:rPr>
        <w:t xml:space="preserve"> Ontologies:</w:t>
      </w:r>
    </w:p>
    <w:p w14:paraId="2625A5F6" w14:textId="77777777" w:rsidR="004F1D87" w:rsidRPr="005410AB" w:rsidRDefault="004F1D87" w:rsidP="004F1D87">
      <w:pPr>
        <w:pStyle w:val="ListParagraph"/>
        <w:rPr>
          <w:sz w:val="22"/>
          <w:rPrChange w:id="68" w:author="Megan Katsumi" w:date="2018-11-14T12:27:00Z">
            <w:rPr/>
          </w:rPrChange>
        </w:rPr>
      </w:pPr>
      <w:r w:rsidRPr="005410AB">
        <w:rPr>
          <w:sz w:val="22"/>
          <w:rPrChange w:id="69" w:author="Megan Katsumi" w:date="2018-11-14T12:27:00Z">
            <w:rPr/>
          </w:rPrChange>
        </w:rPr>
        <w:t>SSN</w:t>
      </w:r>
    </w:p>
    <w:p w14:paraId="0D5CA729" w14:textId="6D2A1B74" w:rsidR="004F1D87" w:rsidRPr="005410AB" w:rsidRDefault="004F1D87" w:rsidP="004F1D87">
      <w:pPr>
        <w:pStyle w:val="ListParagraph"/>
        <w:rPr>
          <w:sz w:val="22"/>
          <w:rPrChange w:id="70" w:author="Megan Katsumi" w:date="2018-11-14T12:27:00Z">
            <w:rPr/>
          </w:rPrChange>
        </w:rPr>
      </w:pPr>
      <w:r w:rsidRPr="005410AB">
        <w:rPr>
          <w:sz w:val="22"/>
          <w:rPrChange w:id="71" w:author="Megan Katsumi" w:date="2018-11-14T12:27:00Z">
            <w:rPr/>
          </w:rPrChange>
        </w:rPr>
        <w:t>SOSA</w:t>
      </w:r>
    </w:p>
    <w:p w14:paraId="36858CBD" w14:textId="68755ED6" w:rsidR="004F1D87" w:rsidRDefault="004A3CFD" w:rsidP="004F1D87">
      <w:pPr>
        <w:rPr>
          <w:b/>
        </w:rPr>
      </w:pPr>
      <w:r>
        <w:rPr>
          <w:b/>
        </w:rPr>
        <w:t>Future work:</w:t>
      </w:r>
    </w:p>
    <w:p w14:paraId="79C413FA" w14:textId="5507E196" w:rsidR="004A3CFD" w:rsidRPr="004A3CFD" w:rsidRDefault="004A3CFD" w:rsidP="004F1D87">
      <w:r>
        <w:t xml:space="preserve">Add logic to relate the values of observable property, </w:t>
      </w:r>
      <w:r w:rsidR="00CC30BD">
        <w:t xml:space="preserve">observation, </w:t>
      </w:r>
      <w:r>
        <w:t>feature of interest, and result</w:t>
      </w:r>
      <w:r w:rsidR="00CE7BB0">
        <w:t xml:space="preserve">: the observable property indicates how </w:t>
      </w:r>
      <w:r w:rsidR="00CC30BD">
        <w:t xml:space="preserve">(by what property) </w:t>
      </w:r>
      <w:r w:rsidR="00CE7BB0">
        <w:t>the result relates to the feature of interest</w:t>
      </w:r>
      <w:r w:rsidR="00CC30BD">
        <w:t xml:space="preserve">; </w:t>
      </w:r>
      <w:r w:rsidR="00973356">
        <w:t xml:space="preserve">e.g. </w:t>
      </w:r>
      <w:r w:rsidR="00CC30BD">
        <w:t>the location of the loop detector indicates the identity of the feature of interest of its observations.</w:t>
      </w:r>
    </w:p>
    <w:p w14:paraId="7A62F150" w14:textId="51D1A516" w:rsidR="005A3E9C" w:rsidRDefault="005A3E9C" w:rsidP="00E80D3C">
      <w:pPr>
        <w:pStyle w:val="Heading2"/>
      </w:pPr>
      <w:bookmarkStart w:id="72" w:name="_Toc17365181"/>
      <w:r>
        <w:t>Contact Ontology</w:t>
      </w:r>
      <w:bookmarkEnd w:id="72"/>
    </w:p>
    <w:p w14:paraId="67C7BADB" w14:textId="0238484B" w:rsidR="00E80D3C" w:rsidRPr="00D479C9" w:rsidRDefault="0089518D" w:rsidP="00E80D3C">
      <w:pPr>
        <w:rPr>
          <w:i/>
        </w:rPr>
      </w:pPr>
      <w:r>
        <w:rPr>
          <w:i/>
        </w:rPr>
        <w:t>http://ontology.eil.utoronto.ca/icity/</w:t>
      </w:r>
      <w:r w:rsidR="00E80D3C">
        <w:rPr>
          <w:i/>
        </w:rPr>
        <w:t>Contact</w:t>
      </w:r>
    </w:p>
    <w:p w14:paraId="0247166B" w14:textId="1404AFDA" w:rsidR="0017129E" w:rsidRDefault="005301BE" w:rsidP="0017129E">
      <w:pPr>
        <w:rPr>
          <w:b/>
        </w:rPr>
      </w:pPr>
      <w:r>
        <w:rPr>
          <w:b/>
        </w:rPr>
        <w:t xml:space="preserve">Namespace: </w:t>
      </w:r>
      <w:r w:rsidR="0017129E">
        <w:rPr>
          <w:b/>
        </w:rPr>
        <w:t>contact</w:t>
      </w:r>
    </w:p>
    <w:p w14:paraId="7C33B3C0" w14:textId="53F698A3" w:rsidR="0017129E" w:rsidRDefault="0017129E" w:rsidP="0017129E">
      <w:r>
        <w:t>Contact information is relevant for a range of concepts in the transportation domain. For example, a building may have some associated address, similarly a person or an organization may have some contact address (or phone number, email, etc). Note that a person’s contact address may differ from their place of residence. The iContact ontology</w:t>
      </w:r>
      <w:r w:rsidR="00EF4897">
        <w:t xml:space="preserve"> is reused </w:t>
      </w:r>
      <w:r w:rsidR="007429A8">
        <w:t>to provide</w:t>
      </w:r>
      <w:r>
        <w:t xml:space="preserve"> the core concepts necessary to define this type of information. </w:t>
      </w:r>
      <w:r w:rsidR="007429A8">
        <w:t>The Contact ontology</w:t>
      </w:r>
      <w:r>
        <w:t xml:space="preserve"> uses concepts from the spatial location ontology in order to associate an address with a location.</w:t>
      </w:r>
      <w:r w:rsidR="007429A8">
        <w:t xml:space="preserve"> It also introduces a more specific definition of hours of operation as a specialization of the RecurringEvent class</w:t>
      </w:r>
      <w:r w:rsidR="00706FA9">
        <w:t>.</w:t>
      </w:r>
    </w:p>
    <w:p w14:paraId="6683C563" w14:textId="383A2BE2" w:rsidR="0017129E" w:rsidRDefault="0017129E" w:rsidP="0017129E"/>
    <w:tbl>
      <w:tblPr>
        <w:tblStyle w:val="TableGrid"/>
        <w:tblpPr w:leftFromText="180" w:rightFromText="180" w:vertAnchor="text" w:horzAnchor="margin" w:tblpY="128"/>
        <w:tblW w:w="0" w:type="auto"/>
        <w:tblLook w:val="04A0" w:firstRow="1" w:lastRow="0" w:firstColumn="1" w:lastColumn="0" w:noHBand="0" w:noVBand="1"/>
      </w:tblPr>
      <w:tblGrid>
        <w:gridCol w:w="2776"/>
        <w:gridCol w:w="2644"/>
        <w:gridCol w:w="3930"/>
      </w:tblGrid>
      <w:tr w:rsidR="0017129E" w14:paraId="2C405416" w14:textId="77777777" w:rsidTr="002E336F">
        <w:tc>
          <w:tcPr>
            <w:tcW w:w="2776" w:type="dxa"/>
            <w:shd w:val="clear" w:color="auto" w:fill="00FFFF"/>
          </w:tcPr>
          <w:p w14:paraId="68384273" w14:textId="77777777" w:rsidR="0017129E" w:rsidRDefault="0017129E" w:rsidP="005E019A">
            <w:r>
              <w:t>Object</w:t>
            </w:r>
          </w:p>
        </w:tc>
        <w:tc>
          <w:tcPr>
            <w:tcW w:w="2644" w:type="dxa"/>
            <w:shd w:val="clear" w:color="auto" w:fill="00FFFF"/>
          </w:tcPr>
          <w:p w14:paraId="515A2DA9" w14:textId="77777777" w:rsidR="0017129E" w:rsidRDefault="0017129E" w:rsidP="005E019A">
            <w:r>
              <w:t>Property</w:t>
            </w:r>
          </w:p>
        </w:tc>
        <w:tc>
          <w:tcPr>
            <w:tcW w:w="3930" w:type="dxa"/>
            <w:shd w:val="clear" w:color="auto" w:fill="00FFFF"/>
          </w:tcPr>
          <w:p w14:paraId="0B969E37" w14:textId="77777777" w:rsidR="0017129E" w:rsidRDefault="0017129E" w:rsidP="005E019A">
            <w:r>
              <w:t>Value</w:t>
            </w:r>
          </w:p>
        </w:tc>
      </w:tr>
      <w:tr w:rsidR="002E336F" w14:paraId="1AE5EC9D" w14:textId="77777777" w:rsidTr="002E336F">
        <w:tc>
          <w:tcPr>
            <w:tcW w:w="2776" w:type="dxa"/>
            <w:vMerge w:val="restart"/>
          </w:tcPr>
          <w:p w14:paraId="3AE69AFF" w14:textId="00262121" w:rsidR="002E336F" w:rsidRDefault="002E336F" w:rsidP="005E019A">
            <w:r>
              <w:t>contact:Address</w:t>
            </w:r>
          </w:p>
        </w:tc>
        <w:tc>
          <w:tcPr>
            <w:tcW w:w="2644" w:type="dxa"/>
          </w:tcPr>
          <w:p w14:paraId="3BD4FBA8" w14:textId="77777777" w:rsidR="002E336F" w:rsidRDefault="002E336F" w:rsidP="005E019A">
            <w:r>
              <w:t>hasStreetNumber</w:t>
            </w:r>
          </w:p>
        </w:tc>
        <w:tc>
          <w:tcPr>
            <w:tcW w:w="3930" w:type="dxa"/>
          </w:tcPr>
          <w:p w14:paraId="74C73FC2" w14:textId="77777777" w:rsidR="002E336F" w:rsidRDefault="002E336F" w:rsidP="005E019A">
            <w:r>
              <w:t>exactly 1 xsd:nonNegativeInteger</w:t>
            </w:r>
          </w:p>
        </w:tc>
      </w:tr>
      <w:tr w:rsidR="002E336F" w14:paraId="5D3DCF83" w14:textId="77777777" w:rsidTr="002E336F">
        <w:tc>
          <w:tcPr>
            <w:tcW w:w="2776" w:type="dxa"/>
            <w:vMerge/>
          </w:tcPr>
          <w:p w14:paraId="01B315AF" w14:textId="77777777" w:rsidR="002E336F" w:rsidRDefault="002E336F" w:rsidP="005E019A"/>
        </w:tc>
        <w:tc>
          <w:tcPr>
            <w:tcW w:w="2644" w:type="dxa"/>
          </w:tcPr>
          <w:p w14:paraId="4E539B76" w14:textId="77777777" w:rsidR="002E336F" w:rsidRDefault="002E336F" w:rsidP="005E019A">
            <w:r>
              <w:t>hasStreet</w:t>
            </w:r>
          </w:p>
        </w:tc>
        <w:tc>
          <w:tcPr>
            <w:tcW w:w="3930" w:type="dxa"/>
          </w:tcPr>
          <w:p w14:paraId="787FE33F" w14:textId="77777777" w:rsidR="002E336F" w:rsidRDefault="002E336F" w:rsidP="005E019A">
            <w:r>
              <w:t>only xsd:string</w:t>
            </w:r>
          </w:p>
        </w:tc>
      </w:tr>
      <w:tr w:rsidR="002E336F" w14:paraId="63D869A5" w14:textId="77777777" w:rsidTr="002E336F">
        <w:tc>
          <w:tcPr>
            <w:tcW w:w="2776" w:type="dxa"/>
            <w:vMerge/>
          </w:tcPr>
          <w:p w14:paraId="274EB686" w14:textId="77777777" w:rsidR="002E336F" w:rsidRDefault="002E336F" w:rsidP="005E019A"/>
        </w:tc>
        <w:tc>
          <w:tcPr>
            <w:tcW w:w="2644" w:type="dxa"/>
          </w:tcPr>
          <w:p w14:paraId="11BCF5AB" w14:textId="77777777" w:rsidR="002E336F" w:rsidRDefault="002E336F" w:rsidP="005E019A">
            <w:r>
              <w:t>hasCity</w:t>
            </w:r>
          </w:p>
        </w:tc>
        <w:tc>
          <w:tcPr>
            <w:tcW w:w="3930" w:type="dxa"/>
          </w:tcPr>
          <w:p w14:paraId="1929636F" w14:textId="77777777" w:rsidR="002E336F" w:rsidRDefault="002E336F" w:rsidP="005E019A">
            <w:r>
              <w:t>exactly 1 schema:city</w:t>
            </w:r>
          </w:p>
        </w:tc>
      </w:tr>
      <w:tr w:rsidR="002E336F" w14:paraId="5AD5707E" w14:textId="77777777" w:rsidTr="002E336F">
        <w:tc>
          <w:tcPr>
            <w:tcW w:w="2776" w:type="dxa"/>
            <w:vMerge/>
          </w:tcPr>
          <w:p w14:paraId="0059D45C" w14:textId="77777777" w:rsidR="002E336F" w:rsidRDefault="002E336F" w:rsidP="005E019A"/>
        </w:tc>
        <w:tc>
          <w:tcPr>
            <w:tcW w:w="2644" w:type="dxa"/>
          </w:tcPr>
          <w:p w14:paraId="113472BD" w14:textId="77777777" w:rsidR="002E336F" w:rsidRDefault="002E336F" w:rsidP="005E019A">
            <w:r>
              <w:t>…</w:t>
            </w:r>
          </w:p>
        </w:tc>
        <w:tc>
          <w:tcPr>
            <w:tcW w:w="3930" w:type="dxa"/>
          </w:tcPr>
          <w:p w14:paraId="242281AC" w14:textId="77777777" w:rsidR="002E336F" w:rsidRDefault="002E336F" w:rsidP="005E019A"/>
        </w:tc>
      </w:tr>
      <w:tr w:rsidR="002E336F" w14:paraId="3BA70692" w14:textId="77777777" w:rsidTr="002E336F">
        <w:tc>
          <w:tcPr>
            <w:tcW w:w="2776" w:type="dxa"/>
            <w:vMerge/>
          </w:tcPr>
          <w:p w14:paraId="494968FD" w14:textId="77777777" w:rsidR="002E336F" w:rsidRDefault="002E336F" w:rsidP="005E019A"/>
        </w:tc>
        <w:tc>
          <w:tcPr>
            <w:tcW w:w="2644" w:type="dxa"/>
          </w:tcPr>
          <w:p w14:paraId="204D9C3C" w14:textId="77777777" w:rsidR="002E336F" w:rsidRDefault="002E336F" w:rsidP="005E019A">
            <w:r>
              <w:t>spatialloc:hasLocation</w:t>
            </w:r>
          </w:p>
        </w:tc>
        <w:tc>
          <w:tcPr>
            <w:tcW w:w="3930" w:type="dxa"/>
          </w:tcPr>
          <w:p w14:paraId="5C6F79F8" w14:textId="77777777" w:rsidR="002E336F" w:rsidRDefault="002E336F" w:rsidP="005E019A">
            <w:r>
              <w:t>exactly 1 geo:Feature</w:t>
            </w:r>
          </w:p>
        </w:tc>
      </w:tr>
      <w:tr w:rsidR="002E336F" w14:paraId="2EE78BEF" w14:textId="77777777" w:rsidTr="002E336F">
        <w:tc>
          <w:tcPr>
            <w:tcW w:w="2776" w:type="dxa"/>
            <w:vMerge/>
          </w:tcPr>
          <w:p w14:paraId="044039D4" w14:textId="77777777" w:rsidR="002E336F" w:rsidRDefault="002E336F" w:rsidP="005E019A"/>
        </w:tc>
        <w:tc>
          <w:tcPr>
            <w:tcW w:w="2644" w:type="dxa"/>
          </w:tcPr>
          <w:p w14:paraId="2EF737AF" w14:textId="03F02AA4" w:rsidR="002E336F" w:rsidRDefault="002E336F" w:rsidP="005E019A">
            <w:r>
              <w:t>subClassOf</w:t>
            </w:r>
          </w:p>
        </w:tc>
        <w:tc>
          <w:tcPr>
            <w:tcW w:w="3930" w:type="dxa"/>
          </w:tcPr>
          <w:p w14:paraId="5D1FFADB" w14:textId="2FA08EC0" w:rsidR="002E336F" w:rsidRDefault="002E336F" w:rsidP="005E019A">
            <w:r>
              <w:t>iContact:Address</w:t>
            </w:r>
          </w:p>
        </w:tc>
      </w:tr>
      <w:tr w:rsidR="002E336F" w14:paraId="0150BBE5" w14:textId="77777777" w:rsidTr="002E336F">
        <w:tc>
          <w:tcPr>
            <w:tcW w:w="2776" w:type="dxa"/>
            <w:vMerge w:val="restart"/>
          </w:tcPr>
          <w:p w14:paraId="053A4BF1" w14:textId="1144E908" w:rsidR="002E336F" w:rsidRDefault="002E336F" w:rsidP="005E019A">
            <w:r>
              <w:t>contact:HoursOfOperation</w:t>
            </w:r>
          </w:p>
        </w:tc>
        <w:tc>
          <w:tcPr>
            <w:tcW w:w="2644" w:type="dxa"/>
          </w:tcPr>
          <w:p w14:paraId="288017E5" w14:textId="1BAC8B29" w:rsidR="002E336F" w:rsidRDefault="002E336F" w:rsidP="005E019A">
            <w:r>
              <w:t>subClassOf</w:t>
            </w:r>
          </w:p>
        </w:tc>
        <w:tc>
          <w:tcPr>
            <w:tcW w:w="3930" w:type="dxa"/>
          </w:tcPr>
          <w:p w14:paraId="552180A2" w14:textId="45636C2A" w:rsidR="002E336F" w:rsidRDefault="002E336F" w:rsidP="005E019A">
            <w:r>
              <w:t>icontact:HoursOfOperation</w:t>
            </w:r>
          </w:p>
        </w:tc>
      </w:tr>
      <w:tr w:rsidR="002E336F" w14:paraId="12D779E9" w14:textId="77777777" w:rsidTr="002E336F">
        <w:tc>
          <w:tcPr>
            <w:tcW w:w="2776" w:type="dxa"/>
            <w:vMerge/>
          </w:tcPr>
          <w:p w14:paraId="3A2C1C35" w14:textId="77777777" w:rsidR="002E336F" w:rsidRDefault="002E336F" w:rsidP="005E019A"/>
        </w:tc>
        <w:tc>
          <w:tcPr>
            <w:tcW w:w="2644" w:type="dxa"/>
          </w:tcPr>
          <w:p w14:paraId="4942FA64" w14:textId="6F6C97FD" w:rsidR="002E336F" w:rsidRDefault="002E336F" w:rsidP="005E019A">
            <w:r>
              <w:t>subClassOf</w:t>
            </w:r>
          </w:p>
        </w:tc>
        <w:tc>
          <w:tcPr>
            <w:tcW w:w="3930" w:type="dxa"/>
          </w:tcPr>
          <w:p w14:paraId="298C9FB4" w14:textId="340FB587" w:rsidR="002E336F" w:rsidRDefault="002E336F" w:rsidP="005E019A">
            <w:r>
              <w:t>rec:RecurringEvent</w:t>
            </w:r>
          </w:p>
        </w:tc>
      </w:tr>
    </w:tbl>
    <w:p w14:paraId="11B3E2F6" w14:textId="77777777" w:rsidR="0017129E" w:rsidRPr="00EA354A" w:rsidRDefault="0017129E" w:rsidP="0017129E">
      <w:pPr>
        <w:rPr>
          <w:b/>
        </w:rPr>
      </w:pPr>
      <w:r>
        <w:rPr>
          <w:b/>
        </w:rPr>
        <w:t>Reused</w:t>
      </w:r>
      <w:r w:rsidRPr="00EA354A">
        <w:rPr>
          <w:b/>
        </w:rPr>
        <w:t xml:space="preserve"> Ontologies:</w:t>
      </w:r>
    </w:p>
    <w:p w14:paraId="3D16BBA1" w14:textId="77777777" w:rsidR="0017129E" w:rsidRDefault="0017129E" w:rsidP="0017129E">
      <w:pPr>
        <w:pStyle w:val="ListParagraph"/>
      </w:pPr>
      <w:r>
        <w:t xml:space="preserve">iContact: </w:t>
      </w:r>
      <w:hyperlink r:id="rId21" w:history="1">
        <w:r w:rsidRPr="00280FF9">
          <w:rPr>
            <w:rStyle w:val="Hyperlink"/>
          </w:rPr>
          <w:t>http://ontology.eil.utoronto.ca/icontact.owl</w:t>
        </w:r>
      </w:hyperlink>
    </w:p>
    <w:p w14:paraId="2C28D52C" w14:textId="032F6A42" w:rsidR="0017129E" w:rsidRPr="00E309CD" w:rsidRDefault="0017129E" w:rsidP="0017129E">
      <w:pPr>
        <w:pStyle w:val="ListParagraph"/>
      </w:pPr>
      <w:r>
        <w:t xml:space="preserve">iCity Spatial Location: </w:t>
      </w:r>
      <w:hyperlink r:id="rId22" w:history="1">
        <w:r w:rsidR="0089518D">
          <w:rPr>
            <w:rStyle w:val="Hyperlink"/>
            <w:i/>
          </w:rPr>
          <w:t>http://ontology.eil.utoronto.ca/icity/</w:t>
        </w:r>
        <w:r w:rsidRPr="00804490">
          <w:rPr>
            <w:rStyle w:val="Hyperlink"/>
            <w:i/>
          </w:rPr>
          <w:t>SpatialLoc/</w:t>
        </w:r>
      </w:hyperlink>
    </w:p>
    <w:p w14:paraId="11FEA2F5" w14:textId="697F6CA7" w:rsidR="001A29DC" w:rsidRDefault="00376508" w:rsidP="00E80D3C">
      <w:pPr>
        <w:rPr>
          <w:b/>
          <w:lang w:val="en-US" w:bidi="en-US"/>
        </w:rPr>
      </w:pPr>
      <w:r>
        <w:rPr>
          <w:b/>
          <w:lang w:val="en-US" w:bidi="en-US"/>
        </w:rPr>
        <w:t>Future Work:</w:t>
      </w:r>
    </w:p>
    <w:p w14:paraId="58783E13" w14:textId="0D9462DD" w:rsidR="00376508" w:rsidRPr="00376508" w:rsidRDefault="00376508" w:rsidP="00E80D3C">
      <w:pPr>
        <w:rPr>
          <w:lang w:val="en-US" w:bidi="en-US"/>
        </w:rPr>
      </w:pPr>
      <w:r>
        <w:rPr>
          <w:lang w:val="en-US" w:bidi="en-US"/>
        </w:rPr>
        <w:t>In future extensions it may be useful to consider the addition of properties such as the time</w:t>
      </w:r>
      <w:r w:rsidR="00F84C47">
        <w:rPr>
          <w:lang w:val="en-US" w:bidi="en-US"/>
        </w:rPr>
        <w:t xml:space="preserve"> </w:t>
      </w:r>
      <w:r>
        <w:rPr>
          <w:lang w:val="en-US" w:bidi="en-US"/>
        </w:rPr>
        <w:t>zone (time:TimeZone) associated with an address, as well as the primary language of correspondence.</w:t>
      </w:r>
    </w:p>
    <w:p w14:paraId="0F7FD118" w14:textId="167AB78B" w:rsidR="00D01F8A" w:rsidRDefault="00D01F8A" w:rsidP="002A6246">
      <w:pPr>
        <w:pStyle w:val="Heading2"/>
      </w:pPr>
      <w:bookmarkStart w:id="73" w:name="_Toc17365182"/>
      <w:r w:rsidRPr="00EC4B04">
        <w:t>Person</w:t>
      </w:r>
      <w:r w:rsidRPr="00956273">
        <w:t xml:space="preserve"> Ontology</w:t>
      </w:r>
      <w:bookmarkEnd w:id="73"/>
    </w:p>
    <w:p w14:paraId="35854FE6" w14:textId="628FDBF4" w:rsidR="00D479C9" w:rsidRPr="00D479C9" w:rsidRDefault="0089518D" w:rsidP="00D479C9">
      <w:pPr>
        <w:rPr>
          <w:i/>
        </w:rPr>
      </w:pPr>
      <w:r>
        <w:rPr>
          <w:i/>
        </w:rPr>
        <w:t>http://ontology.eil.utoronto.ca/icity/</w:t>
      </w:r>
      <w:r w:rsidR="00D479C9">
        <w:rPr>
          <w:i/>
        </w:rPr>
        <w:t>Person</w:t>
      </w:r>
    </w:p>
    <w:p w14:paraId="5656FDA6" w14:textId="77777777" w:rsidR="00D724E8" w:rsidRPr="00D724E8" w:rsidRDefault="00D724E8" w:rsidP="00D724E8">
      <w:pPr>
        <w:rPr>
          <w:b/>
        </w:rPr>
      </w:pPr>
      <w:r w:rsidRPr="00D724E8">
        <w:rPr>
          <w:b/>
        </w:rPr>
        <w:t>Namespace: person</w:t>
      </w:r>
    </w:p>
    <w:p w14:paraId="624DB400" w14:textId="72775740" w:rsidR="00DB60DF" w:rsidRDefault="00D01F8A" w:rsidP="009E4A69">
      <w:pPr>
        <w:pStyle w:val="ListParagraph"/>
      </w:pPr>
      <w:r>
        <w:t xml:space="preserve">Person: A Person may have a </w:t>
      </w:r>
      <w:r w:rsidRPr="00131A80">
        <w:rPr>
          <w:b/>
        </w:rPr>
        <w:t>unique identifier</w:t>
      </w:r>
      <w:r>
        <w:t>.</w:t>
      </w:r>
      <w:r>
        <w:br/>
        <w:t xml:space="preserve">A Person has a </w:t>
      </w:r>
      <w:r w:rsidRPr="00131A80">
        <w:rPr>
          <w:b/>
        </w:rPr>
        <w:t>date of birth</w:t>
      </w:r>
      <w:r>
        <w:t xml:space="preserve">, and may have a </w:t>
      </w:r>
      <w:r w:rsidRPr="00131A80">
        <w:rPr>
          <w:b/>
        </w:rPr>
        <w:t>date of death</w:t>
      </w:r>
      <w:r>
        <w:t>.</w:t>
      </w:r>
      <w:r w:rsidR="00FE3D93">
        <w:br/>
        <w:t xml:space="preserve">A Person has a </w:t>
      </w:r>
      <w:r w:rsidR="00FE3D93" w:rsidRPr="00131A80">
        <w:rPr>
          <w:b/>
        </w:rPr>
        <w:t>mother</w:t>
      </w:r>
      <w:r w:rsidR="00FE3D93">
        <w:t xml:space="preserve"> and </w:t>
      </w:r>
      <w:r w:rsidR="00FE3D93" w:rsidRPr="00131A80">
        <w:rPr>
          <w:b/>
        </w:rPr>
        <w:t>father</w:t>
      </w:r>
      <w:r w:rsidR="00FE3D93">
        <w:t xml:space="preserve">, and may have a </w:t>
      </w:r>
      <w:r w:rsidR="00FE3D93" w:rsidRPr="00131A80">
        <w:rPr>
          <w:b/>
        </w:rPr>
        <w:t>spouse</w:t>
      </w:r>
      <w:r w:rsidR="00FE3D93">
        <w:t xml:space="preserve"> and/or </w:t>
      </w:r>
      <w:r w:rsidR="00FE3D93" w:rsidRPr="00131A80">
        <w:rPr>
          <w:b/>
        </w:rPr>
        <w:t>child</w:t>
      </w:r>
      <w:r w:rsidR="00FE3D93">
        <w:t>(ren).</w:t>
      </w:r>
      <w:r w:rsidR="009037A2">
        <w:t xml:space="preserve"> Note that we define the parent relation as the legal relation as opposed to biological. This property may be specialized and restricted, for example hasBiologicalMother: exactly 1 Person.</w:t>
      </w:r>
      <w:r>
        <w:br/>
        <w:t xml:space="preserve">A Person may </w:t>
      </w:r>
      <w:r w:rsidRPr="00131A80">
        <w:rPr>
          <w:b/>
        </w:rPr>
        <w:t xml:space="preserve">have </w:t>
      </w:r>
      <w:r w:rsidRPr="008F1630">
        <w:t>some</w:t>
      </w:r>
      <w:r>
        <w:t xml:space="preserve"> </w:t>
      </w:r>
      <w:r w:rsidR="008F1630" w:rsidRPr="00131A80">
        <w:rPr>
          <w:b/>
        </w:rPr>
        <w:t>Job</w:t>
      </w:r>
      <w:r>
        <w:t xml:space="preserve"> and associated </w:t>
      </w:r>
      <w:r w:rsidR="00086B4C" w:rsidRPr="00131A80">
        <w:rPr>
          <w:b/>
        </w:rPr>
        <w:t>Income</w:t>
      </w:r>
      <w:r>
        <w:t>.</w:t>
      </w:r>
      <w:r>
        <w:br/>
        <w:t xml:space="preserve">A Person has an </w:t>
      </w:r>
      <w:r w:rsidRPr="00131A80">
        <w:rPr>
          <w:b/>
        </w:rPr>
        <w:t>address</w:t>
      </w:r>
      <w:r>
        <w:t xml:space="preserve"> of residence and may have other contact information such as </w:t>
      </w:r>
      <w:r w:rsidRPr="00131A80">
        <w:rPr>
          <w:b/>
        </w:rPr>
        <w:t>E-mail</w:t>
      </w:r>
      <w:r>
        <w:t xml:space="preserve">, </w:t>
      </w:r>
      <w:r w:rsidRPr="00131A80">
        <w:rPr>
          <w:b/>
        </w:rPr>
        <w:t>phone number</w:t>
      </w:r>
      <w:r>
        <w:t>, etcetera.</w:t>
      </w:r>
      <w:r w:rsidR="00B153F5">
        <w:br/>
      </w:r>
      <w:r w:rsidR="00B153F5" w:rsidRPr="00BF7587">
        <w:t>A Person has</w:t>
      </w:r>
      <w:r w:rsidR="007026A8" w:rsidRPr="00BF7587">
        <w:t xml:space="preserve"> some age and</w:t>
      </w:r>
      <w:r w:rsidR="00B153F5" w:rsidRPr="00BF7587">
        <w:t xml:space="preserve"> exactly 1 sex</w:t>
      </w:r>
      <w:r w:rsidR="00046E73" w:rsidRPr="00BF7587">
        <w:t>, and sex may be one of only male or female. The definition of sex is distinct from that of a person’s gender: “Sex refers to sex assigned at birth. Sex is typically assigned based on a person's reproductive system and other physical characteristics.”</w:t>
      </w:r>
      <w:r w:rsidR="00046E73" w:rsidRPr="00BF7587">
        <w:rPr>
          <w:rStyle w:val="FootnoteReference"/>
        </w:rPr>
        <w:footnoteReference w:id="11"/>
      </w:r>
      <w:r w:rsidR="00046E73" w:rsidRPr="00BF7587">
        <w:t xml:space="preserve"> Future extensions may incorporate a representation of gender, should it be required.</w:t>
      </w:r>
      <w:r w:rsidR="00212353">
        <w:rPr>
          <w:highlight w:val="yellow"/>
        </w:rPr>
        <w:br/>
      </w:r>
      <w:r w:rsidR="00212353" w:rsidRPr="008A7A83">
        <w:t>A person has some Age may or may not be a licensed driver.</w:t>
      </w:r>
      <w:r w:rsidR="00C95B20">
        <w:br/>
      </w:r>
    </w:p>
    <w:tbl>
      <w:tblPr>
        <w:tblStyle w:val="TableGrid"/>
        <w:tblpPr w:leftFromText="180" w:rightFromText="180" w:vertAnchor="text" w:horzAnchor="margin" w:tblpY="128"/>
        <w:tblW w:w="0" w:type="auto"/>
        <w:tblLook w:val="04A0" w:firstRow="1" w:lastRow="0" w:firstColumn="1" w:lastColumn="0" w:noHBand="0" w:noVBand="1"/>
      </w:tblPr>
      <w:tblGrid>
        <w:gridCol w:w="2062"/>
        <w:gridCol w:w="2525"/>
        <w:gridCol w:w="4763"/>
      </w:tblGrid>
      <w:tr w:rsidR="00086B4C" w14:paraId="60D7ACED" w14:textId="77777777" w:rsidTr="00212353">
        <w:tc>
          <w:tcPr>
            <w:tcW w:w="2062" w:type="dxa"/>
            <w:shd w:val="clear" w:color="auto" w:fill="00FFFF"/>
          </w:tcPr>
          <w:p w14:paraId="59FF5703" w14:textId="77777777" w:rsidR="00086B4C" w:rsidRDefault="00086B4C" w:rsidP="00EA354A">
            <w:r>
              <w:t>Object</w:t>
            </w:r>
          </w:p>
        </w:tc>
        <w:tc>
          <w:tcPr>
            <w:tcW w:w="2525" w:type="dxa"/>
            <w:shd w:val="clear" w:color="auto" w:fill="00FFFF"/>
          </w:tcPr>
          <w:p w14:paraId="33BA0753" w14:textId="77777777" w:rsidR="00086B4C" w:rsidRDefault="00086B4C" w:rsidP="00EA354A">
            <w:r>
              <w:t>Property</w:t>
            </w:r>
          </w:p>
        </w:tc>
        <w:tc>
          <w:tcPr>
            <w:tcW w:w="4763" w:type="dxa"/>
            <w:shd w:val="clear" w:color="auto" w:fill="00FFFF"/>
          </w:tcPr>
          <w:p w14:paraId="02B7D0F3" w14:textId="77777777" w:rsidR="00086B4C" w:rsidRDefault="00086B4C" w:rsidP="00EA354A">
            <w:r>
              <w:t>Value</w:t>
            </w:r>
          </w:p>
        </w:tc>
      </w:tr>
      <w:tr w:rsidR="0020475C" w14:paraId="1D798BA4" w14:textId="77777777" w:rsidTr="00212353">
        <w:tc>
          <w:tcPr>
            <w:tcW w:w="2062" w:type="dxa"/>
            <w:vMerge w:val="restart"/>
          </w:tcPr>
          <w:p w14:paraId="4D11F836" w14:textId="77777777" w:rsidR="0020475C" w:rsidRDefault="0020475C" w:rsidP="00EA354A">
            <w:r>
              <w:t>PersonPD</w:t>
            </w:r>
          </w:p>
        </w:tc>
        <w:tc>
          <w:tcPr>
            <w:tcW w:w="2525" w:type="dxa"/>
          </w:tcPr>
          <w:p w14:paraId="456C009D" w14:textId="77777777" w:rsidR="0020475C" w:rsidRDefault="0020475C" w:rsidP="00EA354A">
            <w:r>
              <w:t>subclassOf</w:t>
            </w:r>
          </w:p>
        </w:tc>
        <w:tc>
          <w:tcPr>
            <w:tcW w:w="4763" w:type="dxa"/>
          </w:tcPr>
          <w:p w14:paraId="5B606E6F" w14:textId="77777777" w:rsidR="0020475C" w:rsidRDefault="0020475C" w:rsidP="009037A2">
            <w:r>
              <w:t>change:TimeVaryingConcept</w:t>
            </w:r>
          </w:p>
        </w:tc>
      </w:tr>
      <w:tr w:rsidR="0020475C" w14:paraId="25477273" w14:textId="77777777" w:rsidTr="00212353">
        <w:tc>
          <w:tcPr>
            <w:tcW w:w="2062" w:type="dxa"/>
            <w:vMerge/>
          </w:tcPr>
          <w:p w14:paraId="5AEEDAF5" w14:textId="77777777" w:rsidR="0020475C" w:rsidRDefault="0020475C" w:rsidP="00EA354A"/>
        </w:tc>
        <w:tc>
          <w:tcPr>
            <w:tcW w:w="2525" w:type="dxa"/>
          </w:tcPr>
          <w:p w14:paraId="1852D4AE" w14:textId="77777777" w:rsidR="0020475C" w:rsidRDefault="0020475C" w:rsidP="00EA354A">
            <w:r>
              <w:t>equivalentClass</w:t>
            </w:r>
          </w:p>
        </w:tc>
        <w:tc>
          <w:tcPr>
            <w:tcW w:w="4763" w:type="dxa"/>
          </w:tcPr>
          <w:p w14:paraId="3CB5CB5D" w14:textId="77777777" w:rsidR="0020475C" w:rsidRDefault="0020475C" w:rsidP="00EA354A">
            <w:r>
              <w:t>change:hasManifestation some Person and  change:hasManifestation only Person</w:t>
            </w:r>
          </w:p>
        </w:tc>
      </w:tr>
      <w:tr w:rsidR="0020475C" w14:paraId="11BA341A" w14:textId="77777777" w:rsidTr="00212353">
        <w:tc>
          <w:tcPr>
            <w:tcW w:w="2062" w:type="dxa"/>
            <w:vMerge/>
          </w:tcPr>
          <w:p w14:paraId="40FE5A14" w14:textId="77777777" w:rsidR="0020475C" w:rsidRDefault="0020475C" w:rsidP="009037A2"/>
        </w:tc>
        <w:tc>
          <w:tcPr>
            <w:tcW w:w="2525" w:type="dxa"/>
          </w:tcPr>
          <w:p w14:paraId="78D282DC" w14:textId="77777777" w:rsidR="0020475C" w:rsidRDefault="0020475C" w:rsidP="009037A2">
            <w:r>
              <w:t>change:existsAt</w:t>
            </w:r>
          </w:p>
        </w:tc>
        <w:tc>
          <w:tcPr>
            <w:tcW w:w="4763" w:type="dxa"/>
          </w:tcPr>
          <w:p w14:paraId="3EF32AB5" w14:textId="77777777" w:rsidR="0020475C" w:rsidRDefault="0020475C" w:rsidP="009037A2">
            <w:r>
              <w:t>exactly 1 time:Interval</w:t>
            </w:r>
          </w:p>
        </w:tc>
      </w:tr>
      <w:tr w:rsidR="0020475C" w14:paraId="6F84FCE4" w14:textId="77777777" w:rsidTr="00212353">
        <w:tc>
          <w:tcPr>
            <w:tcW w:w="2062" w:type="dxa"/>
            <w:vMerge/>
          </w:tcPr>
          <w:p w14:paraId="2F6D94D3" w14:textId="77777777" w:rsidR="0020475C" w:rsidRDefault="0020475C" w:rsidP="009037A2"/>
        </w:tc>
        <w:tc>
          <w:tcPr>
            <w:tcW w:w="2525" w:type="dxa"/>
          </w:tcPr>
          <w:p w14:paraId="19F33227" w14:textId="77777777" w:rsidR="0020475C" w:rsidRDefault="0020475C" w:rsidP="009037A2">
            <w:r>
              <w:t>hasPersonID</w:t>
            </w:r>
          </w:p>
        </w:tc>
        <w:tc>
          <w:tcPr>
            <w:tcW w:w="4763" w:type="dxa"/>
          </w:tcPr>
          <w:p w14:paraId="21D7D14B" w14:textId="77777777" w:rsidR="0020475C" w:rsidRDefault="0020475C" w:rsidP="00B13565">
            <w:r>
              <w:t>only PersonId</w:t>
            </w:r>
          </w:p>
        </w:tc>
      </w:tr>
      <w:tr w:rsidR="0020475C" w14:paraId="2E8D8F05" w14:textId="77777777" w:rsidTr="00212353">
        <w:tc>
          <w:tcPr>
            <w:tcW w:w="2062" w:type="dxa"/>
            <w:vMerge/>
          </w:tcPr>
          <w:p w14:paraId="5BE69E14" w14:textId="77777777" w:rsidR="0020475C" w:rsidRDefault="0020475C" w:rsidP="009037A2"/>
        </w:tc>
        <w:tc>
          <w:tcPr>
            <w:tcW w:w="2525" w:type="dxa"/>
          </w:tcPr>
          <w:p w14:paraId="394B4ACB" w14:textId="77777777" w:rsidR="0020475C" w:rsidRDefault="0020475C" w:rsidP="009037A2">
            <w:r>
              <w:t>schema:birthDate</w:t>
            </w:r>
          </w:p>
        </w:tc>
        <w:tc>
          <w:tcPr>
            <w:tcW w:w="4763" w:type="dxa"/>
          </w:tcPr>
          <w:p w14:paraId="18812C4F" w14:textId="77777777" w:rsidR="0020475C" w:rsidRDefault="0020475C" w:rsidP="009037A2">
            <w:r>
              <w:t>exactly 1 time:Instant</w:t>
            </w:r>
          </w:p>
        </w:tc>
      </w:tr>
      <w:tr w:rsidR="0020475C" w14:paraId="351E39FB" w14:textId="77777777" w:rsidTr="00212353">
        <w:tc>
          <w:tcPr>
            <w:tcW w:w="2062" w:type="dxa"/>
            <w:vMerge/>
          </w:tcPr>
          <w:p w14:paraId="07B46EC3" w14:textId="77777777" w:rsidR="0020475C" w:rsidRDefault="0020475C" w:rsidP="009037A2"/>
        </w:tc>
        <w:tc>
          <w:tcPr>
            <w:tcW w:w="2525" w:type="dxa"/>
          </w:tcPr>
          <w:p w14:paraId="3009EE4E" w14:textId="77777777" w:rsidR="0020475C" w:rsidRDefault="0020475C" w:rsidP="009037A2">
            <w:r>
              <w:t>hasSex</w:t>
            </w:r>
          </w:p>
        </w:tc>
        <w:tc>
          <w:tcPr>
            <w:tcW w:w="4763" w:type="dxa"/>
          </w:tcPr>
          <w:p w14:paraId="0807FA69" w14:textId="77777777" w:rsidR="0020475C" w:rsidRDefault="0020475C" w:rsidP="009037A2">
            <w:r>
              <w:t>exactly 1 Sex</w:t>
            </w:r>
          </w:p>
        </w:tc>
      </w:tr>
      <w:tr w:rsidR="0020475C" w14:paraId="246DD9FC" w14:textId="77777777" w:rsidTr="00212353">
        <w:tc>
          <w:tcPr>
            <w:tcW w:w="2062" w:type="dxa"/>
            <w:vMerge/>
          </w:tcPr>
          <w:p w14:paraId="0B4D61E9" w14:textId="77777777" w:rsidR="0020475C" w:rsidRDefault="0020475C" w:rsidP="00212353"/>
        </w:tc>
        <w:tc>
          <w:tcPr>
            <w:tcW w:w="2525" w:type="dxa"/>
          </w:tcPr>
          <w:p w14:paraId="32B1EFD7" w14:textId="416468DF" w:rsidR="0020475C" w:rsidRPr="0020475C" w:rsidRDefault="0020475C" w:rsidP="00212353">
            <w:r w:rsidRPr="0020475C">
              <w:t>schema:deathDate</w:t>
            </w:r>
          </w:p>
        </w:tc>
        <w:tc>
          <w:tcPr>
            <w:tcW w:w="4763" w:type="dxa"/>
          </w:tcPr>
          <w:p w14:paraId="6F4AD22C" w14:textId="44180F79" w:rsidR="0020475C" w:rsidRPr="0020475C" w:rsidRDefault="0020475C" w:rsidP="00212353">
            <w:r w:rsidRPr="0020475C">
              <w:t>max 1 time:Instant</w:t>
            </w:r>
          </w:p>
        </w:tc>
      </w:tr>
      <w:tr w:rsidR="00212353" w14:paraId="71B90ADE" w14:textId="77777777" w:rsidTr="00212353">
        <w:tc>
          <w:tcPr>
            <w:tcW w:w="2062" w:type="dxa"/>
            <w:vMerge w:val="restart"/>
          </w:tcPr>
          <w:p w14:paraId="63A30F9F" w14:textId="77777777" w:rsidR="00212353" w:rsidRDefault="00212353" w:rsidP="00212353">
            <w:r>
              <w:t>Person</w:t>
            </w:r>
          </w:p>
        </w:tc>
        <w:tc>
          <w:tcPr>
            <w:tcW w:w="2525" w:type="dxa"/>
          </w:tcPr>
          <w:p w14:paraId="019B44DF" w14:textId="77777777" w:rsidR="00212353" w:rsidRDefault="00212353" w:rsidP="00212353">
            <w:r>
              <w:t>equivalentClass</w:t>
            </w:r>
          </w:p>
        </w:tc>
        <w:tc>
          <w:tcPr>
            <w:tcW w:w="4763" w:type="dxa"/>
          </w:tcPr>
          <w:p w14:paraId="3CADC706" w14:textId="77777777" w:rsidR="00212353" w:rsidRDefault="00212353" w:rsidP="00212353">
            <w:r>
              <w:t>change:manifestationOf  some  PersonPD and  change:manifestationOf only  PersonPD</w:t>
            </w:r>
          </w:p>
        </w:tc>
      </w:tr>
      <w:tr w:rsidR="00212353" w14:paraId="2095FAF5" w14:textId="77777777" w:rsidTr="00212353">
        <w:tc>
          <w:tcPr>
            <w:tcW w:w="2062" w:type="dxa"/>
            <w:vMerge/>
          </w:tcPr>
          <w:p w14:paraId="62E2DC36" w14:textId="77777777" w:rsidR="00212353" w:rsidRDefault="00212353" w:rsidP="00212353"/>
        </w:tc>
        <w:tc>
          <w:tcPr>
            <w:tcW w:w="2525" w:type="dxa"/>
          </w:tcPr>
          <w:p w14:paraId="3426DD4F" w14:textId="77777777" w:rsidR="00212353" w:rsidRDefault="00212353" w:rsidP="00212353">
            <w:r>
              <w:t>subclassOf</w:t>
            </w:r>
          </w:p>
        </w:tc>
        <w:tc>
          <w:tcPr>
            <w:tcW w:w="4763" w:type="dxa"/>
          </w:tcPr>
          <w:p w14:paraId="5204E36F" w14:textId="77777777" w:rsidR="00212353" w:rsidRDefault="00212353" w:rsidP="00212353">
            <w:r>
              <w:t>change:Manifestation</w:t>
            </w:r>
          </w:p>
        </w:tc>
      </w:tr>
      <w:tr w:rsidR="00212353" w14:paraId="2B2D385D" w14:textId="77777777" w:rsidTr="00212353">
        <w:tc>
          <w:tcPr>
            <w:tcW w:w="2062" w:type="dxa"/>
            <w:vMerge/>
          </w:tcPr>
          <w:p w14:paraId="34C9567B" w14:textId="77777777" w:rsidR="00212353" w:rsidRDefault="00212353" w:rsidP="00212353"/>
        </w:tc>
        <w:tc>
          <w:tcPr>
            <w:tcW w:w="2525" w:type="dxa"/>
          </w:tcPr>
          <w:p w14:paraId="2B077F7B" w14:textId="77777777" w:rsidR="00212353" w:rsidRDefault="00212353" w:rsidP="00212353">
            <w:r>
              <w:t>change:existsAt</w:t>
            </w:r>
          </w:p>
        </w:tc>
        <w:tc>
          <w:tcPr>
            <w:tcW w:w="4763" w:type="dxa"/>
          </w:tcPr>
          <w:p w14:paraId="59B26082" w14:textId="77777777" w:rsidR="00212353" w:rsidRDefault="00212353" w:rsidP="00212353">
            <w:r>
              <w:t>exactly 1 time:TemporalEntity</w:t>
            </w:r>
          </w:p>
        </w:tc>
      </w:tr>
      <w:tr w:rsidR="00212353" w14:paraId="795175CC" w14:textId="77777777" w:rsidTr="00212353">
        <w:tc>
          <w:tcPr>
            <w:tcW w:w="2062" w:type="dxa"/>
            <w:vMerge/>
          </w:tcPr>
          <w:p w14:paraId="455FF4AA" w14:textId="77777777" w:rsidR="00212353" w:rsidRDefault="00212353" w:rsidP="00212353"/>
        </w:tc>
        <w:tc>
          <w:tcPr>
            <w:tcW w:w="2525" w:type="dxa"/>
          </w:tcPr>
          <w:p w14:paraId="0D39F86D" w14:textId="5D89CA0C" w:rsidR="00212353" w:rsidRPr="0090469C" w:rsidRDefault="00212353" w:rsidP="00212353">
            <w:r w:rsidRPr="0090469C">
              <w:t>hasAge</w:t>
            </w:r>
          </w:p>
        </w:tc>
        <w:tc>
          <w:tcPr>
            <w:tcW w:w="4763" w:type="dxa"/>
          </w:tcPr>
          <w:p w14:paraId="03FC18D6" w14:textId="1BC7828B" w:rsidR="00212353" w:rsidRPr="0090469C" w:rsidRDefault="00212353" w:rsidP="00212353">
            <w:r w:rsidRPr="0090469C">
              <w:t>exactly 1 om:</w:t>
            </w:r>
            <w:r w:rsidR="0090469C" w:rsidRPr="0090469C">
              <w:t>duration</w:t>
            </w:r>
          </w:p>
        </w:tc>
      </w:tr>
      <w:tr w:rsidR="00212353" w14:paraId="6EF23936" w14:textId="77777777" w:rsidTr="00212353">
        <w:tc>
          <w:tcPr>
            <w:tcW w:w="2062" w:type="dxa"/>
            <w:vMerge/>
          </w:tcPr>
          <w:p w14:paraId="27DA22CD" w14:textId="77777777" w:rsidR="00212353" w:rsidRDefault="00212353" w:rsidP="00212353"/>
        </w:tc>
        <w:tc>
          <w:tcPr>
            <w:tcW w:w="2525" w:type="dxa"/>
          </w:tcPr>
          <w:p w14:paraId="7675ECAF" w14:textId="2E6D0C93" w:rsidR="00212353" w:rsidRPr="00217B46" w:rsidRDefault="00212353" w:rsidP="00212353">
            <w:r w:rsidRPr="00217B46">
              <w:t>isLicensedDriver</w:t>
            </w:r>
          </w:p>
        </w:tc>
        <w:tc>
          <w:tcPr>
            <w:tcW w:w="4763" w:type="dxa"/>
          </w:tcPr>
          <w:p w14:paraId="2505EA17" w14:textId="103772DE" w:rsidR="00212353" w:rsidRPr="00217B46" w:rsidRDefault="00212353" w:rsidP="00212353">
            <w:r w:rsidRPr="00217B46">
              <w:t>exactly 1 xsd:boolean</w:t>
            </w:r>
          </w:p>
        </w:tc>
      </w:tr>
      <w:tr w:rsidR="00212353" w14:paraId="68E18A0B" w14:textId="77777777" w:rsidTr="00212353">
        <w:tc>
          <w:tcPr>
            <w:tcW w:w="2062" w:type="dxa"/>
            <w:vMerge/>
          </w:tcPr>
          <w:p w14:paraId="5F0ABDB5" w14:textId="77777777" w:rsidR="00212353" w:rsidRDefault="00212353" w:rsidP="00212353"/>
        </w:tc>
        <w:tc>
          <w:tcPr>
            <w:tcW w:w="2525" w:type="dxa"/>
          </w:tcPr>
          <w:p w14:paraId="3A1CC0DD" w14:textId="77777777" w:rsidR="00212353" w:rsidRDefault="00212353" w:rsidP="00212353">
            <w:r>
              <w:t>schema:parent</w:t>
            </w:r>
          </w:p>
        </w:tc>
        <w:tc>
          <w:tcPr>
            <w:tcW w:w="4763" w:type="dxa"/>
          </w:tcPr>
          <w:p w14:paraId="7C1FBEA4" w14:textId="77777777" w:rsidR="00212353" w:rsidRDefault="00212353" w:rsidP="00212353">
            <w:r>
              <w:t>only Person</w:t>
            </w:r>
          </w:p>
        </w:tc>
      </w:tr>
      <w:tr w:rsidR="00212353" w14:paraId="75BDF7C4" w14:textId="77777777" w:rsidTr="00212353">
        <w:tc>
          <w:tcPr>
            <w:tcW w:w="2062" w:type="dxa"/>
            <w:vMerge/>
          </w:tcPr>
          <w:p w14:paraId="2F79BA90" w14:textId="77777777" w:rsidR="00212353" w:rsidRDefault="00212353" w:rsidP="00212353"/>
        </w:tc>
        <w:tc>
          <w:tcPr>
            <w:tcW w:w="2525" w:type="dxa"/>
          </w:tcPr>
          <w:p w14:paraId="6BF6F5BC" w14:textId="77777777" w:rsidR="00212353" w:rsidRDefault="00212353" w:rsidP="00212353">
            <w:r>
              <w:t>schema:spouse</w:t>
            </w:r>
          </w:p>
        </w:tc>
        <w:tc>
          <w:tcPr>
            <w:tcW w:w="4763" w:type="dxa"/>
          </w:tcPr>
          <w:p w14:paraId="7C3E1BD0" w14:textId="77777777" w:rsidR="00212353" w:rsidRDefault="00212353" w:rsidP="00212353">
            <w:r>
              <w:t>only Person</w:t>
            </w:r>
          </w:p>
        </w:tc>
      </w:tr>
      <w:tr w:rsidR="00212353" w14:paraId="3343F80C" w14:textId="77777777" w:rsidTr="00212353">
        <w:tc>
          <w:tcPr>
            <w:tcW w:w="2062" w:type="dxa"/>
            <w:vMerge/>
          </w:tcPr>
          <w:p w14:paraId="13D70820" w14:textId="77777777" w:rsidR="00212353" w:rsidRDefault="00212353" w:rsidP="00212353"/>
        </w:tc>
        <w:tc>
          <w:tcPr>
            <w:tcW w:w="2525" w:type="dxa"/>
          </w:tcPr>
          <w:p w14:paraId="3B5F7916" w14:textId="77777777" w:rsidR="00212353" w:rsidRDefault="00212353" w:rsidP="00212353">
            <w:r>
              <w:t>schema:children</w:t>
            </w:r>
          </w:p>
        </w:tc>
        <w:tc>
          <w:tcPr>
            <w:tcW w:w="4763" w:type="dxa"/>
          </w:tcPr>
          <w:p w14:paraId="58B50314" w14:textId="77777777" w:rsidR="00212353" w:rsidRDefault="00212353" w:rsidP="00212353">
            <w:r>
              <w:t>only Person</w:t>
            </w:r>
          </w:p>
        </w:tc>
      </w:tr>
      <w:tr w:rsidR="00212353" w14:paraId="27DF5EDB" w14:textId="77777777" w:rsidTr="00212353">
        <w:tc>
          <w:tcPr>
            <w:tcW w:w="2062" w:type="dxa"/>
            <w:vMerge/>
          </w:tcPr>
          <w:p w14:paraId="518FBFC5" w14:textId="77777777" w:rsidR="00212353" w:rsidRDefault="00212353" w:rsidP="00212353"/>
        </w:tc>
        <w:tc>
          <w:tcPr>
            <w:tcW w:w="2525" w:type="dxa"/>
          </w:tcPr>
          <w:p w14:paraId="12BCD97D" w14:textId="77777777" w:rsidR="00212353" w:rsidRDefault="00212353" w:rsidP="00212353">
            <w:r>
              <w:t>hasIncome</w:t>
            </w:r>
          </w:p>
        </w:tc>
        <w:tc>
          <w:tcPr>
            <w:tcW w:w="4763" w:type="dxa"/>
          </w:tcPr>
          <w:p w14:paraId="71F0399E" w14:textId="77777777" w:rsidR="00212353" w:rsidRDefault="00212353" w:rsidP="00212353">
            <w:r>
              <w:t>only MonetaryValue</w:t>
            </w:r>
          </w:p>
        </w:tc>
      </w:tr>
      <w:tr w:rsidR="00212353" w14:paraId="5682042D" w14:textId="77777777" w:rsidTr="00212353">
        <w:tc>
          <w:tcPr>
            <w:tcW w:w="2062" w:type="dxa"/>
            <w:vMerge/>
          </w:tcPr>
          <w:p w14:paraId="3F46C629" w14:textId="77777777" w:rsidR="00212353" w:rsidRDefault="00212353" w:rsidP="00212353"/>
        </w:tc>
        <w:tc>
          <w:tcPr>
            <w:tcW w:w="2525" w:type="dxa"/>
          </w:tcPr>
          <w:p w14:paraId="192CDB21" w14:textId="77777777" w:rsidR="00212353" w:rsidRDefault="00212353" w:rsidP="00212353">
            <w:r>
              <w:t>schema:address</w:t>
            </w:r>
          </w:p>
        </w:tc>
        <w:tc>
          <w:tcPr>
            <w:tcW w:w="4763" w:type="dxa"/>
          </w:tcPr>
          <w:p w14:paraId="68DF385C" w14:textId="77777777" w:rsidR="00212353" w:rsidRDefault="00212353" w:rsidP="00212353">
            <w:r>
              <w:t>some schema:PostalAddress</w:t>
            </w:r>
          </w:p>
        </w:tc>
      </w:tr>
      <w:tr w:rsidR="00212353" w14:paraId="732E824E" w14:textId="77777777" w:rsidTr="00212353">
        <w:tc>
          <w:tcPr>
            <w:tcW w:w="2062" w:type="dxa"/>
            <w:vMerge/>
          </w:tcPr>
          <w:p w14:paraId="54E71B9F" w14:textId="77777777" w:rsidR="00212353" w:rsidRDefault="00212353" w:rsidP="00212353"/>
        </w:tc>
        <w:tc>
          <w:tcPr>
            <w:tcW w:w="2525" w:type="dxa"/>
          </w:tcPr>
          <w:p w14:paraId="411B8478" w14:textId="77777777" w:rsidR="00212353" w:rsidRDefault="00212353" w:rsidP="00212353">
            <w:r>
              <w:t>hasSkill</w:t>
            </w:r>
          </w:p>
        </w:tc>
        <w:tc>
          <w:tcPr>
            <w:tcW w:w="4763" w:type="dxa"/>
          </w:tcPr>
          <w:p w14:paraId="57B5C409" w14:textId="77777777" w:rsidR="00212353" w:rsidRDefault="00212353" w:rsidP="00212353">
            <w:r>
              <w:t xml:space="preserve">only </w:t>
            </w:r>
            <w:r w:rsidRPr="00EB73FC">
              <w:t>Skill</w:t>
            </w:r>
          </w:p>
        </w:tc>
      </w:tr>
      <w:tr w:rsidR="00212353" w14:paraId="3A8A8D65" w14:textId="77777777" w:rsidTr="00212353">
        <w:tc>
          <w:tcPr>
            <w:tcW w:w="2062" w:type="dxa"/>
            <w:vMerge/>
          </w:tcPr>
          <w:p w14:paraId="5A49DFE6" w14:textId="77777777" w:rsidR="00212353" w:rsidRDefault="00212353" w:rsidP="00212353"/>
        </w:tc>
        <w:tc>
          <w:tcPr>
            <w:tcW w:w="2525" w:type="dxa"/>
          </w:tcPr>
          <w:p w14:paraId="5F1F543E" w14:textId="77777777" w:rsidR="00212353" w:rsidRDefault="00212353" w:rsidP="00212353">
            <w:r>
              <w:t>hasQualification</w:t>
            </w:r>
          </w:p>
        </w:tc>
        <w:tc>
          <w:tcPr>
            <w:tcW w:w="4763" w:type="dxa"/>
          </w:tcPr>
          <w:p w14:paraId="4FEFB89F" w14:textId="77777777" w:rsidR="00212353" w:rsidRDefault="00212353" w:rsidP="00212353">
            <w:r>
              <w:t xml:space="preserve">only </w:t>
            </w:r>
            <w:r w:rsidRPr="00EB73FC">
              <w:t>Qualification</w:t>
            </w:r>
          </w:p>
        </w:tc>
      </w:tr>
      <w:tr w:rsidR="00212353" w14:paraId="277CEDEF" w14:textId="77777777" w:rsidTr="00212353">
        <w:tc>
          <w:tcPr>
            <w:tcW w:w="2062" w:type="dxa"/>
          </w:tcPr>
          <w:p w14:paraId="11960C85" w14:textId="2AF6C6CF" w:rsidR="00212353" w:rsidRPr="00CA591B" w:rsidRDefault="00212353" w:rsidP="00212353">
            <w:r w:rsidRPr="00CA591B">
              <w:t>Sex</w:t>
            </w:r>
          </w:p>
        </w:tc>
        <w:tc>
          <w:tcPr>
            <w:tcW w:w="2525" w:type="dxa"/>
          </w:tcPr>
          <w:p w14:paraId="446AFE04" w14:textId="0800D8D6" w:rsidR="00212353" w:rsidRPr="00CA591B" w:rsidRDefault="00212353" w:rsidP="00212353">
            <w:r w:rsidRPr="00CA591B">
              <w:t>equivalentClass</w:t>
            </w:r>
          </w:p>
        </w:tc>
        <w:tc>
          <w:tcPr>
            <w:tcW w:w="4763" w:type="dxa"/>
          </w:tcPr>
          <w:p w14:paraId="579FC607" w14:textId="15093D55" w:rsidR="00212353" w:rsidRPr="00CA591B" w:rsidRDefault="00212353" w:rsidP="00212353">
            <w:r w:rsidRPr="00CA591B">
              <w:t>{person:male, person:female}</w:t>
            </w:r>
          </w:p>
        </w:tc>
      </w:tr>
    </w:tbl>
    <w:p w14:paraId="705F292A" w14:textId="77777777" w:rsidR="0017276B" w:rsidRDefault="0017276B" w:rsidP="00EA354A"/>
    <w:p w14:paraId="0DBB296C" w14:textId="77777777" w:rsidR="003C176F" w:rsidRDefault="003C176F" w:rsidP="00EA354A">
      <w:pPr>
        <w:rPr>
          <w:b/>
        </w:rPr>
      </w:pPr>
      <w:r>
        <w:rPr>
          <w:b/>
        </w:rPr>
        <w:t>Re</w:t>
      </w:r>
      <w:r w:rsidR="00AC4EEF">
        <w:rPr>
          <w:b/>
        </w:rPr>
        <w:t>used Ontologies</w:t>
      </w:r>
      <w:r>
        <w:rPr>
          <w:b/>
        </w:rPr>
        <w:t>:</w:t>
      </w:r>
    </w:p>
    <w:p w14:paraId="6030BCC5" w14:textId="77777777" w:rsidR="003C176F" w:rsidRDefault="003C176F" w:rsidP="009E4A69">
      <w:pPr>
        <w:pStyle w:val="ListParagraph"/>
      </w:pPr>
      <w:r>
        <w:t>schema.org</w:t>
      </w:r>
      <w:r w:rsidR="00827DD8">
        <w:rPr>
          <w:rStyle w:val="FootnoteReference"/>
        </w:rPr>
        <w:footnoteReference w:id="12"/>
      </w:r>
      <w:r w:rsidR="00AC4EEF">
        <w:t xml:space="preserve"> (</w:t>
      </w:r>
      <w:r w:rsidR="00827DD8">
        <w:t xml:space="preserve">A </w:t>
      </w:r>
      <w:r w:rsidR="00AC4EEF">
        <w:t>vocabulary</w:t>
      </w:r>
      <w:r w:rsidR="00827DD8">
        <w:t xml:space="preserve"> as opposed to an ontology</w:t>
      </w:r>
      <w:r w:rsidR="00AC4EEF">
        <w:t>)</w:t>
      </w:r>
    </w:p>
    <w:p w14:paraId="48C6B5AC" w14:textId="53696803" w:rsidR="00AC4EEF" w:rsidRDefault="00212353" w:rsidP="009E4A69">
      <w:pPr>
        <w:pStyle w:val="ListParagraph"/>
      </w:pPr>
      <w:r>
        <w:t>Change ontology</w:t>
      </w:r>
    </w:p>
    <w:p w14:paraId="0A3454BD" w14:textId="7810FC55" w:rsidR="00AC4EEF" w:rsidRDefault="00212353" w:rsidP="009E4A69">
      <w:pPr>
        <w:pStyle w:val="ListParagraph"/>
      </w:pPr>
      <w:r>
        <w:t>Units of measure ontology</w:t>
      </w:r>
    </w:p>
    <w:p w14:paraId="14A3948E" w14:textId="27C92E59" w:rsidR="00E3468F" w:rsidRDefault="00212353" w:rsidP="009E4A69">
      <w:pPr>
        <w:pStyle w:val="ListParagraph"/>
      </w:pPr>
      <w:r>
        <w:t>Time ontology</w:t>
      </w:r>
    </w:p>
    <w:p w14:paraId="6C03C700" w14:textId="1311DD18" w:rsidR="00212353" w:rsidRDefault="00212353" w:rsidP="00212353">
      <w:pPr>
        <w:rPr>
          <w:b/>
        </w:rPr>
      </w:pPr>
      <w:r>
        <w:rPr>
          <w:b/>
        </w:rPr>
        <w:t>Future work:</w:t>
      </w:r>
    </w:p>
    <w:p w14:paraId="2F5B8B15" w14:textId="3A609B0E" w:rsidR="00212353" w:rsidRPr="00212353" w:rsidRDefault="008A155D" w:rsidP="00212353">
      <w:pPr>
        <w:pStyle w:val="ListParagraph"/>
        <w:numPr>
          <w:ilvl w:val="0"/>
          <w:numId w:val="26"/>
        </w:numPr>
      </w:pPr>
      <w:r>
        <w:t>Attributes</w:t>
      </w:r>
      <w:r w:rsidR="00212353">
        <w:t xml:space="preserve"> such as isLicensedDriver are currently captured as </w:t>
      </w:r>
      <w:r w:rsidR="00EF7F6D">
        <w:t>(Boolean) data properties. Future extensions may capture these attributes as object properties, should a more detailed representation be required (e.g. the introduction of a DriversLicense class, with attributes such as its category, expiration date, province of issue, etc).</w:t>
      </w:r>
      <w:r>
        <w:t xml:space="preserve"> This possibility for future extension applies to many of the defined data properties in the icity ontologies in general.</w:t>
      </w:r>
    </w:p>
    <w:p w14:paraId="4F0CF3C5" w14:textId="77777777" w:rsidR="00212353" w:rsidRDefault="00212353" w:rsidP="00212353"/>
    <w:p w14:paraId="6286C069" w14:textId="77777777" w:rsidR="00896B55" w:rsidRDefault="00896B55" w:rsidP="00896B55">
      <w:pPr>
        <w:pStyle w:val="Heading2"/>
      </w:pPr>
      <w:bookmarkStart w:id="74" w:name="_Toc17365183"/>
      <w:r>
        <w:t>Household Ontology</w:t>
      </w:r>
      <w:bookmarkEnd w:id="74"/>
    </w:p>
    <w:p w14:paraId="66905828" w14:textId="09C40DA0" w:rsidR="00D479C9" w:rsidRPr="00D479C9" w:rsidRDefault="0089518D" w:rsidP="00D479C9">
      <w:pPr>
        <w:rPr>
          <w:i/>
        </w:rPr>
      </w:pPr>
      <w:r>
        <w:rPr>
          <w:i/>
        </w:rPr>
        <w:t>http://ontology.eil.utoronto.ca/icity/</w:t>
      </w:r>
      <w:r w:rsidR="00D479C9">
        <w:rPr>
          <w:i/>
        </w:rPr>
        <w:t>Household</w:t>
      </w:r>
      <w:r w:rsidR="00AC0B4C">
        <w:rPr>
          <w:i/>
        </w:rPr>
        <w:t>.owl</w:t>
      </w:r>
    </w:p>
    <w:p w14:paraId="4A92D278" w14:textId="77777777" w:rsidR="00D17DF7" w:rsidRPr="00D17DF7" w:rsidRDefault="00D17DF7" w:rsidP="00D17DF7">
      <w:pPr>
        <w:rPr>
          <w:b/>
        </w:rPr>
      </w:pPr>
      <w:r w:rsidRPr="00D17DF7">
        <w:rPr>
          <w:b/>
        </w:rPr>
        <w:t>Namespace: household</w:t>
      </w:r>
    </w:p>
    <w:p w14:paraId="7DA11A8F" w14:textId="77777777" w:rsidR="00896B55" w:rsidRDefault="00896B55" w:rsidP="00896B55">
      <w:r>
        <w:t>In order to define a Household, we require the following classes and properties:</w:t>
      </w:r>
    </w:p>
    <w:p w14:paraId="2884DF67" w14:textId="64C8C30B" w:rsidR="00896B55" w:rsidRPr="00C74053" w:rsidRDefault="007F18DA" w:rsidP="009E4A69">
      <w:pPr>
        <w:pStyle w:val="ListParagraph"/>
        <w:rPr>
          <w:sz w:val="24"/>
        </w:rPr>
      </w:pPr>
      <w:r w:rsidRPr="00C74053">
        <w:rPr>
          <w:sz w:val="24"/>
        </w:rPr>
        <w:t>Family</w:t>
      </w:r>
      <w:r w:rsidR="00896B55" w:rsidRPr="00C74053">
        <w:rPr>
          <w:sz w:val="24"/>
        </w:rPr>
        <w:t xml:space="preserve">: </w:t>
      </w:r>
      <w:r w:rsidR="001E7288" w:rsidRPr="00C74053">
        <w:rPr>
          <w:sz w:val="24"/>
        </w:rPr>
        <w:t xml:space="preserve">The notion of Family </w:t>
      </w:r>
      <w:r w:rsidRPr="00C74053">
        <w:rPr>
          <w:sz w:val="24"/>
        </w:rPr>
        <w:t>simply make</w:t>
      </w:r>
      <w:r w:rsidR="009E45C2" w:rsidRPr="00C74053">
        <w:rPr>
          <w:sz w:val="24"/>
        </w:rPr>
        <w:t>s</w:t>
      </w:r>
      <w:r w:rsidRPr="00C74053">
        <w:rPr>
          <w:sz w:val="24"/>
        </w:rPr>
        <w:t xml:space="preserve"> the commitment that it is a group of people who are connected via the has-spouse or has-child properties. From these, we can derive grandparents, aunts, uncles, etcetera.</w:t>
      </w:r>
      <w:r w:rsidRPr="00C74053">
        <w:rPr>
          <w:sz w:val="24"/>
        </w:rPr>
        <w:br/>
        <w:t xml:space="preserve">One question to consider is to what degree the general/extended Family concept makes sense or is useful. After a few generations the concept of a family will become quite large and confusing, with Persons belonging to many different Families. </w:t>
      </w:r>
      <w:r w:rsidR="001E7288" w:rsidRPr="00C74053">
        <w:rPr>
          <w:sz w:val="24"/>
        </w:rPr>
        <w:t>It</w:t>
      </w:r>
      <w:r w:rsidRPr="00C74053">
        <w:rPr>
          <w:sz w:val="24"/>
        </w:rPr>
        <w:t xml:space="preserve"> may be more useful to consider a relatedTo property between Persons, or only defining restricted subclasses of Family</w:t>
      </w:r>
      <w:r w:rsidR="001E7288" w:rsidRPr="00C74053">
        <w:rPr>
          <w:sz w:val="24"/>
        </w:rPr>
        <w:t>; for example, different types of Family (e.g. Immediate, Extended)</w:t>
      </w:r>
      <w:r w:rsidR="00520AAA" w:rsidRPr="00C74053">
        <w:rPr>
          <w:sz w:val="24"/>
        </w:rPr>
        <w:t xml:space="preserve"> may be defined</w:t>
      </w:r>
      <w:r w:rsidR="001E7288" w:rsidRPr="00C74053">
        <w:rPr>
          <w:sz w:val="24"/>
        </w:rPr>
        <w:t xml:space="preserve">. </w:t>
      </w:r>
    </w:p>
    <w:p w14:paraId="0C7B4B36" w14:textId="77777777" w:rsidR="00896B55" w:rsidRPr="00C74053" w:rsidRDefault="00896B55" w:rsidP="009E4A69">
      <w:pPr>
        <w:pStyle w:val="ListParagraph"/>
        <w:rPr>
          <w:sz w:val="24"/>
        </w:rPr>
      </w:pPr>
      <w:r w:rsidRPr="00C74053">
        <w:rPr>
          <w:sz w:val="24"/>
        </w:rPr>
        <w:t xml:space="preserve">Household: A Household </w:t>
      </w:r>
      <w:r w:rsidRPr="00C74053">
        <w:rPr>
          <w:b/>
          <w:sz w:val="24"/>
        </w:rPr>
        <w:t>occupies</w:t>
      </w:r>
      <w:r w:rsidRPr="00C74053">
        <w:rPr>
          <w:sz w:val="24"/>
        </w:rPr>
        <w:t xml:space="preserve"> a particular Dwelling, according to some </w:t>
      </w:r>
      <w:r w:rsidRPr="00C74053">
        <w:rPr>
          <w:b/>
          <w:sz w:val="24"/>
        </w:rPr>
        <w:t>tenure</w:t>
      </w:r>
      <w:r w:rsidRPr="00C74053">
        <w:rPr>
          <w:sz w:val="24"/>
        </w:rPr>
        <w:t xml:space="preserve"> type.</w:t>
      </w:r>
      <w:r w:rsidR="0020035A" w:rsidRPr="00C74053">
        <w:rPr>
          <w:sz w:val="24"/>
        </w:rPr>
        <w:t xml:space="preserve"> It is defined by this location, so that if the members move (even collectively), the new residence constitutes a new Household.</w:t>
      </w:r>
      <w:r w:rsidRPr="00C74053">
        <w:rPr>
          <w:sz w:val="24"/>
        </w:rPr>
        <w:br/>
        <w:t xml:space="preserve">Note that a Household, and likely many other classes may have different definitions in different contexts/applications. To address this we </w:t>
      </w:r>
      <w:r w:rsidR="000D74C8" w:rsidRPr="00C74053">
        <w:rPr>
          <w:sz w:val="24"/>
        </w:rPr>
        <w:t>may be required to</w:t>
      </w:r>
      <w:r w:rsidRPr="00C74053">
        <w:rPr>
          <w:sz w:val="24"/>
        </w:rPr>
        <w:t xml:space="preserve"> introduce specializations of the class (e.g. ILUTE_Household, TTS_Household)</w:t>
      </w:r>
      <w:r w:rsidR="000D74C8" w:rsidRPr="00C74053">
        <w:rPr>
          <w:sz w:val="24"/>
        </w:rPr>
        <w:t xml:space="preserve"> in future extensions.</w:t>
      </w:r>
    </w:p>
    <w:p w14:paraId="71011375" w14:textId="77777777" w:rsidR="00896B55" w:rsidRPr="00C74053" w:rsidRDefault="00896B55" w:rsidP="009E4A69">
      <w:pPr>
        <w:pStyle w:val="ListParagraph"/>
        <w:rPr>
          <w:sz w:val="24"/>
        </w:rPr>
      </w:pPr>
      <w:r w:rsidRPr="00C74053">
        <w:rPr>
          <w:sz w:val="24"/>
        </w:rPr>
        <w:t>Dwelling</w:t>
      </w:r>
      <w:r w:rsidR="00320390" w:rsidRPr="00C74053">
        <w:rPr>
          <w:sz w:val="24"/>
        </w:rPr>
        <w:t xml:space="preserve"> Unit</w:t>
      </w:r>
      <w:r w:rsidRPr="00C74053">
        <w:rPr>
          <w:sz w:val="24"/>
        </w:rPr>
        <w:t xml:space="preserve">: A Dwelling </w:t>
      </w:r>
      <w:r w:rsidR="00320390" w:rsidRPr="00C74053">
        <w:rPr>
          <w:sz w:val="24"/>
        </w:rPr>
        <w:t xml:space="preserve">Unit </w:t>
      </w:r>
      <w:r w:rsidRPr="00C74053">
        <w:rPr>
          <w:sz w:val="24"/>
        </w:rPr>
        <w:t xml:space="preserve">is </w:t>
      </w:r>
      <w:r w:rsidRPr="00C74053">
        <w:rPr>
          <w:b/>
          <w:sz w:val="24"/>
        </w:rPr>
        <w:t>occupied</w:t>
      </w:r>
      <w:r w:rsidRPr="00C74053">
        <w:rPr>
          <w:sz w:val="24"/>
        </w:rPr>
        <w:t xml:space="preserve"> by a Household. </w:t>
      </w:r>
      <w:r w:rsidRPr="00C74053">
        <w:rPr>
          <w:sz w:val="24"/>
        </w:rPr>
        <w:br/>
        <w:t>A Dwelling</w:t>
      </w:r>
      <w:r w:rsidR="00320390" w:rsidRPr="00C74053">
        <w:rPr>
          <w:sz w:val="24"/>
        </w:rPr>
        <w:t xml:space="preserve"> Unit</w:t>
      </w:r>
      <w:r w:rsidRPr="00C74053">
        <w:rPr>
          <w:sz w:val="24"/>
        </w:rPr>
        <w:t xml:space="preserve"> has a</w:t>
      </w:r>
      <w:r w:rsidRPr="00C74053">
        <w:rPr>
          <w:b/>
          <w:sz w:val="24"/>
        </w:rPr>
        <w:t xml:space="preserve"> market</w:t>
      </w:r>
      <w:r w:rsidRPr="00C74053">
        <w:rPr>
          <w:sz w:val="24"/>
        </w:rPr>
        <w:t xml:space="preserve"> </w:t>
      </w:r>
      <w:r w:rsidRPr="00C74053">
        <w:rPr>
          <w:b/>
          <w:sz w:val="24"/>
        </w:rPr>
        <w:t>value</w:t>
      </w:r>
      <w:r w:rsidRPr="00C74053">
        <w:rPr>
          <w:sz w:val="24"/>
        </w:rPr>
        <w:t>.</w:t>
      </w:r>
      <w:r w:rsidRPr="00C74053">
        <w:rPr>
          <w:sz w:val="24"/>
        </w:rPr>
        <w:br/>
        <w:t>A Dwelling</w:t>
      </w:r>
      <w:r w:rsidR="00320390" w:rsidRPr="00C74053">
        <w:rPr>
          <w:sz w:val="24"/>
        </w:rPr>
        <w:t xml:space="preserve"> Unit</w:t>
      </w:r>
      <w:r w:rsidRPr="00C74053">
        <w:rPr>
          <w:sz w:val="24"/>
        </w:rPr>
        <w:t xml:space="preserve"> has some Location.</w:t>
      </w:r>
    </w:p>
    <w:p w14:paraId="5B930D1B" w14:textId="32542555" w:rsidR="00994900" w:rsidRDefault="00D44FEE" w:rsidP="00994900">
      <w:r w:rsidRPr="00D44FEE">
        <w:rPr>
          <w:noProof/>
        </w:rPr>
        <w:lastRenderedPageBreak/>
        <w:drawing>
          <wp:inline distT="0" distB="0" distL="0" distR="0" wp14:anchorId="612903F8" wp14:editId="3C877357">
            <wp:extent cx="5943600" cy="304800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304800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097"/>
        <w:gridCol w:w="2557"/>
        <w:gridCol w:w="4696"/>
      </w:tblGrid>
      <w:tr w:rsidR="00896B55" w14:paraId="070CC74F" w14:textId="77777777" w:rsidTr="008A7A83">
        <w:trPr>
          <w:cantSplit/>
        </w:trPr>
        <w:tc>
          <w:tcPr>
            <w:tcW w:w="2097" w:type="dxa"/>
            <w:shd w:val="clear" w:color="auto" w:fill="00FFFF"/>
          </w:tcPr>
          <w:p w14:paraId="51545C39" w14:textId="77777777" w:rsidR="00896B55" w:rsidRDefault="00896B55" w:rsidP="00896B55">
            <w:r>
              <w:t>Object</w:t>
            </w:r>
          </w:p>
        </w:tc>
        <w:tc>
          <w:tcPr>
            <w:tcW w:w="2557" w:type="dxa"/>
            <w:shd w:val="clear" w:color="auto" w:fill="00FFFF"/>
          </w:tcPr>
          <w:p w14:paraId="2C62E620" w14:textId="77777777" w:rsidR="00896B55" w:rsidRDefault="00896B55" w:rsidP="00896B55">
            <w:r>
              <w:t>Property</w:t>
            </w:r>
          </w:p>
        </w:tc>
        <w:tc>
          <w:tcPr>
            <w:tcW w:w="4696" w:type="dxa"/>
            <w:shd w:val="clear" w:color="auto" w:fill="00FFFF"/>
          </w:tcPr>
          <w:p w14:paraId="69233748" w14:textId="77777777" w:rsidR="00896B55" w:rsidRDefault="00896B55" w:rsidP="00896B55">
            <w:r>
              <w:t>Value</w:t>
            </w:r>
          </w:p>
        </w:tc>
      </w:tr>
      <w:tr w:rsidR="002626F5" w14:paraId="2AFF5267" w14:textId="77777777" w:rsidTr="008A7A83">
        <w:trPr>
          <w:cantSplit/>
        </w:trPr>
        <w:tc>
          <w:tcPr>
            <w:tcW w:w="2097" w:type="dxa"/>
            <w:vMerge w:val="restart"/>
          </w:tcPr>
          <w:p w14:paraId="1046E8BC" w14:textId="77777777" w:rsidR="002626F5" w:rsidRDefault="002626F5" w:rsidP="002626F5">
            <w:r>
              <w:t>Family</w:t>
            </w:r>
            <w:r w:rsidR="008161C5">
              <w:t>PD</w:t>
            </w:r>
          </w:p>
        </w:tc>
        <w:tc>
          <w:tcPr>
            <w:tcW w:w="2557" w:type="dxa"/>
          </w:tcPr>
          <w:p w14:paraId="0B5B2F45" w14:textId="77777777" w:rsidR="002626F5" w:rsidRDefault="002626F5" w:rsidP="002626F5">
            <w:r>
              <w:t>subclassOf</w:t>
            </w:r>
          </w:p>
        </w:tc>
        <w:tc>
          <w:tcPr>
            <w:tcW w:w="4696" w:type="dxa"/>
          </w:tcPr>
          <w:p w14:paraId="44311BAB" w14:textId="77777777" w:rsidR="002626F5" w:rsidRDefault="00A65215" w:rsidP="002626F5">
            <w:r>
              <w:t>change:</w:t>
            </w:r>
            <w:r w:rsidR="002626F5">
              <w:t>TimeVaryingConcept</w:t>
            </w:r>
          </w:p>
        </w:tc>
      </w:tr>
      <w:tr w:rsidR="002626F5" w14:paraId="5E03DA07" w14:textId="77777777" w:rsidTr="008A7A83">
        <w:trPr>
          <w:cantSplit/>
        </w:trPr>
        <w:tc>
          <w:tcPr>
            <w:tcW w:w="2097" w:type="dxa"/>
            <w:vMerge/>
          </w:tcPr>
          <w:p w14:paraId="200906BF" w14:textId="77777777" w:rsidR="002626F5" w:rsidRDefault="002626F5" w:rsidP="002626F5"/>
        </w:tc>
        <w:tc>
          <w:tcPr>
            <w:tcW w:w="2557" w:type="dxa"/>
          </w:tcPr>
          <w:p w14:paraId="15549240" w14:textId="77777777" w:rsidR="002626F5" w:rsidRDefault="002626F5" w:rsidP="002626F5">
            <w:r>
              <w:t>equivalentClass</w:t>
            </w:r>
          </w:p>
        </w:tc>
        <w:tc>
          <w:tcPr>
            <w:tcW w:w="4696" w:type="dxa"/>
          </w:tcPr>
          <w:p w14:paraId="687B51F4" w14:textId="77777777" w:rsidR="002626F5" w:rsidRDefault="00A65215" w:rsidP="002626F5">
            <w:r>
              <w:t>change:</w:t>
            </w:r>
            <w:r w:rsidR="002626F5">
              <w:t xml:space="preserve">hasManifestation some Family and </w:t>
            </w:r>
            <w:r w:rsidR="008161C5">
              <w:t xml:space="preserve"> </w:t>
            </w:r>
            <w:r>
              <w:t xml:space="preserve"> change:</w:t>
            </w:r>
            <w:r w:rsidR="008161C5">
              <w:t>hasManifestation only Family</w:t>
            </w:r>
          </w:p>
        </w:tc>
      </w:tr>
      <w:tr w:rsidR="002626F5" w14:paraId="036651AA" w14:textId="77777777" w:rsidTr="008A7A83">
        <w:trPr>
          <w:cantSplit/>
        </w:trPr>
        <w:tc>
          <w:tcPr>
            <w:tcW w:w="2097" w:type="dxa"/>
            <w:vMerge/>
          </w:tcPr>
          <w:p w14:paraId="54D016F5" w14:textId="77777777" w:rsidR="002626F5" w:rsidRDefault="002626F5" w:rsidP="002626F5"/>
        </w:tc>
        <w:tc>
          <w:tcPr>
            <w:tcW w:w="2557" w:type="dxa"/>
          </w:tcPr>
          <w:p w14:paraId="4E0D9BBB" w14:textId="77777777" w:rsidR="002626F5" w:rsidRDefault="00A65215" w:rsidP="002626F5">
            <w:r>
              <w:t>change:</w:t>
            </w:r>
            <w:r w:rsidR="006D5597">
              <w:t>existsAt</w:t>
            </w:r>
          </w:p>
        </w:tc>
        <w:tc>
          <w:tcPr>
            <w:tcW w:w="4696" w:type="dxa"/>
          </w:tcPr>
          <w:p w14:paraId="7B1C2FE5" w14:textId="77777777" w:rsidR="002626F5" w:rsidRDefault="002626F5" w:rsidP="002626F5">
            <w:r>
              <w:t xml:space="preserve">exactly 1 </w:t>
            </w:r>
            <w:r w:rsidR="005C1AFC">
              <w:t>time:</w:t>
            </w:r>
            <w:r>
              <w:t>Interval</w:t>
            </w:r>
          </w:p>
        </w:tc>
      </w:tr>
      <w:tr w:rsidR="008A7A83" w14:paraId="5AAAE61B" w14:textId="77777777" w:rsidTr="008A7A83">
        <w:trPr>
          <w:cantSplit/>
        </w:trPr>
        <w:tc>
          <w:tcPr>
            <w:tcW w:w="2097" w:type="dxa"/>
            <w:vMerge w:val="restart"/>
          </w:tcPr>
          <w:p w14:paraId="0757A8C6" w14:textId="77777777" w:rsidR="008A7A83" w:rsidRDefault="008A7A83" w:rsidP="00FE6277">
            <w:r>
              <w:t>Family</w:t>
            </w:r>
          </w:p>
        </w:tc>
        <w:tc>
          <w:tcPr>
            <w:tcW w:w="2557" w:type="dxa"/>
          </w:tcPr>
          <w:p w14:paraId="48F26861" w14:textId="77777777" w:rsidR="008A7A83" w:rsidRDefault="008A7A83" w:rsidP="002626F5">
            <w:r>
              <w:t>subclassOf</w:t>
            </w:r>
          </w:p>
        </w:tc>
        <w:tc>
          <w:tcPr>
            <w:tcW w:w="4696" w:type="dxa"/>
          </w:tcPr>
          <w:p w14:paraId="169B30C6" w14:textId="77777777" w:rsidR="008A7A83" w:rsidRDefault="008A7A83" w:rsidP="002626F5">
            <w:r>
              <w:t>change:Manifestation</w:t>
            </w:r>
          </w:p>
        </w:tc>
      </w:tr>
      <w:tr w:rsidR="008A7A83" w14:paraId="1899637D" w14:textId="77777777" w:rsidTr="008A7A83">
        <w:trPr>
          <w:cantSplit/>
        </w:trPr>
        <w:tc>
          <w:tcPr>
            <w:tcW w:w="2097" w:type="dxa"/>
            <w:vMerge/>
          </w:tcPr>
          <w:p w14:paraId="694A9344" w14:textId="77777777" w:rsidR="008A7A83" w:rsidRDefault="008A7A83" w:rsidP="002626F5"/>
        </w:tc>
        <w:tc>
          <w:tcPr>
            <w:tcW w:w="2557" w:type="dxa"/>
          </w:tcPr>
          <w:p w14:paraId="6D008266" w14:textId="77777777" w:rsidR="008A7A83" w:rsidRDefault="008A7A83" w:rsidP="002626F5">
            <w:r>
              <w:t>equivalentClass</w:t>
            </w:r>
          </w:p>
        </w:tc>
        <w:tc>
          <w:tcPr>
            <w:tcW w:w="4696" w:type="dxa"/>
          </w:tcPr>
          <w:p w14:paraId="47977612" w14:textId="77777777" w:rsidR="008A7A83" w:rsidRDefault="008A7A83" w:rsidP="002626F5">
            <w:r>
              <w:t>change:manifestationOf some FamilyPD and   change:manifestationOf only FamilyPD</w:t>
            </w:r>
          </w:p>
        </w:tc>
      </w:tr>
      <w:tr w:rsidR="008A7A83" w14:paraId="2233C8F2" w14:textId="77777777" w:rsidTr="008A7A83">
        <w:trPr>
          <w:cantSplit/>
        </w:trPr>
        <w:tc>
          <w:tcPr>
            <w:tcW w:w="2097" w:type="dxa"/>
            <w:vMerge/>
          </w:tcPr>
          <w:p w14:paraId="4F8A68CF" w14:textId="77777777" w:rsidR="008A7A83" w:rsidRDefault="008A7A83" w:rsidP="002626F5"/>
        </w:tc>
        <w:tc>
          <w:tcPr>
            <w:tcW w:w="2557" w:type="dxa"/>
          </w:tcPr>
          <w:p w14:paraId="0BE3A219" w14:textId="77777777" w:rsidR="008A7A83" w:rsidRDefault="008A7A83" w:rsidP="002626F5">
            <w:r>
              <w:t>change:existsAt</w:t>
            </w:r>
          </w:p>
        </w:tc>
        <w:tc>
          <w:tcPr>
            <w:tcW w:w="4696" w:type="dxa"/>
          </w:tcPr>
          <w:p w14:paraId="36CE44D7" w14:textId="77777777" w:rsidR="008A7A83" w:rsidRDefault="008A7A83" w:rsidP="002626F5">
            <w:r>
              <w:t>exactly 1  time:TemporalEntity</w:t>
            </w:r>
          </w:p>
        </w:tc>
      </w:tr>
      <w:tr w:rsidR="008A7A83" w14:paraId="420568FF" w14:textId="77777777" w:rsidTr="008A7A83">
        <w:trPr>
          <w:cantSplit/>
        </w:trPr>
        <w:tc>
          <w:tcPr>
            <w:tcW w:w="2097" w:type="dxa"/>
            <w:vMerge/>
          </w:tcPr>
          <w:p w14:paraId="7CF2674D" w14:textId="77777777" w:rsidR="008A7A83" w:rsidRDefault="008A7A83" w:rsidP="002626F5"/>
        </w:tc>
        <w:tc>
          <w:tcPr>
            <w:tcW w:w="2557" w:type="dxa"/>
          </w:tcPr>
          <w:p w14:paraId="7A71E151" w14:textId="485BD856" w:rsidR="008A7A83" w:rsidRDefault="0083161B" w:rsidP="002626F5">
            <w:r w:rsidRPr="00CA16AC">
              <w:t>hasFamilyMember</w:t>
            </w:r>
          </w:p>
        </w:tc>
        <w:tc>
          <w:tcPr>
            <w:tcW w:w="4696" w:type="dxa"/>
          </w:tcPr>
          <w:p w14:paraId="7DDDD370" w14:textId="0C63912F" w:rsidR="008A7A83" w:rsidRDefault="00BE2BAA" w:rsidP="002626F5">
            <w:r>
              <w:t>min 2</w:t>
            </w:r>
            <w:r w:rsidR="008A7A83">
              <w:t xml:space="preserve"> person:Person</w:t>
            </w:r>
          </w:p>
        </w:tc>
      </w:tr>
      <w:tr w:rsidR="002626F5" w14:paraId="519EEE07" w14:textId="77777777" w:rsidTr="008A7A83">
        <w:trPr>
          <w:cantSplit/>
        </w:trPr>
        <w:tc>
          <w:tcPr>
            <w:tcW w:w="2097" w:type="dxa"/>
            <w:vMerge w:val="restart"/>
          </w:tcPr>
          <w:p w14:paraId="37B0A16A" w14:textId="77777777" w:rsidR="002626F5" w:rsidRDefault="002626F5" w:rsidP="002626F5">
            <w:r>
              <w:t>Household</w:t>
            </w:r>
            <w:r w:rsidR="008161C5">
              <w:t>PD</w:t>
            </w:r>
          </w:p>
        </w:tc>
        <w:tc>
          <w:tcPr>
            <w:tcW w:w="2557" w:type="dxa"/>
          </w:tcPr>
          <w:p w14:paraId="0E2D2D83" w14:textId="77777777" w:rsidR="002626F5" w:rsidRDefault="002626F5" w:rsidP="002626F5">
            <w:r>
              <w:t>subclassOf</w:t>
            </w:r>
          </w:p>
        </w:tc>
        <w:tc>
          <w:tcPr>
            <w:tcW w:w="4696" w:type="dxa"/>
          </w:tcPr>
          <w:p w14:paraId="7637B16F" w14:textId="77777777" w:rsidR="002626F5" w:rsidRDefault="00B00E80" w:rsidP="00B00E80">
            <w:r>
              <w:t>change:t</w:t>
            </w:r>
            <w:r w:rsidR="002626F5">
              <w:t>imeVaryingConcept</w:t>
            </w:r>
          </w:p>
        </w:tc>
      </w:tr>
      <w:tr w:rsidR="002626F5" w14:paraId="1090A9D0" w14:textId="77777777" w:rsidTr="008A7A83">
        <w:trPr>
          <w:cantSplit/>
        </w:trPr>
        <w:tc>
          <w:tcPr>
            <w:tcW w:w="2097" w:type="dxa"/>
            <w:vMerge/>
          </w:tcPr>
          <w:p w14:paraId="591E6260" w14:textId="77777777" w:rsidR="002626F5" w:rsidRDefault="002626F5" w:rsidP="002626F5"/>
        </w:tc>
        <w:tc>
          <w:tcPr>
            <w:tcW w:w="2557" w:type="dxa"/>
          </w:tcPr>
          <w:p w14:paraId="7DB0E2ED" w14:textId="77777777" w:rsidR="002626F5" w:rsidRDefault="002626F5" w:rsidP="002626F5">
            <w:r>
              <w:t>equivalentClass</w:t>
            </w:r>
          </w:p>
        </w:tc>
        <w:tc>
          <w:tcPr>
            <w:tcW w:w="4696" w:type="dxa"/>
          </w:tcPr>
          <w:p w14:paraId="05FE8713" w14:textId="77777777" w:rsidR="002626F5" w:rsidRDefault="00BA55C6" w:rsidP="002626F5">
            <w:r>
              <w:t>change:</w:t>
            </w:r>
            <w:r w:rsidR="002626F5">
              <w:t>ha</w:t>
            </w:r>
            <w:r w:rsidR="008161C5">
              <w:t>sManifestation some Household</w:t>
            </w:r>
            <w:r w:rsidR="002626F5">
              <w:t xml:space="preserve"> and  </w:t>
            </w:r>
            <w:r>
              <w:t xml:space="preserve"> change:</w:t>
            </w:r>
            <w:r w:rsidR="002626F5">
              <w:t>ha</w:t>
            </w:r>
            <w:r w:rsidR="008161C5">
              <w:t>sManifestation only Household</w:t>
            </w:r>
          </w:p>
        </w:tc>
      </w:tr>
      <w:tr w:rsidR="002626F5" w14:paraId="6676E0A9" w14:textId="77777777" w:rsidTr="008A7A83">
        <w:trPr>
          <w:cantSplit/>
        </w:trPr>
        <w:tc>
          <w:tcPr>
            <w:tcW w:w="2097" w:type="dxa"/>
            <w:vMerge/>
          </w:tcPr>
          <w:p w14:paraId="18CF5619" w14:textId="77777777" w:rsidR="002626F5" w:rsidRDefault="002626F5" w:rsidP="002626F5"/>
        </w:tc>
        <w:tc>
          <w:tcPr>
            <w:tcW w:w="2557" w:type="dxa"/>
          </w:tcPr>
          <w:p w14:paraId="6526C623" w14:textId="77777777" w:rsidR="002626F5" w:rsidRDefault="00712851" w:rsidP="002626F5">
            <w:r>
              <w:t>change:</w:t>
            </w:r>
            <w:r w:rsidR="006D5597">
              <w:t>existsAt</w:t>
            </w:r>
          </w:p>
        </w:tc>
        <w:tc>
          <w:tcPr>
            <w:tcW w:w="4696" w:type="dxa"/>
          </w:tcPr>
          <w:p w14:paraId="1B8C0A61" w14:textId="77777777" w:rsidR="002626F5" w:rsidRDefault="002626F5" w:rsidP="002626F5">
            <w:r>
              <w:t xml:space="preserve">exactly 1 </w:t>
            </w:r>
            <w:r w:rsidR="005C1AFC">
              <w:t xml:space="preserve"> time:</w:t>
            </w:r>
            <w:r>
              <w:t>Interval</w:t>
            </w:r>
          </w:p>
        </w:tc>
      </w:tr>
      <w:tr w:rsidR="002626F5" w14:paraId="21B482A4" w14:textId="77777777" w:rsidTr="008A7A83">
        <w:trPr>
          <w:cantSplit/>
        </w:trPr>
        <w:tc>
          <w:tcPr>
            <w:tcW w:w="2097" w:type="dxa"/>
            <w:vMerge/>
          </w:tcPr>
          <w:p w14:paraId="7995A0C9" w14:textId="77777777" w:rsidR="002626F5" w:rsidRDefault="002626F5" w:rsidP="002626F5"/>
        </w:tc>
        <w:tc>
          <w:tcPr>
            <w:tcW w:w="2557" w:type="dxa"/>
          </w:tcPr>
          <w:p w14:paraId="7C4646B6" w14:textId="77777777" w:rsidR="002626F5" w:rsidRDefault="002626F5" w:rsidP="002626F5">
            <w:r>
              <w:t>occupies</w:t>
            </w:r>
          </w:p>
        </w:tc>
        <w:tc>
          <w:tcPr>
            <w:tcW w:w="4696" w:type="dxa"/>
          </w:tcPr>
          <w:p w14:paraId="2F13B286" w14:textId="77777777" w:rsidR="002626F5" w:rsidRDefault="002626F5" w:rsidP="002626F5">
            <w:r>
              <w:t>exactly 1 Dwelling</w:t>
            </w:r>
            <w:r w:rsidR="0023421C">
              <w:t>Unit</w:t>
            </w:r>
          </w:p>
        </w:tc>
      </w:tr>
      <w:tr w:rsidR="008A7A83" w14:paraId="09CCAE89" w14:textId="77777777" w:rsidTr="008A7A83">
        <w:trPr>
          <w:cantSplit/>
        </w:trPr>
        <w:tc>
          <w:tcPr>
            <w:tcW w:w="2097" w:type="dxa"/>
            <w:vMerge w:val="restart"/>
          </w:tcPr>
          <w:p w14:paraId="25049DC1" w14:textId="4F18FF9A" w:rsidR="008A7A83" w:rsidRDefault="008A7A83" w:rsidP="002626F5">
            <w:r>
              <w:t>Household</w:t>
            </w:r>
          </w:p>
        </w:tc>
        <w:tc>
          <w:tcPr>
            <w:tcW w:w="2557" w:type="dxa"/>
          </w:tcPr>
          <w:p w14:paraId="3D24B63A" w14:textId="77777777" w:rsidR="008A7A83" w:rsidRDefault="008A7A83" w:rsidP="002626F5">
            <w:r>
              <w:t>subclassOf</w:t>
            </w:r>
          </w:p>
        </w:tc>
        <w:tc>
          <w:tcPr>
            <w:tcW w:w="4696" w:type="dxa"/>
          </w:tcPr>
          <w:p w14:paraId="446FA2FD" w14:textId="77777777" w:rsidR="008A7A83" w:rsidRDefault="008A7A83" w:rsidP="002626F5">
            <w:r>
              <w:t>change:Manifestation</w:t>
            </w:r>
          </w:p>
        </w:tc>
      </w:tr>
      <w:tr w:rsidR="00F92782" w14:paraId="3629AD83" w14:textId="77777777" w:rsidTr="008A7A83">
        <w:trPr>
          <w:cantSplit/>
        </w:trPr>
        <w:tc>
          <w:tcPr>
            <w:tcW w:w="2097" w:type="dxa"/>
            <w:vMerge/>
          </w:tcPr>
          <w:p w14:paraId="2798F4AC" w14:textId="77777777" w:rsidR="00F92782" w:rsidRDefault="00F92782" w:rsidP="002626F5"/>
        </w:tc>
        <w:tc>
          <w:tcPr>
            <w:tcW w:w="2557" w:type="dxa"/>
          </w:tcPr>
          <w:p w14:paraId="31EF247B" w14:textId="29BAE9F0" w:rsidR="00F92782" w:rsidRDefault="00F92782" w:rsidP="002626F5">
            <w:r>
              <w:t>subClassOf</w:t>
            </w:r>
          </w:p>
        </w:tc>
        <w:tc>
          <w:tcPr>
            <w:tcW w:w="4696" w:type="dxa"/>
          </w:tcPr>
          <w:p w14:paraId="3E574CCA" w14:textId="5F871B53" w:rsidR="00F92782" w:rsidRDefault="00F92782" w:rsidP="002626F5">
            <w:r>
              <w:t>gci:Household</w:t>
            </w:r>
          </w:p>
        </w:tc>
      </w:tr>
      <w:tr w:rsidR="008A7A83" w14:paraId="5895CB1A" w14:textId="77777777" w:rsidTr="008A7A83">
        <w:trPr>
          <w:cantSplit/>
        </w:trPr>
        <w:tc>
          <w:tcPr>
            <w:tcW w:w="2097" w:type="dxa"/>
            <w:vMerge/>
          </w:tcPr>
          <w:p w14:paraId="0C508375" w14:textId="77777777" w:rsidR="008A7A83" w:rsidRDefault="008A7A83" w:rsidP="002626F5"/>
        </w:tc>
        <w:tc>
          <w:tcPr>
            <w:tcW w:w="2557" w:type="dxa"/>
          </w:tcPr>
          <w:p w14:paraId="07CFD023" w14:textId="77777777" w:rsidR="008A7A83" w:rsidRDefault="008A7A83" w:rsidP="002626F5">
            <w:r>
              <w:t>equivalentClass</w:t>
            </w:r>
          </w:p>
        </w:tc>
        <w:tc>
          <w:tcPr>
            <w:tcW w:w="4696" w:type="dxa"/>
          </w:tcPr>
          <w:p w14:paraId="4A707DC5" w14:textId="77777777" w:rsidR="008A7A83" w:rsidRDefault="008A7A83" w:rsidP="00C51834">
            <w:r>
              <w:t>change:manifestationOf some HouseholdPD and   change:manifestationOf only HouseholdPD</w:t>
            </w:r>
          </w:p>
        </w:tc>
      </w:tr>
      <w:tr w:rsidR="008A7A83" w14:paraId="25DD0CE4" w14:textId="77777777" w:rsidTr="008A7A83">
        <w:trPr>
          <w:cantSplit/>
        </w:trPr>
        <w:tc>
          <w:tcPr>
            <w:tcW w:w="2097" w:type="dxa"/>
            <w:vMerge/>
          </w:tcPr>
          <w:p w14:paraId="059D8ACD" w14:textId="77777777" w:rsidR="008A7A83" w:rsidRDefault="008A7A83" w:rsidP="002626F5"/>
        </w:tc>
        <w:tc>
          <w:tcPr>
            <w:tcW w:w="2557" w:type="dxa"/>
          </w:tcPr>
          <w:p w14:paraId="07E29299" w14:textId="77777777" w:rsidR="008A7A83" w:rsidRDefault="008A7A83" w:rsidP="002626F5">
            <w:r>
              <w:t>change:existsAt</w:t>
            </w:r>
          </w:p>
        </w:tc>
        <w:tc>
          <w:tcPr>
            <w:tcW w:w="4696" w:type="dxa"/>
          </w:tcPr>
          <w:p w14:paraId="1A1EACEF" w14:textId="0AB15ACE" w:rsidR="008A7A83" w:rsidRDefault="008A7A83" w:rsidP="002626F5">
            <w:r>
              <w:t xml:space="preserve">exactly </w:t>
            </w:r>
            <w:r w:rsidR="00BE5934">
              <w:t>1</w:t>
            </w:r>
            <w:r>
              <w:t xml:space="preserve"> time:TemporalEntity</w:t>
            </w:r>
          </w:p>
        </w:tc>
      </w:tr>
      <w:tr w:rsidR="008A7A83" w14:paraId="217A2D52" w14:textId="77777777" w:rsidTr="008A7A83">
        <w:trPr>
          <w:cantSplit/>
        </w:trPr>
        <w:tc>
          <w:tcPr>
            <w:tcW w:w="2097" w:type="dxa"/>
            <w:vMerge/>
          </w:tcPr>
          <w:p w14:paraId="47B33F37" w14:textId="77777777" w:rsidR="008A7A83" w:rsidRDefault="008A7A83" w:rsidP="002626F5"/>
        </w:tc>
        <w:tc>
          <w:tcPr>
            <w:tcW w:w="2557" w:type="dxa"/>
          </w:tcPr>
          <w:p w14:paraId="428CFB1F" w14:textId="7A790DDF" w:rsidR="008A7A83" w:rsidRDefault="00A05A82" w:rsidP="002626F5">
            <w:r w:rsidRPr="00CA16AC">
              <w:t>hasHouseholdMember</w:t>
            </w:r>
          </w:p>
        </w:tc>
        <w:tc>
          <w:tcPr>
            <w:tcW w:w="4696" w:type="dxa"/>
          </w:tcPr>
          <w:p w14:paraId="358A9B72" w14:textId="680454BD" w:rsidR="008A7A83" w:rsidRDefault="008A7A83" w:rsidP="002626F5">
            <w:r>
              <w:t>only person:Person</w:t>
            </w:r>
            <w:r w:rsidR="006A18F4">
              <w:t xml:space="preserve"> and some</w:t>
            </w:r>
            <w:r w:rsidR="008E7E87">
              <w:t xml:space="preserve"> person:P</w:t>
            </w:r>
            <w:r w:rsidR="006A18F4">
              <w:t>erson</w:t>
            </w:r>
          </w:p>
        </w:tc>
      </w:tr>
      <w:tr w:rsidR="00FB3138" w14:paraId="368DDE8E" w14:textId="77777777" w:rsidTr="008A7A83">
        <w:trPr>
          <w:cantSplit/>
        </w:trPr>
        <w:tc>
          <w:tcPr>
            <w:tcW w:w="2097" w:type="dxa"/>
            <w:vMerge w:val="restart"/>
          </w:tcPr>
          <w:p w14:paraId="2C4445EB" w14:textId="77777777" w:rsidR="00FB3138" w:rsidRDefault="00FB3138" w:rsidP="00FB3138">
            <w:r>
              <w:t>DwellingUnitPD</w:t>
            </w:r>
          </w:p>
        </w:tc>
        <w:tc>
          <w:tcPr>
            <w:tcW w:w="2557" w:type="dxa"/>
          </w:tcPr>
          <w:p w14:paraId="523B1FF6" w14:textId="77777777" w:rsidR="00FB3138" w:rsidRDefault="00FB3138" w:rsidP="00FB3138">
            <w:r>
              <w:t>subclassOf</w:t>
            </w:r>
          </w:p>
        </w:tc>
        <w:tc>
          <w:tcPr>
            <w:tcW w:w="4696" w:type="dxa"/>
          </w:tcPr>
          <w:p w14:paraId="4146072B" w14:textId="77777777" w:rsidR="00FB3138" w:rsidRDefault="00A65215" w:rsidP="00FB3138">
            <w:r>
              <w:t>change:</w:t>
            </w:r>
            <w:r w:rsidR="00FB3138">
              <w:t>TimeVaryingConcept</w:t>
            </w:r>
          </w:p>
        </w:tc>
      </w:tr>
      <w:tr w:rsidR="006163F6" w14:paraId="5AE0603A" w14:textId="77777777" w:rsidTr="008A7A83">
        <w:trPr>
          <w:cantSplit/>
        </w:trPr>
        <w:tc>
          <w:tcPr>
            <w:tcW w:w="2097" w:type="dxa"/>
            <w:vMerge/>
          </w:tcPr>
          <w:p w14:paraId="27FD8C79" w14:textId="77777777" w:rsidR="006163F6" w:rsidRDefault="006163F6" w:rsidP="00FB3138"/>
        </w:tc>
        <w:tc>
          <w:tcPr>
            <w:tcW w:w="2557" w:type="dxa"/>
          </w:tcPr>
          <w:p w14:paraId="4502CCB5" w14:textId="1F742827" w:rsidR="006163F6" w:rsidRDefault="006163F6" w:rsidP="00FB3138">
            <w:r>
              <w:t>subclassOf</w:t>
            </w:r>
          </w:p>
        </w:tc>
        <w:tc>
          <w:tcPr>
            <w:tcW w:w="4696" w:type="dxa"/>
          </w:tcPr>
          <w:p w14:paraId="177411ED" w14:textId="1D587BC9" w:rsidR="006163F6" w:rsidRDefault="006163F6" w:rsidP="00FB3138">
            <w:r>
              <w:t>building:BuildingUnitPD</w:t>
            </w:r>
          </w:p>
        </w:tc>
      </w:tr>
      <w:tr w:rsidR="00FB3138" w14:paraId="21079AC2" w14:textId="77777777" w:rsidTr="008A7A83">
        <w:trPr>
          <w:cantSplit/>
        </w:trPr>
        <w:tc>
          <w:tcPr>
            <w:tcW w:w="2097" w:type="dxa"/>
            <w:vMerge/>
          </w:tcPr>
          <w:p w14:paraId="7B9FB092" w14:textId="77777777" w:rsidR="00FB3138" w:rsidRDefault="00FB3138" w:rsidP="00FB3138"/>
        </w:tc>
        <w:tc>
          <w:tcPr>
            <w:tcW w:w="2557" w:type="dxa"/>
          </w:tcPr>
          <w:p w14:paraId="3845B9B7" w14:textId="77777777" w:rsidR="00FB3138" w:rsidRDefault="00FB3138" w:rsidP="00FB3138">
            <w:r>
              <w:t>equivalentClass</w:t>
            </w:r>
          </w:p>
        </w:tc>
        <w:tc>
          <w:tcPr>
            <w:tcW w:w="4696" w:type="dxa"/>
          </w:tcPr>
          <w:p w14:paraId="65F271E0" w14:textId="77777777" w:rsidR="00FB3138" w:rsidRDefault="00A65215" w:rsidP="00FB3138">
            <w:r>
              <w:t>change:</w:t>
            </w:r>
            <w:r w:rsidR="00FB3138">
              <w:t>hasManifestation some  Dwelling</w:t>
            </w:r>
            <w:r w:rsidR="00396195">
              <w:t>Unit</w:t>
            </w:r>
            <w:r w:rsidR="00FB3138">
              <w:t xml:space="preserve"> and  </w:t>
            </w:r>
            <w:r>
              <w:t xml:space="preserve"> change:</w:t>
            </w:r>
            <w:r w:rsidR="00FB3138">
              <w:t>hasManifestation only  Dwelling</w:t>
            </w:r>
            <w:r w:rsidR="00396195">
              <w:t>Unit</w:t>
            </w:r>
          </w:p>
        </w:tc>
      </w:tr>
      <w:tr w:rsidR="00FB3138" w14:paraId="52CF69B5" w14:textId="77777777" w:rsidTr="008A7A83">
        <w:trPr>
          <w:cantSplit/>
        </w:trPr>
        <w:tc>
          <w:tcPr>
            <w:tcW w:w="2097" w:type="dxa"/>
            <w:vMerge/>
          </w:tcPr>
          <w:p w14:paraId="3BC8CC09" w14:textId="77777777" w:rsidR="00FB3138" w:rsidRDefault="00FB3138" w:rsidP="00FB3138"/>
        </w:tc>
        <w:tc>
          <w:tcPr>
            <w:tcW w:w="2557" w:type="dxa"/>
          </w:tcPr>
          <w:p w14:paraId="21483AA8" w14:textId="77777777" w:rsidR="00FB3138" w:rsidRDefault="00A65215" w:rsidP="00FB3138">
            <w:r>
              <w:t>change:</w:t>
            </w:r>
            <w:r w:rsidR="006D5597">
              <w:t>existsAt</w:t>
            </w:r>
          </w:p>
        </w:tc>
        <w:tc>
          <w:tcPr>
            <w:tcW w:w="4696" w:type="dxa"/>
          </w:tcPr>
          <w:p w14:paraId="6AFEFA26" w14:textId="77777777" w:rsidR="00FB3138" w:rsidRDefault="00FB3138" w:rsidP="00FB3138">
            <w:r>
              <w:t xml:space="preserve">exactly 1 </w:t>
            </w:r>
            <w:r w:rsidR="005C1AFC">
              <w:t xml:space="preserve"> time:</w:t>
            </w:r>
            <w:r>
              <w:t>Interval</w:t>
            </w:r>
          </w:p>
        </w:tc>
      </w:tr>
      <w:tr w:rsidR="00FB3138" w14:paraId="549A578E" w14:textId="77777777" w:rsidTr="008A7A83">
        <w:trPr>
          <w:cantSplit/>
        </w:trPr>
        <w:tc>
          <w:tcPr>
            <w:tcW w:w="2097" w:type="dxa"/>
            <w:vMerge/>
          </w:tcPr>
          <w:p w14:paraId="7A171FCA" w14:textId="77777777" w:rsidR="00FB3138" w:rsidRDefault="00FB3138" w:rsidP="00FB3138"/>
        </w:tc>
        <w:tc>
          <w:tcPr>
            <w:tcW w:w="2557" w:type="dxa"/>
          </w:tcPr>
          <w:p w14:paraId="642B7CD2" w14:textId="77777777" w:rsidR="00FB3138" w:rsidRPr="005C1AFC" w:rsidRDefault="00FB3138" w:rsidP="00FB3138">
            <w:pPr>
              <w:rPr>
                <w:highlight w:val="yellow"/>
              </w:rPr>
            </w:pPr>
          </w:p>
        </w:tc>
        <w:tc>
          <w:tcPr>
            <w:tcW w:w="4696" w:type="dxa"/>
          </w:tcPr>
          <w:p w14:paraId="7360689D" w14:textId="77777777" w:rsidR="00FB3138" w:rsidRPr="005C1AFC" w:rsidRDefault="00FB3138" w:rsidP="00FB3138">
            <w:pPr>
              <w:rPr>
                <w:highlight w:val="yellow"/>
              </w:rPr>
            </w:pPr>
          </w:p>
        </w:tc>
      </w:tr>
      <w:tr w:rsidR="00FB3138" w14:paraId="6CA68CDC" w14:textId="77777777" w:rsidTr="008A7A83">
        <w:trPr>
          <w:cantSplit/>
        </w:trPr>
        <w:tc>
          <w:tcPr>
            <w:tcW w:w="2097" w:type="dxa"/>
            <w:vMerge/>
          </w:tcPr>
          <w:p w14:paraId="401DBAA1" w14:textId="77777777" w:rsidR="00FB3138" w:rsidRDefault="00FB3138" w:rsidP="00FB3138"/>
        </w:tc>
        <w:tc>
          <w:tcPr>
            <w:tcW w:w="2557" w:type="dxa"/>
          </w:tcPr>
          <w:p w14:paraId="4F8D765F" w14:textId="77777777" w:rsidR="00FB3138" w:rsidRDefault="00FA4A04" w:rsidP="00FB3138">
            <w:r>
              <w:t>schema:address</w:t>
            </w:r>
          </w:p>
        </w:tc>
        <w:tc>
          <w:tcPr>
            <w:tcW w:w="4696" w:type="dxa"/>
          </w:tcPr>
          <w:p w14:paraId="01030A16" w14:textId="77777777" w:rsidR="00FB3138" w:rsidRDefault="00FB3138" w:rsidP="00FA4A04">
            <w:r>
              <w:t xml:space="preserve">only </w:t>
            </w:r>
            <w:r w:rsidR="00FA4A04">
              <w:t>schema:PostalAddress</w:t>
            </w:r>
          </w:p>
        </w:tc>
      </w:tr>
      <w:tr w:rsidR="00FB3138" w14:paraId="30302C3F" w14:textId="77777777" w:rsidTr="008A7A83">
        <w:trPr>
          <w:cantSplit/>
        </w:trPr>
        <w:tc>
          <w:tcPr>
            <w:tcW w:w="2097" w:type="dxa"/>
            <w:vMerge/>
          </w:tcPr>
          <w:p w14:paraId="4C76CDD5" w14:textId="77777777" w:rsidR="00FB3138" w:rsidRDefault="00FB3138" w:rsidP="00FB3138"/>
        </w:tc>
        <w:tc>
          <w:tcPr>
            <w:tcW w:w="2557" w:type="dxa"/>
          </w:tcPr>
          <w:p w14:paraId="04C337C7" w14:textId="77777777" w:rsidR="00FB3138" w:rsidRDefault="00A65215" w:rsidP="00FB3138">
            <w:r>
              <w:t>spatial_loc:</w:t>
            </w:r>
            <w:r w:rsidR="00FB3138">
              <w:t>hasLocation</w:t>
            </w:r>
          </w:p>
        </w:tc>
        <w:tc>
          <w:tcPr>
            <w:tcW w:w="4696" w:type="dxa"/>
          </w:tcPr>
          <w:p w14:paraId="503F8723" w14:textId="77777777" w:rsidR="00FB3138" w:rsidRDefault="00FB3138" w:rsidP="00FB3138">
            <w:r>
              <w:t xml:space="preserve">only </w:t>
            </w:r>
            <w:r w:rsidR="005A7ABB">
              <w:t xml:space="preserve"> </w:t>
            </w:r>
            <w:r w:rsidR="00A65215">
              <w:t>spatial_loc:</w:t>
            </w:r>
            <w:r w:rsidR="005A7ABB">
              <w:t>SpatialFeature</w:t>
            </w:r>
          </w:p>
        </w:tc>
      </w:tr>
      <w:tr w:rsidR="00FB3138" w14:paraId="5F910E6E" w14:textId="77777777" w:rsidTr="008A7A83">
        <w:trPr>
          <w:cantSplit/>
        </w:trPr>
        <w:tc>
          <w:tcPr>
            <w:tcW w:w="2097" w:type="dxa"/>
            <w:vMerge w:val="restart"/>
          </w:tcPr>
          <w:p w14:paraId="431E4142" w14:textId="77777777" w:rsidR="00FB3138" w:rsidRDefault="00FB3138" w:rsidP="00FB3138">
            <w:r>
              <w:t>DwellingUnit</w:t>
            </w:r>
          </w:p>
        </w:tc>
        <w:tc>
          <w:tcPr>
            <w:tcW w:w="2557" w:type="dxa"/>
          </w:tcPr>
          <w:p w14:paraId="7ABA48AE" w14:textId="77777777" w:rsidR="00FB3138" w:rsidRDefault="00FB3138" w:rsidP="00FB3138">
            <w:r>
              <w:t>subclassOf</w:t>
            </w:r>
          </w:p>
        </w:tc>
        <w:tc>
          <w:tcPr>
            <w:tcW w:w="4696" w:type="dxa"/>
          </w:tcPr>
          <w:p w14:paraId="578334E5" w14:textId="77777777" w:rsidR="00FB3138" w:rsidRDefault="00A65215" w:rsidP="00FB3138">
            <w:r>
              <w:t>change:</w:t>
            </w:r>
            <w:r w:rsidR="00FB3138">
              <w:t>Manifestation</w:t>
            </w:r>
          </w:p>
        </w:tc>
      </w:tr>
      <w:tr w:rsidR="006163F6" w14:paraId="3C9D75F2" w14:textId="77777777" w:rsidTr="008A7A83">
        <w:trPr>
          <w:cantSplit/>
        </w:trPr>
        <w:tc>
          <w:tcPr>
            <w:tcW w:w="2097" w:type="dxa"/>
            <w:vMerge/>
          </w:tcPr>
          <w:p w14:paraId="0F09413A" w14:textId="77777777" w:rsidR="006163F6" w:rsidRDefault="006163F6" w:rsidP="00FB3138"/>
        </w:tc>
        <w:tc>
          <w:tcPr>
            <w:tcW w:w="2557" w:type="dxa"/>
          </w:tcPr>
          <w:p w14:paraId="7117F51B" w14:textId="61137DE8" w:rsidR="006163F6" w:rsidRDefault="006163F6" w:rsidP="00FB3138">
            <w:r>
              <w:t>subclassOf</w:t>
            </w:r>
          </w:p>
        </w:tc>
        <w:tc>
          <w:tcPr>
            <w:tcW w:w="4696" w:type="dxa"/>
          </w:tcPr>
          <w:p w14:paraId="3F22FF00" w14:textId="31D53644" w:rsidR="006163F6" w:rsidRDefault="006163F6" w:rsidP="00FB3138">
            <w:r>
              <w:t>building:Building and building:BuildingUnit</w:t>
            </w:r>
          </w:p>
        </w:tc>
      </w:tr>
      <w:tr w:rsidR="00FB3138" w14:paraId="72C71146" w14:textId="77777777" w:rsidTr="008A7A83">
        <w:trPr>
          <w:cantSplit/>
        </w:trPr>
        <w:tc>
          <w:tcPr>
            <w:tcW w:w="2097" w:type="dxa"/>
            <w:vMerge/>
          </w:tcPr>
          <w:p w14:paraId="5AE3789D" w14:textId="77777777" w:rsidR="00FB3138" w:rsidRDefault="00FB3138" w:rsidP="00FB3138"/>
        </w:tc>
        <w:tc>
          <w:tcPr>
            <w:tcW w:w="2557" w:type="dxa"/>
          </w:tcPr>
          <w:p w14:paraId="6396F307" w14:textId="77777777" w:rsidR="00FB3138" w:rsidRDefault="00FB3138" w:rsidP="00FB3138">
            <w:r>
              <w:t>equivalentClass</w:t>
            </w:r>
          </w:p>
        </w:tc>
        <w:tc>
          <w:tcPr>
            <w:tcW w:w="4696" w:type="dxa"/>
          </w:tcPr>
          <w:p w14:paraId="30F64523" w14:textId="77777777" w:rsidR="00FB3138" w:rsidRDefault="00A65215" w:rsidP="00FB3138">
            <w:r>
              <w:t>change:</w:t>
            </w:r>
            <w:r w:rsidR="00FB3138">
              <w:t>manifestationOf some  Dwelling</w:t>
            </w:r>
            <w:r w:rsidR="00CB33AD">
              <w:t>Unit</w:t>
            </w:r>
            <w:r w:rsidR="00FB3138">
              <w:t xml:space="preserve">PD and  </w:t>
            </w:r>
            <w:r>
              <w:t xml:space="preserve"> change:</w:t>
            </w:r>
            <w:r w:rsidR="00FB3138">
              <w:t>manifestationOf only  Dwelling</w:t>
            </w:r>
            <w:r w:rsidR="00CB33AD">
              <w:t>Unit</w:t>
            </w:r>
            <w:r w:rsidR="00FB3138">
              <w:t>PD</w:t>
            </w:r>
          </w:p>
        </w:tc>
      </w:tr>
      <w:tr w:rsidR="00FB3138" w14:paraId="38619DDB" w14:textId="77777777" w:rsidTr="008A7A83">
        <w:trPr>
          <w:cantSplit/>
        </w:trPr>
        <w:tc>
          <w:tcPr>
            <w:tcW w:w="2097" w:type="dxa"/>
            <w:vMerge/>
          </w:tcPr>
          <w:p w14:paraId="59EEA828" w14:textId="77777777" w:rsidR="00FB3138" w:rsidRDefault="00FB3138" w:rsidP="00FB3138"/>
        </w:tc>
        <w:tc>
          <w:tcPr>
            <w:tcW w:w="2557" w:type="dxa"/>
          </w:tcPr>
          <w:p w14:paraId="33B5FEF1" w14:textId="77777777" w:rsidR="00FB3138" w:rsidRDefault="00A65215" w:rsidP="00FB3138">
            <w:r>
              <w:t>change:</w:t>
            </w:r>
            <w:r w:rsidR="006D5597">
              <w:t>existsAt</w:t>
            </w:r>
          </w:p>
        </w:tc>
        <w:tc>
          <w:tcPr>
            <w:tcW w:w="4696" w:type="dxa"/>
          </w:tcPr>
          <w:p w14:paraId="6802396B" w14:textId="77777777" w:rsidR="00FB3138" w:rsidRDefault="00FB3138" w:rsidP="00FB3138">
            <w:r>
              <w:t xml:space="preserve">exactly 1 </w:t>
            </w:r>
            <w:r w:rsidR="005C1AFC">
              <w:t xml:space="preserve"> time:</w:t>
            </w:r>
            <w:r>
              <w:t>TemporalEntity</w:t>
            </w:r>
          </w:p>
        </w:tc>
      </w:tr>
      <w:tr w:rsidR="00FB3138" w14:paraId="6D50608A" w14:textId="77777777" w:rsidTr="008A7A83">
        <w:trPr>
          <w:cantSplit/>
        </w:trPr>
        <w:tc>
          <w:tcPr>
            <w:tcW w:w="2097" w:type="dxa"/>
            <w:vMerge/>
          </w:tcPr>
          <w:p w14:paraId="13F1A830" w14:textId="77777777" w:rsidR="00FB3138" w:rsidRDefault="00FB3138" w:rsidP="00FB3138"/>
        </w:tc>
        <w:tc>
          <w:tcPr>
            <w:tcW w:w="2557" w:type="dxa"/>
          </w:tcPr>
          <w:p w14:paraId="38CDF3CF" w14:textId="77777777" w:rsidR="00FB3138" w:rsidRDefault="00FB3138" w:rsidP="00FB3138">
            <w:r>
              <w:t>occupiedBy</w:t>
            </w:r>
          </w:p>
        </w:tc>
        <w:tc>
          <w:tcPr>
            <w:tcW w:w="4696" w:type="dxa"/>
          </w:tcPr>
          <w:p w14:paraId="500F12C8" w14:textId="77777777" w:rsidR="00FB3138" w:rsidRDefault="00FB3138" w:rsidP="00FB3138">
            <w:r>
              <w:t>exactly 1 Household</w:t>
            </w:r>
          </w:p>
        </w:tc>
      </w:tr>
      <w:tr w:rsidR="00FB3138" w14:paraId="5174594E" w14:textId="77777777" w:rsidTr="008A7A83">
        <w:trPr>
          <w:cantSplit/>
        </w:trPr>
        <w:tc>
          <w:tcPr>
            <w:tcW w:w="2097" w:type="dxa"/>
            <w:vMerge/>
          </w:tcPr>
          <w:p w14:paraId="3F947ED3" w14:textId="77777777" w:rsidR="00FB3138" w:rsidRDefault="00FB3138" w:rsidP="00FB3138"/>
        </w:tc>
        <w:tc>
          <w:tcPr>
            <w:tcW w:w="2557" w:type="dxa"/>
          </w:tcPr>
          <w:p w14:paraId="3ED245AF" w14:textId="77777777" w:rsidR="00FB3138" w:rsidRDefault="00FB3138" w:rsidP="00FB3138">
            <w:r>
              <w:t>hasValue</w:t>
            </w:r>
          </w:p>
        </w:tc>
        <w:tc>
          <w:tcPr>
            <w:tcW w:w="4696" w:type="dxa"/>
          </w:tcPr>
          <w:p w14:paraId="23C82D08" w14:textId="77777777" w:rsidR="00FB3138" w:rsidRDefault="00337D5C" w:rsidP="00FB3138">
            <w:r>
              <w:t xml:space="preserve">only </w:t>
            </w:r>
            <w:r w:rsidR="00B82CCD">
              <w:t>monetary:</w:t>
            </w:r>
            <w:r w:rsidR="00FB3138">
              <w:t>MonetaryValue</w:t>
            </w:r>
          </w:p>
        </w:tc>
      </w:tr>
      <w:tr w:rsidR="00FB3138" w14:paraId="28627140" w14:textId="77777777" w:rsidTr="008A7A83">
        <w:trPr>
          <w:cantSplit/>
        </w:trPr>
        <w:tc>
          <w:tcPr>
            <w:tcW w:w="2097" w:type="dxa"/>
            <w:vMerge/>
          </w:tcPr>
          <w:p w14:paraId="7792F786" w14:textId="77777777" w:rsidR="00FB3138" w:rsidRDefault="00FB3138" w:rsidP="00FB3138"/>
        </w:tc>
        <w:tc>
          <w:tcPr>
            <w:tcW w:w="2557" w:type="dxa"/>
          </w:tcPr>
          <w:p w14:paraId="5C2EC8FD" w14:textId="77777777" w:rsidR="00FB3138" w:rsidRDefault="00FB3138" w:rsidP="00FB3138">
            <w:r>
              <w:t>tenureType</w:t>
            </w:r>
          </w:p>
        </w:tc>
        <w:tc>
          <w:tcPr>
            <w:tcW w:w="4696" w:type="dxa"/>
          </w:tcPr>
          <w:p w14:paraId="09E16EC0" w14:textId="77777777" w:rsidR="00FB3138" w:rsidRPr="00D00910" w:rsidRDefault="00FB3138" w:rsidP="00FB3138">
            <w:r>
              <w:t>only Tenure</w:t>
            </w:r>
          </w:p>
        </w:tc>
      </w:tr>
    </w:tbl>
    <w:p w14:paraId="639F7240" w14:textId="77777777" w:rsidR="00D41E3E" w:rsidRDefault="00D41E3E" w:rsidP="00896B55">
      <w:pPr>
        <w:rPr>
          <w:b/>
        </w:rPr>
      </w:pPr>
    </w:p>
    <w:tbl>
      <w:tblPr>
        <w:tblStyle w:val="TableGrid"/>
        <w:tblpPr w:leftFromText="180" w:rightFromText="180" w:vertAnchor="text" w:horzAnchor="margin" w:tblpY="128"/>
        <w:tblW w:w="0" w:type="auto"/>
        <w:tblLook w:val="04A0" w:firstRow="1" w:lastRow="0" w:firstColumn="1" w:lastColumn="0" w:noHBand="0" w:noVBand="1"/>
      </w:tblPr>
      <w:tblGrid>
        <w:gridCol w:w="2389"/>
        <w:gridCol w:w="2442"/>
        <w:gridCol w:w="4519"/>
      </w:tblGrid>
      <w:tr w:rsidR="00712851" w14:paraId="0063740C" w14:textId="77777777" w:rsidTr="00F20D7E">
        <w:tc>
          <w:tcPr>
            <w:tcW w:w="2248" w:type="dxa"/>
            <w:shd w:val="clear" w:color="auto" w:fill="00FFFF"/>
          </w:tcPr>
          <w:p w14:paraId="76EEDE75" w14:textId="77777777" w:rsidR="00712851" w:rsidRDefault="00712851" w:rsidP="00F20D7E">
            <w:pPr>
              <w:tabs>
                <w:tab w:val="left" w:pos="1027"/>
              </w:tabs>
            </w:pPr>
            <w:r>
              <w:t>Property</w:t>
            </w:r>
            <w:r>
              <w:tab/>
            </w:r>
          </w:p>
        </w:tc>
        <w:tc>
          <w:tcPr>
            <w:tcW w:w="2534" w:type="dxa"/>
            <w:shd w:val="clear" w:color="auto" w:fill="00FFFF"/>
          </w:tcPr>
          <w:p w14:paraId="44D92D35" w14:textId="77777777" w:rsidR="00712851" w:rsidRDefault="00712851" w:rsidP="00F20D7E">
            <w:r>
              <w:t>Characteristic</w:t>
            </w:r>
          </w:p>
        </w:tc>
        <w:tc>
          <w:tcPr>
            <w:tcW w:w="4794" w:type="dxa"/>
            <w:shd w:val="clear" w:color="auto" w:fill="00FFFF"/>
          </w:tcPr>
          <w:p w14:paraId="5AA82A16" w14:textId="77777777" w:rsidR="00712851" w:rsidRDefault="00712851" w:rsidP="00F20D7E">
            <w:r>
              <w:t>Value (if applicable)</w:t>
            </w:r>
          </w:p>
        </w:tc>
      </w:tr>
      <w:tr w:rsidR="00712851" w14:paraId="07F35BE6" w14:textId="77777777" w:rsidTr="00F20D7E">
        <w:tc>
          <w:tcPr>
            <w:tcW w:w="2248" w:type="dxa"/>
          </w:tcPr>
          <w:p w14:paraId="0267B2FA" w14:textId="77777777" w:rsidR="00712851" w:rsidRDefault="00712851" w:rsidP="00F20D7E">
            <w:r>
              <w:t>occupiedBy</w:t>
            </w:r>
          </w:p>
        </w:tc>
        <w:tc>
          <w:tcPr>
            <w:tcW w:w="2534" w:type="dxa"/>
          </w:tcPr>
          <w:p w14:paraId="5F49C04A" w14:textId="77777777" w:rsidR="00712851" w:rsidRDefault="00712851" w:rsidP="00F20D7E">
            <w:r>
              <w:t>inverseOf</w:t>
            </w:r>
          </w:p>
        </w:tc>
        <w:tc>
          <w:tcPr>
            <w:tcW w:w="4794" w:type="dxa"/>
          </w:tcPr>
          <w:p w14:paraId="2B62CA30" w14:textId="0C1D7787" w:rsidR="00712851" w:rsidRDefault="0083161B" w:rsidP="00F20D7E">
            <w:r>
              <w:t>O</w:t>
            </w:r>
            <w:r w:rsidR="00712851">
              <w:t>ccupies</w:t>
            </w:r>
          </w:p>
        </w:tc>
      </w:tr>
      <w:tr w:rsidR="0083161B" w14:paraId="2F57416B" w14:textId="77777777" w:rsidTr="00F20D7E">
        <w:tc>
          <w:tcPr>
            <w:tcW w:w="2248" w:type="dxa"/>
          </w:tcPr>
          <w:p w14:paraId="4F2F16E2" w14:textId="417582C8" w:rsidR="0083161B" w:rsidRPr="00AE2788" w:rsidRDefault="0083161B" w:rsidP="00F20D7E">
            <w:r w:rsidRPr="00AE2788">
              <w:t>hasFamilyMember</w:t>
            </w:r>
          </w:p>
        </w:tc>
        <w:tc>
          <w:tcPr>
            <w:tcW w:w="2534" w:type="dxa"/>
          </w:tcPr>
          <w:p w14:paraId="5C8DC839" w14:textId="4D4E1400" w:rsidR="0083161B" w:rsidRPr="00AE2788" w:rsidRDefault="00AE2788" w:rsidP="00F20D7E">
            <w:r w:rsidRPr="00AE2788">
              <w:t>subPropertyOf</w:t>
            </w:r>
          </w:p>
        </w:tc>
        <w:tc>
          <w:tcPr>
            <w:tcW w:w="4794" w:type="dxa"/>
          </w:tcPr>
          <w:p w14:paraId="464710AB" w14:textId="04CBD364" w:rsidR="0083161B" w:rsidRPr="00AE2788" w:rsidRDefault="0083161B" w:rsidP="00F20D7E">
            <w:r w:rsidRPr="00AE2788">
              <w:t>mer:hasComponent</w:t>
            </w:r>
          </w:p>
        </w:tc>
      </w:tr>
      <w:tr w:rsidR="0083161B" w14:paraId="7EF81DBD" w14:textId="77777777" w:rsidTr="00F20D7E">
        <w:tc>
          <w:tcPr>
            <w:tcW w:w="2248" w:type="dxa"/>
          </w:tcPr>
          <w:p w14:paraId="510D5D96" w14:textId="0F99C4DD" w:rsidR="0083161B" w:rsidRPr="00AE2788" w:rsidRDefault="0083161B" w:rsidP="00F20D7E">
            <w:r w:rsidRPr="00AE2788">
              <w:t>hasHouseholdMember</w:t>
            </w:r>
          </w:p>
        </w:tc>
        <w:tc>
          <w:tcPr>
            <w:tcW w:w="2534" w:type="dxa"/>
          </w:tcPr>
          <w:p w14:paraId="08CC22BB" w14:textId="19EBD51C" w:rsidR="0083161B" w:rsidRPr="00AE2788" w:rsidRDefault="00AE2788" w:rsidP="00F20D7E">
            <w:r w:rsidRPr="00AE2788">
              <w:t>subPropertyOf</w:t>
            </w:r>
          </w:p>
        </w:tc>
        <w:tc>
          <w:tcPr>
            <w:tcW w:w="4794" w:type="dxa"/>
          </w:tcPr>
          <w:p w14:paraId="1A5D0E3E" w14:textId="6C1EEA03" w:rsidR="0083161B" w:rsidRPr="00AE2788" w:rsidRDefault="0083161B" w:rsidP="00F20D7E">
            <w:r w:rsidRPr="00AE2788">
              <w:t>mer:hasComponent</w:t>
            </w:r>
          </w:p>
        </w:tc>
      </w:tr>
    </w:tbl>
    <w:p w14:paraId="1E192C79" w14:textId="77777777" w:rsidR="00712851" w:rsidRDefault="00712851" w:rsidP="00896B55">
      <w:pPr>
        <w:rPr>
          <w:b/>
        </w:rPr>
      </w:pPr>
    </w:p>
    <w:p w14:paraId="3F4458DC" w14:textId="77777777" w:rsidR="00F439E1" w:rsidRDefault="00F439E1" w:rsidP="00896B55">
      <w:pPr>
        <w:rPr>
          <w:b/>
        </w:rPr>
      </w:pPr>
      <w:r>
        <w:rPr>
          <w:b/>
        </w:rPr>
        <w:t>Future Work:</w:t>
      </w:r>
    </w:p>
    <w:p w14:paraId="3ADF4EA6" w14:textId="38810796" w:rsidR="00F439E1" w:rsidRPr="00CA16AC" w:rsidRDefault="00F439E1" w:rsidP="00F439E1">
      <w:pPr>
        <w:pStyle w:val="ListParagraph"/>
        <w:numPr>
          <w:ilvl w:val="0"/>
          <w:numId w:val="26"/>
        </w:numPr>
        <w:rPr>
          <w:sz w:val="24"/>
        </w:rPr>
      </w:pPr>
      <w:r w:rsidRPr="00CA16AC">
        <w:rPr>
          <w:sz w:val="24"/>
        </w:rPr>
        <w:t>Extend the definitions of the classes beyond OWL to capture the different notions of family membership</w:t>
      </w:r>
      <w:r w:rsidR="00AE2788" w:rsidRPr="00CA16AC">
        <w:rPr>
          <w:sz w:val="24"/>
        </w:rPr>
        <w:t xml:space="preserve"> and the types (subclasses) of Family that result.</w:t>
      </w:r>
    </w:p>
    <w:p w14:paraId="5730C56D" w14:textId="77777777" w:rsidR="00F439E1" w:rsidRPr="00CA16AC" w:rsidRDefault="00F439E1" w:rsidP="00F439E1">
      <w:pPr>
        <w:pStyle w:val="ListParagraph"/>
        <w:numPr>
          <w:ilvl w:val="1"/>
          <w:numId w:val="26"/>
        </w:numPr>
        <w:rPr>
          <w:sz w:val="24"/>
        </w:rPr>
      </w:pPr>
      <w:r w:rsidRPr="00CA16AC">
        <w:rPr>
          <w:sz w:val="24"/>
        </w:rPr>
        <w:t>hasParent subpropertyOf isRelated</w:t>
      </w:r>
    </w:p>
    <w:p w14:paraId="3C7B8E34" w14:textId="77777777" w:rsidR="00F439E1" w:rsidRPr="00CA16AC" w:rsidRDefault="00F439E1" w:rsidP="00F439E1">
      <w:pPr>
        <w:pStyle w:val="ListParagraph"/>
        <w:numPr>
          <w:ilvl w:val="1"/>
          <w:numId w:val="26"/>
        </w:numPr>
        <w:rPr>
          <w:sz w:val="24"/>
        </w:rPr>
      </w:pPr>
      <w:r w:rsidRPr="00CA16AC">
        <w:rPr>
          <w:sz w:val="24"/>
        </w:rPr>
        <w:t>hasChild subpropertyOf isRelated</w:t>
      </w:r>
    </w:p>
    <w:p w14:paraId="2837F0D9" w14:textId="77777777" w:rsidR="00F439E1" w:rsidRPr="00CA16AC" w:rsidRDefault="00F439E1" w:rsidP="00F439E1">
      <w:pPr>
        <w:pStyle w:val="ListParagraph"/>
        <w:numPr>
          <w:ilvl w:val="1"/>
          <w:numId w:val="26"/>
        </w:numPr>
        <w:rPr>
          <w:sz w:val="24"/>
        </w:rPr>
      </w:pPr>
      <w:r w:rsidRPr="00CA16AC">
        <w:rPr>
          <w:sz w:val="24"/>
        </w:rPr>
        <w:t>hasParent o hasChild subpropertyOf isRelated</w:t>
      </w:r>
    </w:p>
    <w:p w14:paraId="26BCADA4" w14:textId="77777777" w:rsidR="00F439E1" w:rsidRPr="00CA16AC" w:rsidRDefault="00F439E1" w:rsidP="00F439E1">
      <w:pPr>
        <w:pStyle w:val="ListParagraph"/>
        <w:numPr>
          <w:ilvl w:val="1"/>
          <w:numId w:val="26"/>
        </w:numPr>
        <w:rPr>
          <w:sz w:val="24"/>
        </w:rPr>
      </w:pPr>
      <w:r w:rsidRPr="00CA16AC">
        <w:rPr>
          <w:sz w:val="24"/>
        </w:rPr>
        <w:t>hasChild o hasParent subPropertyOf isRelated</w:t>
      </w:r>
    </w:p>
    <w:p w14:paraId="7A2B2C05" w14:textId="74F6CA26" w:rsidR="00CA16AC" w:rsidRPr="00CA16AC" w:rsidRDefault="00F439E1" w:rsidP="00CA16AC">
      <w:pPr>
        <w:pStyle w:val="ListParagraph"/>
        <w:numPr>
          <w:ilvl w:val="1"/>
          <w:numId w:val="26"/>
        </w:numPr>
        <w:rPr>
          <w:sz w:val="24"/>
        </w:rPr>
      </w:pPr>
      <w:r w:rsidRPr="00CA16AC">
        <w:rPr>
          <w:sz w:val="24"/>
        </w:rPr>
        <w:t>hasParent o (hasParent)- subPropertyOf isRelated</w:t>
      </w:r>
    </w:p>
    <w:p w14:paraId="11ACAD0F" w14:textId="10CCA936" w:rsidR="00F439E1" w:rsidRPr="00CA16AC" w:rsidRDefault="00F439E1" w:rsidP="00F439E1">
      <w:pPr>
        <w:pStyle w:val="ListParagraph"/>
        <w:numPr>
          <w:ilvl w:val="1"/>
          <w:numId w:val="26"/>
        </w:numPr>
        <w:rPr>
          <w:sz w:val="24"/>
        </w:rPr>
      </w:pPr>
      <w:r w:rsidRPr="00CA16AC">
        <w:rPr>
          <w:sz w:val="24"/>
        </w:rPr>
        <w:t xml:space="preserve">… </w:t>
      </w:r>
    </w:p>
    <w:p w14:paraId="46CBCDFC" w14:textId="3C11CB2F" w:rsidR="00896B55" w:rsidRPr="001222AE" w:rsidRDefault="00FB3138" w:rsidP="00896B55">
      <w:pPr>
        <w:rPr>
          <w:b/>
        </w:rPr>
      </w:pPr>
      <w:r>
        <w:rPr>
          <w:b/>
        </w:rPr>
        <w:t>Reused</w:t>
      </w:r>
      <w:r w:rsidR="00896B55" w:rsidRPr="001222AE">
        <w:rPr>
          <w:b/>
        </w:rPr>
        <w:t xml:space="preserve"> Ontologies:</w:t>
      </w:r>
    </w:p>
    <w:p w14:paraId="13AA26F3" w14:textId="77777777" w:rsidR="00D41E3E" w:rsidRPr="00CA16AC" w:rsidRDefault="00827DD8" w:rsidP="009E4A69">
      <w:pPr>
        <w:pStyle w:val="ListParagraph"/>
        <w:rPr>
          <w:sz w:val="24"/>
        </w:rPr>
      </w:pPr>
      <w:r w:rsidRPr="00CA16AC">
        <w:rPr>
          <w:sz w:val="24"/>
        </w:rPr>
        <w:t>schema.org</w:t>
      </w:r>
    </w:p>
    <w:p w14:paraId="01A4E90F" w14:textId="77777777" w:rsidR="007B5361" w:rsidRPr="00CA16AC" w:rsidRDefault="00FA4A04" w:rsidP="009E4A69">
      <w:pPr>
        <w:pStyle w:val="ListParagraph"/>
        <w:rPr>
          <w:sz w:val="24"/>
        </w:rPr>
      </w:pPr>
      <w:r w:rsidRPr="00CA16AC">
        <w:rPr>
          <w:sz w:val="24"/>
        </w:rPr>
        <w:t>gci:</w:t>
      </w:r>
      <w:r w:rsidR="00827DD8" w:rsidRPr="00CA16AC">
        <w:rPr>
          <w:sz w:val="24"/>
        </w:rPr>
        <w:t xml:space="preserve"> </w:t>
      </w:r>
      <w:r w:rsidR="00896B55" w:rsidRPr="00CA16AC">
        <w:rPr>
          <w:sz w:val="24"/>
        </w:rPr>
        <w:t>GCI-Shelter Ontology</w:t>
      </w:r>
      <w:r w:rsidR="00827DD8" w:rsidRPr="00CA16AC">
        <w:rPr>
          <w:rStyle w:val="FootnoteReference"/>
          <w:sz w:val="24"/>
        </w:rPr>
        <w:footnoteReference w:id="13"/>
      </w:r>
    </w:p>
    <w:p w14:paraId="3E90789C" w14:textId="69215846" w:rsidR="00F439E1" w:rsidRPr="00CA16AC" w:rsidRDefault="00C11786" w:rsidP="00F439E1">
      <w:pPr>
        <w:pStyle w:val="ListParagraph"/>
        <w:rPr>
          <w:sz w:val="24"/>
        </w:rPr>
      </w:pPr>
      <w:r w:rsidRPr="00CA16AC">
        <w:rPr>
          <w:sz w:val="24"/>
        </w:rPr>
        <w:t>mer:Mereology Ontology</w:t>
      </w:r>
    </w:p>
    <w:p w14:paraId="0A77405A" w14:textId="77777777" w:rsidR="008F1630" w:rsidRDefault="008F1630" w:rsidP="00EA354A">
      <w:pPr>
        <w:pStyle w:val="Heading2"/>
      </w:pPr>
      <w:bookmarkStart w:id="75" w:name="_Toc17365184"/>
      <w:r>
        <w:t>Organization Ontology</w:t>
      </w:r>
      <w:bookmarkEnd w:id="75"/>
    </w:p>
    <w:p w14:paraId="1BEC6293" w14:textId="72806E92" w:rsidR="00D479C9" w:rsidRPr="00D479C9" w:rsidRDefault="0089518D" w:rsidP="00D479C9">
      <w:pPr>
        <w:rPr>
          <w:i/>
        </w:rPr>
      </w:pPr>
      <w:r>
        <w:rPr>
          <w:i/>
        </w:rPr>
        <w:t>http://ontology.eil.utoronto.ca/icity/</w:t>
      </w:r>
      <w:r w:rsidR="00D479C9">
        <w:rPr>
          <w:i/>
        </w:rPr>
        <w:t>Organization</w:t>
      </w:r>
      <w:r w:rsidR="00AC0B4C">
        <w:rPr>
          <w:i/>
        </w:rPr>
        <w:t>.owl</w:t>
      </w:r>
    </w:p>
    <w:p w14:paraId="568E6121" w14:textId="77777777" w:rsidR="0059107A" w:rsidRPr="0059107A" w:rsidRDefault="0059107A" w:rsidP="0059107A">
      <w:pPr>
        <w:rPr>
          <w:b/>
        </w:rPr>
      </w:pPr>
      <w:r w:rsidRPr="0059107A">
        <w:rPr>
          <w:b/>
        </w:rPr>
        <w:t>Namespace: org</w:t>
      </w:r>
    </w:p>
    <w:p w14:paraId="2F310844" w14:textId="77777777" w:rsidR="008F1630" w:rsidRDefault="00E5089A" w:rsidP="009E4A69">
      <w:pPr>
        <w:pStyle w:val="ListParagraph"/>
      </w:pPr>
      <w:r>
        <w:t>Organization</w:t>
      </w:r>
      <w:r w:rsidR="008F1630">
        <w:t xml:space="preserve">: A company or other sort of </w:t>
      </w:r>
      <w:r w:rsidR="00692917">
        <w:t xml:space="preserve">group of individuals </w:t>
      </w:r>
      <w:r>
        <w:t>in the urban system</w:t>
      </w:r>
      <w:r w:rsidR="00692917">
        <w:t xml:space="preserve"> with some goal(s)</w:t>
      </w:r>
      <w:r>
        <w:t>.</w:t>
      </w:r>
      <w:r>
        <w:br/>
        <w:t xml:space="preserve">An Organization </w:t>
      </w:r>
      <w:r w:rsidR="008F1630">
        <w:t xml:space="preserve">may </w:t>
      </w:r>
      <w:r w:rsidR="008F1630" w:rsidRPr="008F1630">
        <w:rPr>
          <w:b/>
        </w:rPr>
        <w:t>own</w:t>
      </w:r>
      <w:r w:rsidR="008F1630">
        <w:t xml:space="preserve"> Property, including different types of Buildings</w:t>
      </w:r>
      <w:r w:rsidR="009E2F6D">
        <w:t>.</w:t>
      </w:r>
      <w:r w:rsidR="009E2F6D">
        <w:br/>
        <w:t>An Organization may have an address.</w:t>
      </w:r>
      <w:r w:rsidR="009E2F6D">
        <w:br/>
        <w:t xml:space="preserve">An Organization </w:t>
      </w:r>
      <w:r w:rsidR="00692917">
        <w:t>has at least 2 members</w:t>
      </w:r>
      <w:r w:rsidR="009E2F6D">
        <w:t>.</w:t>
      </w:r>
      <w:r w:rsidR="00284B0F">
        <w:br/>
        <w:t xml:space="preserve">An Organization </w:t>
      </w:r>
      <w:r w:rsidR="00692917">
        <w:t xml:space="preserve">has some </w:t>
      </w:r>
      <w:r w:rsidR="00284B0F">
        <w:t>Goal(s); this represents some state or complex states, and allows for the representation of various groups' responsibilities.</w:t>
      </w:r>
      <w:r w:rsidR="00585BDB">
        <w:br/>
        <w:t>An Organization may be divided into Divisions</w:t>
      </w:r>
      <w:r w:rsidR="00C61E20">
        <w:t>.</w:t>
      </w:r>
    </w:p>
    <w:p w14:paraId="0716EFA0" w14:textId="77777777" w:rsidR="00C61E20" w:rsidRDefault="00C61E20" w:rsidP="009E4A69">
      <w:pPr>
        <w:pStyle w:val="ListParagraph"/>
      </w:pPr>
      <w:r>
        <w:lastRenderedPageBreak/>
        <w:t>Organization Agent: Members of an organization.</w:t>
      </w:r>
      <w:r>
        <w:br/>
        <w:t>Organization Agents have goals, authority, and may be members of some team.</w:t>
      </w:r>
      <w:r>
        <w:br/>
        <w:t>An Organization Agent plays a Role within the Organization.</w:t>
      </w:r>
    </w:p>
    <w:p w14:paraId="15F37537" w14:textId="77777777" w:rsidR="00C61E20" w:rsidRDefault="00C61E20" w:rsidP="009E4A69">
      <w:pPr>
        <w:pStyle w:val="ListParagraph"/>
      </w:pPr>
      <w:r>
        <w:t>Role: A Role has a single (possibly complex) Goal.</w:t>
      </w:r>
      <w:r>
        <w:br/>
        <w:t>A Role has some authority, requires some skill, and may also have some associated processes.</w:t>
      </w:r>
    </w:p>
    <w:p w14:paraId="37E47947" w14:textId="77777777" w:rsidR="009E2F6D" w:rsidRDefault="009E2F6D" w:rsidP="009E4A69">
      <w:pPr>
        <w:pStyle w:val="ListParagraph"/>
      </w:pPr>
      <w:r>
        <w:t>Firm: A Firm is a type of organization.</w:t>
      </w:r>
      <w:r>
        <w:br/>
        <w:t>A Firm has an address and an industry type, and some Employees.</w:t>
      </w:r>
      <w:r>
        <w:br/>
        <w:t>A Firm may ha</w:t>
      </w:r>
      <w:r w:rsidR="00692917">
        <w:t>ve a Business Establishment(s).</w:t>
      </w:r>
    </w:p>
    <w:p w14:paraId="530D5868" w14:textId="77777777" w:rsidR="009E2F6D" w:rsidRDefault="009E2F6D" w:rsidP="009E4A69">
      <w:pPr>
        <w:pStyle w:val="ListParagraph"/>
      </w:pPr>
      <w:r>
        <w:t>Business Establishment: A Business establishment is a physical location where a Firm conducts business.</w:t>
      </w:r>
      <w:r>
        <w:br/>
        <w:t>A Business Establishment has a Location</w:t>
      </w:r>
      <w:r w:rsidR="00C850B1">
        <w:t xml:space="preserve"> and may have an address</w:t>
      </w:r>
      <w:r>
        <w:t>.</w:t>
      </w:r>
    </w:p>
    <w:p w14:paraId="508B76FB" w14:textId="7CFC6D6B" w:rsidR="00850CCC" w:rsidRPr="00CE6297" w:rsidRDefault="000C363A" w:rsidP="00662AF4">
      <w:pPr>
        <w:pStyle w:val="ListParagraph"/>
      </w:pPr>
      <w:r>
        <w:t xml:space="preserve">Employee: </w:t>
      </w:r>
      <w:r w:rsidR="00362957">
        <w:t>A</w:t>
      </w:r>
      <w:r>
        <w:t xml:space="preserve"> </w:t>
      </w:r>
      <w:r w:rsidR="009E2F6D">
        <w:t>Firm</w:t>
      </w:r>
      <w:r>
        <w:t xml:space="preserve"> </w:t>
      </w:r>
      <w:r w:rsidR="008F1630" w:rsidRPr="008F1630">
        <w:rPr>
          <w:b/>
        </w:rPr>
        <w:t xml:space="preserve">has </w:t>
      </w:r>
      <w:r w:rsidR="008F1630" w:rsidRPr="008F1630">
        <w:t>some</w:t>
      </w:r>
      <w:r w:rsidR="008F1630" w:rsidRPr="008F1630">
        <w:rPr>
          <w:b/>
        </w:rPr>
        <w:t xml:space="preserve"> Employees</w:t>
      </w:r>
      <w:r w:rsidR="008F1630">
        <w:t xml:space="preserve">, whom it </w:t>
      </w:r>
      <w:r w:rsidR="008F1630" w:rsidRPr="008F1630">
        <w:rPr>
          <w:b/>
        </w:rPr>
        <w:t>employs for</w:t>
      </w:r>
      <w:r w:rsidR="008F1630">
        <w:t xml:space="preserve"> some </w:t>
      </w:r>
      <w:r w:rsidR="009E2F6D">
        <w:t>Occupation</w:t>
      </w:r>
      <w:r w:rsidR="008F1630">
        <w:t>.</w:t>
      </w:r>
      <w:r w:rsidR="00585BDB">
        <w:br/>
        <w:t>An Employee is a type of Organization Agent.</w:t>
      </w:r>
      <w:r w:rsidR="009E2F6D">
        <w:br/>
        <w:t>An Employee may be employed at a particular Business Establishment.</w:t>
      </w:r>
      <w:r w:rsidR="00692917">
        <w:br/>
        <w:t>An Employee may be responsible for one or more Roles within the Organization.</w:t>
      </w:r>
      <w:r w:rsidR="00AA0C85">
        <w:br/>
        <w:t xml:space="preserve">An Employee is </w:t>
      </w:r>
      <w:r w:rsidR="00AA0C85">
        <w:rPr>
          <w:b/>
        </w:rPr>
        <w:t>employed by</w:t>
      </w:r>
      <w:r w:rsidR="00AA0C85">
        <w:t xml:space="preserve"> some Organization, unless the Person is self-employed. </w:t>
      </w:r>
      <w:r w:rsidR="00AA0C85">
        <w:br/>
        <w:t>An Employee</w:t>
      </w:r>
      <w:r w:rsidR="00AA0C85" w:rsidRPr="00C84486">
        <w:rPr>
          <w:b/>
        </w:rPr>
        <w:t xml:space="preserve"> has a Wage/Salary</w:t>
      </w:r>
      <w:r w:rsidR="00AA0C85">
        <w:t xml:space="preserve"> and</w:t>
      </w:r>
      <w:r w:rsidR="00AA0C85" w:rsidRPr="008F1630">
        <w:rPr>
          <w:b/>
        </w:rPr>
        <w:t xml:space="preserve"> </w:t>
      </w:r>
      <w:r w:rsidR="00235B5F">
        <w:rPr>
          <w:b/>
        </w:rPr>
        <w:t>may work at</w:t>
      </w:r>
      <w:r w:rsidR="00AA0C85" w:rsidRPr="008F1630">
        <w:rPr>
          <w:b/>
        </w:rPr>
        <w:t xml:space="preserve"> </w:t>
      </w:r>
      <w:r w:rsidR="00AA0C85" w:rsidRPr="008F1630">
        <w:t>some</w:t>
      </w:r>
      <w:r w:rsidR="00AA0C85" w:rsidRPr="008F1630">
        <w:rPr>
          <w:b/>
        </w:rPr>
        <w:t xml:space="preserve"> Location</w:t>
      </w:r>
      <w:r w:rsidR="00AA0C85">
        <w:t xml:space="preserve"> (this may be the location of the Firm, an alternate Location, or a Location that is subject to change). </w:t>
      </w:r>
      <w:r w:rsidR="00AB3101">
        <w:rPr>
          <w:highlight w:val="yellow"/>
        </w:rPr>
        <w:br/>
      </w:r>
      <w:r w:rsidR="00AB3101" w:rsidRPr="00CE6297">
        <w:t>An employee has some employment status. An employment status may be categorized as one of:</w:t>
      </w:r>
      <w:r w:rsidR="005734B9" w:rsidRPr="00CE6297">
        <w:t xml:space="preserve"> full-time regular, part-time regular, full-time-work-at-home, part-time-work-at-home</w:t>
      </w:r>
      <w:r w:rsidR="00AB3101" w:rsidRPr="00CE6297">
        <w:t xml:space="preserve"> </w:t>
      </w:r>
    </w:p>
    <w:p w14:paraId="6DB21EED" w14:textId="107408FF" w:rsidR="00BF5958" w:rsidRPr="00CE6297" w:rsidRDefault="00850CCC" w:rsidP="00662AF4">
      <w:pPr>
        <w:pStyle w:val="ListParagraph"/>
      </w:pPr>
      <w:r w:rsidRPr="00CE6297">
        <w:t>Student</w:t>
      </w:r>
      <w:r w:rsidR="00435F0D" w:rsidRPr="00CE6297">
        <w:t>: A Student is a</w:t>
      </w:r>
      <w:r w:rsidR="0009486D" w:rsidRPr="00CE6297">
        <w:t xml:space="preserve"> kind of </w:t>
      </w:r>
      <w:r w:rsidR="00435F0D" w:rsidRPr="00CE6297">
        <w:t>Organization Agent</w:t>
      </w:r>
      <w:r w:rsidR="0009486D" w:rsidRPr="00CE6297">
        <w:t xml:space="preserve"> </w:t>
      </w:r>
      <w:r w:rsidR="0009486D" w:rsidRPr="0047062D">
        <w:t>(and Person</w:t>
      </w:r>
      <w:r w:rsidR="0047062D" w:rsidRPr="0047062D">
        <w:t>)</w:t>
      </w:r>
      <w:r w:rsidR="00435F0D" w:rsidRPr="00CE6297">
        <w:t xml:space="preserve"> who is enrolled in some EducationalInstitution</w:t>
      </w:r>
    </w:p>
    <w:p w14:paraId="7BE05282" w14:textId="145DF1EC" w:rsidR="00E5713D" w:rsidRPr="00324747" w:rsidRDefault="00BF5958" w:rsidP="008A2BFE">
      <w:pPr>
        <w:pStyle w:val="ListParagraph"/>
      </w:pPr>
      <w:r w:rsidRPr="00324747">
        <w:t>Occupation: An occupation describes the type of work performed by some employee. Different classes of occupations may be defined, such as: General Office / Clerical, Manufacturing / Construction / Trades,  Professional / Management / Technical, Retail Sales and Service</w:t>
      </w:r>
    </w:p>
    <w:tbl>
      <w:tblPr>
        <w:tblStyle w:val="TableGrid"/>
        <w:tblpPr w:leftFromText="180" w:rightFromText="180" w:vertAnchor="text" w:horzAnchor="margin" w:tblpY="128"/>
        <w:tblW w:w="0" w:type="auto"/>
        <w:tblLook w:val="04A0" w:firstRow="1" w:lastRow="0" w:firstColumn="1" w:lastColumn="0" w:noHBand="0" w:noVBand="1"/>
      </w:tblPr>
      <w:tblGrid>
        <w:gridCol w:w="2976"/>
        <w:gridCol w:w="3109"/>
        <w:gridCol w:w="3265"/>
      </w:tblGrid>
      <w:tr w:rsidR="000C363A" w14:paraId="314A93BA" w14:textId="77777777" w:rsidTr="00F4443B">
        <w:trPr>
          <w:cantSplit/>
        </w:trPr>
        <w:tc>
          <w:tcPr>
            <w:tcW w:w="2976" w:type="dxa"/>
            <w:shd w:val="clear" w:color="auto" w:fill="00FFFF"/>
          </w:tcPr>
          <w:p w14:paraId="659E6256" w14:textId="77777777" w:rsidR="000C363A" w:rsidRDefault="000C363A" w:rsidP="00EA354A">
            <w:r>
              <w:t>Object</w:t>
            </w:r>
          </w:p>
        </w:tc>
        <w:tc>
          <w:tcPr>
            <w:tcW w:w="3109" w:type="dxa"/>
            <w:shd w:val="clear" w:color="auto" w:fill="00FFFF"/>
          </w:tcPr>
          <w:p w14:paraId="082F61CD" w14:textId="77777777" w:rsidR="000C363A" w:rsidRDefault="000C363A" w:rsidP="00EA354A">
            <w:r>
              <w:t>Property</w:t>
            </w:r>
          </w:p>
        </w:tc>
        <w:tc>
          <w:tcPr>
            <w:tcW w:w="3265" w:type="dxa"/>
            <w:shd w:val="clear" w:color="auto" w:fill="00FFFF"/>
          </w:tcPr>
          <w:p w14:paraId="1CC79FCF" w14:textId="77777777" w:rsidR="000C363A" w:rsidRDefault="000C363A" w:rsidP="00EA354A">
            <w:r>
              <w:t>Value</w:t>
            </w:r>
          </w:p>
        </w:tc>
      </w:tr>
      <w:tr w:rsidR="003D78DD" w14:paraId="29B3EF76" w14:textId="77777777" w:rsidTr="00F4443B">
        <w:trPr>
          <w:cantSplit/>
        </w:trPr>
        <w:tc>
          <w:tcPr>
            <w:tcW w:w="2976" w:type="dxa"/>
            <w:vMerge w:val="restart"/>
          </w:tcPr>
          <w:p w14:paraId="15122402" w14:textId="77777777" w:rsidR="003D78DD" w:rsidRDefault="003D78DD" w:rsidP="00FE6277">
            <w:r>
              <w:t>Organization</w:t>
            </w:r>
            <w:r w:rsidR="008161C5">
              <w:t>PD</w:t>
            </w:r>
          </w:p>
        </w:tc>
        <w:tc>
          <w:tcPr>
            <w:tcW w:w="3109" w:type="dxa"/>
          </w:tcPr>
          <w:p w14:paraId="73FC279B" w14:textId="77777777" w:rsidR="003D78DD" w:rsidRDefault="003D78DD" w:rsidP="00EA354A">
            <w:r>
              <w:t>subclassOf</w:t>
            </w:r>
          </w:p>
        </w:tc>
        <w:tc>
          <w:tcPr>
            <w:tcW w:w="3265" w:type="dxa"/>
          </w:tcPr>
          <w:p w14:paraId="2B885F12" w14:textId="77777777" w:rsidR="003D78DD" w:rsidRDefault="004B15F3" w:rsidP="00EA354A">
            <w:r>
              <w:t>change:</w:t>
            </w:r>
            <w:r w:rsidR="003D78DD">
              <w:t>TimeVaryingConcept</w:t>
            </w:r>
          </w:p>
        </w:tc>
      </w:tr>
      <w:tr w:rsidR="003D78DD" w14:paraId="4B816091" w14:textId="77777777" w:rsidTr="00F4443B">
        <w:trPr>
          <w:cantSplit/>
        </w:trPr>
        <w:tc>
          <w:tcPr>
            <w:tcW w:w="2976" w:type="dxa"/>
            <w:vMerge/>
          </w:tcPr>
          <w:p w14:paraId="76F64500" w14:textId="77777777" w:rsidR="003D78DD" w:rsidRDefault="003D78DD" w:rsidP="00EA354A"/>
        </w:tc>
        <w:tc>
          <w:tcPr>
            <w:tcW w:w="3109" w:type="dxa"/>
          </w:tcPr>
          <w:p w14:paraId="60C2079C" w14:textId="77777777" w:rsidR="003D78DD" w:rsidRDefault="003D78DD" w:rsidP="00EA354A">
            <w:r>
              <w:t>equivalentClass</w:t>
            </w:r>
          </w:p>
        </w:tc>
        <w:tc>
          <w:tcPr>
            <w:tcW w:w="3265" w:type="dxa"/>
          </w:tcPr>
          <w:p w14:paraId="0EAADA32" w14:textId="77777777" w:rsidR="003D78DD" w:rsidRDefault="004B15F3" w:rsidP="00EA354A">
            <w:r>
              <w:t>change:</w:t>
            </w:r>
            <w:r w:rsidR="003D78DD">
              <w:t>hasManifes</w:t>
            </w:r>
            <w:r w:rsidR="008161C5">
              <w:t>tation some Organization</w:t>
            </w:r>
            <w:r w:rsidR="003D78DD">
              <w:t xml:space="preserve"> and  </w:t>
            </w:r>
            <w:r>
              <w:t xml:space="preserve"> change:</w:t>
            </w:r>
            <w:r w:rsidR="003D78DD">
              <w:t>hasMa</w:t>
            </w:r>
            <w:r w:rsidR="008161C5">
              <w:t>nifestation only Organization</w:t>
            </w:r>
          </w:p>
        </w:tc>
      </w:tr>
      <w:tr w:rsidR="003D78DD" w14:paraId="6ACB2575" w14:textId="77777777" w:rsidTr="00F4443B">
        <w:trPr>
          <w:cantSplit/>
        </w:trPr>
        <w:tc>
          <w:tcPr>
            <w:tcW w:w="2976" w:type="dxa"/>
            <w:vMerge/>
          </w:tcPr>
          <w:p w14:paraId="3D62818E" w14:textId="77777777" w:rsidR="003D78DD" w:rsidRDefault="003D78DD" w:rsidP="003D78DD"/>
        </w:tc>
        <w:tc>
          <w:tcPr>
            <w:tcW w:w="3109" w:type="dxa"/>
          </w:tcPr>
          <w:p w14:paraId="0710E720" w14:textId="77777777" w:rsidR="003D78DD" w:rsidRDefault="004B15F3" w:rsidP="003D78DD">
            <w:r>
              <w:t>change:</w:t>
            </w:r>
            <w:r w:rsidR="006D5597">
              <w:t>existsAt</w:t>
            </w:r>
          </w:p>
        </w:tc>
        <w:tc>
          <w:tcPr>
            <w:tcW w:w="3265" w:type="dxa"/>
          </w:tcPr>
          <w:p w14:paraId="2E7F757E" w14:textId="77777777" w:rsidR="003D78DD" w:rsidRDefault="003D78DD" w:rsidP="003D78DD">
            <w:r>
              <w:t xml:space="preserve">exactly 1 </w:t>
            </w:r>
            <w:r w:rsidR="002F0C0F">
              <w:t>time:</w:t>
            </w:r>
            <w:r>
              <w:t>Interval</w:t>
            </w:r>
          </w:p>
        </w:tc>
      </w:tr>
      <w:tr w:rsidR="00F4443B" w14:paraId="1DE66ABF" w14:textId="77777777" w:rsidTr="00F4443B">
        <w:trPr>
          <w:cantSplit/>
        </w:trPr>
        <w:tc>
          <w:tcPr>
            <w:tcW w:w="2976" w:type="dxa"/>
            <w:vMerge w:val="restart"/>
          </w:tcPr>
          <w:p w14:paraId="0E68ECAC" w14:textId="419F2DAE" w:rsidR="00F4443B" w:rsidRDefault="00F4443B" w:rsidP="00FE6277">
            <w:r>
              <w:t>Organization</w:t>
            </w:r>
          </w:p>
        </w:tc>
        <w:tc>
          <w:tcPr>
            <w:tcW w:w="3109" w:type="dxa"/>
          </w:tcPr>
          <w:p w14:paraId="6A4C3D00" w14:textId="77777777" w:rsidR="00F4443B" w:rsidRDefault="00F4443B" w:rsidP="003D78DD">
            <w:r>
              <w:t>subclassOf</w:t>
            </w:r>
          </w:p>
        </w:tc>
        <w:tc>
          <w:tcPr>
            <w:tcW w:w="3265" w:type="dxa"/>
          </w:tcPr>
          <w:p w14:paraId="09CD23E3" w14:textId="77777777" w:rsidR="00F4443B" w:rsidRDefault="00F4443B" w:rsidP="003D78DD">
            <w:r>
              <w:t>change:Manifestation</w:t>
            </w:r>
          </w:p>
        </w:tc>
      </w:tr>
      <w:tr w:rsidR="00F4443B" w14:paraId="33EC11CE" w14:textId="77777777" w:rsidTr="00F4443B">
        <w:trPr>
          <w:cantSplit/>
        </w:trPr>
        <w:tc>
          <w:tcPr>
            <w:tcW w:w="2976" w:type="dxa"/>
            <w:vMerge/>
          </w:tcPr>
          <w:p w14:paraId="5F154EDE" w14:textId="77777777" w:rsidR="00F4443B" w:rsidRDefault="00F4443B" w:rsidP="003D78DD"/>
        </w:tc>
        <w:tc>
          <w:tcPr>
            <w:tcW w:w="3109" w:type="dxa"/>
          </w:tcPr>
          <w:p w14:paraId="4F7F7E3A" w14:textId="0E8D0D7D" w:rsidR="00F4443B" w:rsidRDefault="00F4443B" w:rsidP="003D78DD">
            <w:r>
              <w:t>subclassOf</w:t>
            </w:r>
          </w:p>
        </w:tc>
        <w:tc>
          <w:tcPr>
            <w:tcW w:w="3265" w:type="dxa"/>
          </w:tcPr>
          <w:p w14:paraId="691A6044" w14:textId="5B0ADDC1" w:rsidR="00F4443B" w:rsidRDefault="00F4443B" w:rsidP="003D78DD">
            <w:r>
              <w:t>tove:Organization</w:t>
            </w:r>
          </w:p>
        </w:tc>
      </w:tr>
      <w:tr w:rsidR="00F4443B" w14:paraId="3B88BBCA" w14:textId="77777777" w:rsidTr="00F4443B">
        <w:trPr>
          <w:cantSplit/>
        </w:trPr>
        <w:tc>
          <w:tcPr>
            <w:tcW w:w="2976" w:type="dxa"/>
            <w:vMerge/>
          </w:tcPr>
          <w:p w14:paraId="2B99EC77" w14:textId="77777777" w:rsidR="00F4443B" w:rsidRDefault="00F4443B" w:rsidP="003D78DD"/>
        </w:tc>
        <w:tc>
          <w:tcPr>
            <w:tcW w:w="3109" w:type="dxa"/>
          </w:tcPr>
          <w:p w14:paraId="4B116B38" w14:textId="77777777" w:rsidR="00F4443B" w:rsidRDefault="00F4443B" w:rsidP="003D78DD">
            <w:r>
              <w:t>equivalentClass</w:t>
            </w:r>
          </w:p>
        </w:tc>
        <w:tc>
          <w:tcPr>
            <w:tcW w:w="3265" w:type="dxa"/>
          </w:tcPr>
          <w:p w14:paraId="764B22F3" w14:textId="77777777" w:rsidR="00F4443B" w:rsidRDefault="00F4443B" w:rsidP="003D78DD">
            <w:r>
              <w:t>change:manifestationOf some OrganizationPD and   change:manifestationOf only OrganizationPD</w:t>
            </w:r>
          </w:p>
        </w:tc>
      </w:tr>
      <w:tr w:rsidR="00F4443B" w14:paraId="1954ED85" w14:textId="77777777" w:rsidTr="00F4443B">
        <w:trPr>
          <w:cantSplit/>
        </w:trPr>
        <w:tc>
          <w:tcPr>
            <w:tcW w:w="2976" w:type="dxa"/>
            <w:vMerge/>
          </w:tcPr>
          <w:p w14:paraId="07990370" w14:textId="77777777" w:rsidR="00F4443B" w:rsidRDefault="00F4443B" w:rsidP="003D78DD"/>
        </w:tc>
        <w:tc>
          <w:tcPr>
            <w:tcW w:w="3109" w:type="dxa"/>
          </w:tcPr>
          <w:p w14:paraId="14258501" w14:textId="77777777" w:rsidR="00F4443B" w:rsidRDefault="00F4443B" w:rsidP="003D78DD">
            <w:r>
              <w:t>change:existsAt</w:t>
            </w:r>
          </w:p>
        </w:tc>
        <w:tc>
          <w:tcPr>
            <w:tcW w:w="3265" w:type="dxa"/>
          </w:tcPr>
          <w:p w14:paraId="7E6C3C5E" w14:textId="77777777" w:rsidR="00F4443B" w:rsidRDefault="00F4443B" w:rsidP="003D78DD">
            <w:r>
              <w:t>exactly 1  time:TemporalEntity</w:t>
            </w:r>
          </w:p>
        </w:tc>
      </w:tr>
      <w:tr w:rsidR="00F4443B" w14:paraId="3990AA28" w14:textId="77777777" w:rsidTr="00F4443B">
        <w:trPr>
          <w:cantSplit/>
        </w:trPr>
        <w:tc>
          <w:tcPr>
            <w:tcW w:w="2976" w:type="dxa"/>
            <w:vMerge/>
          </w:tcPr>
          <w:p w14:paraId="6A28B518" w14:textId="77777777" w:rsidR="00F4443B" w:rsidRDefault="00F4443B" w:rsidP="003D78DD"/>
        </w:tc>
        <w:tc>
          <w:tcPr>
            <w:tcW w:w="3109" w:type="dxa"/>
          </w:tcPr>
          <w:p w14:paraId="36B8593F" w14:textId="77777777" w:rsidR="00F4443B" w:rsidRDefault="00F4443B" w:rsidP="003D78DD">
            <w:r>
              <w:t>schema:address</w:t>
            </w:r>
          </w:p>
        </w:tc>
        <w:tc>
          <w:tcPr>
            <w:tcW w:w="3265" w:type="dxa"/>
          </w:tcPr>
          <w:p w14:paraId="5944A592" w14:textId="77777777" w:rsidR="00F4443B" w:rsidRDefault="00F4443B" w:rsidP="003D78DD">
            <w:r>
              <w:t>only schema:PostalAddress</w:t>
            </w:r>
          </w:p>
        </w:tc>
      </w:tr>
      <w:tr w:rsidR="00F4443B" w14:paraId="40CA8EA5" w14:textId="77777777" w:rsidTr="00F4443B">
        <w:trPr>
          <w:cantSplit/>
        </w:trPr>
        <w:tc>
          <w:tcPr>
            <w:tcW w:w="2976" w:type="dxa"/>
            <w:vMerge/>
          </w:tcPr>
          <w:p w14:paraId="7DDC8B62" w14:textId="77777777" w:rsidR="00F4443B" w:rsidRDefault="00F4443B" w:rsidP="00780FAD"/>
        </w:tc>
        <w:tc>
          <w:tcPr>
            <w:tcW w:w="3109" w:type="dxa"/>
          </w:tcPr>
          <w:p w14:paraId="10DC1A0D" w14:textId="77777777" w:rsidR="00F4443B" w:rsidRDefault="00F4443B" w:rsidP="00780FAD">
            <w:r>
              <w:t>tove:has_goal</w:t>
            </w:r>
          </w:p>
        </w:tc>
        <w:tc>
          <w:tcPr>
            <w:tcW w:w="3265" w:type="dxa"/>
          </w:tcPr>
          <w:p w14:paraId="66E02A7B" w14:textId="77777777" w:rsidR="00F4443B" w:rsidRDefault="00F4443B" w:rsidP="00780FAD">
            <w:r>
              <w:t>only tove:Goal</w:t>
            </w:r>
          </w:p>
        </w:tc>
      </w:tr>
      <w:tr w:rsidR="00F4443B" w14:paraId="13B99565" w14:textId="77777777" w:rsidTr="00F4443B">
        <w:trPr>
          <w:cantSplit/>
        </w:trPr>
        <w:tc>
          <w:tcPr>
            <w:tcW w:w="2976" w:type="dxa"/>
            <w:vMerge/>
          </w:tcPr>
          <w:p w14:paraId="35CF213D" w14:textId="77777777" w:rsidR="00F4443B" w:rsidRDefault="00F4443B" w:rsidP="00780FAD"/>
        </w:tc>
        <w:tc>
          <w:tcPr>
            <w:tcW w:w="3109" w:type="dxa"/>
          </w:tcPr>
          <w:p w14:paraId="663AFE12" w14:textId="77777777" w:rsidR="00F4443B" w:rsidRDefault="00F4443B" w:rsidP="00780FAD">
            <w:r>
              <w:t>tove:consists_of</w:t>
            </w:r>
          </w:p>
        </w:tc>
        <w:tc>
          <w:tcPr>
            <w:tcW w:w="3265" w:type="dxa"/>
          </w:tcPr>
          <w:p w14:paraId="0031DB60" w14:textId="77777777" w:rsidR="00F4443B" w:rsidRDefault="00F4443B" w:rsidP="00780FAD">
            <w:r>
              <w:t>only tove:Division</w:t>
            </w:r>
          </w:p>
        </w:tc>
      </w:tr>
      <w:tr w:rsidR="00F4443B" w14:paraId="1C2DBC57" w14:textId="77777777" w:rsidTr="00F4443B">
        <w:trPr>
          <w:cantSplit/>
        </w:trPr>
        <w:tc>
          <w:tcPr>
            <w:tcW w:w="2976" w:type="dxa"/>
            <w:vMerge/>
          </w:tcPr>
          <w:p w14:paraId="292D4487" w14:textId="77777777" w:rsidR="00F4443B" w:rsidRDefault="00F4443B" w:rsidP="00780FAD"/>
        </w:tc>
        <w:tc>
          <w:tcPr>
            <w:tcW w:w="3109" w:type="dxa"/>
          </w:tcPr>
          <w:p w14:paraId="48AAAD75" w14:textId="325E1BA3" w:rsidR="00F4443B" w:rsidRDefault="00F4443B" w:rsidP="00780FAD">
            <w:r>
              <w:t>spatialloc:assiociatedLocation</w:t>
            </w:r>
          </w:p>
        </w:tc>
        <w:tc>
          <w:tcPr>
            <w:tcW w:w="3265" w:type="dxa"/>
          </w:tcPr>
          <w:p w14:paraId="56CD471B" w14:textId="22AA8CB5" w:rsidR="00F4443B" w:rsidRDefault="00F4443B" w:rsidP="00780FAD">
            <w:r>
              <w:t>only geosparql:Feature</w:t>
            </w:r>
          </w:p>
        </w:tc>
      </w:tr>
      <w:tr w:rsidR="00780FAD" w14:paraId="4A16DA15" w14:textId="77777777" w:rsidTr="00F4443B">
        <w:trPr>
          <w:cantSplit/>
        </w:trPr>
        <w:tc>
          <w:tcPr>
            <w:tcW w:w="2976" w:type="dxa"/>
            <w:vMerge w:val="restart"/>
          </w:tcPr>
          <w:p w14:paraId="51A4FAEA" w14:textId="77777777" w:rsidR="00780FAD" w:rsidRDefault="00780FAD" w:rsidP="00780FAD">
            <w:r>
              <w:t>tove:Role</w:t>
            </w:r>
          </w:p>
        </w:tc>
        <w:tc>
          <w:tcPr>
            <w:tcW w:w="3109" w:type="dxa"/>
          </w:tcPr>
          <w:p w14:paraId="413AC632" w14:textId="77777777" w:rsidR="00780FAD" w:rsidRDefault="00780FAD" w:rsidP="00780FAD">
            <w:r>
              <w:t>tove:has_goal</w:t>
            </w:r>
          </w:p>
        </w:tc>
        <w:tc>
          <w:tcPr>
            <w:tcW w:w="3265" w:type="dxa"/>
          </w:tcPr>
          <w:p w14:paraId="06D23A65" w14:textId="77777777" w:rsidR="00780FAD" w:rsidRDefault="00780FAD" w:rsidP="00780FAD">
            <w:r>
              <w:t xml:space="preserve">only </w:t>
            </w:r>
            <w:r w:rsidR="00671E67">
              <w:t>tove:</w:t>
            </w:r>
            <w:r>
              <w:t>Goal</w:t>
            </w:r>
          </w:p>
        </w:tc>
      </w:tr>
      <w:tr w:rsidR="00780FAD" w14:paraId="1932FD6F" w14:textId="77777777" w:rsidTr="00F4443B">
        <w:trPr>
          <w:cantSplit/>
        </w:trPr>
        <w:tc>
          <w:tcPr>
            <w:tcW w:w="2976" w:type="dxa"/>
            <w:vMerge/>
          </w:tcPr>
          <w:p w14:paraId="69B9239B" w14:textId="77777777" w:rsidR="00780FAD" w:rsidRDefault="00780FAD" w:rsidP="00780FAD"/>
        </w:tc>
        <w:tc>
          <w:tcPr>
            <w:tcW w:w="3109" w:type="dxa"/>
          </w:tcPr>
          <w:p w14:paraId="7E97D230" w14:textId="77777777" w:rsidR="00780FAD" w:rsidRDefault="00780FAD" w:rsidP="00780FAD">
            <w:r>
              <w:t>tove:has_process</w:t>
            </w:r>
          </w:p>
        </w:tc>
        <w:tc>
          <w:tcPr>
            <w:tcW w:w="3265" w:type="dxa"/>
          </w:tcPr>
          <w:p w14:paraId="21677652" w14:textId="77777777" w:rsidR="00780FAD" w:rsidRDefault="00780FAD" w:rsidP="00780FAD">
            <w:r>
              <w:t xml:space="preserve">only </w:t>
            </w:r>
            <w:r w:rsidR="00470DA9">
              <w:t xml:space="preserve">(tove:Process or </w:t>
            </w:r>
            <w:r w:rsidR="00671E67">
              <w:t>activity:</w:t>
            </w:r>
            <w:r>
              <w:t>Activity</w:t>
            </w:r>
            <w:r w:rsidR="00470DA9">
              <w:t>)</w:t>
            </w:r>
          </w:p>
        </w:tc>
      </w:tr>
      <w:tr w:rsidR="00780FAD" w14:paraId="62114D79" w14:textId="77777777" w:rsidTr="00F4443B">
        <w:trPr>
          <w:cantSplit/>
        </w:trPr>
        <w:tc>
          <w:tcPr>
            <w:tcW w:w="2976" w:type="dxa"/>
            <w:vMerge/>
          </w:tcPr>
          <w:p w14:paraId="54315667" w14:textId="77777777" w:rsidR="00780FAD" w:rsidRDefault="00780FAD" w:rsidP="00780FAD"/>
        </w:tc>
        <w:tc>
          <w:tcPr>
            <w:tcW w:w="3109" w:type="dxa"/>
          </w:tcPr>
          <w:p w14:paraId="03CC8769" w14:textId="77777777" w:rsidR="00780FAD" w:rsidRDefault="00780FAD" w:rsidP="00780FAD">
            <w:r>
              <w:t>tove:has_authority</w:t>
            </w:r>
          </w:p>
        </w:tc>
        <w:tc>
          <w:tcPr>
            <w:tcW w:w="3265" w:type="dxa"/>
          </w:tcPr>
          <w:p w14:paraId="58738063" w14:textId="77777777" w:rsidR="00780FAD" w:rsidRDefault="00780FAD" w:rsidP="00780FAD">
            <w:r>
              <w:t>only tove:</w:t>
            </w:r>
            <w:r w:rsidRPr="001C004F">
              <w:t>Authority</w:t>
            </w:r>
          </w:p>
        </w:tc>
      </w:tr>
      <w:tr w:rsidR="00780FAD" w14:paraId="0C255E01" w14:textId="77777777" w:rsidTr="00F4443B">
        <w:trPr>
          <w:cantSplit/>
        </w:trPr>
        <w:tc>
          <w:tcPr>
            <w:tcW w:w="2976" w:type="dxa"/>
            <w:vMerge/>
          </w:tcPr>
          <w:p w14:paraId="4CD6104B" w14:textId="77777777" w:rsidR="00780FAD" w:rsidRDefault="00780FAD" w:rsidP="00780FAD"/>
        </w:tc>
        <w:tc>
          <w:tcPr>
            <w:tcW w:w="3109" w:type="dxa"/>
          </w:tcPr>
          <w:p w14:paraId="4B3BF851" w14:textId="77777777" w:rsidR="00780FAD" w:rsidRDefault="00780FAD" w:rsidP="00780FAD">
            <w:r>
              <w:t>tove:requires_skill</w:t>
            </w:r>
          </w:p>
        </w:tc>
        <w:tc>
          <w:tcPr>
            <w:tcW w:w="3265" w:type="dxa"/>
          </w:tcPr>
          <w:p w14:paraId="56B22AEB" w14:textId="77777777" w:rsidR="00780FAD" w:rsidRDefault="00780FAD" w:rsidP="00780FAD">
            <w:r>
              <w:t>only  tove:</w:t>
            </w:r>
            <w:r w:rsidRPr="001C004F">
              <w:t>Skill</w:t>
            </w:r>
          </w:p>
        </w:tc>
      </w:tr>
      <w:tr w:rsidR="00780FAD" w14:paraId="5B811CEB" w14:textId="77777777" w:rsidTr="00F4443B">
        <w:trPr>
          <w:cantSplit/>
        </w:trPr>
        <w:tc>
          <w:tcPr>
            <w:tcW w:w="2976" w:type="dxa"/>
            <w:vMerge/>
          </w:tcPr>
          <w:p w14:paraId="1093FDAB" w14:textId="77777777" w:rsidR="00780FAD" w:rsidRDefault="00780FAD" w:rsidP="00780FAD"/>
        </w:tc>
        <w:tc>
          <w:tcPr>
            <w:tcW w:w="3109" w:type="dxa"/>
          </w:tcPr>
          <w:p w14:paraId="18775088" w14:textId="77777777" w:rsidR="00780FAD" w:rsidRDefault="00780FAD" w:rsidP="00780FAD">
            <w:r>
              <w:t>tove:has_resource</w:t>
            </w:r>
          </w:p>
        </w:tc>
        <w:tc>
          <w:tcPr>
            <w:tcW w:w="3265" w:type="dxa"/>
          </w:tcPr>
          <w:p w14:paraId="345928DB" w14:textId="77777777" w:rsidR="00780FAD" w:rsidRDefault="001C004F" w:rsidP="00780FAD">
            <w:r>
              <w:t xml:space="preserve">only </w:t>
            </w:r>
            <w:r w:rsidR="00671E67">
              <w:t>resource:</w:t>
            </w:r>
            <w:r>
              <w:t>ResourceType</w:t>
            </w:r>
          </w:p>
        </w:tc>
      </w:tr>
      <w:tr w:rsidR="00780FAD" w14:paraId="3BC10347" w14:textId="77777777" w:rsidTr="00F4443B">
        <w:trPr>
          <w:cantSplit/>
        </w:trPr>
        <w:tc>
          <w:tcPr>
            <w:tcW w:w="2976" w:type="dxa"/>
          </w:tcPr>
          <w:p w14:paraId="033F4887" w14:textId="77777777" w:rsidR="00780FAD" w:rsidRDefault="00DA6E9C" w:rsidP="00780FAD">
            <w:r>
              <w:t>tove:</w:t>
            </w:r>
            <w:r w:rsidR="00780FAD">
              <w:t>Goal</w:t>
            </w:r>
          </w:p>
        </w:tc>
        <w:tc>
          <w:tcPr>
            <w:tcW w:w="3109" w:type="dxa"/>
          </w:tcPr>
          <w:p w14:paraId="2DCE1EC3" w14:textId="77777777" w:rsidR="00780FAD" w:rsidRDefault="00780FAD" w:rsidP="00780FAD">
            <w:r>
              <w:t>subClassOf</w:t>
            </w:r>
          </w:p>
        </w:tc>
        <w:tc>
          <w:tcPr>
            <w:tcW w:w="3265" w:type="dxa"/>
          </w:tcPr>
          <w:p w14:paraId="577EEFC3" w14:textId="77777777" w:rsidR="00780FAD" w:rsidRDefault="00780FAD" w:rsidP="00780FAD">
            <w:r>
              <w:t>StateType</w:t>
            </w:r>
          </w:p>
        </w:tc>
      </w:tr>
      <w:tr w:rsidR="00780FAD" w14:paraId="1C252282" w14:textId="77777777" w:rsidTr="00F4443B">
        <w:trPr>
          <w:cantSplit/>
        </w:trPr>
        <w:tc>
          <w:tcPr>
            <w:tcW w:w="2976" w:type="dxa"/>
            <w:vMerge w:val="restart"/>
          </w:tcPr>
          <w:p w14:paraId="76A782CC" w14:textId="77777777" w:rsidR="00780FAD" w:rsidRDefault="00780FAD" w:rsidP="00780FAD">
            <w:r>
              <w:lastRenderedPageBreak/>
              <w:t>FirmPD</w:t>
            </w:r>
          </w:p>
        </w:tc>
        <w:tc>
          <w:tcPr>
            <w:tcW w:w="3109" w:type="dxa"/>
          </w:tcPr>
          <w:p w14:paraId="1351BB4E" w14:textId="77777777" w:rsidR="00780FAD" w:rsidRDefault="00780FAD" w:rsidP="00780FAD">
            <w:r>
              <w:t>subclassOf</w:t>
            </w:r>
          </w:p>
        </w:tc>
        <w:tc>
          <w:tcPr>
            <w:tcW w:w="3265" w:type="dxa"/>
          </w:tcPr>
          <w:p w14:paraId="418B6817" w14:textId="77777777" w:rsidR="00780FAD" w:rsidRDefault="00671E67" w:rsidP="00780FAD">
            <w:r>
              <w:t>tove:</w:t>
            </w:r>
            <w:r w:rsidR="00780FAD">
              <w:t>Organization</w:t>
            </w:r>
          </w:p>
        </w:tc>
      </w:tr>
      <w:tr w:rsidR="00780FAD" w14:paraId="46FA98FF" w14:textId="77777777" w:rsidTr="00F4443B">
        <w:trPr>
          <w:cantSplit/>
        </w:trPr>
        <w:tc>
          <w:tcPr>
            <w:tcW w:w="2976" w:type="dxa"/>
            <w:vMerge/>
          </w:tcPr>
          <w:p w14:paraId="57A99B22" w14:textId="77777777" w:rsidR="00780FAD" w:rsidRDefault="00780FAD" w:rsidP="00780FAD"/>
        </w:tc>
        <w:tc>
          <w:tcPr>
            <w:tcW w:w="3109" w:type="dxa"/>
          </w:tcPr>
          <w:p w14:paraId="20B15340" w14:textId="77777777" w:rsidR="00780FAD" w:rsidRDefault="00780FAD" w:rsidP="00780FAD">
            <w:r>
              <w:t>has</w:t>
            </w:r>
            <w:r w:rsidR="005C5ABB">
              <w:t>Firm</w:t>
            </w:r>
            <w:r>
              <w:t>Id</w:t>
            </w:r>
          </w:p>
        </w:tc>
        <w:tc>
          <w:tcPr>
            <w:tcW w:w="3265" w:type="dxa"/>
          </w:tcPr>
          <w:p w14:paraId="4DD3874E" w14:textId="77777777" w:rsidR="00780FAD" w:rsidRDefault="00780FAD" w:rsidP="00780FAD">
            <w:r>
              <w:t xml:space="preserve">only </w:t>
            </w:r>
            <w:r w:rsidR="005C5ABB">
              <w:t>Firm</w:t>
            </w:r>
            <w:r>
              <w:t>Id</w:t>
            </w:r>
          </w:p>
        </w:tc>
      </w:tr>
      <w:tr w:rsidR="00780FAD" w14:paraId="2B181B42" w14:textId="77777777" w:rsidTr="00F4443B">
        <w:trPr>
          <w:cantSplit/>
        </w:trPr>
        <w:tc>
          <w:tcPr>
            <w:tcW w:w="2976" w:type="dxa"/>
            <w:vMerge/>
          </w:tcPr>
          <w:p w14:paraId="16CC4A6D" w14:textId="77777777" w:rsidR="00780FAD" w:rsidRDefault="00780FAD" w:rsidP="00780FAD"/>
        </w:tc>
        <w:tc>
          <w:tcPr>
            <w:tcW w:w="3109" w:type="dxa"/>
          </w:tcPr>
          <w:p w14:paraId="364FFEA1" w14:textId="77777777" w:rsidR="00780FAD" w:rsidRDefault="00780FAD" w:rsidP="00780FAD">
            <w:r>
              <w:t>equivalentClass</w:t>
            </w:r>
          </w:p>
        </w:tc>
        <w:tc>
          <w:tcPr>
            <w:tcW w:w="3265" w:type="dxa"/>
          </w:tcPr>
          <w:p w14:paraId="35E847D2" w14:textId="77777777" w:rsidR="00780FAD" w:rsidRDefault="004B15F3" w:rsidP="00780FAD">
            <w:r>
              <w:t>change:</w:t>
            </w:r>
            <w:r w:rsidR="00780FAD">
              <w:t xml:space="preserve">hasManifestation some Firm and  </w:t>
            </w:r>
            <w:r>
              <w:t xml:space="preserve"> change:</w:t>
            </w:r>
            <w:r w:rsidR="00780FAD">
              <w:t>hasManifestation only Firm</w:t>
            </w:r>
          </w:p>
        </w:tc>
      </w:tr>
      <w:tr w:rsidR="00780FAD" w14:paraId="29A7556B" w14:textId="77777777" w:rsidTr="00F4443B">
        <w:trPr>
          <w:cantSplit/>
        </w:trPr>
        <w:tc>
          <w:tcPr>
            <w:tcW w:w="2976" w:type="dxa"/>
            <w:vMerge/>
          </w:tcPr>
          <w:p w14:paraId="56DA6FE4" w14:textId="77777777" w:rsidR="00780FAD" w:rsidRDefault="00780FAD" w:rsidP="00780FAD"/>
        </w:tc>
        <w:tc>
          <w:tcPr>
            <w:tcW w:w="3109" w:type="dxa"/>
          </w:tcPr>
          <w:p w14:paraId="15037185" w14:textId="77777777" w:rsidR="00780FAD" w:rsidRDefault="004B15F3" w:rsidP="00780FAD">
            <w:r>
              <w:t>change:</w:t>
            </w:r>
            <w:r w:rsidR="006D5597">
              <w:t>existsAt</w:t>
            </w:r>
          </w:p>
        </w:tc>
        <w:tc>
          <w:tcPr>
            <w:tcW w:w="3265" w:type="dxa"/>
          </w:tcPr>
          <w:p w14:paraId="4026C02D" w14:textId="77777777" w:rsidR="00780FAD" w:rsidRDefault="00780FAD" w:rsidP="00780FAD">
            <w:r>
              <w:t xml:space="preserve">exactly 1 </w:t>
            </w:r>
            <w:r w:rsidR="002F0C0F">
              <w:t xml:space="preserve"> time:</w:t>
            </w:r>
            <w:r>
              <w:t>Interval</w:t>
            </w:r>
          </w:p>
        </w:tc>
      </w:tr>
      <w:tr w:rsidR="00780FAD" w14:paraId="1F2F7D3C" w14:textId="77777777" w:rsidTr="00F4443B">
        <w:trPr>
          <w:cantSplit/>
        </w:trPr>
        <w:tc>
          <w:tcPr>
            <w:tcW w:w="2976" w:type="dxa"/>
            <w:vMerge w:val="restart"/>
          </w:tcPr>
          <w:p w14:paraId="13849FE6" w14:textId="77777777" w:rsidR="00780FAD" w:rsidRDefault="00780FAD" w:rsidP="00780FAD">
            <w:r>
              <w:t>Firm</w:t>
            </w:r>
          </w:p>
        </w:tc>
        <w:tc>
          <w:tcPr>
            <w:tcW w:w="3109" w:type="dxa"/>
          </w:tcPr>
          <w:p w14:paraId="61F6EC9B" w14:textId="77777777" w:rsidR="00780FAD" w:rsidRDefault="00780FAD" w:rsidP="00780FAD">
            <w:r>
              <w:t>subclassOf</w:t>
            </w:r>
          </w:p>
        </w:tc>
        <w:tc>
          <w:tcPr>
            <w:tcW w:w="3265" w:type="dxa"/>
          </w:tcPr>
          <w:p w14:paraId="58DFDD09" w14:textId="77777777" w:rsidR="00780FAD" w:rsidRDefault="00671E67" w:rsidP="00780FAD">
            <w:r>
              <w:t>tove:</w:t>
            </w:r>
            <w:r w:rsidR="00780FAD">
              <w:t>Organization</w:t>
            </w:r>
          </w:p>
        </w:tc>
      </w:tr>
      <w:tr w:rsidR="00780FAD" w14:paraId="45F4842B" w14:textId="77777777" w:rsidTr="00F4443B">
        <w:trPr>
          <w:cantSplit/>
        </w:trPr>
        <w:tc>
          <w:tcPr>
            <w:tcW w:w="2976" w:type="dxa"/>
            <w:vMerge/>
          </w:tcPr>
          <w:p w14:paraId="7BE42DE7" w14:textId="77777777" w:rsidR="00780FAD" w:rsidRDefault="00780FAD" w:rsidP="00780FAD"/>
        </w:tc>
        <w:tc>
          <w:tcPr>
            <w:tcW w:w="3109" w:type="dxa"/>
          </w:tcPr>
          <w:p w14:paraId="7BC1DF37" w14:textId="77777777" w:rsidR="00780FAD" w:rsidRDefault="00780FAD" w:rsidP="00780FAD">
            <w:r>
              <w:t>equivalentClass</w:t>
            </w:r>
          </w:p>
        </w:tc>
        <w:tc>
          <w:tcPr>
            <w:tcW w:w="3265" w:type="dxa"/>
          </w:tcPr>
          <w:p w14:paraId="579D3B30" w14:textId="77777777" w:rsidR="00780FAD" w:rsidRDefault="004B15F3" w:rsidP="00780FAD">
            <w:r>
              <w:t>change:</w:t>
            </w:r>
            <w:r w:rsidR="00780FAD">
              <w:t xml:space="preserve">manifestationOf some FirmPD and  </w:t>
            </w:r>
            <w:r>
              <w:t xml:space="preserve"> change:</w:t>
            </w:r>
            <w:r w:rsidR="00780FAD">
              <w:t>manifestationOf only FirmPD</w:t>
            </w:r>
          </w:p>
        </w:tc>
      </w:tr>
      <w:tr w:rsidR="00780FAD" w14:paraId="196DC05F" w14:textId="77777777" w:rsidTr="00F4443B">
        <w:trPr>
          <w:cantSplit/>
        </w:trPr>
        <w:tc>
          <w:tcPr>
            <w:tcW w:w="2976" w:type="dxa"/>
            <w:vMerge/>
          </w:tcPr>
          <w:p w14:paraId="507F3665" w14:textId="77777777" w:rsidR="00780FAD" w:rsidRDefault="00780FAD" w:rsidP="00780FAD"/>
        </w:tc>
        <w:tc>
          <w:tcPr>
            <w:tcW w:w="3109" w:type="dxa"/>
          </w:tcPr>
          <w:p w14:paraId="3B569330" w14:textId="77777777" w:rsidR="00780FAD" w:rsidRDefault="004B15F3" w:rsidP="00780FAD">
            <w:r>
              <w:t>change:</w:t>
            </w:r>
            <w:r w:rsidR="006D5597">
              <w:t>existsAt</w:t>
            </w:r>
          </w:p>
        </w:tc>
        <w:tc>
          <w:tcPr>
            <w:tcW w:w="3265" w:type="dxa"/>
          </w:tcPr>
          <w:p w14:paraId="035971C2" w14:textId="77777777" w:rsidR="00780FAD" w:rsidRDefault="00780FAD" w:rsidP="00780FAD">
            <w:r>
              <w:t xml:space="preserve">exactly 1 </w:t>
            </w:r>
            <w:r w:rsidR="002F0C0F">
              <w:t xml:space="preserve"> time:</w:t>
            </w:r>
            <w:r>
              <w:t>TemporalEntity</w:t>
            </w:r>
          </w:p>
        </w:tc>
      </w:tr>
      <w:tr w:rsidR="00780FAD" w14:paraId="5F8D1063" w14:textId="77777777" w:rsidTr="00F4443B">
        <w:trPr>
          <w:cantSplit/>
        </w:trPr>
        <w:tc>
          <w:tcPr>
            <w:tcW w:w="2976" w:type="dxa"/>
            <w:vMerge/>
          </w:tcPr>
          <w:p w14:paraId="2279CC63" w14:textId="77777777" w:rsidR="00780FAD" w:rsidRDefault="00780FAD" w:rsidP="00780FAD"/>
        </w:tc>
        <w:tc>
          <w:tcPr>
            <w:tcW w:w="3109" w:type="dxa"/>
          </w:tcPr>
          <w:p w14:paraId="35A2BD92" w14:textId="77777777" w:rsidR="00780FAD" w:rsidRDefault="004B15F3" w:rsidP="00780FAD">
            <w:r>
              <w:t>schema:address</w:t>
            </w:r>
          </w:p>
        </w:tc>
        <w:tc>
          <w:tcPr>
            <w:tcW w:w="3265" w:type="dxa"/>
          </w:tcPr>
          <w:p w14:paraId="3F4F4814" w14:textId="77777777" w:rsidR="00780FAD" w:rsidRDefault="00780FAD" w:rsidP="00780FAD">
            <w:r>
              <w:t xml:space="preserve">exactly 1 </w:t>
            </w:r>
            <w:r w:rsidR="004B15F3">
              <w:t>schema:Postal</w:t>
            </w:r>
            <w:r>
              <w:t>Address</w:t>
            </w:r>
          </w:p>
        </w:tc>
      </w:tr>
      <w:tr w:rsidR="00780FAD" w14:paraId="5EEFB204" w14:textId="77777777" w:rsidTr="00F4443B">
        <w:trPr>
          <w:cantSplit/>
        </w:trPr>
        <w:tc>
          <w:tcPr>
            <w:tcW w:w="2976" w:type="dxa"/>
            <w:vMerge/>
          </w:tcPr>
          <w:p w14:paraId="41BAA019" w14:textId="77777777" w:rsidR="00780FAD" w:rsidRDefault="00780FAD" w:rsidP="00780FAD"/>
        </w:tc>
        <w:tc>
          <w:tcPr>
            <w:tcW w:w="3109" w:type="dxa"/>
          </w:tcPr>
          <w:p w14:paraId="2F9CBBC5" w14:textId="77777777" w:rsidR="00780FAD" w:rsidRDefault="00780FAD" w:rsidP="00780FAD">
            <w:r>
              <w:t>has</w:t>
            </w:r>
            <w:r w:rsidR="00434958">
              <w:t>Industry</w:t>
            </w:r>
            <w:r>
              <w:t>Type</w:t>
            </w:r>
          </w:p>
        </w:tc>
        <w:tc>
          <w:tcPr>
            <w:tcW w:w="3265" w:type="dxa"/>
          </w:tcPr>
          <w:p w14:paraId="2ADC427E" w14:textId="77777777" w:rsidR="00780FAD" w:rsidRDefault="00780FAD" w:rsidP="00780FAD">
            <w:r>
              <w:t>only IndustryType</w:t>
            </w:r>
          </w:p>
        </w:tc>
      </w:tr>
      <w:tr w:rsidR="00780FAD" w14:paraId="10115D2A" w14:textId="77777777" w:rsidTr="00F4443B">
        <w:trPr>
          <w:cantSplit/>
        </w:trPr>
        <w:tc>
          <w:tcPr>
            <w:tcW w:w="2976" w:type="dxa"/>
            <w:vMerge/>
          </w:tcPr>
          <w:p w14:paraId="2C8D1FEB" w14:textId="77777777" w:rsidR="00780FAD" w:rsidRDefault="00780FAD" w:rsidP="00780FAD"/>
        </w:tc>
        <w:tc>
          <w:tcPr>
            <w:tcW w:w="3109" w:type="dxa"/>
          </w:tcPr>
          <w:p w14:paraId="3D0E3364" w14:textId="77777777" w:rsidR="00780FAD" w:rsidRDefault="00780FAD" w:rsidP="00780FAD">
            <w:r>
              <w:t>hasEstablishment</w:t>
            </w:r>
          </w:p>
        </w:tc>
        <w:tc>
          <w:tcPr>
            <w:tcW w:w="3265" w:type="dxa"/>
          </w:tcPr>
          <w:p w14:paraId="64D665EF" w14:textId="77777777" w:rsidR="00780FAD" w:rsidRDefault="00780FAD" w:rsidP="00780FAD">
            <w:r>
              <w:t>only BusinessEstablishment</w:t>
            </w:r>
          </w:p>
        </w:tc>
      </w:tr>
      <w:tr w:rsidR="00780FAD" w14:paraId="79325DDD" w14:textId="77777777" w:rsidTr="00F4443B">
        <w:trPr>
          <w:cantSplit/>
        </w:trPr>
        <w:tc>
          <w:tcPr>
            <w:tcW w:w="2976" w:type="dxa"/>
            <w:vMerge w:val="restart"/>
          </w:tcPr>
          <w:p w14:paraId="052FD7D9" w14:textId="77777777" w:rsidR="00780FAD" w:rsidRDefault="00780FAD" w:rsidP="00780FAD">
            <w:r>
              <w:t>BusinessEstablishmentPD</w:t>
            </w:r>
          </w:p>
        </w:tc>
        <w:tc>
          <w:tcPr>
            <w:tcW w:w="3109" w:type="dxa"/>
          </w:tcPr>
          <w:p w14:paraId="17784D2B" w14:textId="77777777" w:rsidR="00780FAD" w:rsidRDefault="00780FAD" w:rsidP="00780FAD">
            <w:r>
              <w:t>subclassOf</w:t>
            </w:r>
          </w:p>
        </w:tc>
        <w:tc>
          <w:tcPr>
            <w:tcW w:w="3265" w:type="dxa"/>
          </w:tcPr>
          <w:p w14:paraId="7D3519F9" w14:textId="77777777" w:rsidR="00780FAD" w:rsidRDefault="004B15F3" w:rsidP="00780FAD">
            <w:r>
              <w:t>change:</w:t>
            </w:r>
            <w:r w:rsidR="00780FAD">
              <w:t>TimeVaryingConcept</w:t>
            </w:r>
          </w:p>
        </w:tc>
      </w:tr>
      <w:tr w:rsidR="00780FAD" w14:paraId="7B3B8863" w14:textId="77777777" w:rsidTr="00F4443B">
        <w:trPr>
          <w:cantSplit/>
        </w:trPr>
        <w:tc>
          <w:tcPr>
            <w:tcW w:w="2976" w:type="dxa"/>
            <w:vMerge/>
          </w:tcPr>
          <w:p w14:paraId="1C47E398" w14:textId="77777777" w:rsidR="00780FAD" w:rsidRDefault="00780FAD" w:rsidP="00780FAD"/>
        </w:tc>
        <w:tc>
          <w:tcPr>
            <w:tcW w:w="3109" w:type="dxa"/>
          </w:tcPr>
          <w:p w14:paraId="0CF2FEE3" w14:textId="77777777" w:rsidR="00780FAD" w:rsidRDefault="004B15F3" w:rsidP="00780FAD">
            <w:r>
              <w:t>change:</w:t>
            </w:r>
            <w:r w:rsidR="006D5597">
              <w:t>existsAt</w:t>
            </w:r>
          </w:p>
        </w:tc>
        <w:tc>
          <w:tcPr>
            <w:tcW w:w="3265" w:type="dxa"/>
          </w:tcPr>
          <w:p w14:paraId="6128F493" w14:textId="77777777" w:rsidR="00780FAD" w:rsidRDefault="00780FAD" w:rsidP="00780FAD">
            <w:r>
              <w:t xml:space="preserve">exactly 1 </w:t>
            </w:r>
            <w:r w:rsidR="002F0C0F">
              <w:t xml:space="preserve"> time:</w:t>
            </w:r>
            <w:r>
              <w:t>Interval</w:t>
            </w:r>
          </w:p>
        </w:tc>
      </w:tr>
      <w:tr w:rsidR="00780FAD" w14:paraId="5BAB5DD0" w14:textId="77777777" w:rsidTr="00F4443B">
        <w:trPr>
          <w:cantSplit/>
        </w:trPr>
        <w:tc>
          <w:tcPr>
            <w:tcW w:w="2976" w:type="dxa"/>
            <w:vMerge/>
          </w:tcPr>
          <w:p w14:paraId="35EC27C4" w14:textId="77777777" w:rsidR="00780FAD" w:rsidRDefault="00780FAD" w:rsidP="00780FAD"/>
        </w:tc>
        <w:tc>
          <w:tcPr>
            <w:tcW w:w="3109" w:type="dxa"/>
          </w:tcPr>
          <w:p w14:paraId="3FBE4FF6" w14:textId="77777777" w:rsidR="00780FAD" w:rsidRDefault="00780FAD" w:rsidP="00780FAD">
            <w:r>
              <w:t>has</w:t>
            </w:r>
            <w:r w:rsidR="00671E67">
              <w:t>Business</w:t>
            </w:r>
            <w:r>
              <w:t>Id</w:t>
            </w:r>
          </w:p>
        </w:tc>
        <w:tc>
          <w:tcPr>
            <w:tcW w:w="3265" w:type="dxa"/>
          </w:tcPr>
          <w:p w14:paraId="030E6E55" w14:textId="77777777" w:rsidR="00780FAD" w:rsidRDefault="00780FAD" w:rsidP="00780FAD">
            <w:r>
              <w:t xml:space="preserve">only </w:t>
            </w:r>
            <w:r w:rsidR="00671E67">
              <w:t>Business</w:t>
            </w:r>
            <w:r>
              <w:t>Id</w:t>
            </w:r>
          </w:p>
        </w:tc>
      </w:tr>
      <w:tr w:rsidR="00780FAD" w14:paraId="3922905C" w14:textId="77777777" w:rsidTr="00F4443B">
        <w:trPr>
          <w:cantSplit/>
        </w:trPr>
        <w:tc>
          <w:tcPr>
            <w:tcW w:w="2976" w:type="dxa"/>
            <w:vMerge/>
          </w:tcPr>
          <w:p w14:paraId="583AD17A" w14:textId="77777777" w:rsidR="00780FAD" w:rsidRDefault="00780FAD" w:rsidP="00780FAD"/>
        </w:tc>
        <w:tc>
          <w:tcPr>
            <w:tcW w:w="3109" w:type="dxa"/>
          </w:tcPr>
          <w:p w14:paraId="638308CA" w14:textId="77777777" w:rsidR="00780FAD" w:rsidRDefault="00780FAD" w:rsidP="00780FAD">
            <w:r>
              <w:t>equivalentClass</w:t>
            </w:r>
          </w:p>
        </w:tc>
        <w:tc>
          <w:tcPr>
            <w:tcW w:w="3265" w:type="dxa"/>
          </w:tcPr>
          <w:p w14:paraId="34F5148F" w14:textId="77777777" w:rsidR="00780FAD" w:rsidRDefault="004B15F3" w:rsidP="00780FAD">
            <w:r>
              <w:t>change:</w:t>
            </w:r>
            <w:r w:rsidR="00780FAD">
              <w:t xml:space="preserve">hasManifestation some  BusinessEstablishment and  </w:t>
            </w:r>
            <w:r>
              <w:t xml:space="preserve"> change:</w:t>
            </w:r>
            <w:r w:rsidR="00780FAD">
              <w:t>hasManifestation only  BusinessEstablishment</w:t>
            </w:r>
          </w:p>
        </w:tc>
      </w:tr>
      <w:tr w:rsidR="00780FAD" w14:paraId="0E5FC5DE" w14:textId="77777777" w:rsidTr="00F4443B">
        <w:trPr>
          <w:cantSplit/>
        </w:trPr>
        <w:tc>
          <w:tcPr>
            <w:tcW w:w="2976" w:type="dxa"/>
            <w:vMerge w:val="restart"/>
          </w:tcPr>
          <w:p w14:paraId="7E08EE2A" w14:textId="77777777" w:rsidR="00780FAD" w:rsidRDefault="00780FAD" w:rsidP="00780FAD">
            <w:r>
              <w:t>BusinessEstablishment</w:t>
            </w:r>
          </w:p>
        </w:tc>
        <w:tc>
          <w:tcPr>
            <w:tcW w:w="3109" w:type="dxa"/>
          </w:tcPr>
          <w:p w14:paraId="37A5ABCF" w14:textId="77777777" w:rsidR="00780FAD" w:rsidRDefault="00780FAD" w:rsidP="00780FAD">
            <w:r>
              <w:t>subclassOf</w:t>
            </w:r>
          </w:p>
        </w:tc>
        <w:tc>
          <w:tcPr>
            <w:tcW w:w="3265" w:type="dxa"/>
          </w:tcPr>
          <w:p w14:paraId="69BCE310" w14:textId="77777777" w:rsidR="00780FAD" w:rsidRDefault="004B15F3" w:rsidP="00780FAD">
            <w:r>
              <w:t>change:</w:t>
            </w:r>
            <w:r w:rsidR="00780FAD">
              <w:t>Manifestation</w:t>
            </w:r>
          </w:p>
        </w:tc>
      </w:tr>
      <w:tr w:rsidR="00780FAD" w14:paraId="70E065F1" w14:textId="77777777" w:rsidTr="00F4443B">
        <w:trPr>
          <w:cantSplit/>
        </w:trPr>
        <w:tc>
          <w:tcPr>
            <w:tcW w:w="2976" w:type="dxa"/>
            <w:vMerge/>
          </w:tcPr>
          <w:p w14:paraId="0B367C17" w14:textId="77777777" w:rsidR="00780FAD" w:rsidRDefault="00780FAD" w:rsidP="00780FAD"/>
        </w:tc>
        <w:tc>
          <w:tcPr>
            <w:tcW w:w="3109" w:type="dxa"/>
          </w:tcPr>
          <w:p w14:paraId="444338CD" w14:textId="77777777" w:rsidR="00780FAD" w:rsidRDefault="00780FAD" w:rsidP="00780FAD">
            <w:r>
              <w:t>equivalentClass</w:t>
            </w:r>
          </w:p>
        </w:tc>
        <w:tc>
          <w:tcPr>
            <w:tcW w:w="3265" w:type="dxa"/>
          </w:tcPr>
          <w:p w14:paraId="61E6DE06" w14:textId="77777777" w:rsidR="00780FAD" w:rsidRDefault="004B15F3" w:rsidP="004B15F3">
            <w:r>
              <w:t>change:</w:t>
            </w:r>
            <w:r w:rsidR="00780FAD">
              <w:t xml:space="preserve">manifestationOf some BusinessEstablishmentPD and </w:t>
            </w:r>
            <w:r>
              <w:t xml:space="preserve"> change:</w:t>
            </w:r>
            <w:r w:rsidR="00780FAD">
              <w:t>manifestationOf only  BusinessEstablishmentPD</w:t>
            </w:r>
          </w:p>
        </w:tc>
      </w:tr>
      <w:tr w:rsidR="00780FAD" w14:paraId="335C0E2C" w14:textId="77777777" w:rsidTr="00F4443B">
        <w:trPr>
          <w:cantSplit/>
        </w:trPr>
        <w:tc>
          <w:tcPr>
            <w:tcW w:w="2976" w:type="dxa"/>
            <w:vMerge/>
          </w:tcPr>
          <w:p w14:paraId="6BB3BF9E" w14:textId="77777777" w:rsidR="00780FAD" w:rsidRDefault="00780FAD" w:rsidP="00780FAD"/>
        </w:tc>
        <w:tc>
          <w:tcPr>
            <w:tcW w:w="3109" w:type="dxa"/>
          </w:tcPr>
          <w:p w14:paraId="69CAEDFB" w14:textId="77777777" w:rsidR="00780FAD" w:rsidRDefault="004B15F3" w:rsidP="00780FAD">
            <w:r>
              <w:t>change:</w:t>
            </w:r>
            <w:r w:rsidR="006D5597">
              <w:t>existsAt</w:t>
            </w:r>
          </w:p>
        </w:tc>
        <w:tc>
          <w:tcPr>
            <w:tcW w:w="3265" w:type="dxa"/>
          </w:tcPr>
          <w:p w14:paraId="2918B171" w14:textId="77777777" w:rsidR="00780FAD" w:rsidRDefault="00780FAD" w:rsidP="00780FAD">
            <w:r>
              <w:t xml:space="preserve">exactly 1 </w:t>
            </w:r>
            <w:r w:rsidR="002F0C0F">
              <w:t xml:space="preserve"> time:</w:t>
            </w:r>
            <w:r>
              <w:t>TemporalEntity</w:t>
            </w:r>
          </w:p>
        </w:tc>
      </w:tr>
      <w:tr w:rsidR="00780FAD" w14:paraId="7F200292" w14:textId="77777777" w:rsidTr="00F4443B">
        <w:trPr>
          <w:cantSplit/>
        </w:trPr>
        <w:tc>
          <w:tcPr>
            <w:tcW w:w="2976" w:type="dxa"/>
            <w:vMerge/>
          </w:tcPr>
          <w:p w14:paraId="6D988AD1" w14:textId="77777777" w:rsidR="00780FAD" w:rsidRDefault="00780FAD" w:rsidP="00780FAD"/>
        </w:tc>
        <w:tc>
          <w:tcPr>
            <w:tcW w:w="3109" w:type="dxa"/>
          </w:tcPr>
          <w:p w14:paraId="10127628" w14:textId="77777777" w:rsidR="00780FAD" w:rsidRDefault="00671E67" w:rsidP="00780FAD">
            <w:r>
              <w:t>spatial_loc:</w:t>
            </w:r>
            <w:r w:rsidR="00780FAD">
              <w:t>hasLocation</w:t>
            </w:r>
          </w:p>
        </w:tc>
        <w:tc>
          <w:tcPr>
            <w:tcW w:w="3265" w:type="dxa"/>
          </w:tcPr>
          <w:p w14:paraId="2F4B8452" w14:textId="77777777" w:rsidR="00780FAD" w:rsidRDefault="00780FAD" w:rsidP="00780FAD">
            <w:r>
              <w:t xml:space="preserve">exactly 1 </w:t>
            </w:r>
            <w:r w:rsidR="005A7ABB">
              <w:t xml:space="preserve"> </w:t>
            </w:r>
            <w:r w:rsidR="00671E67">
              <w:t>spatial_loc:</w:t>
            </w:r>
            <w:r w:rsidR="005A7ABB">
              <w:t>SpatialFeature</w:t>
            </w:r>
          </w:p>
        </w:tc>
      </w:tr>
      <w:tr w:rsidR="00780FAD" w14:paraId="57636357" w14:textId="77777777" w:rsidTr="00F4443B">
        <w:trPr>
          <w:cantSplit/>
        </w:trPr>
        <w:tc>
          <w:tcPr>
            <w:tcW w:w="2976" w:type="dxa"/>
            <w:vMerge/>
          </w:tcPr>
          <w:p w14:paraId="0A0F9181" w14:textId="77777777" w:rsidR="00780FAD" w:rsidRDefault="00780FAD" w:rsidP="00780FAD"/>
        </w:tc>
        <w:tc>
          <w:tcPr>
            <w:tcW w:w="3109" w:type="dxa"/>
          </w:tcPr>
          <w:p w14:paraId="124DBC16" w14:textId="77777777" w:rsidR="00780FAD" w:rsidRDefault="004B15F3" w:rsidP="00780FAD">
            <w:r>
              <w:t>schema:</w:t>
            </w:r>
            <w:r w:rsidR="00780FAD">
              <w:t>address</w:t>
            </w:r>
          </w:p>
        </w:tc>
        <w:tc>
          <w:tcPr>
            <w:tcW w:w="3265" w:type="dxa"/>
          </w:tcPr>
          <w:p w14:paraId="4B3550A3" w14:textId="77777777" w:rsidR="00780FAD" w:rsidRDefault="00780FAD" w:rsidP="00780FAD">
            <w:r>
              <w:t xml:space="preserve">only </w:t>
            </w:r>
            <w:r w:rsidR="004B15F3">
              <w:t>schema:Postal</w:t>
            </w:r>
            <w:r>
              <w:t>Address</w:t>
            </w:r>
          </w:p>
        </w:tc>
      </w:tr>
      <w:tr w:rsidR="00662AF4" w14:paraId="683EFBA4" w14:textId="77777777" w:rsidTr="00F4443B">
        <w:trPr>
          <w:cantSplit/>
        </w:trPr>
        <w:tc>
          <w:tcPr>
            <w:tcW w:w="2976" w:type="dxa"/>
            <w:vMerge w:val="restart"/>
          </w:tcPr>
          <w:p w14:paraId="1AE6F08D" w14:textId="77777777" w:rsidR="00662AF4" w:rsidRDefault="00662AF4" w:rsidP="00662AF4">
            <w:r>
              <w:t>tove:OrganizationAgent</w:t>
            </w:r>
          </w:p>
        </w:tc>
        <w:tc>
          <w:tcPr>
            <w:tcW w:w="3109" w:type="dxa"/>
          </w:tcPr>
          <w:p w14:paraId="28A712F0" w14:textId="77777777" w:rsidR="00662AF4" w:rsidRDefault="00662AF4" w:rsidP="00662AF4">
            <w:r>
              <w:t>tove:member_of</w:t>
            </w:r>
          </w:p>
        </w:tc>
        <w:tc>
          <w:tcPr>
            <w:tcW w:w="3265" w:type="dxa"/>
          </w:tcPr>
          <w:p w14:paraId="2C8E4021" w14:textId="77777777" w:rsidR="00662AF4" w:rsidRDefault="00662AF4" w:rsidP="00662AF4">
            <w:r>
              <w:t>only tove:Division</w:t>
            </w:r>
          </w:p>
        </w:tc>
      </w:tr>
      <w:tr w:rsidR="00662AF4" w14:paraId="46598B13" w14:textId="77777777" w:rsidTr="00F4443B">
        <w:trPr>
          <w:cantSplit/>
        </w:trPr>
        <w:tc>
          <w:tcPr>
            <w:tcW w:w="2976" w:type="dxa"/>
            <w:vMerge/>
          </w:tcPr>
          <w:p w14:paraId="5348B19F" w14:textId="77777777" w:rsidR="00662AF4" w:rsidRDefault="00662AF4" w:rsidP="00662AF4"/>
        </w:tc>
        <w:tc>
          <w:tcPr>
            <w:tcW w:w="3109" w:type="dxa"/>
          </w:tcPr>
          <w:p w14:paraId="26D301F2" w14:textId="77777777" w:rsidR="00662AF4" w:rsidRDefault="00662AF4" w:rsidP="00662AF4">
            <w:r>
              <w:t>tove:plays</w:t>
            </w:r>
          </w:p>
        </w:tc>
        <w:tc>
          <w:tcPr>
            <w:tcW w:w="3265" w:type="dxa"/>
          </w:tcPr>
          <w:p w14:paraId="07FE6AF2" w14:textId="77777777" w:rsidR="00662AF4" w:rsidRDefault="00662AF4" w:rsidP="00662AF4">
            <w:r>
              <w:t>only  tove:Role</w:t>
            </w:r>
          </w:p>
        </w:tc>
      </w:tr>
      <w:tr w:rsidR="00662AF4" w14:paraId="6A01104A" w14:textId="77777777" w:rsidTr="00F4443B">
        <w:trPr>
          <w:cantSplit/>
        </w:trPr>
        <w:tc>
          <w:tcPr>
            <w:tcW w:w="2976" w:type="dxa"/>
            <w:vMerge/>
          </w:tcPr>
          <w:p w14:paraId="7439247A" w14:textId="77777777" w:rsidR="00662AF4" w:rsidRDefault="00662AF4" w:rsidP="00662AF4"/>
        </w:tc>
        <w:tc>
          <w:tcPr>
            <w:tcW w:w="3109" w:type="dxa"/>
          </w:tcPr>
          <w:p w14:paraId="4F394E96" w14:textId="77777777" w:rsidR="00662AF4" w:rsidRDefault="00662AF4" w:rsidP="00662AF4">
            <w:r>
              <w:t>tove:has_goal</w:t>
            </w:r>
          </w:p>
        </w:tc>
        <w:tc>
          <w:tcPr>
            <w:tcW w:w="3265" w:type="dxa"/>
          </w:tcPr>
          <w:p w14:paraId="6488AA7B" w14:textId="77777777" w:rsidR="00662AF4" w:rsidRDefault="00662AF4" w:rsidP="00662AF4">
            <w:r>
              <w:t>only tove:Goal</w:t>
            </w:r>
          </w:p>
        </w:tc>
      </w:tr>
      <w:tr w:rsidR="00662AF4" w14:paraId="388A9796" w14:textId="77777777" w:rsidTr="00F4443B">
        <w:trPr>
          <w:cantSplit/>
        </w:trPr>
        <w:tc>
          <w:tcPr>
            <w:tcW w:w="2976" w:type="dxa"/>
            <w:vMerge/>
          </w:tcPr>
          <w:p w14:paraId="45DADE65" w14:textId="77777777" w:rsidR="00662AF4" w:rsidRDefault="00662AF4" w:rsidP="00662AF4"/>
        </w:tc>
        <w:tc>
          <w:tcPr>
            <w:tcW w:w="3109" w:type="dxa"/>
          </w:tcPr>
          <w:p w14:paraId="789297AA" w14:textId="77777777" w:rsidR="00662AF4" w:rsidRDefault="00662AF4" w:rsidP="00662AF4">
            <w:r>
              <w:t>tove:has_authority</w:t>
            </w:r>
          </w:p>
        </w:tc>
        <w:tc>
          <w:tcPr>
            <w:tcW w:w="3265" w:type="dxa"/>
          </w:tcPr>
          <w:p w14:paraId="2AD13FD5" w14:textId="77777777" w:rsidR="00662AF4" w:rsidRDefault="00662AF4" w:rsidP="00662AF4">
            <w:r>
              <w:t>only tove:Authority</w:t>
            </w:r>
          </w:p>
        </w:tc>
      </w:tr>
      <w:tr w:rsidR="00CE3491" w14:paraId="36BB6880" w14:textId="77777777" w:rsidTr="00F4443B">
        <w:trPr>
          <w:cantSplit/>
        </w:trPr>
        <w:tc>
          <w:tcPr>
            <w:tcW w:w="2976" w:type="dxa"/>
            <w:vMerge w:val="restart"/>
          </w:tcPr>
          <w:p w14:paraId="37E61ABA" w14:textId="77777777" w:rsidR="00CE3491" w:rsidRDefault="00CE3491" w:rsidP="00662AF4">
            <w:r>
              <w:t>Employee</w:t>
            </w:r>
          </w:p>
        </w:tc>
        <w:tc>
          <w:tcPr>
            <w:tcW w:w="3109" w:type="dxa"/>
          </w:tcPr>
          <w:p w14:paraId="119C251E" w14:textId="77777777" w:rsidR="00CE3491" w:rsidRDefault="00CE3491" w:rsidP="00662AF4">
            <w:r>
              <w:t>subclassOf</w:t>
            </w:r>
          </w:p>
        </w:tc>
        <w:tc>
          <w:tcPr>
            <w:tcW w:w="3265" w:type="dxa"/>
          </w:tcPr>
          <w:p w14:paraId="2E48B7AE" w14:textId="77777777" w:rsidR="00CE3491" w:rsidRDefault="00CE3491" w:rsidP="00662AF4">
            <w:r>
              <w:t>tove:OrganizationAgent</w:t>
            </w:r>
          </w:p>
        </w:tc>
      </w:tr>
      <w:tr w:rsidR="00CE3491" w14:paraId="1E168887" w14:textId="77777777" w:rsidTr="00F4443B">
        <w:trPr>
          <w:cantSplit/>
        </w:trPr>
        <w:tc>
          <w:tcPr>
            <w:tcW w:w="2976" w:type="dxa"/>
            <w:vMerge/>
          </w:tcPr>
          <w:p w14:paraId="4EA4CB9E" w14:textId="77777777" w:rsidR="00CE3491" w:rsidRDefault="00CE3491" w:rsidP="00662AF4"/>
        </w:tc>
        <w:tc>
          <w:tcPr>
            <w:tcW w:w="3109" w:type="dxa"/>
          </w:tcPr>
          <w:p w14:paraId="2324536D" w14:textId="77777777" w:rsidR="00CE3491" w:rsidRDefault="00CE3491" w:rsidP="00662AF4">
            <w:r>
              <w:t>employedAs</w:t>
            </w:r>
          </w:p>
        </w:tc>
        <w:tc>
          <w:tcPr>
            <w:tcW w:w="3265" w:type="dxa"/>
          </w:tcPr>
          <w:p w14:paraId="43A14D12" w14:textId="77777777" w:rsidR="00CE3491" w:rsidRDefault="00CE3491" w:rsidP="00662AF4">
            <w:r>
              <w:t>some Occupation</w:t>
            </w:r>
          </w:p>
        </w:tc>
      </w:tr>
      <w:tr w:rsidR="00CE3491" w14:paraId="4B648F63" w14:textId="77777777" w:rsidTr="00F4443B">
        <w:trPr>
          <w:cantSplit/>
        </w:trPr>
        <w:tc>
          <w:tcPr>
            <w:tcW w:w="2976" w:type="dxa"/>
            <w:vMerge/>
          </w:tcPr>
          <w:p w14:paraId="6180667A" w14:textId="77777777" w:rsidR="00CE3491" w:rsidRDefault="00CE3491" w:rsidP="00662AF4"/>
        </w:tc>
        <w:tc>
          <w:tcPr>
            <w:tcW w:w="3109" w:type="dxa"/>
          </w:tcPr>
          <w:p w14:paraId="15E84272" w14:textId="77777777" w:rsidR="00CE3491" w:rsidRDefault="00CE3491" w:rsidP="00662AF4">
            <w:r>
              <w:t>hasPay</w:t>
            </w:r>
          </w:p>
        </w:tc>
        <w:tc>
          <w:tcPr>
            <w:tcW w:w="3265" w:type="dxa"/>
          </w:tcPr>
          <w:p w14:paraId="0A49C704" w14:textId="77777777" w:rsidR="00CE3491" w:rsidRDefault="00CE3491" w:rsidP="00662AF4">
            <w:r>
              <w:t>some Wage or Salary</w:t>
            </w:r>
          </w:p>
        </w:tc>
      </w:tr>
      <w:tr w:rsidR="00CE3491" w14:paraId="77B811CE" w14:textId="77777777" w:rsidTr="00F4443B">
        <w:trPr>
          <w:cantSplit/>
        </w:trPr>
        <w:tc>
          <w:tcPr>
            <w:tcW w:w="2976" w:type="dxa"/>
            <w:vMerge/>
          </w:tcPr>
          <w:p w14:paraId="6BDDA5E0" w14:textId="77777777" w:rsidR="00CE3491" w:rsidRDefault="00CE3491" w:rsidP="00662AF4"/>
        </w:tc>
        <w:tc>
          <w:tcPr>
            <w:tcW w:w="3109" w:type="dxa"/>
          </w:tcPr>
          <w:p w14:paraId="31316535" w14:textId="77777777" w:rsidR="00CE3491" w:rsidRDefault="00CE3491" w:rsidP="00662AF4">
            <w:r>
              <w:t>worksAt</w:t>
            </w:r>
          </w:p>
        </w:tc>
        <w:tc>
          <w:tcPr>
            <w:tcW w:w="3265" w:type="dxa"/>
          </w:tcPr>
          <w:p w14:paraId="4F046C35" w14:textId="77777777" w:rsidR="00CE3491" w:rsidRDefault="00CE3491" w:rsidP="00662AF4">
            <w:r>
              <w:t>some spatial_loc:SpatialFeature</w:t>
            </w:r>
          </w:p>
        </w:tc>
      </w:tr>
      <w:tr w:rsidR="00CE3491" w14:paraId="41C8F3D2" w14:textId="77777777" w:rsidTr="00F4443B">
        <w:trPr>
          <w:cantSplit/>
        </w:trPr>
        <w:tc>
          <w:tcPr>
            <w:tcW w:w="2976" w:type="dxa"/>
            <w:vMerge/>
          </w:tcPr>
          <w:p w14:paraId="1F2A0E40" w14:textId="77777777" w:rsidR="00CE3491" w:rsidRDefault="00CE3491" w:rsidP="00662AF4"/>
        </w:tc>
        <w:tc>
          <w:tcPr>
            <w:tcW w:w="3109" w:type="dxa"/>
          </w:tcPr>
          <w:p w14:paraId="2B71617A" w14:textId="403B2261" w:rsidR="00CE3491" w:rsidRPr="00A74095" w:rsidRDefault="00CE3491" w:rsidP="00662AF4">
            <w:r w:rsidRPr="00A74095">
              <w:t>hasEmploymentStatus</w:t>
            </w:r>
          </w:p>
        </w:tc>
        <w:tc>
          <w:tcPr>
            <w:tcW w:w="3265" w:type="dxa"/>
          </w:tcPr>
          <w:p w14:paraId="37B54FF3" w14:textId="0BD78908" w:rsidR="00CE3491" w:rsidRPr="00A74095" w:rsidRDefault="00CE3491" w:rsidP="00662AF4">
            <w:r w:rsidRPr="00A74095">
              <w:t>only EmploymentStatus</w:t>
            </w:r>
          </w:p>
        </w:tc>
      </w:tr>
      <w:tr w:rsidR="00CB4925" w14:paraId="65C3F9BF" w14:textId="77777777" w:rsidTr="00F4443B">
        <w:trPr>
          <w:cantSplit/>
        </w:trPr>
        <w:tc>
          <w:tcPr>
            <w:tcW w:w="2976" w:type="dxa"/>
          </w:tcPr>
          <w:p w14:paraId="3789778A" w14:textId="46E6B786" w:rsidR="00CB4925" w:rsidRDefault="00CB4925" w:rsidP="00662AF4">
            <w:r>
              <w:t>FullTimeEmployee</w:t>
            </w:r>
          </w:p>
        </w:tc>
        <w:tc>
          <w:tcPr>
            <w:tcW w:w="3109" w:type="dxa"/>
          </w:tcPr>
          <w:p w14:paraId="2FBBB663" w14:textId="3B3B5C30" w:rsidR="00CB4925" w:rsidRPr="00A74095" w:rsidRDefault="00CB4925" w:rsidP="00662AF4">
            <w:r>
              <w:t>subClassOf</w:t>
            </w:r>
          </w:p>
        </w:tc>
        <w:tc>
          <w:tcPr>
            <w:tcW w:w="3265" w:type="dxa"/>
          </w:tcPr>
          <w:p w14:paraId="4F50B1DB" w14:textId="66901611" w:rsidR="00CB4925" w:rsidRPr="00A74095" w:rsidRDefault="00CB4925" w:rsidP="00662AF4">
            <w:r>
              <w:t>Employee</w:t>
            </w:r>
          </w:p>
        </w:tc>
      </w:tr>
      <w:tr w:rsidR="00CB4925" w14:paraId="030260E5" w14:textId="77777777" w:rsidTr="00F4443B">
        <w:trPr>
          <w:cantSplit/>
        </w:trPr>
        <w:tc>
          <w:tcPr>
            <w:tcW w:w="2976" w:type="dxa"/>
          </w:tcPr>
          <w:p w14:paraId="4775FABF" w14:textId="40856428" w:rsidR="00CB4925" w:rsidRDefault="00CB4925" w:rsidP="00662AF4">
            <w:r>
              <w:t>FullTimeHomeEmployee</w:t>
            </w:r>
          </w:p>
        </w:tc>
        <w:tc>
          <w:tcPr>
            <w:tcW w:w="3109" w:type="dxa"/>
          </w:tcPr>
          <w:p w14:paraId="14213D0F" w14:textId="42769A0A" w:rsidR="00CB4925" w:rsidRPr="00A74095" w:rsidRDefault="00CB4925" w:rsidP="00662AF4">
            <w:r>
              <w:t>subClassOf</w:t>
            </w:r>
          </w:p>
        </w:tc>
        <w:tc>
          <w:tcPr>
            <w:tcW w:w="3265" w:type="dxa"/>
          </w:tcPr>
          <w:p w14:paraId="5A301E2C" w14:textId="1F01FC1F" w:rsidR="00CB4925" w:rsidRPr="00A74095" w:rsidRDefault="00CB4925" w:rsidP="00662AF4">
            <w:r>
              <w:t>FullTimeEmployee</w:t>
            </w:r>
          </w:p>
        </w:tc>
      </w:tr>
      <w:tr w:rsidR="000C4D13" w14:paraId="7850CF58" w14:textId="77777777" w:rsidTr="00F4443B">
        <w:trPr>
          <w:cantSplit/>
        </w:trPr>
        <w:tc>
          <w:tcPr>
            <w:tcW w:w="2976" w:type="dxa"/>
          </w:tcPr>
          <w:p w14:paraId="45C7F0B2" w14:textId="77FE3C81" w:rsidR="000C4D13" w:rsidRDefault="000C4D13" w:rsidP="000C4D13">
            <w:r>
              <w:lastRenderedPageBreak/>
              <w:t>FullTimeRegEmployee</w:t>
            </w:r>
          </w:p>
        </w:tc>
        <w:tc>
          <w:tcPr>
            <w:tcW w:w="3109" w:type="dxa"/>
          </w:tcPr>
          <w:p w14:paraId="2269B502" w14:textId="7F9B15B8" w:rsidR="000C4D13" w:rsidRDefault="000C4D13" w:rsidP="000C4D13">
            <w:r>
              <w:t>(subClassOf</w:t>
            </w:r>
          </w:p>
        </w:tc>
        <w:tc>
          <w:tcPr>
            <w:tcW w:w="3265" w:type="dxa"/>
          </w:tcPr>
          <w:p w14:paraId="4C51C71F" w14:textId="5780F21D" w:rsidR="000C4D13" w:rsidRDefault="000C4D13" w:rsidP="000C4D13">
            <w:r>
              <w:t>FullTimeEmployee) and (not FullTimeHomeEmployee)</w:t>
            </w:r>
          </w:p>
        </w:tc>
      </w:tr>
      <w:tr w:rsidR="000C4D13" w14:paraId="66816D42" w14:textId="77777777" w:rsidTr="00F4443B">
        <w:trPr>
          <w:cantSplit/>
        </w:trPr>
        <w:tc>
          <w:tcPr>
            <w:tcW w:w="2976" w:type="dxa"/>
          </w:tcPr>
          <w:p w14:paraId="2E0E465E" w14:textId="494F9834" w:rsidR="000C4D13" w:rsidRDefault="000C4D13" w:rsidP="000C4D13">
            <w:r>
              <w:t>PartTimeEmployee</w:t>
            </w:r>
          </w:p>
        </w:tc>
        <w:tc>
          <w:tcPr>
            <w:tcW w:w="3109" w:type="dxa"/>
          </w:tcPr>
          <w:p w14:paraId="74AE549E" w14:textId="131A177B" w:rsidR="000C4D13" w:rsidRPr="00A74095" w:rsidRDefault="000C4D13" w:rsidP="000C4D13">
            <w:r>
              <w:t>subClassOf</w:t>
            </w:r>
          </w:p>
        </w:tc>
        <w:tc>
          <w:tcPr>
            <w:tcW w:w="3265" w:type="dxa"/>
          </w:tcPr>
          <w:p w14:paraId="5EF134BF" w14:textId="173A4633" w:rsidR="000C4D13" w:rsidRPr="00A74095" w:rsidRDefault="000C4D13" w:rsidP="000C4D13">
            <w:r>
              <w:t>Employee</w:t>
            </w:r>
          </w:p>
        </w:tc>
      </w:tr>
      <w:tr w:rsidR="000C4D13" w14:paraId="672713A5" w14:textId="77777777" w:rsidTr="00F4443B">
        <w:trPr>
          <w:cantSplit/>
        </w:trPr>
        <w:tc>
          <w:tcPr>
            <w:tcW w:w="2976" w:type="dxa"/>
          </w:tcPr>
          <w:p w14:paraId="4F171E7A" w14:textId="1FB89DBE" w:rsidR="000C4D13" w:rsidRDefault="000C4D13" w:rsidP="000C4D13">
            <w:r>
              <w:t>PartTimeHomeEmployee</w:t>
            </w:r>
          </w:p>
        </w:tc>
        <w:tc>
          <w:tcPr>
            <w:tcW w:w="3109" w:type="dxa"/>
          </w:tcPr>
          <w:p w14:paraId="44F90DEE" w14:textId="6B0383D3" w:rsidR="000C4D13" w:rsidRPr="00A74095" w:rsidRDefault="000C4D13" w:rsidP="000C4D13">
            <w:r>
              <w:t>subClassOf</w:t>
            </w:r>
          </w:p>
        </w:tc>
        <w:tc>
          <w:tcPr>
            <w:tcW w:w="3265" w:type="dxa"/>
          </w:tcPr>
          <w:p w14:paraId="2198349C" w14:textId="55E30D4F" w:rsidR="000C4D13" w:rsidRPr="00A74095" w:rsidRDefault="000C4D13" w:rsidP="000C4D13">
            <w:r>
              <w:t>PartTimeEmployee</w:t>
            </w:r>
          </w:p>
        </w:tc>
      </w:tr>
      <w:tr w:rsidR="000C4D13" w14:paraId="3E574A00" w14:textId="77777777" w:rsidTr="00F4443B">
        <w:trPr>
          <w:cantSplit/>
        </w:trPr>
        <w:tc>
          <w:tcPr>
            <w:tcW w:w="2976" w:type="dxa"/>
          </w:tcPr>
          <w:p w14:paraId="129D0A34" w14:textId="6724A1C6" w:rsidR="000C4D13" w:rsidRDefault="000C4D13" w:rsidP="000C4D13">
            <w:r>
              <w:t>PartTimeTimeRegEmployee</w:t>
            </w:r>
          </w:p>
        </w:tc>
        <w:tc>
          <w:tcPr>
            <w:tcW w:w="3109" w:type="dxa"/>
          </w:tcPr>
          <w:p w14:paraId="2D9D32A6" w14:textId="6D8D2662" w:rsidR="000C4D13" w:rsidRDefault="000C4D13" w:rsidP="000C4D13">
            <w:r>
              <w:t>(subClassOf</w:t>
            </w:r>
          </w:p>
        </w:tc>
        <w:tc>
          <w:tcPr>
            <w:tcW w:w="3265" w:type="dxa"/>
          </w:tcPr>
          <w:p w14:paraId="02ACE845" w14:textId="29BE78CC" w:rsidR="000C4D13" w:rsidRDefault="000C4D13" w:rsidP="000C4D13">
            <w:r>
              <w:t>PartTimeEmployee) and (not PartTimeHomeEmployee)</w:t>
            </w:r>
          </w:p>
        </w:tc>
      </w:tr>
      <w:tr w:rsidR="000C4D13" w14:paraId="398E58D2" w14:textId="77777777" w:rsidTr="00F4443B">
        <w:trPr>
          <w:cantSplit/>
        </w:trPr>
        <w:tc>
          <w:tcPr>
            <w:tcW w:w="2976" w:type="dxa"/>
            <w:vMerge w:val="restart"/>
          </w:tcPr>
          <w:p w14:paraId="6B9002E5" w14:textId="77777777" w:rsidR="000C4D13" w:rsidRDefault="000C4D13" w:rsidP="000C4D13">
            <w:r>
              <w:t>Wage</w:t>
            </w:r>
          </w:p>
        </w:tc>
        <w:tc>
          <w:tcPr>
            <w:tcW w:w="3109" w:type="dxa"/>
          </w:tcPr>
          <w:p w14:paraId="0ECBFD29" w14:textId="77777777" w:rsidR="000C4D13" w:rsidRDefault="000C4D13" w:rsidP="000C4D13">
            <w:r>
              <w:t>hourlyPay</w:t>
            </w:r>
          </w:p>
        </w:tc>
        <w:tc>
          <w:tcPr>
            <w:tcW w:w="3265" w:type="dxa"/>
          </w:tcPr>
          <w:p w14:paraId="42BBCC03" w14:textId="77777777" w:rsidR="000C4D13" w:rsidRDefault="000C4D13" w:rsidP="000C4D13">
            <w:r>
              <w:t>exactly 1 monetary:MonetaryValue</w:t>
            </w:r>
          </w:p>
        </w:tc>
      </w:tr>
      <w:tr w:rsidR="000C4D13" w14:paraId="3D7ADABE" w14:textId="77777777" w:rsidTr="00F4443B">
        <w:trPr>
          <w:cantSplit/>
        </w:trPr>
        <w:tc>
          <w:tcPr>
            <w:tcW w:w="2976" w:type="dxa"/>
            <w:vMerge/>
          </w:tcPr>
          <w:p w14:paraId="24F23FF1" w14:textId="77777777" w:rsidR="000C4D13" w:rsidRDefault="000C4D13" w:rsidP="000C4D13"/>
        </w:tc>
        <w:tc>
          <w:tcPr>
            <w:tcW w:w="3109" w:type="dxa"/>
          </w:tcPr>
          <w:p w14:paraId="7C8BB73F" w14:textId="77777777" w:rsidR="000C4D13" w:rsidRDefault="000C4D13" w:rsidP="000C4D13">
            <w:r>
              <w:t>overtimePay</w:t>
            </w:r>
          </w:p>
        </w:tc>
        <w:tc>
          <w:tcPr>
            <w:tcW w:w="3265" w:type="dxa"/>
          </w:tcPr>
          <w:p w14:paraId="1701DCA8" w14:textId="77777777" w:rsidR="000C4D13" w:rsidRDefault="000C4D13" w:rsidP="000C4D13">
            <w:r>
              <w:t>only  monetary:MonetaryValue</w:t>
            </w:r>
          </w:p>
        </w:tc>
      </w:tr>
      <w:tr w:rsidR="000C4D13" w14:paraId="267D6AF1" w14:textId="77777777" w:rsidTr="00F4443B">
        <w:trPr>
          <w:cantSplit/>
        </w:trPr>
        <w:tc>
          <w:tcPr>
            <w:tcW w:w="2976" w:type="dxa"/>
          </w:tcPr>
          <w:p w14:paraId="2D269054" w14:textId="77777777" w:rsidR="000C4D13" w:rsidRDefault="000C4D13" w:rsidP="000C4D13">
            <w:r>
              <w:t>Salary</w:t>
            </w:r>
          </w:p>
        </w:tc>
        <w:tc>
          <w:tcPr>
            <w:tcW w:w="3109" w:type="dxa"/>
          </w:tcPr>
          <w:p w14:paraId="3B7BB02C" w14:textId="77777777" w:rsidR="000C4D13" w:rsidRDefault="000C4D13" w:rsidP="000C4D13">
            <w:r>
              <w:t>hasAnnualPay</w:t>
            </w:r>
          </w:p>
        </w:tc>
        <w:tc>
          <w:tcPr>
            <w:tcW w:w="3265" w:type="dxa"/>
          </w:tcPr>
          <w:p w14:paraId="132250AB" w14:textId="77777777" w:rsidR="000C4D13" w:rsidRDefault="000C4D13" w:rsidP="000C4D13">
            <w:r>
              <w:t>exactly 1  monetary:MonetaryValue</w:t>
            </w:r>
          </w:p>
        </w:tc>
      </w:tr>
      <w:tr w:rsidR="000C4D13" w14:paraId="20F79FC6" w14:textId="77777777" w:rsidTr="00F4443B">
        <w:trPr>
          <w:cantSplit/>
        </w:trPr>
        <w:tc>
          <w:tcPr>
            <w:tcW w:w="2976" w:type="dxa"/>
          </w:tcPr>
          <w:p w14:paraId="347C6995" w14:textId="77777777" w:rsidR="000C4D13" w:rsidRDefault="000C4D13" w:rsidP="000C4D13">
            <w:r>
              <w:t>tove:Activity</w:t>
            </w:r>
          </w:p>
        </w:tc>
        <w:tc>
          <w:tcPr>
            <w:tcW w:w="3109" w:type="dxa"/>
          </w:tcPr>
          <w:p w14:paraId="23EB3E4A" w14:textId="77777777" w:rsidR="000C4D13" w:rsidRDefault="000C4D13" w:rsidP="000C4D13">
            <w:r>
              <w:t>equivalentClass</w:t>
            </w:r>
          </w:p>
        </w:tc>
        <w:tc>
          <w:tcPr>
            <w:tcW w:w="3265" w:type="dxa"/>
          </w:tcPr>
          <w:p w14:paraId="12C16976" w14:textId="77777777" w:rsidR="000C4D13" w:rsidRDefault="000C4D13" w:rsidP="000C4D13">
            <w:r>
              <w:t>activity:Activity</w:t>
            </w:r>
          </w:p>
        </w:tc>
      </w:tr>
      <w:tr w:rsidR="000C4D13" w14:paraId="69B077D5" w14:textId="77777777" w:rsidTr="00F4443B">
        <w:trPr>
          <w:cantSplit/>
        </w:trPr>
        <w:tc>
          <w:tcPr>
            <w:tcW w:w="2976" w:type="dxa"/>
          </w:tcPr>
          <w:p w14:paraId="56B9227B" w14:textId="77777777" w:rsidR="000C4D13" w:rsidRDefault="000C4D13" w:rsidP="000C4D13">
            <w:r>
              <w:t>tove:Resource</w:t>
            </w:r>
          </w:p>
        </w:tc>
        <w:tc>
          <w:tcPr>
            <w:tcW w:w="3109" w:type="dxa"/>
          </w:tcPr>
          <w:p w14:paraId="176CA154" w14:textId="77777777" w:rsidR="000C4D13" w:rsidRDefault="000C4D13" w:rsidP="000C4D13">
            <w:r>
              <w:t>equivalentClass</w:t>
            </w:r>
          </w:p>
        </w:tc>
        <w:tc>
          <w:tcPr>
            <w:tcW w:w="3265" w:type="dxa"/>
          </w:tcPr>
          <w:p w14:paraId="3D75C26C" w14:textId="77777777" w:rsidR="000C4D13" w:rsidRDefault="000C4D13" w:rsidP="000C4D13">
            <w:r>
              <w:t>resource:Resource</w:t>
            </w:r>
          </w:p>
        </w:tc>
      </w:tr>
      <w:tr w:rsidR="000C4D13" w14:paraId="4C77C14A" w14:textId="77777777" w:rsidTr="00F4443B">
        <w:trPr>
          <w:cantSplit/>
        </w:trPr>
        <w:tc>
          <w:tcPr>
            <w:tcW w:w="2976" w:type="dxa"/>
          </w:tcPr>
          <w:p w14:paraId="6EBC400D" w14:textId="5A24D5A7" w:rsidR="000C4D13" w:rsidRPr="00A74095" w:rsidRDefault="000C4D13" w:rsidP="000C4D13">
            <w:r w:rsidRPr="00A74095">
              <w:t>EmploymentStatus</w:t>
            </w:r>
          </w:p>
        </w:tc>
        <w:tc>
          <w:tcPr>
            <w:tcW w:w="3109" w:type="dxa"/>
          </w:tcPr>
          <w:p w14:paraId="46F22596" w14:textId="0D4FCF75" w:rsidR="000C4D13" w:rsidRPr="00A74095" w:rsidRDefault="000C4D13" w:rsidP="000C4D13">
            <w:r w:rsidRPr="00A74095">
              <w:t>equivalentClass</w:t>
            </w:r>
          </w:p>
        </w:tc>
        <w:tc>
          <w:tcPr>
            <w:tcW w:w="3265" w:type="dxa"/>
          </w:tcPr>
          <w:p w14:paraId="5298D6DD" w14:textId="38089A08" w:rsidR="000C4D13" w:rsidRPr="00A74095" w:rsidRDefault="000C4D13" w:rsidP="000C4D13">
            <w:r w:rsidRPr="00A74095">
              <w:t>{fulltime_regular, parttime_regular, fulltime_home, parttime_home}</w:t>
            </w:r>
          </w:p>
        </w:tc>
      </w:tr>
      <w:tr w:rsidR="000C4D13" w14:paraId="70DFFEE1" w14:textId="77777777" w:rsidTr="00F4443B">
        <w:trPr>
          <w:cantSplit/>
        </w:trPr>
        <w:tc>
          <w:tcPr>
            <w:tcW w:w="2976" w:type="dxa"/>
          </w:tcPr>
          <w:p w14:paraId="01BBD101" w14:textId="202DE362" w:rsidR="000C4D13" w:rsidRPr="00324747" w:rsidRDefault="000C4D13" w:rsidP="000C4D13">
            <w:r w:rsidRPr="00324747">
              <w:t>GeneralOffice</w:t>
            </w:r>
          </w:p>
        </w:tc>
        <w:tc>
          <w:tcPr>
            <w:tcW w:w="3109" w:type="dxa"/>
          </w:tcPr>
          <w:p w14:paraId="1D4DBC6D" w14:textId="1406840D" w:rsidR="000C4D13" w:rsidRPr="00324747" w:rsidRDefault="000C4D13" w:rsidP="000C4D13">
            <w:r w:rsidRPr="00324747">
              <w:t>subClassOf</w:t>
            </w:r>
          </w:p>
        </w:tc>
        <w:tc>
          <w:tcPr>
            <w:tcW w:w="3265" w:type="dxa"/>
          </w:tcPr>
          <w:p w14:paraId="4A4269C1" w14:textId="10DE29B6" w:rsidR="000C4D13" w:rsidRPr="00324747" w:rsidRDefault="000C4D13" w:rsidP="000C4D13">
            <w:r w:rsidRPr="00324747">
              <w:t>Occupation</w:t>
            </w:r>
          </w:p>
        </w:tc>
      </w:tr>
      <w:tr w:rsidR="000C4D13" w14:paraId="6E0C520F" w14:textId="77777777" w:rsidTr="00F4443B">
        <w:trPr>
          <w:cantSplit/>
        </w:trPr>
        <w:tc>
          <w:tcPr>
            <w:tcW w:w="2976" w:type="dxa"/>
          </w:tcPr>
          <w:p w14:paraId="7C25CFC6" w14:textId="79200832" w:rsidR="000C4D13" w:rsidRPr="00324747" w:rsidRDefault="000C4D13" w:rsidP="000C4D13">
            <w:r w:rsidRPr="00324747">
              <w:t>Trades</w:t>
            </w:r>
          </w:p>
        </w:tc>
        <w:tc>
          <w:tcPr>
            <w:tcW w:w="3109" w:type="dxa"/>
          </w:tcPr>
          <w:p w14:paraId="51A0D88A" w14:textId="688090AD" w:rsidR="000C4D13" w:rsidRPr="00324747" w:rsidRDefault="000C4D13" w:rsidP="000C4D13">
            <w:r w:rsidRPr="00324747">
              <w:t>subClassOf</w:t>
            </w:r>
          </w:p>
        </w:tc>
        <w:tc>
          <w:tcPr>
            <w:tcW w:w="3265" w:type="dxa"/>
          </w:tcPr>
          <w:p w14:paraId="229FF87B" w14:textId="1A38DD86" w:rsidR="000C4D13" w:rsidRPr="00324747" w:rsidRDefault="000C4D13" w:rsidP="000C4D13">
            <w:r w:rsidRPr="00324747">
              <w:t>Occupation</w:t>
            </w:r>
          </w:p>
        </w:tc>
      </w:tr>
      <w:tr w:rsidR="000C4D13" w14:paraId="2C9DD810" w14:textId="77777777" w:rsidTr="00F4443B">
        <w:trPr>
          <w:cantSplit/>
        </w:trPr>
        <w:tc>
          <w:tcPr>
            <w:tcW w:w="2976" w:type="dxa"/>
          </w:tcPr>
          <w:p w14:paraId="25DE9F35" w14:textId="39C2B94E" w:rsidR="000C4D13" w:rsidRPr="00324747" w:rsidRDefault="000C4D13" w:rsidP="000C4D13">
            <w:r w:rsidRPr="00324747">
              <w:t>Professional</w:t>
            </w:r>
          </w:p>
        </w:tc>
        <w:tc>
          <w:tcPr>
            <w:tcW w:w="3109" w:type="dxa"/>
          </w:tcPr>
          <w:p w14:paraId="688E89BF" w14:textId="2BC744FC" w:rsidR="000C4D13" w:rsidRPr="00324747" w:rsidRDefault="000C4D13" w:rsidP="000C4D13">
            <w:r w:rsidRPr="00324747">
              <w:t>subClassOf</w:t>
            </w:r>
          </w:p>
        </w:tc>
        <w:tc>
          <w:tcPr>
            <w:tcW w:w="3265" w:type="dxa"/>
          </w:tcPr>
          <w:p w14:paraId="3F4747E4" w14:textId="5B5752BC" w:rsidR="000C4D13" w:rsidRPr="00324747" w:rsidRDefault="000C4D13" w:rsidP="000C4D13">
            <w:r w:rsidRPr="00324747">
              <w:t>Occupation</w:t>
            </w:r>
          </w:p>
        </w:tc>
      </w:tr>
      <w:tr w:rsidR="000C4D13" w14:paraId="2624A435" w14:textId="77777777" w:rsidTr="00F4443B">
        <w:trPr>
          <w:cantSplit/>
        </w:trPr>
        <w:tc>
          <w:tcPr>
            <w:tcW w:w="2976" w:type="dxa"/>
          </w:tcPr>
          <w:p w14:paraId="43FF8F4F" w14:textId="4459DE57" w:rsidR="000C4D13" w:rsidRPr="00324747" w:rsidRDefault="000C4D13" w:rsidP="000C4D13">
            <w:r w:rsidRPr="00324747">
              <w:t>Sales</w:t>
            </w:r>
          </w:p>
        </w:tc>
        <w:tc>
          <w:tcPr>
            <w:tcW w:w="3109" w:type="dxa"/>
          </w:tcPr>
          <w:p w14:paraId="3E299E12" w14:textId="2E93A689" w:rsidR="000C4D13" w:rsidRPr="00324747" w:rsidRDefault="000C4D13" w:rsidP="000C4D13">
            <w:r w:rsidRPr="00324747">
              <w:t>subClassOf</w:t>
            </w:r>
          </w:p>
        </w:tc>
        <w:tc>
          <w:tcPr>
            <w:tcW w:w="3265" w:type="dxa"/>
          </w:tcPr>
          <w:p w14:paraId="5DA1E03E" w14:textId="63E4DA02" w:rsidR="000C4D13" w:rsidRPr="00324747" w:rsidRDefault="000C4D13" w:rsidP="000C4D13">
            <w:r w:rsidRPr="00324747">
              <w:t>Occupation</w:t>
            </w:r>
          </w:p>
        </w:tc>
      </w:tr>
      <w:tr w:rsidR="000C4D13" w14:paraId="606136D1" w14:textId="77777777" w:rsidTr="00F4443B">
        <w:trPr>
          <w:cantSplit/>
        </w:trPr>
        <w:tc>
          <w:tcPr>
            <w:tcW w:w="2976" w:type="dxa"/>
          </w:tcPr>
          <w:p w14:paraId="7AB953A1" w14:textId="5BFBCA02" w:rsidR="000C4D13" w:rsidRPr="00324747" w:rsidRDefault="000C4D13" w:rsidP="000C4D13">
            <w:r w:rsidRPr="00324747">
              <w:t>EducationalInstitution</w:t>
            </w:r>
          </w:p>
        </w:tc>
        <w:tc>
          <w:tcPr>
            <w:tcW w:w="3109" w:type="dxa"/>
          </w:tcPr>
          <w:p w14:paraId="32CA3EA0" w14:textId="302EA08B" w:rsidR="000C4D13" w:rsidRPr="00324747" w:rsidRDefault="000C4D13" w:rsidP="000C4D13">
            <w:r w:rsidRPr="00324747">
              <w:t>subClassOf</w:t>
            </w:r>
          </w:p>
        </w:tc>
        <w:tc>
          <w:tcPr>
            <w:tcW w:w="3265" w:type="dxa"/>
          </w:tcPr>
          <w:p w14:paraId="13D152C6" w14:textId="08FD228C" w:rsidR="000C4D13" w:rsidRPr="00324747" w:rsidRDefault="000C4D13" w:rsidP="000C4D13">
            <w:r w:rsidRPr="00324747">
              <w:t>Organization</w:t>
            </w:r>
          </w:p>
        </w:tc>
      </w:tr>
      <w:tr w:rsidR="000C4D13" w14:paraId="61C1DA5C" w14:textId="77777777" w:rsidTr="00F4443B">
        <w:trPr>
          <w:cantSplit/>
        </w:trPr>
        <w:tc>
          <w:tcPr>
            <w:tcW w:w="2976" w:type="dxa"/>
            <w:vMerge w:val="restart"/>
          </w:tcPr>
          <w:p w14:paraId="333D72BD" w14:textId="6867D973" w:rsidR="000C4D13" w:rsidRPr="00CE6297" w:rsidRDefault="000C4D13" w:rsidP="000C4D13">
            <w:r w:rsidRPr="00CE6297">
              <w:t>Student</w:t>
            </w:r>
          </w:p>
        </w:tc>
        <w:tc>
          <w:tcPr>
            <w:tcW w:w="3109" w:type="dxa"/>
          </w:tcPr>
          <w:p w14:paraId="57677E85" w14:textId="6B91AD5D" w:rsidR="000C4D13" w:rsidRPr="00CE6297" w:rsidRDefault="000C4D13" w:rsidP="000C4D13">
            <w:r w:rsidRPr="00CE6297">
              <w:t>subClassOf</w:t>
            </w:r>
          </w:p>
        </w:tc>
        <w:tc>
          <w:tcPr>
            <w:tcW w:w="3265" w:type="dxa"/>
          </w:tcPr>
          <w:p w14:paraId="386DA78F" w14:textId="5405937B" w:rsidR="000C4D13" w:rsidRPr="00CE6297" w:rsidRDefault="000C4D13" w:rsidP="000C4D13">
            <w:r w:rsidRPr="00CE6297">
              <w:t>OrganizationAgent</w:t>
            </w:r>
          </w:p>
        </w:tc>
      </w:tr>
      <w:tr w:rsidR="000C4D13" w14:paraId="77219F2C" w14:textId="77777777" w:rsidTr="00F4443B">
        <w:trPr>
          <w:cantSplit/>
        </w:trPr>
        <w:tc>
          <w:tcPr>
            <w:tcW w:w="2976" w:type="dxa"/>
            <w:vMerge/>
          </w:tcPr>
          <w:p w14:paraId="25F491F5" w14:textId="77777777" w:rsidR="000C4D13" w:rsidRPr="00CE6297" w:rsidRDefault="000C4D13" w:rsidP="000C4D13"/>
        </w:tc>
        <w:tc>
          <w:tcPr>
            <w:tcW w:w="3109" w:type="dxa"/>
          </w:tcPr>
          <w:p w14:paraId="3290281D" w14:textId="6B56242E" w:rsidR="000C4D13" w:rsidRPr="00CE6297" w:rsidRDefault="000C4D13" w:rsidP="000C4D13">
            <w:r w:rsidRPr="00CE6297">
              <w:t>enrolledIn</w:t>
            </w:r>
          </w:p>
        </w:tc>
        <w:tc>
          <w:tcPr>
            <w:tcW w:w="3265" w:type="dxa"/>
          </w:tcPr>
          <w:p w14:paraId="5F5FBEA5" w14:textId="76787CCF" w:rsidR="000C4D13" w:rsidRPr="00CE6297" w:rsidRDefault="000C4D13" w:rsidP="000C4D13">
            <w:r w:rsidRPr="00CE6297">
              <w:t>min 1 EducationalInstitution</w:t>
            </w:r>
          </w:p>
        </w:tc>
      </w:tr>
      <w:tr w:rsidR="000C4D13" w14:paraId="66EE9A1C" w14:textId="77777777" w:rsidTr="00F4443B">
        <w:trPr>
          <w:cantSplit/>
        </w:trPr>
        <w:tc>
          <w:tcPr>
            <w:tcW w:w="2976" w:type="dxa"/>
          </w:tcPr>
          <w:p w14:paraId="4D07E7C5" w14:textId="2A79CB9A" w:rsidR="000C4D13" w:rsidRPr="00CE6297" w:rsidRDefault="000C4D13" w:rsidP="000C4D13">
            <w:r>
              <w:t>FullTimeStudent</w:t>
            </w:r>
          </w:p>
        </w:tc>
        <w:tc>
          <w:tcPr>
            <w:tcW w:w="3109" w:type="dxa"/>
          </w:tcPr>
          <w:p w14:paraId="4353502D" w14:textId="0012B35A" w:rsidR="000C4D13" w:rsidRPr="00CE6297" w:rsidRDefault="000C4D13" w:rsidP="000C4D13">
            <w:r>
              <w:t>subClassOf</w:t>
            </w:r>
          </w:p>
        </w:tc>
        <w:tc>
          <w:tcPr>
            <w:tcW w:w="3265" w:type="dxa"/>
          </w:tcPr>
          <w:p w14:paraId="6E379F7E" w14:textId="0919E5A5" w:rsidR="000C4D13" w:rsidRPr="00CE6297" w:rsidRDefault="000C4D13" w:rsidP="000C4D13">
            <w:r>
              <w:t>Student</w:t>
            </w:r>
          </w:p>
        </w:tc>
      </w:tr>
      <w:tr w:rsidR="000C4D13" w14:paraId="148C68AB" w14:textId="77777777" w:rsidTr="00F4443B">
        <w:trPr>
          <w:cantSplit/>
        </w:trPr>
        <w:tc>
          <w:tcPr>
            <w:tcW w:w="2976" w:type="dxa"/>
          </w:tcPr>
          <w:p w14:paraId="1C5BA126" w14:textId="41CE5657" w:rsidR="000C4D13" w:rsidRDefault="000C4D13" w:rsidP="000C4D13">
            <w:r>
              <w:t>PartTimeStudent</w:t>
            </w:r>
          </w:p>
        </w:tc>
        <w:tc>
          <w:tcPr>
            <w:tcW w:w="3109" w:type="dxa"/>
          </w:tcPr>
          <w:p w14:paraId="0241F1DF" w14:textId="0C150E8C" w:rsidR="000C4D13" w:rsidRDefault="000C4D13" w:rsidP="000C4D13">
            <w:r>
              <w:t>subClassOf</w:t>
            </w:r>
          </w:p>
        </w:tc>
        <w:tc>
          <w:tcPr>
            <w:tcW w:w="3265" w:type="dxa"/>
          </w:tcPr>
          <w:p w14:paraId="36E89AEE" w14:textId="25455DC2" w:rsidR="000C4D13" w:rsidRDefault="000C4D13" w:rsidP="000C4D13">
            <w:r>
              <w:t>Student</w:t>
            </w:r>
          </w:p>
        </w:tc>
      </w:tr>
    </w:tbl>
    <w:p w14:paraId="31F214F9" w14:textId="1B2562A9" w:rsidR="00944B19" w:rsidRDefault="00944B19" w:rsidP="00EA354A">
      <w:pPr>
        <w:rPr>
          <w:b/>
        </w:rPr>
      </w:pPr>
    </w:p>
    <w:p w14:paraId="0446B99A" w14:textId="077B9DFF" w:rsidR="00706FA9" w:rsidRDefault="00706FA9" w:rsidP="00706FA9">
      <w:pPr>
        <w:pStyle w:val="ListParagraph"/>
        <w:numPr>
          <w:ilvl w:val="0"/>
          <w:numId w:val="29"/>
        </w:numPr>
        <w:rPr>
          <w:b/>
        </w:rPr>
      </w:pPr>
      <w:r>
        <w:rPr>
          <w:b/>
        </w:rPr>
        <w:t>hasOrgMember subPropertyOf tove:hasMember</w:t>
      </w:r>
    </w:p>
    <w:p w14:paraId="2C68E780" w14:textId="75ED862D" w:rsidR="00706FA9" w:rsidRPr="00706FA9" w:rsidRDefault="00706FA9" w:rsidP="00706FA9">
      <w:pPr>
        <w:pStyle w:val="ListParagraph"/>
        <w:numPr>
          <w:ilvl w:val="0"/>
          <w:numId w:val="29"/>
        </w:numPr>
        <w:rPr>
          <w:b/>
        </w:rPr>
      </w:pPr>
      <w:r>
        <w:rPr>
          <w:b/>
        </w:rPr>
        <w:t>org:Organization hasOrgMember min 2 tove:OrganizationAgent</w:t>
      </w:r>
    </w:p>
    <w:p w14:paraId="2F1B7232" w14:textId="77777777" w:rsidR="000C363A" w:rsidRDefault="00943F1A" w:rsidP="00EA354A">
      <w:pPr>
        <w:rPr>
          <w:b/>
        </w:rPr>
      </w:pPr>
      <w:r>
        <w:rPr>
          <w:b/>
        </w:rPr>
        <w:t>Reused Ontologies:</w:t>
      </w:r>
    </w:p>
    <w:p w14:paraId="4AF8A48E" w14:textId="301E8160" w:rsidR="00943F1A" w:rsidRDefault="00671E67" w:rsidP="009E4A69">
      <w:pPr>
        <w:pStyle w:val="ListParagraph"/>
      </w:pPr>
      <w:r>
        <w:t xml:space="preserve">tove: </w:t>
      </w:r>
      <w:r w:rsidR="00F901B1">
        <w:t xml:space="preserve">The </w:t>
      </w:r>
      <w:r>
        <w:t>TOVE Organization ontology</w:t>
      </w:r>
      <w:r w:rsidR="005B2B4C">
        <w:rPr>
          <w:rStyle w:val="FootnoteReference"/>
        </w:rPr>
        <w:footnoteReference w:id="14"/>
      </w:r>
      <w:r>
        <w:t xml:space="preserve">, </w:t>
      </w:r>
      <w:r w:rsidR="00F901B1">
        <w:t xml:space="preserve">as originally presented by </w:t>
      </w:r>
      <w:sdt>
        <w:sdtPr>
          <w:id w:val="186619331"/>
          <w:citation/>
        </w:sdtPr>
        <w:sdtEndPr/>
        <w:sdtContent>
          <w:r w:rsidR="00967D94">
            <w:fldChar w:fldCharType="begin"/>
          </w:r>
          <w:r w:rsidR="00967D94">
            <w:instrText xml:space="preserve"> CITATION Fox98 \l 1033 </w:instrText>
          </w:r>
          <w:r w:rsidR="00967D94">
            <w:fldChar w:fldCharType="separate"/>
          </w:r>
          <w:r w:rsidR="006158D6">
            <w:rPr>
              <w:noProof/>
            </w:rPr>
            <w:t>(Fox, Barbuceanu, Gruninger, &amp; Lin, 1998)</w:t>
          </w:r>
          <w:r w:rsidR="00967D94">
            <w:rPr>
              <w:noProof/>
            </w:rPr>
            <w:fldChar w:fldCharType="end"/>
          </w:r>
        </w:sdtContent>
      </w:sdt>
      <w:r w:rsidR="00F901B1">
        <w:t xml:space="preserve"> </w:t>
      </w:r>
      <w:r>
        <w:t xml:space="preserve">with </w:t>
      </w:r>
      <w:r w:rsidR="00F901B1">
        <w:t>modifications to account for the difference</w:t>
      </w:r>
      <w:r>
        <w:t xml:space="preserve"> in our representation of states, where </w:t>
      </w:r>
      <w:r w:rsidR="001D1B93">
        <w:t>a Goal is a subclass of StateType</w:t>
      </w:r>
      <w:r w:rsidR="009E240A">
        <w:t>, and where Activities are enabled/caused by state types</w:t>
      </w:r>
      <w:r w:rsidR="001D1B93">
        <w:t>.</w:t>
      </w:r>
      <w:r w:rsidR="00F36F45">
        <w:br/>
        <w:t>This modification also results in the removal of the StateEmpowerment class</w:t>
      </w:r>
      <w:r w:rsidR="00F901B1">
        <w:t xml:space="preserve">. Note that it is possible to </w:t>
      </w:r>
      <w:r w:rsidR="0059107A">
        <w:t>introduce a similar concept if required, however this would likely take the form of a property that relates an organization agent to some state-types (where the states they are empowered to take an object to, and the object itself, are described by the state type).</w:t>
      </w:r>
    </w:p>
    <w:p w14:paraId="3FCDC4DC" w14:textId="77777777" w:rsidR="004B15F3" w:rsidRDefault="004B15F3" w:rsidP="009E4A69">
      <w:pPr>
        <w:pStyle w:val="ListParagraph"/>
      </w:pPr>
      <w:r>
        <w:t>icity-foundation: iCity-Foundation Ontology</w:t>
      </w:r>
    </w:p>
    <w:p w14:paraId="54060DA1" w14:textId="6183703A" w:rsidR="004B15F3" w:rsidRDefault="004B15F3" w:rsidP="009E4A69">
      <w:pPr>
        <w:pStyle w:val="ListParagraph"/>
      </w:pPr>
      <w:r>
        <w:t>schema.org (vocabulary)</w:t>
      </w:r>
    </w:p>
    <w:p w14:paraId="0A754601" w14:textId="135648CD" w:rsidR="0038626E" w:rsidRDefault="0038626E" w:rsidP="0038626E">
      <w:pPr>
        <w:rPr>
          <w:b/>
        </w:rPr>
      </w:pPr>
      <w:r>
        <w:rPr>
          <w:b/>
        </w:rPr>
        <w:t>Future Work:</w:t>
      </w:r>
    </w:p>
    <w:p w14:paraId="7033A986" w14:textId="45A25913" w:rsidR="0038626E" w:rsidRDefault="0038626E" w:rsidP="0038626E">
      <w:pPr>
        <w:pStyle w:val="ListParagraph"/>
        <w:numPr>
          <w:ilvl w:val="0"/>
          <w:numId w:val="26"/>
        </w:numPr>
      </w:pPr>
      <w:r>
        <w:t>Define part</w:t>
      </w:r>
      <w:r w:rsidR="0071181A">
        <w:t>-</w:t>
      </w:r>
      <w:r>
        <w:t>time / full</w:t>
      </w:r>
      <w:r w:rsidR="0071181A">
        <w:t>-</w:t>
      </w:r>
      <w:r>
        <w:t>time employees and students in more detail (e.g. with respect to their work locations).</w:t>
      </w:r>
    </w:p>
    <w:p w14:paraId="22F21764" w14:textId="6318D2A2" w:rsidR="0071181A" w:rsidRPr="0038626E" w:rsidRDefault="0071181A" w:rsidP="0038626E">
      <w:pPr>
        <w:pStyle w:val="ListParagraph"/>
        <w:numPr>
          <w:ilvl w:val="0"/>
          <w:numId w:val="26"/>
        </w:numPr>
      </w:pPr>
      <w:r>
        <w:t>Define part-time /full-time students according to some enrollment criteria</w:t>
      </w:r>
    </w:p>
    <w:p w14:paraId="0745ADF0" w14:textId="77777777" w:rsidR="00D01F8A" w:rsidRDefault="00D01F8A" w:rsidP="00EA354A">
      <w:pPr>
        <w:pStyle w:val="Heading2"/>
      </w:pPr>
      <w:bookmarkStart w:id="76" w:name="_Toc17365185"/>
      <w:r>
        <w:t>Building Ontology</w:t>
      </w:r>
      <w:bookmarkEnd w:id="76"/>
    </w:p>
    <w:p w14:paraId="172E7880" w14:textId="6AD01E53" w:rsidR="00D479C9" w:rsidRPr="00D479C9" w:rsidRDefault="0089518D" w:rsidP="00D479C9">
      <w:pPr>
        <w:rPr>
          <w:i/>
        </w:rPr>
      </w:pPr>
      <w:r>
        <w:rPr>
          <w:i/>
        </w:rPr>
        <w:t>http://ontology.eil.utoronto.ca/icity/</w:t>
      </w:r>
      <w:r w:rsidR="00D479C9" w:rsidRPr="00D479C9">
        <w:rPr>
          <w:i/>
        </w:rPr>
        <w:t>Building</w:t>
      </w:r>
      <w:r w:rsidR="00AC0B4C">
        <w:rPr>
          <w:i/>
        </w:rPr>
        <w:t>.owl</w:t>
      </w:r>
    </w:p>
    <w:p w14:paraId="6CD195B2" w14:textId="77777777" w:rsidR="00E72332" w:rsidRPr="00E72332" w:rsidRDefault="00E72332" w:rsidP="00E72332">
      <w:pPr>
        <w:rPr>
          <w:b/>
        </w:rPr>
      </w:pPr>
      <w:r w:rsidRPr="00E72332">
        <w:rPr>
          <w:b/>
        </w:rPr>
        <w:lastRenderedPageBreak/>
        <w:t>Namespace: building</w:t>
      </w:r>
    </w:p>
    <w:p w14:paraId="3F68CDA4" w14:textId="543A8FD8" w:rsidR="00C850B1" w:rsidRDefault="00D01F8A" w:rsidP="009E4A69">
      <w:pPr>
        <w:pStyle w:val="ListParagraph"/>
      </w:pPr>
      <w:r>
        <w:t>Building</w:t>
      </w:r>
      <w:r w:rsidR="00F46BD1">
        <w:t>: A Building is a structure with some location in the urban system</w:t>
      </w:r>
      <w:r w:rsidR="00582038">
        <w:t>. The location of the Building in space may change due to construction, but the Parcel/Lot of land it is located on cannot.</w:t>
      </w:r>
      <w:r w:rsidR="00F46BD1">
        <w:br/>
        <w:t xml:space="preserve">There are different types </w:t>
      </w:r>
      <w:r w:rsidR="00547880">
        <w:t>(</w:t>
      </w:r>
      <w:r w:rsidR="00547880" w:rsidRPr="00547880">
        <w:rPr>
          <w:b/>
        </w:rPr>
        <w:t>subclasses</w:t>
      </w:r>
      <w:r w:rsidR="00547880">
        <w:t xml:space="preserve">) </w:t>
      </w:r>
      <w:r w:rsidR="007C1354">
        <w:t>of buildings, such as</w:t>
      </w:r>
      <w:r w:rsidR="00F46BD1">
        <w:t xml:space="preserve"> House, </w:t>
      </w:r>
      <w:r w:rsidR="00547880">
        <w:t>Apartm</w:t>
      </w:r>
      <w:r w:rsidR="007C1354">
        <w:t>ent Building, Office Building, and so on.</w:t>
      </w:r>
      <w:r w:rsidR="00C632C2">
        <w:br/>
        <w:t xml:space="preserve">A Building or BuildingUnit may contain some </w:t>
      </w:r>
      <w:r w:rsidR="00EA1F01">
        <w:t xml:space="preserve">Building </w:t>
      </w:r>
      <w:r w:rsidR="00C632C2">
        <w:t>Facility(s), e.g. kitchen, bath, or air conditioning. Note that this is distinct from the notion of including amenities that are not a physical part of the Building (Unit), but which may be part of the Tenure.</w:t>
      </w:r>
      <w:r w:rsidR="00135DBA">
        <w:br/>
      </w:r>
      <w:r w:rsidR="00693BFD">
        <w:t>A B</w:t>
      </w:r>
      <w:r w:rsidR="002010DA">
        <w:t xml:space="preserve">uilding has a market </w:t>
      </w:r>
      <w:r w:rsidR="002010DA" w:rsidRPr="00693BFD">
        <w:rPr>
          <w:b/>
        </w:rPr>
        <w:t>value</w:t>
      </w:r>
      <w:r w:rsidR="002010DA">
        <w:t>.</w:t>
      </w:r>
      <w:r w:rsidR="00693BFD">
        <w:br/>
      </w:r>
      <w:r w:rsidR="00135DBA">
        <w:t xml:space="preserve">A Building </w:t>
      </w:r>
      <w:r w:rsidR="00135DBA" w:rsidRPr="00135DBA">
        <w:rPr>
          <w:b/>
        </w:rPr>
        <w:t>has</w:t>
      </w:r>
      <w:r w:rsidR="00135DBA">
        <w:t xml:space="preserve"> some </w:t>
      </w:r>
      <w:r w:rsidR="00135DBA" w:rsidRPr="00135DBA">
        <w:rPr>
          <w:b/>
        </w:rPr>
        <w:t>Location</w:t>
      </w:r>
      <w:r w:rsidR="00135DBA">
        <w:t>.</w:t>
      </w:r>
      <w:r w:rsidR="00C850B1">
        <w:br/>
        <w:t>A Building contains one or many units.</w:t>
      </w:r>
    </w:p>
    <w:p w14:paraId="65AD2756" w14:textId="42AD592A" w:rsidR="00A329EB" w:rsidRDefault="00A329EB" w:rsidP="009E4A69">
      <w:pPr>
        <w:pStyle w:val="ListParagraph"/>
      </w:pPr>
      <w:r>
        <w:t>BuildingFacility: A Building Facility</w:t>
      </w:r>
      <w:r w:rsidRPr="00A329EB">
        <w:t xml:space="preserve"> refers to services/features that are included in the Building/Building unit by nature of its physical design (e.g. HVAC, kitchen, bathroom, etc)</w:t>
      </w:r>
    </w:p>
    <w:p w14:paraId="32A5EFB6" w14:textId="1AD9AB69" w:rsidR="00C850B1" w:rsidRDefault="00C850B1" w:rsidP="009E4A69">
      <w:pPr>
        <w:pStyle w:val="ListParagraph"/>
      </w:pPr>
      <w:r>
        <w:t>BuildingUnit: A BuildingUnit has a size (square footage, number of rooms)</w:t>
      </w:r>
      <w:r>
        <w:br/>
      </w:r>
      <w:r w:rsidR="00C632C2" w:rsidRPr="00C632C2">
        <w:rPr>
          <w:lang w:val="en-CA"/>
        </w:rPr>
        <w:t>A Building or BuildingUnit may contain some Facility(s), e.g. kitchen, bath, or air conditioning. Note that this is distinct from the notion of including amenities that are not a physical part of the Building (Unit), but which may be part of the Tenure.</w:t>
      </w:r>
      <w:r w:rsidR="001C0C18">
        <w:br/>
        <w:t>A BuildingUnit has an address</w:t>
      </w:r>
      <w:r w:rsidR="007C1354">
        <w:t>.</w:t>
      </w:r>
      <w:r w:rsidR="00383C49">
        <w:br/>
        <w:t>A BuildingUnit has a value, and may have some rental fee.</w:t>
      </w:r>
    </w:p>
    <w:p w14:paraId="05226D4E" w14:textId="56847339" w:rsidR="008C4E24" w:rsidRDefault="008C4E24" w:rsidP="008C4E24">
      <w:r w:rsidRPr="008C4E24">
        <w:rPr>
          <w:noProof/>
        </w:rPr>
        <w:drawing>
          <wp:inline distT="0" distB="0" distL="0" distR="0" wp14:anchorId="324527F3" wp14:editId="38DA3AE9">
            <wp:extent cx="5943600" cy="3214370"/>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3214370"/>
                    </a:xfrm>
                    <a:prstGeom prst="rect">
                      <a:avLst/>
                    </a:prstGeom>
                  </pic:spPr>
                </pic:pic>
              </a:graphicData>
            </a:graphic>
          </wp:inline>
        </w:drawing>
      </w:r>
    </w:p>
    <w:tbl>
      <w:tblPr>
        <w:tblStyle w:val="TableGrid"/>
        <w:tblpPr w:leftFromText="180" w:rightFromText="180" w:vertAnchor="text" w:horzAnchor="margin" w:tblpY="128"/>
        <w:tblW w:w="0" w:type="auto"/>
        <w:tblLook w:val="04A0" w:firstRow="1" w:lastRow="0" w:firstColumn="1" w:lastColumn="0" w:noHBand="0" w:noVBand="1"/>
      </w:tblPr>
      <w:tblGrid>
        <w:gridCol w:w="2121"/>
        <w:gridCol w:w="2556"/>
        <w:gridCol w:w="4673"/>
      </w:tblGrid>
      <w:tr w:rsidR="00547880" w14:paraId="7A42CACF" w14:textId="77777777" w:rsidTr="0055163B">
        <w:trPr>
          <w:cantSplit/>
        </w:trPr>
        <w:tc>
          <w:tcPr>
            <w:tcW w:w="2121" w:type="dxa"/>
            <w:shd w:val="clear" w:color="auto" w:fill="00FFFF"/>
          </w:tcPr>
          <w:p w14:paraId="22E9D882" w14:textId="77777777" w:rsidR="00547880" w:rsidRDefault="00547880" w:rsidP="002515AE">
            <w:r>
              <w:t>Object</w:t>
            </w:r>
          </w:p>
        </w:tc>
        <w:tc>
          <w:tcPr>
            <w:tcW w:w="2556" w:type="dxa"/>
            <w:shd w:val="clear" w:color="auto" w:fill="00FFFF"/>
          </w:tcPr>
          <w:p w14:paraId="0023C055" w14:textId="77777777" w:rsidR="00547880" w:rsidRDefault="00547880" w:rsidP="002515AE">
            <w:r>
              <w:t>Property</w:t>
            </w:r>
          </w:p>
        </w:tc>
        <w:tc>
          <w:tcPr>
            <w:tcW w:w="4673" w:type="dxa"/>
            <w:shd w:val="clear" w:color="auto" w:fill="00FFFF"/>
          </w:tcPr>
          <w:p w14:paraId="76962CD4" w14:textId="77777777" w:rsidR="00547880" w:rsidRDefault="00547880" w:rsidP="002515AE">
            <w:r>
              <w:t>Value</w:t>
            </w:r>
          </w:p>
        </w:tc>
      </w:tr>
      <w:tr w:rsidR="003D78DD" w14:paraId="0ACF058D" w14:textId="77777777" w:rsidTr="0055163B">
        <w:trPr>
          <w:cantSplit/>
        </w:trPr>
        <w:tc>
          <w:tcPr>
            <w:tcW w:w="2121" w:type="dxa"/>
            <w:vMerge w:val="restart"/>
          </w:tcPr>
          <w:p w14:paraId="6F6B50EC" w14:textId="77777777" w:rsidR="003D78DD" w:rsidRDefault="003D78DD" w:rsidP="003D78DD">
            <w:r>
              <w:t>Building</w:t>
            </w:r>
            <w:r w:rsidR="007C53F3">
              <w:t>PD</w:t>
            </w:r>
          </w:p>
        </w:tc>
        <w:tc>
          <w:tcPr>
            <w:tcW w:w="2556" w:type="dxa"/>
          </w:tcPr>
          <w:p w14:paraId="030C52F7" w14:textId="77777777" w:rsidR="003D78DD" w:rsidRDefault="003D78DD" w:rsidP="003D78DD">
            <w:r>
              <w:t>subClassOf</w:t>
            </w:r>
          </w:p>
        </w:tc>
        <w:tc>
          <w:tcPr>
            <w:tcW w:w="4673" w:type="dxa"/>
          </w:tcPr>
          <w:p w14:paraId="0AD7907F" w14:textId="77777777" w:rsidR="003D78DD" w:rsidRDefault="00E72332" w:rsidP="003D78DD">
            <w:r>
              <w:t>change:</w:t>
            </w:r>
            <w:r w:rsidR="003D78DD">
              <w:t>TimeVaryingConcept</w:t>
            </w:r>
          </w:p>
        </w:tc>
      </w:tr>
      <w:tr w:rsidR="003D78DD" w14:paraId="465FD031" w14:textId="77777777" w:rsidTr="0055163B">
        <w:trPr>
          <w:cantSplit/>
        </w:trPr>
        <w:tc>
          <w:tcPr>
            <w:tcW w:w="2121" w:type="dxa"/>
            <w:vMerge/>
          </w:tcPr>
          <w:p w14:paraId="4314992D" w14:textId="77777777" w:rsidR="003D78DD" w:rsidRDefault="003D78DD" w:rsidP="003D78DD"/>
        </w:tc>
        <w:tc>
          <w:tcPr>
            <w:tcW w:w="2556" w:type="dxa"/>
          </w:tcPr>
          <w:p w14:paraId="08452F51" w14:textId="77777777" w:rsidR="003D78DD" w:rsidRDefault="003D78DD" w:rsidP="003D78DD">
            <w:r>
              <w:t>equivalentClass</w:t>
            </w:r>
          </w:p>
        </w:tc>
        <w:tc>
          <w:tcPr>
            <w:tcW w:w="4673" w:type="dxa"/>
          </w:tcPr>
          <w:p w14:paraId="6134EC73" w14:textId="77777777" w:rsidR="003D78DD" w:rsidRDefault="00E72332" w:rsidP="003D78DD">
            <w:r>
              <w:t>change:</w:t>
            </w:r>
            <w:r w:rsidR="003D78DD">
              <w:t>h</w:t>
            </w:r>
            <w:r w:rsidR="007C53F3">
              <w:t>asManifestation some Building</w:t>
            </w:r>
            <w:r w:rsidR="003D78DD">
              <w:t xml:space="preserve"> and </w:t>
            </w:r>
            <w:r>
              <w:t xml:space="preserve"> change:</w:t>
            </w:r>
            <w:r w:rsidR="003D78DD">
              <w:t>hasManifestation only Building</w:t>
            </w:r>
          </w:p>
        </w:tc>
      </w:tr>
      <w:tr w:rsidR="003D78DD" w14:paraId="76B506AD" w14:textId="77777777" w:rsidTr="0055163B">
        <w:trPr>
          <w:cantSplit/>
        </w:trPr>
        <w:tc>
          <w:tcPr>
            <w:tcW w:w="2121" w:type="dxa"/>
            <w:vMerge/>
          </w:tcPr>
          <w:p w14:paraId="64C2CE87" w14:textId="77777777" w:rsidR="003D78DD" w:rsidRDefault="003D78DD" w:rsidP="003D78DD"/>
        </w:tc>
        <w:tc>
          <w:tcPr>
            <w:tcW w:w="2556" w:type="dxa"/>
          </w:tcPr>
          <w:p w14:paraId="2079EC02" w14:textId="77777777" w:rsidR="003D78DD" w:rsidRDefault="00E72332" w:rsidP="003D78DD">
            <w:r>
              <w:t>change:</w:t>
            </w:r>
            <w:r w:rsidR="006D5597">
              <w:t>existsAt</w:t>
            </w:r>
          </w:p>
        </w:tc>
        <w:tc>
          <w:tcPr>
            <w:tcW w:w="4673" w:type="dxa"/>
          </w:tcPr>
          <w:p w14:paraId="005FCFD6" w14:textId="77777777" w:rsidR="003D78DD" w:rsidRDefault="003D78DD" w:rsidP="003D78DD">
            <w:r>
              <w:t>exactly 1 Interval</w:t>
            </w:r>
          </w:p>
        </w:tc>
      </w:tr>
      <w:tr w:rsidR="003D78DD" w14:paraId="5F49AF87" w14:textId="77777777" w:rsidTr="0055163B">
        <w:trPr>
          <w:cantSplit/>
        </w:trPr>
        <w:tc>
          <w:tcPr>
            <w:tcW w:w="2121" w:type="dxa"/>
            <w:vMerge w:val="restart"/>
          </w:tcPr>
          <w:p w14:paraId="19CE150F" w14:textId="77777777" w:rsidR="003D78DD" w:rsidRDefault="003D78DD" w:rsidP="003D78DD">
            <w:r>
              <w:t>Building</w:t>
            </w:r>
          </w:p>
        </w:tc>
        <w:tc>
          <w:tcPr>
            <w:tcW w:w="2556" w:type="dxa"/>
          </w:tcPr>
          <w:p w14:paraId="120AAC34" w14:textId="77777777" w:rsidR="003D78DD" w:rsidRDefault="003D78DD" w:rsidP="003D78DD">
            <w:r>
              <w:t>equivalentClass</w:t>
            </w:r>
          </w:p>
        </w:tc>
        <w:tc>
          <w:tcPr>
            <w:tcW w:w="4673" w:type="dxa"/>
          </w:tcPr>
          <w:p w14:paraId="3E7D12DE" w14:textId="77777777" w:rsidR="003D78DD" w:rsidRDefault="00E72332" w:rsidP="003D78DD">
            <w:r>
              <w:t>change:</w:t>
            </w:r>
            <w:r w:rsidR="003D78DD">
              <w:t>manifestationOf some Building</w:t>
            </w:r>
            <w:r w:rsidR="007C53F3">
              <w:t>PD</w:t>
            </w:r>
            <w:r w:rsidR="003D78DD">
              <w:t xml:space="preserve"> and </w:t>
            </w:r>
            <w:r>
              <w:t xml:space="preserve"> change:</w:t>
            </w:r>
            <w:r w:rsidR="003D78DD">
              <w:t>manifestationOf only Building</w:t>
            </w:r>
            <w:r w:rsidR="007C53F3">
              <w:t>PD</w:t>
            </w:r>
          </w:p>
        </w:tc>
      </w:tr>
      <w:tr w:rsidR="003D78DD" w14:paraId="03703C70" w14:textId="77777777" w:rsidTr="0055163B">
        <w:trPr>
          <w:cantSplit/>
        </w:trPr>
        <w:tc>
          <w:tcPr>
            <w:tcW w:w="2121" w:type="dxa"/>
            <w:vMerge/>
          </w:tcPr>
          <w:p w14:paraId="28DFC8ED" w14:textId="77777777" w:rsidR="003D78DD" w:rsidRDefault="003D78DD" w:rsidP="003D78DD"/>
        </w:tc>
        <w:tc>
          <w:tcPr>
            <w:tcW w:w="2556" w:type="dxa"/>
          </w:tcPr>
          <w:p w14:paraId="2C2C01BE" w14:textId="77777777" w:rsidR="003D78DD" w:rsidRDefault="003D78DD" w:rsidP="003D78DD">
            <w:r>
              <w:t>subClassOf</w:t>
            </w:r>
          </w:p>
        </w:tc>
        <w:tc>
          <w:tcPr>
            <w:tcW w:w="4673" w:type="dxa"/>
          </w:tcPr>
          <w:p w14:paraId="2F4BA11A" w14:textId="77777777" w:rsidR="003D78DD" w:rsidRDefault="00E72332" w:rsidP="003D78DD">
            <w:r>
              <w:t>change:</w:t>
            </w:r>
            <w:r w:rsidR="003D78DD">
              <w:t>Manifestation</w:t>
            </w:r>
          </w:p>
        </w:tc>
      </w:tr>
      <w:tr w:rsidR="003D78DD" w14:paraId="2A189409" w14:textId="77777777" w:rsidTr="0055163B">
        <w:trPr>
          <w:cantSplit/>
        </w:trPr>
        <w:tc>
          <w:tcPr>
            <w:tcW w:w="2121" w:type="dxa"/>
            <w:vMerge/>
          </w:tcPr>
          <w:p w14:paraId="03CB4DF0" w14:textId="77777777" w:rsidR="003D78DD" w:rsidRDefault="003D78DD" w:rsidP="003D78DD"/>
        </w:tc>
        <w:tc>
          <w:tcPr>
            <w:tcW w:w="2556" w:type="dxa"/>
          </w:tcPr>
          <w:p w14:paraId="29799AF9" w14:textId="77777777" w:rsidR="003D78DD" w:rsidRDefault="00E72332" w:rsidP="003D78DD">
            <w:r>
              <w:t>change:</w:t>
            </w:r>
            <w:r w:rsidR="006D5597">
              <w:t>existsAt</w:t>
            </w:r>
          </w:p>
        </w:tc>
        <w:tc>
          <w:tcPr>
            <w:tcW w:w="4673" w:type="dxa"/>
          </w:tcPr>
          <w:p w14:paraId="393B116F" w14:textId="77777777" w:rsidR="003D78DD" w:rsidRDefault="003D78DD" w:rsidP="003D78DD">
            <w:r>
              <w:t>exactly 1 TemporalEntity</w:t>
            </w:r>
          </w:p>
        </w:tc>
      </w:tr>
      <w:tr w:rsidR="003D78DD" w14:paraId="479911EE" w14:textId="77777777" w:rsidTr="0055163B">
        <w:trPr>
          <w:cantSplit/>
        </w:trPr>
        <w:tc>
          <w:tcPr>
            <w:tcW w:w="2121" w:type="dxa"/>
            <w:vMerge/>
          </w:tcPr>
          <w:p w14:paraId="0BF3E667" w14:textId="77777777" w:rsidR="003D78DD" w:rsidRDefault="003D78DD" w:rsidP="003D78DD"/>
        </w:tc>
        <w:tc>
          <w:tcPr>
            <w:tcW w:w="2556" w:type="dxa"/>
          </w:tcPr>
          <w:p w14:paraId="26DABBAF" w14:textId="77777777" w:rsidR="003D78DD" w:rsidRDefault="00E72332" w:rsidP="003D78DD">
            <w:r>
              <w:t>spatial_loc:</w:t>
            </w:r>
            <w:r w:rsidR="003D78DD">
              <w:t>hasLocation</w:t>
            </w:r>
          </w:p>
        </w:tc>
        <w:tc>
          <w:tcPr>
            <w:tcW w:w="4673" w:type="dxa"/>
          </w:tcPr>
          <w:p w14:paraId="305F003E" w14:textId="77777777" w:rsidR="003D78DD" w:rsidRDefault="003D78DD" w:rsidP="003D78DD">
            <w:r>
              <w:t xml:space="preserve">exactly 1 </w:t>
            </w:r>
            <w:r w:rsidR="00E72332">
              <w:t xml:space="preserve"> spatial_loc:</w:t>
            </w:r>
            <w:r w:rsidR="005A7ABB">
              <w:t>SpatialFeature</w:t>
            </w:r>
          </w:p>
        </w:tc>
      </w:tr>
      <w:tr w:rsidR="003D78DD" w14:paraId="458D74DA" w14:textId="77777777" w:rsidTr="0055163B">
        <w:trPr>
          <w:cantSplit/>
        </w:trPr>
        <w:tc>
          <w:tcPr>
            <w:tcW w:w="2121" w:type="dxa"/>
            <w:vMerge/>
          </w:tcPr>
          <w:p w14:paraId="5651B545" w14:textId="77777777" w:rsidR="003D78DD" w:rsidRDefault="003D78DD" w:rsidP="003D78DD"/>
        </w:tc>
        <w:tc>
          <w:tcPr>
            <w:tcW w:w="2556" w:type="dxa"/>
          </w:tcPr>
          <w:p w14:paraId="17A401CB" w14:textId="77777777" w:rsidR="003D78DD" w:rsidRDefault="00A5128B" w:rsidP="003D78DD">
            <w:r>
              <w:t>monetary:</w:t>
            </w:r>
            <w:r w:rsidR="003D78DD">
              <w:t>hasValue</w:t>
            </w:r>
          </w:p>
        </w:tc>
        <w:tc>
          <w:tcPr>
            <w:tcW w:w="4673" w:type="dxa"/>
          </w:tcPr>
          <w:p w14:paraId="09E5878A" w14:textId="77777777" w:rsidR="003D78DD" w:rsidRDefault="003D78DD" w:rsidP="003D78DD">
            <w:r>
              <w:t xml:space="preserve">only </w:t>
            </w:r>
            <w:r w:rsidR="00E72332">
              <w:t>monetary:</w:t>
            </w:r>
            <w:r>
              <w:t>MonetaryValue</w:t>
            </w:r>
          </w:p>
        </w:tc>
      </w:tr>
      <w:tr w:rsidR="0055163B" w14:paraId="5FEB18C9" w14:textId="77777777" w:rsidTr="0055163B">
        <w:trPr>
          <w:cantSplit/>
        </w:trPr>
        <w:tc>
          <w:tcPr>
            <w:tcW w:w="2121" w:type="dxa"/>
            <w:vMerge/>
          </w:tcPr>
          <w:p w14:paraId="7E3815F1" w14:textId="77777777" w:rsidR="0055163B" w:rsidRDefault="0055163B" w:rsidP="0055163B"/>
        </w:tc>
        <w:tc>
          <w:tcPr>
            <w:tcW w:w="2556" w:type="dxa"/>
          </w:tcPr>
          <w:p w14:paraId="48AEA940" w14:textId="3C3D7E99" w:rsidR="0055163B" w:rsidRPr="00A765C9" w:rsidRDefault="0055163B" w:rsidP="0055163B">
            <w:pPr>
              <w:rPr>
                <w:strike/>
              </w:rPr>
            </w:pPr>
            <w:r w:rsidRPr="00A765C9">
              <w:t>hasBuildingFacility</w:t>
            </w:r>
          </w:p>
        </w:tc>
        <w:tc>
          <w:tcPr>
            <w:tcW w:w="4673" w:type="dxa"/>
          </w:tcPr>
          <w:p w14:paraId="6F9FC8E6" w14:textId="483E65C1" w:rsidR="0055163B" w:rsidRPr="00A765C9" w:rsidRDefault="0055163B" w:rsidP="0055163B">
            <w:r w:rsidRPr="00A765C9">
              <w:t xml:space="preserve">only </w:t>
            </w:r>
            <w:r w:rsidR="00EA1F01">
              <w:t>Building</w:t>
            </w:r>
            <w:r w:rsidRPr="00A765C9">
              <w:t>Facility</w:t>
            </w:r>
          </w:p>
        </w:tc>
      </w:tr>
      <w:tr w:rsidR="0055163B" w14:paraId="2A1948A6" w14:textId="77777777" w:rsidTr="0055163B">
        <w:trPr>
          <w:cantSplit/>
        </w:trPr>
        <w:tc>
          <w:tcPr>
            <w:tcW w:w="2121" w:type="dxa"/>
            <w:vMerge/>
          </w:tcPr>
          <w:p w14:paraId="5EC8A01E" w14:textId="77777777" w:rsidR="0055163B" w:rsidRDefault="0055163B" w:rsidP="0055163B"/>
        </w:tc>
        <w:tc>
          <w:tcPr>
            <w:tcW w:w="2556" w:type="dxa"/>
          </w:tcPr>
          <w:p w14:paraId="51B37F55" w14:textId="0F9B1F00" w:rsidR="0055163B" w:rsidRPr="00A765C9" w:rsidRDefault="0055163B" w:rsidP="0055163B">
            <w:r w:rsidRPr="00A765C9">
              <w:t>hasBuildingUnit</w:t>
            </w:r>
          </w:p>
        </w:tc>
        <w:tc>
          <w:tcPr>
            <w:tcW w:w="4673" w:type="dxa"/>
          </w:tcPr>
          <w:p w14:paraId="6E28B0F3" w14:textId="77777777" w:rsidR="0055163B" w:rsidRPr="00A765C9" w:rsidRDefault="0055163B" w:rsidP="0055163B">
            <w:r w:rsidRPr="00A765C9">
              <w:t>only BuildingUnit</w:t>
            </w:r>
          </w:p>
        </w:tc>
      </w:tr>
      <w:tr w:rsidR="0055163B" w14:paraId="2112C093" w14:textId="77777777" w:rsidTr="0055163B">
        <w:trPr>
          <w:cantSplit/>
        </w:trPr>
        <w:tc>
          <w:tcPr>
            <w:tcW w:w="2121" w:type="dxa"/>
          </w:tcPr>
          <w:p w14:paraId="2704D136" w14:textId="77777777" w:rsidR="0055163B" w:rsidRDefault="0055163B" w:rsidP="0055163B">
            <w:r>
              <w:t>House</w:t>
            </w:r>
          </w:p>
        </w:tc>
        <w:tc>
          <w:tcPr>
            <w:tcW w:w="2556" w:type="dxa"/>
          </w:tcPr>
          <w:p w14:paraId="7EDAD456" w14:textId="77777777" w:rsidR="0055163B" w:rsidRDefault="0055163B" w:rsidP="0055163B">
            <w:r>
              <w:t>subclassOf</w:t>
            </w:r>
          </w:p>
        </w:tc>
        <w:tc>
          <w:tcPr>
            <w:tcW w:w="4673" w:type="dxa"/>
          </w:tcPr>
          <w:p w14:paraId="2C10F1A3" w14:textId="77777777" w:rsidR="0055163B" w:rsidRDefault="0055163B" w:rsidP="0055163B">
            <w:r w:rsidRPr="00BB59DD">
              <w:t>Building</w:t>
            </w:r>
          </w:p>
        </w:tc>
      </w:tr>
      <w:tr w:rsidR="0055163B" w14:paraId="516A5430" w14:textId="77777777" w:rsidTr="0055163B">
        <w:trPr>
          <w:cantSplit/>
        </w:trPr>
        <w:tc>
          <w:tcPr>
            <w:tcW w:w="2121" w:type="dxa"/>
          </w:tcPr>
          <w:p w14:paraId="67729061" w14:textId="77777777" w:rsidR="0055163B" w:rsidRDefault="0055163B" w:rsidP="0055163B">
            <w:r>
              <w:t>ApartmentBuilding</w:t>
            </w:r>
          </w:p>
        </w:tc>
        <w:tc>
          <w:tcPr>
            <w:tcW w:w="2556" w:type="dxa"/>
          </w:tcPr>
          <w:p w14:paraId="3119D64B" w14:textId="77777777" w:rsidR="0055163B" w:rsidRDefault="0055163B" w:rsidP="0055163B">
            <w:r>
              <w:t>subclassOf</w:t>
            </w:r>
          </w:p>
        </w:tc>
        <w:tc>
          <w:tcPr>
            <w:tcW w:w="4673" w:type="dxa"/>
          </w:tcPr>
          <w:p w14:paraId="473EDB27" w14:textId="77777777" w:rsidR="0055163B" w:rsidRDefault="0055163B" w:rsidP="0055163B">
            <w:r w:rsidRPr="00BB59DD">
              <w:t>Building</w:t>
            </w:r>
          </w:p>
        </w:tc>
      </w:tr>
      <w:tr w:rsidR="0055163B" w14:paraId="4A556DAA" w14:textId="77777777" w:rsidTr="0055163B">
        <w:trPr>
          <w:cantSplit/>
        </w:trPr>
        <w:tc>
          <w:tcPr>
            <w:tcW w:w="2121" w:type="dxa"/>
          </w:tcPr>
          <w:p w14:paraId="772C9A4A" w14:textId="77777777" w:rsidR="0055163B" w:rsidRDefault="0055163B" w:rsidP="0055163B">
            <w:r>
              <w:t>OfficeBuilding</w:t>
            </w:r>
          </w:p>
        </w:tc>
        <w:tc>
          <w:tcPr>
            <w:tcW w:w="2556" w:type="dxa"/>
          </w:tcPr>
          <w:p w14:paraId="0527F575" w14:textId="77777777" w:rsidR="0055163B" w:rsidRDefault="0055163B" w:rsidP="0055163B">
            <w:r>
              <w:t>subclassOf</w:t>
            </w:r>
          </w:p>
        </w:tc>
        <w:tc>
          <w:tcPr>
            <w:tcW w:w="4673" w:type="dxa"/>
          </w:tcPr>
          <w:p w14:paraId="6900449F" w14:textId="77777777" w:rsidR="0055163B" w:rsidRDefault="0055163B" w:rsidP="0055163B">
            <w:r w:rsidRPr="00BB59DD">
              <w:t>Building</w:t>
            </w:r>
          </w:p>
        </w:tc>
      </w:tr>
      <w:tr w:rsidR="0055163B" w14:paraId="45B565D5" w14:textId="77777777" w:rsidTr="0055163B">
        <w:trPr>
          <w:cantSplit/>
        </w:trPr>
        <w:tc>
          <w:tcPr>
            <w:tcW w:w="2121" w:type="dxa"/>
          </w:tcPr>
          <w:p w14:paraId="4A5CEDCC" w14:textId="77777777" w:rsidR="0055163B" w:rsidRDefault="0055163B" w:rsidP="0055163B">
            <w:r>
              <w:t>IndustrialBuilding</w:t>
            </w:r>
          </w:p>
        </w:tc>
        <w:tc>
          <w:tcPr>
            <w:tcW w:w="2556" w:type="dxa"/>
          </w:tcPr>
          <w:p w14:paraId="6A1B792F" w14:textId="77777777" w:rsidR="0055163B" w:rsidRDefault="0055163B" w:rsidP="0055163B">
            <w:r>
              <w:t>subclassOf</w:t>
            </w:r>
          </w:p>
        </w:tc>
        <w:tc>
          <w:tcPr>
            <w:tcW w:w="4673" w:type="dxa"/>
          </w:tcPr>
          <w:p w14:paraId="3B04E441" w14:textId="77777777" w:rsidR="0055163B" w:rsidRDefault="0055163B" w:rsidP="0055163B">
            <w:r w:rsidRPr="00BB59DD">
              <w:t>Building</w:t>
            </w:r>
          </w:p>
        </w:tc>
      </w:tr>
      <w:tr w:rsidR="0055163B" w14:paraId="1F0D9BBB" w14:textId="77777777" w:rsidTr="0055163B">
        <w:trPr>
          <w:cantSplit/>
        </w:trPr>
        <w:tc>
          <w:tcPr>
            <w:tcW w:w="2121" w:type="dxa"/>
            <w:vMerge w:val="restart"/>
          </w:tcPr>
          <w:p w14:paraId="5B107C83" w14:textId="77777777" w:rsidR="0055163B" w:rsidRDefault="0055163B" w:rsidP="0055163B">
            <w:r>
              <w:t>BuildingUnitPD</w:t>
            </w:r>
          </w:p>
        </w:tc>
        <w:tc>
          <w:tcPr>
            <w:tcW w:w="2556" w:type="dxa"/>
          </w:tcPr>
          <w:p w14:paraId="22858928" w14:textId="77777777" w:rsidR="0055163B" w:rsidRDefault="0055163B" w:rsidP="0055163B">
            <w:r>
              <w:t>subclassOf</w:t>
            </w:r>
          </w:p>
        </w:tc>
        <w:tc>
          <w:tcPr>
            <w:tcW w:w="4673" w:type="dxa"/>
          </w:tcPr>
          <w:p w14:paraId="77EB75A8" w14:textId="77777777" w:rsidR="0055163B" w:rsidRDefault="0055163B" w:rsidP="0055163B">
            <w:r>
              <w:t>change:TimeVaryingConcept</w:t>
            </w:r>
          </w:p>
        </w:tc>
      </w:tr>
      <w:tr w:rsidR="0055163B" w14:paraId="1BE9E58B" w14:textId="77777777" w:rsidTr="0055163B">
        <w:trPr>
          <w:cantSplit/>
        </w:trPr>
        <w:tc>
          <w:tcPr>
            <w:tcW w:w="2121" w:type="dxa"/>
            <w:vMerge/>
          </w:tcPr>
          <w:p w14:paraId="681C0569" w14:textId="77777777" w:rsidR="0055163B" w:rsidRDefault="0055163B" w:rsidP="0055163B"/>
        </w:tc>
        <w:tc>
          <w:tcPr>
            <w:tcW w:w="2556" w:type="dxa"/>
          </w:tcPr>
          <w:p w14:paraId="16087AFE" w14:textId="77777777" w:rsidR="0055163B" w:rsidRDefault="0055163B" w:rsidP="0055163B">
            <w:r>
              <w:t>change:existsAt</w:t>
            </w:r>
          </w:p>
        </w:tc>
        <w:tc>
          <w:tcPr>
            <w:tcW w:w="4673" w:type="dxa"/>
          </w:tcPr>
          <w:p w14:paraId="5E6320B0" w14:textId="77777777" w:rsidR="0055163B" w:rsidRDefault="0055163B" w:rsidP="0055163B">
            <w:r>
              <w:t>exactly 1 Interval</w:t>
            </w:r>
          </w:p>
        </w:tc>
      </w:tr>
      <w:tr w:rsidR="0055163B" w14:paraId="55E7FFD6" w14:textId="77777777" w:rsidTr="0055163B">
        <w:trPr>
          <w:cantSplit/>
        </w:trPr>
        <w:tc>
          <w:tcPr>
            <w:tcW w:w="2121" w:type="dxa"/>
            <w:vMerge/>
          </w:tcPr>
          <w:p w14:paraId="7717C4A8" w14:textId="77777777" w:rsidR="0055163B" w:rsidRDefault="0055163B" w:rsidP="0055163B"/>
        </w:tc>
        <w:tc>
          <w:tcPr>
            <w:tcW w:w="2556" w:type="dxa"/>
          </w:tcPr>
          <w:p w14:paraId="65E065F4" w14:textId="77777777" w:rsidR="0055163B" w:rsidRDefault="0055163B" w:rsidP="0055163B">
            <w:r>
              <w:t>equivalentClass</w:t>
            </w:r>
          </w:p>
        </w:tc>
        <w:tc>
          <w:tcPr>
            <w:tcW w:w="4673" w:type="dxa"/>
          </w:tcPr>
          <w:p w14:paraId="6CB42478" w14:textId="77777777" w:rsidR="0055163B" w:rsidRDefault="0055163B" w:rsidP="0055163B">
            <w:r>
              <w:t>change:hasManifestation some BuildingUnit and  change:hasManifestation only  BuildingUnit</w:t>
            </w:r>
          </w:p>
        </w:tc>
      </w:tr>
      <w:tr w:rsidR="0055163B" w14:paraId="2369B70E" w14:textId="77777777" w:rsidTr="0055163B">
        <w:trPr>
          <w:cantSplit/>
        </w:trPr>
        <w:tc>
          <w:tcPr>
            <w:tcW w:w="2121" w:type="dxa"/>
            <w:vMerge/>
          </w:tcPr>
          <w:p w14:paraId="404E927A" w14:textId="77777777" w:rsidR="0055163B" w:rsidRDefault="0055163B" w:rsidP="0055163B"/>
        </w:tc>
        <w:tc>
          <w:tcPr>
            <w:tcW w:w="2556" w:type="dxa"/>
          </w:tcPr>
          <w:p w14:paraId="65A580DC" w14:textId="77777777" w:rsidR="0055163B" w:rsidRPr="00A765C9" w:rsidRDefault="0055163B" w:rsidP="0055163B">
            <w:pPr>
              <w:rPr>
                <w:strike/>
              </w:rPr>
            </w:pPr>
            <w:r w:rsidRPr="00A765C9">
              <w:rPr>
                <w:strike/>
              </w:rPr>
              <w:t>mereology:containedIn</w:t>
            </w:r>
          </w:p>
          <w:p w14:paraId="21563514" w14:textId="37CA4026" w:rsidR="0055163B" w:rsidRPr="00A765C9" w:rsidRDefault="00E52FCB" w:rsidP="0055163B">
            <w:r w:rsidRPr="00A765C9">
              <w:t>unitInBuilding</w:t>
            </w:r>
          </w:p>
        </w:tc>
        <w:tc>
          <w:tcPr>
            <w:tcW w:w="4673" w:type="dxa"/>
          </w:tcPr>
          <w:p w14:paraId="033F032E" w14:textId="77777777" w:rsidR="0055163B" w:rsidRPr="00A765C9" w:rsidRDefault="0055163B" w:rsidP="0055163B">
            <w:r w:rsidRPr="00A765C9">
              <w:t>exactly 1 Building</w:t>
            </w:r>
          </w:p>
        </w:tc>
      </w:tr>
      <w:tr w:rsidR="0055163B" w14:paraId="0381F711" w14:textId="77777777" w:rsidTr="0055163B">
        <w:trPr>
          <w:cantSplit/>
        </w:trPr>
        <w:tc>
          <w:tcPr>
            <w:tcW w:w="2121" w:type="dxa"/>
            <w:vMerge/>
          </w:tcPr>
          <w:p w14:paraId="29A06889" w14:textId="77777777" w:rsidR="0055163B" w:rsidRDefault="0055163B" w:rsidP="0055163B"/>
        </w:tc>
        <w:tc>
          <w:tcPr>
            <w:tcW w:w="2556" w:type="dxa"/>
          </w:tcPr>
          <w:p w14:paraId="09D70F16" w14:textId="77777777" w:rsidR="0055163B" w:rsidRDefault="0055163B" w:rsidP="0055163B">
            <w:r>
              <w:t>schema:address</w:t>
            </w:r>
          </w:p>
        </w:tc>
        <w:tc>
          <w:tcPr>
            <w:tcW w:w="4673" w:type="dxa"/>
          </w:tcPr>
          <w:p w14:paraId="1A6A8521" w14:textId="77777777" w:rsidR="0055163B" w:rsidRDefault="0055163B" w:rsidP="0055163B">
            <w:r>
              <w:t>exactly 1 schema:PostalAddress</w:t>
            </w:r>
          </w:p>
        </w:tc>
      </w:tr>
      <w:tr w:rsidR="0055163B" w14:paraId="2EFF21CE" w14:textId="77777777" w:rsidTr="0055163B">
        <w:trPr>
          <w:cantSplit/>
        </w:trPr>
        <w:tc>
          <w:tcPr>
            <w:tcW w:w="2121" w:type="dxa"/>
            <w:vMerge w:val="restart"/>
          </w:tcPr>
          <w:p w14:paraId="2BF003DF" w14:textId="77777777" w:rsidR="0055163B" w:rsidRDefault="0055163B" w:rsidP="0055163B">
            <w:r>
              <w:t>BuildingUnit</w:t>
            </w:r>
          </w:p>
        </w:tc>
        <w:tc>
          <w:tcPr>
            <w:tcW w:w="2556" w:type="dxa"/>
          </w:tcPr>
          <w:p w14:paraId="31D13A6F" w14:textId="77777777" w:rsidR="0055163B" w:rsidRDefault="0055163B" w:rsidP="0055163B">
            <w:r>
              <w:t>subclassOf</w:t>
            </w:r>
          </w:p>
        </w:tc>
        <w:tc>
          <w:tcPr>
            <w:tcW w:w="4673" w:type="dxa"/>
          </w:tcPr>
          <w:p w14:paraId="42BB858C" w14:textId="77777777" w:rsidR="0055163B" w:rsidRDefault="0055163B" w:rsidP="0055163B">
            <w:r>
              <w:t>change:Manifestation</w:t>
            </w:r>
          </w:p>
        </w:tc>
      </w:tr>
      <w:tr w:rsidR="0055163B" w14:paraId="26015BA6" w14:textId="77777777" w:rsidTr="0055163B">
        <w:trPr>
          <w:cantSplit/>
        </w:trPr>
        <w:tc>
          <w:tcPr>
            <w:tcW w:w="2121" w:type="dxa"/>
            <w:vMerge/>
          </w:tcPr>
          <w:p w14:paraId="0CC09C6D" w14:textId="77777777" w:rsidR="0055163B" w:rsidRDefault="0055163B" w:rsidP="0055163B"/>
        </w:tc>
        <w:tc>
          <w:tcPr>
            <w:tcW w:w="2556" w:type="dxa"/>
          </w:tcPr>
          <w:p w14:paraId="543DCB1A" w14:textId="77777777" w:rsidR="0055163B" w:rsidRDefault="0055163B" w:rsidP="0055163B">
            <w:r>
              <w:t>equivalentClass</w:t>
            </w:r>
          </w:p>
        </w:tc>
        <w:tc>
          <w:tcPr>
            <w:tcW w:w="4673" w:type="dxa"/>
          </w:tcPr>
          <w:p w14:paraId="61A5858D" w14:textId="77777777" w:rsidR="0055163B" w:rsidRDefault="0055163B" w:rsidP="0055163B">
            <w:r>
              <w:t>change:manifestationOf some BuildingUnitPD and  change:manifestationOf only BuildingUnitPD</w:t>
            </w:r>
          </w:p>
        </w:tc>
      </w:tr>
      <w:tr w:rsidR="0055163B" w14:paraId="19ACD484" w14:textId="77777777" w:rsidTr="0055163B">
        <w:trPr>
          <w:cantSplit/>
        </w:trPr>
        <w:tc>
          <w:tcPr>
            <w:tcW w:w="2121" w:type="dxa"/>
            <w:vMerge/>
          </w:tcPr>
          <w:p w14:paraId="1D25B896" w14:textId="77777777" w:rsidR="0055163B" w:rsidRDefault="0055163B" w:rsidP="0055163B"/>
        </w:tc>
        <w:tc>
          <w:tcPr>
            <w:tcW w:w="2556" w:type="dxa"/>
          </w:tcPr>
          <w:p w14:paraId="4B271EB2" w14:textId="77777777" w:rsidR="0055163B" w:rsidRDefault="0055163B" w:rsidP="0055163B">
            <w:r>
              <w:t>change:existsAt</w:t>
            </w:r>
          </w:p>
        </w:tc>
        <w:tc>
          <w:tcPr>
            <w:tcW w:w="4673" w:type="dxa"/>
          </w:tcPr>
          <w:p w14:paraId="36D16217" w14:textId="77777777" w:rsidR="0055163B" w:rsidRDefault="0055163B" w:rsidP="0055163B">
            <w:r>
              <w:t>exactly 1 TemporalEntity</w:t>
            </w:r>
          </w:p>
        </w:tc>
      </w:tr>
      <w:tr w:rsidR="0055163B" w14:paraId="1A13D070" w14:textId="77777777" w:rsidTr="0055163B">
        <w:trPr>
          <w:cantSplit/>
        </w:trPr>
        <w:tc>
          <w:tcPr>
            <w:tcW w:w="2121" w:type="dxa"/>
            <w:vMerge/>
          </w:tcPr>
          <w:p w14:paraId="16617C5C" w14:textId="77777777" w:rsidR="0055163B" w:rsidRDefault="0055163B" w:rsidP="0055163B"/>
        </w:tc>
        <w:tc>
          <w:tcPr>
            <w:tcW w:w="2556" w:type="dxa"/>
          </w:tcPr>
          <w:p w14:paraId="34EC95F0" w14:textId="77777777" w:rsidR="0055163B" w:rsidRDefault="0055163B" w:rsidP="0055163B">
            <w:r>
              <w:t>monetary:hasValue</w:t>
            </w:r>
          </w:p>
        </w:tc>
        <w:tc>
          <w:tcPr>
            <w:tcW w:w="4673" w:type="dxa"/>
          </w:tcPr>
          <w:p w14:paraId="7340DAB9" w14:textId="77777777" w:rsidR="0055163B" w:rsidRDefault="0055163B" w:rsidP="0055163B">
            <w:r>
              <w:t>only monetary:MonetaryValue</w:t>
            </w:r>
          </w:p>
        </w:tc>
      </w:tr>
      <w:tr w:rsidR="0055163B" w14:paraId="190C31CA" w14:textId="77777777" w:rsidTr="0055163B">
        <w:trPr>
          <w:cantSplit/>
        </w:trPr>
        <w:tc>
          <w:tcPr>
            <w:tcW w:w="2121" w:type="dxa"/>
            <w:vMerge/>
          </w:tcPr>
          <w:p w14:paraId="05301B74" w14:textId="77777777" w:rsidR="0055163B" w:rsidRDefault="0055163B" w:rsidP="0055163B"/>
        </w:tc>
        <w:tc>
          <w:tcPr>
            <w:tcW w:w="2556" w:type="dxa"/>
          </w:tcPr>
          <w:p w14:paraId="2199DE8D" w14:textId="77777777" w:rsidR="0055163B" w:rsidRDefault="0055163B" w:rsidP="0055163B">
            <w:r>
              <w:t>hasRent</w:t>
            </w:r>
          </w:p>
        </w:tc>
        <w:tc>
          <w:tcPr>
            <w:tcW w:w="4673" w:type="dxa"/>
          </w:tcPr>
          <w:p w14:paraId="26FB7D8C" w14:textId="77777777" w:rsidR="0055163B" w:rsidRDefault="0055163B" w:rsidP="0055163B">
            <w:r>
              <w:t>only monetary:MonetaryValue</w:t>
            </w:r>
          </w:p>
        </w:tc>
      </w:tr>
      <w:tr w:rsidR="0055163B" w14:paraId="3A1FEF2A" w14:textId="77777777" w:rsidTr="0055163B">
        <w:trPr>
          <w:cantSplit/>
        </w:trPr>
        <w:tc>
          <w:tcPr>
            <w:tcW w:w="2121" w:type="dxa"/>
            <w:vMerge/>
          </w:tcPr>
          <w:p w14:paraId="03DEC244" w14:textId="77777777" w:rsidR="0055163B" w:rsidRDefault="0055163B" w:rsidP="0055163B"/>
        </w:tc>
        <w:tc>
          <w:tcPr>
            <w:tcW w:w="2556" w:type="dxa"/>
          </w:tcPr>
          <w:p w14:paraId="13CF60CE" w14:textId="77777777" w:rsidR="0055163B" w:rsidRDefault="0055163B" w:rsidP="0055163B">
            <w:r>
              <w:t>hasUnitSize</w:t>
            </w:r>
          </w:p>
        </w:tc>
        <w:tc>
          <w:tcPr>
            <w:tcW w:w="4673" w:type="dxa"/>
          </w:tcPr>
          <w:p w14:paraId="15C177DC" w14:textId="527489D7" w:rsidR="0055163B" w:rsidRDefault="0055163B" w:rsidP="0055163B">
            <w:r>
              <w:t>only om:area</w:t>
            </w:r>
          </w:p>
        </w:tc>
      </w:tr>
      <w:tr w:rsidR="0055163B" w14:paraId="015A9FE4" w14:textId="77777777" w:rsidTr="0055163B">
        <w:trPr>
          <w:cantSplit/>
        </w:trPr>
        <w:tc>
          <w:tcPr>
            <w:tcW w:w="2121" w:type="dxa"/>
            <w:vMerge/>
          </w:tcPr>
          <w:p w14:paraId="7626F998" w14:textId="77777777" w:rsidR="0055163B" w:rsidRDefault="0055163B" w:rsidP="0055163B"/>
        </w:tc>
        <w:tc>
          <w:tcPr>
            <w:tcW w:w="2556" w:type="dxa"/>
          </w:tcPr>
          <w:p w14:paraId="5042262B" w14:textId="77777777" w:rsidR="0055163B" w:rsidRDefault="0055163B" w:rsidP="0055163B">
            <w:r>
              <w:t>hasRooms</w:t>
            </w:r>
          </w:p>
        </w:tc>
        <w:tc>
          <w:tcPr>
            <w:tcW w:w="4673" w:type="dxa"/>
          </w:tcPr>
          <w:p w14:paraId="14BF1378" w14:textId="77777777" w:rsidR="0055163B" w:rsidRDefault="0055163B" w:rsidP="0055163B">
            <w:r>
              <w:t>only xsd:int</w:t>
            </w:r>
          </w:p>
        </w:tc>
      </w:tr>
      <w:tr w:rsidR="0055163B" w:rsidRPr="00A765C9" w14:paraId="0EF182E2" w14:textId="77777777" w:rsidTr="0055163B">
        <w:trPr>
          <w:cantSplit/>
        </w:trPr>
        <w:tc>
          <w:tcPr>
            <w:tcW w:w="2121" w:type="dxa"/>
            <w:vMerge/>
          </w:tcPr>
          <w:p w14:paraId="0CB49146" w14:textId="77777777" w:rsidR="0055163B" w:rsidRDefault="0055163B" w:rsidP="0055163B"/>
        </w:tc>
        <w:tc>
          <w:tcPr>
            <w:tcW w:w="2556" w:type="dxa"/>
          </w:tcPr>
          <w:p w14:paraId="0635DAB0" w14:textId="6F74E755" w:rsidR="0055163B" w:rsidRPr="00A765C9" w:rsidRDefault="0055163B" w:rsidP="0055163B">
            <w:r w:rsidRPr="00A765C9">
              <w:rPr>
                <w:strike/>
              </w:rPr>
              <w:t xml:space="preserve">hasFacility </w:t>
            </w:r>
            <w:r w:rsidRPr="00A765C9">
              <w:t>hasBuildingFacility</w:t>
            </w:r>
          </w:p>
        </w:tc>
        <w:tc>
          <w:tcPr>
            <w:tcW w:w="4673" w:type="dxa"/>
          </w:tcPr>
          <w:p w14:paraId="5B135004" w14:textId="77777777" w:rsidR="0055163B" w:rsidRPr="00A765C9" w:rsidRDefault="0055163B" w:rsidP="0055163B">
            <w:r w:rsidRPr="00A765C9">
              <w:t>only Facility</w:t>
            </w:r>
          </w:p>
        </w:tc>
      </w:tr>
    </w:tbl>
    <w:p w14:paraId="6236D697" w14:textId="77777777" w:rsidR="00547880" w:rsidRDefault="00547880" w:rsidP="00547880"/>
    <w:p w14:paraId="56730D4C" w14:textId="77777777" w:rsidR="0067071B" w:rsidRDefault="0067071B" w:rsidP="00547880"/>
    <w:tbl>
      <w:tblPr>
        <w:tblStyle w:val="TableGrid"/>
        <w:tblpPr w:leftFromText="180" w:rightFromText="180" w:vertAnchor="text" w:horzAnchor="margin" w:tblpY="128"/>
        <w:tblW w:w="0" w:type="auto"/>
        <w:tblLook w:val="04A0" w:firstRow="1" w:lastRow="0" w:firstColumn="1" w:lastColumn="0" w:noHBand="0" w:noVBand="1"/>
      </w:tblPr>
      <w:tblGrid>
        <w:gridCol w:w="2240"/>
        <w:gridCol w:w="2479"/>
        <w:gridCol w:w="4631"/>
      </w:tblGrid>
      <w:tr w:rsidR="00E52FCB" w14:paraId="199D36BF" w14:textId="77777777" w:rsidTr="00E52FCB">
        <w:tc>
          <w:tcPr>
            <w:tcW w:w="2240" w:type="dxa"/>
            <w:shd w:val="clear" w:color="auto" w:fill="00FFFF"/>
          </w:tcPr>
          <w:p w14:paraId="140D1BBB" w14:textId="77777777" w:rsidR="0067071B" w:rsidRDefault="0067071B" w:rsidP="00616EC9">
            <w:pPr>
              <w:tabs>
                <w:tab w:val="left" w:pos="1027"/>
              </w:tabs>
            </w:pPr>
            <w:r>
              <w:t>Property</w:t>
            </w:r>
            <w:r>
              <w:tab/>
            </w:r>
          </w:p>
        </w:tc>
        <w:tc>
          <w:tcPr>
            <w:tcW w:w="2479" w:type="dxa"/>
            <w:shd w:val="clear" w:color="auto" w:fill="00FFFF"/>
          </w:tcPr>
          <w:p w14:paraId="55ED95D2" w14:textId="77777777" w:rsidR="0067071B" w:rsidRDefault="0067071B" w:rsidP="00616EC9">
            <w:r>
              <w:t>Characteristic</w:t>
            </w:r>
          </w:p>
        </w:tc>
        <w:tc>
          <w:tcPr>
            <w:tcW w:w="4631" w:type="dxa"/>
            <w:shd w:val="clear" w:color="auto" w:fill="00FFFF"/>
          </w:tcPr>
          <w:p w14:paraId="16997EAB" w14:textId="77777777" w:rsidR="0067071B" w:rsidRDefault="0067071B" w:rsidP="00616EC9">
            <w:r>
              <w:t>Value (if applicable)</w:t>
            </w:r>
          </w:p>
        </w:tc>
      </w:tr>
      <w:tr w:rsidR="00E52FCB" w14:paraId="09CB2502" w14:textId="77777777" w:rsidTr="00E52FCB">
        <w:tc>
          <w:tcPr>
            <w:tcW w:w="2240" w:type="dxa"/>
          </w:tcPr>
          <w:p w14:paraId="34FAAE41" w14:textId="0E17E711" w:rsidR="0067071B" w:rsidRPr="00AE2788" w:rsidRDefault="00E52FCB" w:rsidP="00616EC9">
            <w:r>
              <w:t>hasBuildingFacility</w:t>
            </w:r>
          </w:p>
        </w:tc>
        <w:tc>
          <w:tcPr>
            <w:tcW w:w="2479" w:type="dxa"/>
          </w:tcPr>
          <w:p w14:paraId="0FFBD446" w14:textId="77777777" w:rsidR="0067071B" w:rsidRPr="00AE2788" w:rsidRDefault="0067071B" w:rsidP="00616EC9">
            <w:r w:rsidRPr="00AE2788">
              <w:t>subPropertyOf</w:t>
            </w:r>
          </w:p>
        </w:tc>
        <w:tc>
          <w:tcPr>
            <w:tcW w:w="4631" w:type="dxa"/>
          </w:tcPr>
          <w:p w14:paraId="4B0B410B" w14:textId="77777777" w:rsidR="0067071B" w:rsidRPr="00AE2788" w:rsidRDefault="0067071B" w:rsidP="00616EC9">
            <w:r w:rsidRPr="00AE2788">
              <w:t>mer:hasComponent</w:t>
            </w:r>
          </w:p>
        </w:tc>
      </w:tr>
      <w:tr w:rsidR="00C0399F" w14:paraId="66A65959" w14:textId="77777777" w:rsidTr="00E52FCB">
        <w:tc>
          <w:tcPr>
            <w:tcW w:w="2240" w:type="dxa"/>
            <w:vMerge w:val="restart"/>
          </w:tcPr>
          <w:p w14:paraId="46C1245D" w14:textId="58E0A524" w:rsidR="00C0399F" w:rsidRDefault="00C0399F" w:rsidP="00616EC9">
            <w:r>
              <w:t>hasBuildingUnit</w:t>
            </w:r>
          </w:p>
        </w:tc>
        <w:tc>
          <w:tcPr>
            <w:tcW w:w="2479" w:type="dxa"/>
          </w:tcPr>
          <w:p w14:paraId="7A9CEA0F" w14:textId="397761A1" w:rsidR="00C0399F" w:rsidRPr="00AE2788" w:rsidRDefault="00C0399F" w:rsidP="00C0399F">
            <w:r>
              <w:t>inverseOf</w:t>
            </w:r>
          </w:p>
        </w:tc>
        <w:tc>
          <w:tcPr>
            <w:tcW w:w="4631" w:type="dxa"/>
          </w:tcPr>
          <w:p w14:paraId="70CC3F53" w14:textId="33E9348E" w:rsidR="00C0399F" w:rsidRPr="00AE2788" w:rsidRDefault="00C0399F" w:rsidP="00C0399F">
            <w:r>
              <w:t>unitInBuilding</w:t>
            </w:r>
          </w:p>
        </w:tc>
      </w:tr>
      <w:tr w:rsidR="00C0399F" w14:paraId="3FFCA6A1" w14:textId="77777777" w:rsidTr="00E52FCB">
        <w:tc>
          <w:tcPr>
            <w:tcW w:w="2240" w:type="dxa"/>
            <w:vMerge/>
          </w:tcPr>
          <w:p w14:paraId="51576151" w14:textId="1F31E9BC" w:rsidR="00C0399F" w:rsidRPr="00AE2788" w:rsidRDefault="00C0399F" w:rsidP="00C0399F"/>
        </w:tc>
        <w:tc>
          <w:tcPr>
            <w:tcW w:w="2479" w:type="dxa"/>
          </w:tcPr>
          <w:p w14:paraId="203D44FB" w14:textId="77777777" w:rsidR="00C0399F" w:rsidRPr="00AE2788" w:rsidRDefault="00C0399F" w:rsidP="00C0399F">
            <w:r w:rsidRPr="00AE2788">
              <w:t>subPropertyOf</w:t>
            </w:r>
          </w:p>
        </w:tc>
        <w:tc>
          <w:tcPr>
            <w:tcW w:w="4631" w:type="dxa"/>
          </w:tcPr>
          <w:p w14:paraId="698C21E1" w14:textId="77777777" w:rsidR="00C0399F" w:rsidRPr="00AE2788" w:rsidRDefault="00C0399F" w:rsidP="00C0399F">
            <w:r w:rsidRPr="00AE2788">
              <w:t>mer:hasComponent</w:t>
            </w:r>
          </w:p>
        </w:tc>
      </w:tr>
      <w:tr w:rsidR="00C0399F" w14:paraId="3AE0A1E6" w14:textId="77777777" w:rsidTr="00E52FCB">
        <w:tc>
          <w:tcPr>
            <w:tcW w:w="2240" w:type="dxa"/>
            <w:vMerge/>
          </w:tcPr>
          <w:p w14:paraId="05CCF19A" w14:textId="77777777" w:rsidR="00C0399F" w:rsidRDefault="00C0399F" w:rsidP="00C0399F"/>
        </w:tc>
        <w:tc>
          <w:tcPr>
            <w:tcW w:w="2479" w:type="dxa"/>
          </w:tcPr>
          <w:p w14:paraId="225D6774" w14:textId="56AFD549" w:rsidR="00C0399F" w:rsidRPr="00AE2788" w:rsidRDefault="00C0399F" w:rsidP="00C0399F">
            <w:r>
              <w:t>subPropertyOf</w:t>
            </w:r>
          </w:p>
        </w:tc>
        <w:tc>
          <w:tcPr>
            <w:tcW w:w="4631" w:type="dxa"/>
          </w:tcPr>
          <w:p w14:paraId="7456A40E" w14:textId="62CD3346" w:rsidR="00C0399F" w:rsidRPr="00AE2788" w:rsidRDefault="00C0399F" w:rsidP="00C0399F">
            <w:r>
              <w:t>mer:contains</w:t>
            </w:r>
          </w:p>
        </w:tc>
      </w:tr>
      <w:tr w:rsidR="00C0399F" w14:paraId="55F0EB9D" w14:textId="77777777" w:rsidTr="00E52FCB">
        <w:tc>
          <w:tcPr>
            <w:tcW w:w="2240" w:type="dxa"/>
            <w:vMerge w:val="restart"/>
          </w:tcPr>
          <w:p w14:paraId="3F91A609" w14:textId="0BA919E5" w:rsidR="00C0399F" w:rsidRDefault="00C0399F" w:rsidP="00C0399F">
            <w:r>
              <w:t>unitInBuilding</w:t>
            </w:r>
          </w:p>
        </w:tc>
        <w:tc>
          <w:tcPr>
            <w:tcW w:w="2479" w:type="dxa"/>
          </w:tcPr>
          <w:p w14:paraId="519B8980" w14:textId="160489EC" w:rsidR="00C0399F" w:rsidRDefault="00C0399F" w:rsidP="00C0399F">
            <w:r>
              <w:t>inverseOf</w:t>
            </w:r>
          </w:p>
        </w:tc>
        <w:tc>
          <w:tcPr>
            <w:tcW w:w="4631" w:type="dxa"/>
          </w:tcPr>
          <w:p w14:paraId="56F6D25C" w14:textId="31F8C032" w:rsidR="00C0399F" w:rsidRDefault="00C0399F" w:rsidP="00C0399F">
            <w:r>
              <w:t>hasBuildingUnit</w:t>
            </w:r>
          </w:p>
        </w:tc>
      </w:tr>
      <w:tr w:rsidR="00C0399F" w14:paraId="0C24C9A7" w14:textId="77777777" w:rsidTr="00E52FCB">
        <w:tc>
          <w:tcPr>
            <w:tcW w:w="2240" w:type="dxa"/>
            <w:vMerge/>
          </w:tcPr>
          <w:p w14:paraId="7CA8D8B9" w14:textId="77777777" w:rsidR="00C0399F" w:rsidRDefault="00C0399F" w:rsidP="00C0399F"/>
        </w:tc>
        <w:tc>
          <w:tcPr>
            <w:tcW w:w="2479" w:type="dxa"/>
          </w:tcPr>
          <w:p w14:paraId="748F24E5" w14:textId="14365D7A" w:rsidR="00C0399F" w:rsidRDefault="00C0399F" w:rsidP="00C0399F">
            <w:r>
              <w:t>subPropertyOf</w:t>
            </w:r>
          </w:p>
        </w:tc>
        <w:tc>
          <w:tcPr>
            <w:tcW w:w="4631" w:type="dxa"/>
          </w:tcPr>
          <w:p w14:paraId="3287506A" w14:textId="0AFB3A9F" w:rsidR="00C0399F" w:rsidRDefault="00C0399F" w:rsidP="00C0399F">
            <w:r>
              <w:t>mer:componentOf</w:t>
            </w:r>
          </w:p>
        </w:tc>
      </w:tr>
      <w:tr w:rsidR="00C0399F" w14:paraId="7DA90DA8" w14:textId="77777777" w:rsidTr="00E52FCB">
        <w:tc>
          <w:tcPr>
            <w:tcW w:w="2240" w:type="dxa"/>
            <w:vMerge/>
          </w:tcPr>
          <w:p w14:paraId="6547BFC3" w14:textId="77777777" w:rsidR="00C0399F" w:rsidRDefault="00C0399F" w:rsidP="00C0399F"/>
        </w:tc>
        <w:tc>
          <w:tcPr>
            <w:tcW w:w="2479" w:type="dxa"/>
          </w:tcPr>
          <w:p w14:paraId="0C948AD0" w14:textId="2360C5D3" w:rsidR="00C0399F" w:rsidRDefault="00C0399F" w:rsidP="00C0399F">
            <w:r>
              <w:t>subPropertyOf</w:t>
            </w:r>
          </w:p>
        </w:tc>
        <w:tc>
          <w:tcPr>
            <w:tcW w:w="4631" w:type="dxa"/>
          </w:tcPr>
          <w:p w14:paraId="399E016A" w14:textId="47738B58" w:rsidR="00C0399F" w:rsidRDefault="00C0399F" w:rsidP="00C0399F">
            <w:r>
              <w:t>mer:containedIn</w:t>
            </w:r>
          </w:p>
        </w:tc>
      </w:tr>
    </w:tbl>
    <w:p w14:paraId="16D2121A" w14:textId="77777777" w:rsidR="0067071B" w:rsidRDefault="0067071B" w:rsidP="00547880"/>
    <w:p w14:paraId="6CD34B6D" w14:textId="77777777" w:rsidR="00943F1A" w:rsidRDefault="00943F1A" w:rsidP="00EA354A">
      <w:pPr>
        <w:rPr>
          <w:b/>
        </w:rPr>
      </w:pPr>
      <w:r w:rsidRPr="00943F1A">
        <w:rPr>
          <w:b/>
        </w:rPr>
        <w:t>Reus</w:t>
      </w:r>
      <w:r>
        <w:rPr>
          <w:b/>
        </w:rPr>
        <w:t>ed Ontologies:</w:t>
      </w:r>
    </w:p>
    <w:p w14:paraId="152C0FC6" w14:textId="64149289" w:rsidR="0001640A" w:rsidRPr="008C3AA4" w:rsidRDefault="0001640A" w:rsidP="009E4A69">
      <w:pPr>
        <w:pStyle w:val="ListParagraph"/>
        <w:rPr>
          <w:sz w:val="24"/>
        </w:rPr>
      </w:pPr>
      <w:r w:rsidRPr="008C3AA4">
        <w:rPr>
          <w:sz w:val="24"/>
        </w:rPr>
        <w:t>Change</w:t>
      </w:r>
    </w:p>
    <w:p w14:paraId="044670DC" w14:textId="15926FE1" w:rsidR="0001640A" w:rsidRPr="008C3AA4" w:rsidRDefault="0001640A" w:rsidP="009E4A69">
      <w:pPr>
        <w:pStyle w:val="ListParagraph"/>
        <w:rPr>
          <w:sz w:val="24"/>
        </w:rPr>
      </w:pPr>
      <w:r w:rsidRPr="008C3AA4">
        <w:rPr>
          <w:sz w:val="24"/>
        </w:rPr>
        <w:t>Units of measure</w:t>
      </w:r>
    </w:p>
    <w:p w14:paraId="2498D0E4" w14:textId="73336920" w:rsidR="0001640A" w:rsidRPr="008C3AA4" w:rsidRDefault="0001640A" w:rsidP="009E4A69">
      <w:pPr>
        <w:pStyle w:val="ListParagraph"/>
        <w:rPr>
          <w:sz w:val="24"/>
        </w:rPr>
      </w:pPr>
      <w:r w:rsidRPr="008C3AA4">
        <w:rPr>
          <w:sz w:val="24"/>
        </w:rPr>
        <w:t>Mereology</w:t>
      </w:r>
    </w:p>
    <w:p w14:paraId="2DDAD54B" w14:textId="1CD26C8A" w:rsidR="0001640A" w:rsidRDefault="0001640A" w:rsidP="009E4A69">
      <w:pPr>
        <w:pStyle w:val="ListParagraph"/>
        <w:rPr>
          <w:sz w:val="24"/>
        </w:rPr>
      </w:pPr>
      <w:r w:rsidRPr="008C3AA4">
        <w:rPr>
          <w:sz w:val="24"/>
        </w:rPr>
        <w:t>Spatial location</w:t>
      </w:r>
    </w:p>
    <w:p w14:paraId="4F9AB24A" w14:textId="146D3210" w:rsidR="00EA1F01" w:rsidRDefault="00EA1F01" w:rsidP="00EA1F01">
      <w:pPr>
        <w:rPr>
          <w:b/>
        </w:rPr>
      </w:pPr>
      <w:r>
        <w:rPr>
          <w:b/>
        </w:rPr>
        <w:t>Future work:</w:t>
      </w:r>
    </w:p>
    <w:p w14:paraId="3C26574B" w14:textId="39B725A1" w:rsidR="00EA1F01" w:rsidRPr="00EA1F01" w:rsidRDefault="00EA1F01" w:rsidP="00EA1F01">
      <w:pPr>
        <w:pStyle w:val="ListParagraph"/>
        <w:numPr>
          <w:ilvl w:val="0"/>
          <w:numId w:val="32"/>
        </w:numPr>
      </w:pPr>
      <w:r>
        <w:t>Consider adding an BuildingAmenity class</w:t>
      </w:r>
      <w:r w:rsidR="000D2D51">
        <w:t xml:space="preserve"> to capture </w:t>
      </w:r>
      <w:r w:rsidR="000D2D51" w:rsidRPr="000D2D51">
        <w:t>common spaces</w:t>
      </w:r>
      <w:r w:rsidR="000D2D51">
        <w:t xml:space="preserve"> or features</w:t>
      </w:r>
      <w:r w:rsidR="000D2D51" w:rsidRPr="000D2D51">
        <w:t xml:space="preserve"> may be included / excluded </w:t>
      </w:r>
      <w:r w:rsidR="000D2D51">
        <w:t xml:space="preserve"> for occupants </w:t>
      </w:r>
      <w:r w:rsidR="000D2D51" w:rsidRPr="000D2D51">
        <w:t>by virtue of some rental agreement</w:t>
      </w:r>
    </w:p>
    <w:p w14:paraId="3018E34C" w14:textId="77777777" w:rsidR="0033781E" w:rsidRDefault="0033781E" w:rsidP="0033781E"/>
    <w:p w14:paraId="45D4B9C5" w14:textId="77777777" w:rsidR="00D4596C" w:rsidRDefault="00D4596C" w:rsidP="00EA354A">
      <w:pPr>
        <w:pStyle w:val="Heading2"/>
      </w:pPr>
      <w:bookmarkStart w:id="77" w:name="_Toc17365186"/>
      <w:r>
        <w:t>Vehicle Ontology</w:t>
      </w:r>
      <w:bookmarkEnd w:id="77"/>
    </w:p>
    <w:p w14:paraId="0CE793C6" w14:textId="1D49AC78" w:rsidR="00D479C9" w:rsidRPr="00D479C9" w:rsidRDefault="0089518D" w:rsidP="00D479C9">
      <w:pPr>
        <w:rPr>
          <w:i/>
        </w:rPr>
      </w:pPr>
      <w:r>
        <w:rPr>
          <w:i/>
        </w:rPr>
        <w:t>http://ontology.eil.utoronto.ca/icity/</w:t>
      </w:r>
      <w:r w:rsidR="00D479C9" w:rsidRPr="00D479C9">
        <w:rPr>
          <w:i/>
        </w:rPr>
        <w:t>Vehicle</w:t>
      </w:r>
      <w:r w:rsidR="00AC0B4C">
        <w:rPr>
          <w:i/>
        </w:rPr>
        <w:t>.owl</w:t>
      </w:r>
    </w:p>
    <w:p w14:paraId="2B1CBC97" w14:textId="77777777" w:rsidR="003C4219" w:rsidRPr="003C4219" w:rsidRDefault="003C4219" w:rsidP="003C4219">
      <w:pPr>
        <w:rPr>
          <w:b/>
        </w:rPr>
      </w:pPr>
      <w:r w:rsidRPr="003C4219">
        <w:rPr>
          <w:b/>
        </w:rPr>
        <w:t>Namespace: icity-vehicle</w:t>
      </w:r>
    </w:p>
    <w:p w14:paraId="087BC666" w14:textId="13B4F133" w:rsidR="008B370B" w:rsidRDefault="009B4339" w:rsidP="009E4A69">
      <w:pPr>
        <w:pStyle w:val="ListParagraph"/>
      </w:pPr>
      <w:r>
        <w:t>Vehicle</w:t>
      </w:r>
      <w:r w:rsidR="006B3727">
        <w:t xml:space="preserve">: </w:t>
      </w:r>
      <w:r w:rsidR="00EC1136">
        <w:t>A</w:t>
      </w:r>
      <w:r w:rsidR="006B3727">
        <w:t xml:space="preserve"> Vehicle </w:t>
      </w:r>
      <w:r w:rsidR="00EC1136">
        <w:t xml:space="preserve">provides a means of transportation within </w:t>
      </w:r>
      <w:r w:rsidR="003229EF">
        <w:t>the urban system.</w:t>
      </w:r>
      <w:r w:rsidR="00F96CC5">
        <w:br/>
      </w:r>
      <w:r w:rsidR="00043F71">
        <w:t xml:space="preserve">A Vehicle is </w:t>
      </w:r>
      <w:r w:rsidR="00043F71" w:rsidRPr="008B370B">
        <w:rPr>
          <w:b/>
        </w:rPr>
        <w:t>associated with some Mode</w:t>
      </w:r>
      <w:r w:rsidR="00043F71">
        <w:t xml:space="preserve"> of transportation.</w:t>
      </w:r>
      <w:r w:rsidR="002A2C7E">
        <w:br/>
        <w:t>A Vehicle has a Vintage.</w:t>
      </w:r>
      <w:r w:rsidR="002A2C7E">
        <w:br/>
        <w:t>A Vehicle has a Manufacturer (make).</w:t>
      </w:r>
      <w:r w:rsidR="003229EF">
        <w:br/>
      </w:r>
      <w:r w:rsidR="00EC1136">
        <w:t>There are different types</w:t>
      </w:r>
      <w:r w:rsidR="000C09A0">
        <w:t xml:space="preserve"> (</w:t>
      </w:r>
      <w:r w:rsidR="000C09A0" w:rsidRPr="008B370B">
        <w:rPr>
          <w:b/>
        </w:rPr>
        <w:t>subclasses</w:t>
      </w:r>
      <w:r w:rsidR="000C09A0">
        <w:t>) of vehicles: Motorcycle</w:t>
      </w:r>
      <w:r w:rsidR="003229EF">
        <w:t>, Sedan</w:t>
      </w:r>
      <w:r w:rsidR="00744640">
        <w:t xml:space="preserve">, Truck, Bus, Commercial </w:t>
      </w:r>
      <w:r w:rsidR="000C09A0">
        <w:t xml:space="preserve">Cargo </w:t>
      </w:r>
      <w:r w:rsidR="00744640">
        <w:t xml:space="preserve">Vehicle, </w:t>
      </w:r>
      <w:r w:rsidR="00D84173">
        <w:t xml:space="preserve">… These types may be identified and defined in different, complementary ways. The VehicleType class allows for the specifications of various types of vehicles, which may or may not also be captured as subclasses of the Vehicle class. Should a vehicle type also be a subclass, then the subclass should be defined such that it is equivalent to the class of all individuals that have the vehicle type as a property </w:t>
      </w:r>
      <w:r w:rsidR="00D84173">
        <w:rPr>
          <w:i/>
        </w:rPr>
        <w:t>hasVehicleType value &lt;vehicle type&gt;.</w:t>
      </w:r>
      <w:r w:rsidR="003229EF">
        <w:br/>
        <w:t xml:space="preserve">A Vehicle </w:t>
      </w:r>
      <w:r w:rsidR="003229EF" w:rsidRPr="008B370B">
        <w:rPr>
          <w:b/>
        </w:rPr>
        <w:t>has a capacity</w:t>
      </w:r>
      <w:r w:rsidR="003229EF">
        <w:t xml:space="preserve"> of passengers</w:t>
      </w:r>
      <w:r w:rsidR="003229EF">
        <w:br/>
        <w:t xml:space="preserve">A Vehicle </w:t>
      </w:r>
      <w:r w:rsidR="003229EF" w:rsidRPr="008B370B">
        <w:rPr>
          <w:b/>
        </w:rPr>
        <w:t>has a capacity</w:t>
      </w:r>
      <w:r w:rsidR="003229EF">
        <w:t xml:space="preserve"> of cargo</w:t>
      </w:r>
      <w:r w:rsidR="00B516BC">
        <w:br/>
      </w:r>
      <w:r w:rsidR="003229EF">
        <w:t xml:space="preserve">A Vehicle </w:t>
      </w:r>
      <w:r w:rsidR="003229EF" w:rsidRPr="008B370B">
        <w:rPr>
          <w:b/>
        </w:rPr>
        <w:t xml:space="preserve">has a </w:t>
      </w:r>
      <w:r w:rsidR="0096271D" w:rsidRPr="008B370B">
        <w:rPr>
          <w:b/>
        </w:rPr>
        <w:t>Speed</w:t>
      </w:r>
      <w:r w:rsidR="00810FF1" w:rsidRPr="008B370B">
        <w:rPr>
          <w:b/>
        </w:rPr>
        <w:t xml:space="preserve"> </w:t>
      </w:r>
      <w:r w:rsidR="00810FF1">
        <w:t>at some point in time</w:t>
      </w:r>
      <w:r w:rsidR="00810FF1">
        <w:br/>
        <w:t xml:space="preserve">A Vehicle </w:t>
      </w:r>
      <w:r w:rsidR="00810FF1" w:rsidRPr="008B370B">
        <w:rPr>
          <w:b/>
        </w:rPr>
        <w:t>has a location</w:t>
      </w:r>
      <w:r w:rsidR="008B370B">
        <w:t xml:space="preserve"> at some point in time.</w:t>
      </w:r>
    </w:p>
    <w:tbl>
      <w:tblPr>
        <w:tblStyle w:val="TableGrid"/>
        <w:tblpPr w:leftFromText="180" w:rightFromText="180" w:vertAnchor="text" w:horzAnchor="margin" w:tblpY="128"/>
        <w:tblW w:w="0" w:type="auto"/>
        <w:tblLook w:val="04A0" w:firstRow="1" w:lastRow="0" w:firstColumn="1" w:lastColumn="0" w:noHBand="0" w:noVBand="1"/>
      </w:tblPr>
      <w:tblGrid>
        <w:gridCol w:w="2424"/>
        <w:gridCol w:w="3178"/>
        <w:gridCol w:w="3748"/>
      </w:tblGrid>
      <w:tr w:rsidR="000C09A0" w14:paraId="1F0FC68B" w14:textId="77777777" w:rsidTr="00756EE0">
        <w:trPr>
          <w:cantSplit/>
        </w:trPr>
        <w:tc>
          <w:tcPr>
            <w:tcW w:w="2424" w:type="dxa"/>
            <w:shd w:val="clear" w:color="auto" w:fill="00FFFF"/>
          </w:tcPr>
          <w:p w14:paraId="0F76ECDB" w14:textId="77777777" w:rsidR="000C09A0" w:rsidRDefault="000C09A0" w:rsidP="002515AE">
            <w:r>
              <w:t>Object</w:t>
            </w:r>
          </w:p>
        </w:tc>
        <w:tc>
          <w:tcPr>
            <w:tcW w:w="3178" w:type="dxa"/>
            <w:shd w:val="clear" w:color="auto" w:fill="00FFFF"/>
          </w:tcPr>
          <w:p w14:paraId="60695111" w14:textId="77777777" w:rsidR="000C09A0" w:rsidRDefault="000C09A0" w:rsidP="002515AE">
            <w:r>
              <w:t>Property</w:t>
            </w:r>
          </w:p>
        </w:tc>
        <w:tc>
          <w:tcPr>
            <w:tcW w:w="3748" w:type="dxa"/>
            <w:shd w:val="clear" w:color="auto" w:fill="00FFFF"/>
          </w:tcPr>
          <w:p w14:paraId="4357EC44" w14:textId="77777777" w:rsidR="000C09A0" w:rsidRDefault="000C09A0" w:rsidP="002515AE">
            <w:r>
              <w:t>Value</w:t>
            </w:r>
          </w:p>
        </w:tc>
      </w:tr>
      <w:tr w:rsidR="00DD695A" w14:paraId="73F7532D" w14:textId="77777777" w:rsidTr="00756EE0">
        <w:trPr>
          <w:cantSplit/>
        </w:trPr>
        <w:tc>
          <w:tcPr>
            <w:tcW w:w="2424" w:type="dxa"/>
            <w:vMerge w:val="restart"/>
          </w:tcPr>
          <w:p w14:paraId="3B40942B" w14:textId="77777777" w:rsidR="00DD695A" w:rsidRDefault="00DD695A" w:rsidP="002515AE">
            <w:r>
              <w:t>Vehicle</w:t>
            </w:r>
            <w:r w:rsidR="00E1480C">
              <w:t>PD</w:t>
            </w:r>
          </w:p>
        </w:tc>
        <w:tc>
          <w:tcPr>
            <w:tcW w:w="3178" w:type="dxa"/>
          </w:tcPr>
          <w:p w14:paraId="37810F03" w14:textId="77777777" w:rsidR="00DD695A" w:rsidRDefault="00DD695A" w:rsidP="002515AE">
            <w:r>
              <w:t>equivalentClass</w:t>
            </w:r>
          </w:p>
        </w:tc>
        <w:tc>
          <w:tcPr>
            <w:tcW w:w="3748" w:type="dxa"/>
          </w:tcPr>
          <w:p w14:paraId="6D29B450" w14:textId="77777777" w:rsidR="00DD695A" w:rsidRDefault="005148B3" w:rsidP="00A219F3">
            <w:r>
              <w:t>change:</w:t>
            </w:r>
            <w:r w:rsidR="00DD695A">
              <w:t>h</w:t>
            </w:r>
            <w:r w:rsidR="00E1480C">
              <w:t xml:space="preserve">asManifestation some Vehicle </w:t>
            </w:r>
            <w:r w:rsidR="00DD695A">
              <w:t xml:space="preserve">and </w:t>
            </w:r>
            <w:r>
              <w:t xml:space="preserve"> change:</w:t>
            </w:r>
            <w:r w:rsidR="00DD695A">
              <w:t>hasManifestation only Vehicle</w:t>
            </w:r>
          </w:p>
        </w:tc>
      </w:tr>
      <w:tr w:rsidR="00DD695A" w14:paraId="136483E2" w14:textId="77777777" w:rsidTr="00756EE0">
        <w:trPr>
          <w:cantSplit/>
        </w:trPr>
        <w:tc>
          <w:tcPr>
            <w:tcW w:w="2424" w:type="dxa"/>
            <w:vMerge/>
          </w:tcPr>
          <w:p w14:paraId="723ED7C3" w14:textId="77777777" w:rsidR="00DD695A" w:rsidRDefault="00DD695A" w:rsidP="002515AE"/>
        </w:tc>
        <w:tc>
          <w:tcPr>
            <w:tcW w:w="3178" w:type="dxa"/>
          </w:tcPr>
          <w:p w14:paraId="6FE83BC3" w14:textId="77777777" w:rsidR="00DD695A" w:rsidRDefault="00DD695A" w:rsidP="002515AE">
            <w:r>
              <w:t>subclassOf</w:t>
            </w:r>
          </w:p>
        </w:tc>
        <w:tc>
          <w:tcPr>
            <w:tcW w:w="3748" w:type="dxa"/>
          </w:tcPr>
          <w:p w14:paraId="3B49A5A5" w14:textId="77777777" w:rsidR="00DD695A" w:rsidRDefault="005148B3" w:rsidP="002515AE">
            <w:r>
              <w:t>change:</w:t>
            </w:r>
            <w:r w:rsidR="00DD695A">
              <w:t>TimeVaryingConcept</w:t>
            </w:r>
          </w:p>
        </w:tc>
      </w:tr>
      <w:tr w:rsidR="00DD695A" w14:paraId="5447158D" w14:textId="77777777" w:rsidTr="00756EE0">
        <w:trPr>
          <w:cantSplit/>
        </w:trPr>
        <w:tc>
          <w:tcPr>
            <w:tcW w:w="2424" w:type="dxa"/>
            <w:vMerge/>
          </w:tcPr>
          <w:p w14:paraId="12243FE2" w14:textId="77777777" w:rsidR="00DD695A" w:rsidRDefault="00DD695A" w:rsidP="00A219F3"/>
        </w:tc>
        <w:tc>
          <w:tcPr>
            <w:tcW w:w="3178" w:type="dxa"/>
          </w:tcPr>
          <w:p w14:paraId="13B37F38" w14:textId="77777777" w:rsidR="00DD695A" w:rsidRDefault="005148B3" w:rsidP="00A219F3">
            <w:r>
              <w:t>change:</w:t>
            </w:r>
            <w:r w:rsidR="006D5597">
              <w:t>existsAt</w:t>
            </w:r>
          </w:p>
        </w:tc>
        <w:tc>
          <w:tcPr>
            <w:tcW w:w="3748" w:type="dxa"/>
          </w:tcPr>
          <w:p w14:paraId="68245112" w14:textId="77777777" w:rsidR="00DD695A" w:rsidRDefault="00DD695A" w:rsidP="00A219F3">
            <w:r>
              <w:t xml:space="preserve">exactly 1 </w:t>
            </w:r>
            <w:r w:rsidR="005148B3">
              <w:t>time:</w:t>
            </w:r>
            <w:r>
              <w:t>Interval</w:t>
            </w:r>
          </w:p>
        </w:tc>
      </w:tr>
      <w:tr w:rsidR="006A1C57" w14:paraId="30BC4D2D" w14:textId="77777777" w:rsidTr="00756EE0">
        <w:trPr>
          <w:cantSplit/>
        </w:trPr>
        <w:tc>
          <w:tcPr>
            <w:tcW w:w="2424" w:type="dxa"/>
            <w:vMerge/>
          </w:tcPr>
          <w:p w14:paraId="18D6AC78" w14:textId="77777777" w:rsidR="006A1C57" w:rsidRDefault="006A1C57" w:rsidP="00A219F3"/>
        </w:tc>
        <w:tc>
          <w:tcPr>
            <w:tcW w:w="3178" w:type="dxa"/>
          </w:tcPr>
          <w:p w14:paraId="7EA34032" w14:textId="292EE3C9" w:rsidR="006A1C57" w:rsidRDefault="006A1C57" w:rsidP="00A219F3">
            <w:r>
              <w:t>hasVehicleType</w:t>
            </w:r>
          </w:p>
        </w:tc>
        <w:tc>
          <w:tcPr>
            <w:tcW w:w="3748" w:type="dxa"/>
          </w:tcPr>
          <w:p w14:paraId="57E2BEBD" w14:textId="607FB950" w:rsidR="006A1C57" w:rsidRDefault="006A1C57" w:rsidP="00A219F3">
            <w:r>
              <w:t>only VehicleType</w:t>
            </w:r>
          </w:p>
        </w:tc>
      </w:tr>
      <w:tr w:rsidR="00DD695A" w14:paraId="0B44D649" w14:textId="77777777" w:rsidTr="00756EE0">
        <w:trPr>
          <w:cantSplit/>
        </w:trPr>
        <w:tc>
          <w:tcPr>
            <w:tcW w:w="2424" w:type="dxa"/>
            <w:vMerge/>
          </w:tcPr>
          <w:p w14:paraId="795454A0" w14:textId="77777777" w:rsidR="00DD695A" w:rsidRDefault="00DD695A" w:rsidP="00A219F3"/>
        </w:tc>
        <w:tc>
          <w:tcPr>
            <w:tcW w:w="3178" w:type="dxa"/>
          </w:tcPr>
          <w:p w14:paraId="333F6CCC" w14:textId="77777777" w:rsidR="00DD695A" w:rsidRDefault="00DD695A" w:rsidP="00A219F3">
            <w:r>
              <w:t>schema:productionDate</w:t>
            </w:r>
          </w:p>
        </w:tc>
        <w:tc>
          <w:tcPr>
            <w:tcW w:w="3748" w:type="dxa"/>
          </w:tcPr>
          <w:p w14:paraId="233D8C87" w14:textId="77777777" w:rsidR="00DD695A" w:rsidRDefault="00DD695A" w:rsidP="00A219F3">
            <w:r>
              <w:t xml:space="preserve">only </w:t>
            </w:r>
            <w:r w:rsidR="005148B3">
              <w:t>time:</w:t>
            </w:r>
            <w:r>
              <w:t>Date</w:t>
            </w:r>
            <w:r w:rsidR="005148B3">
              <w:t>TimeDescription</w:t>
            </w:r>
          </w:p>
        </w:tc>
      </w:tr>
      <w:tr w:rsidR="00DD695A" w14:paraId="1CC2FCF5" w14:textId="77777777" w:rsidTr="00756EE0">
        <w:trPr>
          <w:cantSplit/>
        </w:trPr>
        <w:tc>
          <w:tcPr>
            <w:tcW w:w="2424" w:type="dxa"/>
            <w:vMerge/>
          </w:tcPr>
          <w:p w14:paraId="6ADD6DAF" w14:textId="77777777" w:rsidR="00DD695A" w:rsidRDefault="00DD695A" w:rsidP="00A219F3"/>
        </w:tc>
        <w:tc>
          <w:tcPr>
            <w:tcW w:w="3178" w:type="dxa"/>
          </w:tcPr>
          <w:p w14:paraId="4BC5B122" w14:textId="77777777" w:rsidR="00DD695A" w:rsidRDefault="00E057A2" w:rsidP="00A219F3">
            <w:r>
              <w:t>schema:b</w:t>
            </w:r>
            <w:r w:rsidR="00DD695A">
              <w:t>rand</w:t>
            </w:r>
          </w:p>
        </w:tc>
        <w:tc>
          <w:tcPr>
            <w:tcW w:w="3748" w:type="dxa"/>
          </w:tcPr>
          <w:p w14:paraId="7A29482E" w14:textId="77777777" w:rsidR="00DD695A" w:rsidRDefault="00DD695A" w:rsidP="00A219F3">
            <w:r>
              <w:t xml:space="preserve">only </w:t>
            </w:r>
            <w:r w:rsidR="00E057A2">
              <w:t>schema:Brand</w:t>
            </w:r>
          </w:p>
        </w:tc>
      </w:tr>
      <w:tr w:rsidR="00DD695A" w14:paraId="1ACF2E4A" w14:textId="77777777" w:rsidTr="00756EE0">
        <w:trPr>
          <w:cantSplit/>
        </w:trPr>
        <w:tc>
          <w:tcPr>
            <w:tcW w:w="2424" w:type="dxa"/>
            <w:vMerge/>
          </w:tcPr>
          <w:p w14:paraId="7F6EFA5F" w14:textId="77777777" w:rsidR="00DD695A" w:rsidRDefault="00DD695A" w:rsidP="00A219F3"/>
        </w:tc>
        <w:tc>
          <w:tcPr>
            <w:tcW w:w="3178" w:type="dxa"/>
          </w:tcPr>
          <w:p w14:paraId="5F8817A1" w14:textId="77777777" w:rsidR="00DD695A" w:rsidRDefault="00DD695A" w:rsidP="00A219F3">
            <w:r>
              <w:t>schema:vehicleSeatingCapacity</w:t>
            </w:r>
          </w:p>
        </w:tc>
        <w:tc>
          <w:tcPr>
            <w:tcW w:w="3748" w:type="dxa"/>
          </w:tcPr>
          <w:p w14:paraId="02FF64EB" w14:textId="77777777" w:rsidR="00DD695A" w:rsidRDefault="00E057A2" w:rsidP="00A219F3">
            <w:r>
              <w:t xml:space="preserve">exactly 1 </w:t>
            </w:r>
            <w:r w:rsidR="00DD695A">
              <w:t>xsd:int</w:t>
            </w:r>
          </w:p>
        </w:tc>
      </w:tr>
      <w:tr w:rsidR="00DD695A" w14:paraId="0B06FCBF" w14:textId="77777777" w:rsidTr="00756EE0">
        <w:trPr>
          <w:cantSplit/>
        </w:trPr>
        <w:tc>
          <w:tcPr>
            <w:tcW w:w="2424" w:type="dxa"/>
            <w:vMerge/>
          </w:tcPr>
          <w:p w14:paraId="192F9917" w14:textId="77777777" w:rsidR="00DD695A" w:rsidRDefault="00DD695A" w:rsidP="00A219F3"/>
        </w:tc>
        <w:tc>
          <w:tcPr>
            <w:tcW w:w="3178" w:type="dxa"/>
          </w:tcPr>
          <w:p w14:paraId="5210C76B" w14:textId="77777777" w:rsidR="00DD695A" w:rsidRDefault="00DD695A" w:rsidP="00A219F3">
            <w:pPr>
              <w:tabs>
                <w:tab w:val="left" w:pos="1515"/>
              </w:tabs>
            </w:pPr>
            <w:r>
              <w:t>schema:cargoVolume</w:t>
            </w:r>
          </w:p>
        </w:tc>
        <w:tc>
          <w:tcPr>
            <w:tcW w:w="3748" w:type="dxa"/>
          </w:tcPr>
          <w:p w14:paraId="68BF3952" w14:textId="2644371A" w:rsidR="00DD695A" w:rsidRDefault="00DD695A" w:rsidP="00E057A2">
            <w:r>
              <w:t xml:space="preserve">only </w:t>
            </w:r>
            <w:r w:rsidR="00265148">
              <w:t>om:</w:t>
            </w:r>
            <w:r w:rsidR="00CA48B3">
              <w:t>volume</w:t>
            </w:r>
          </w:p>
        </w:tc>
      </w:tr>
      <w:tr w:rsidR="00DD695A" w14:paraId="59897125" w14:textId="77777777" w:rsidTr="00756EE0">
        <w:trPr>
          <w:cantSplit/>
        </w:trPr>
        <w:tc>
          <w:tcPr>
            <w:tcW w:w="2424" w:type="dxa"/>
            <w:vMerge/>
          </w:tcPr>
          <w:p w14:paraId="261AEBD4" w14:textId="77777777" w:rsidR="00DD695A" w:rsidRDefault="00DD695A" w:rsidP="00A219F3"/>
        </w:tc>
        <w:tc>
          <w:tcPr>
            <w:tcW w:w="3178" w:type="dxa"/>
          </w:tcPr>
          <w:p w14:paraId="71D5DF95" w14:textId="77777777" w:rsidR="00DD695A" w:rsidRDefault="00DD695A" w:rsidP="00A219F3">
            <w:r>
              <w:t>hasCargoCapacityLoad</w:t>
            </w:r>
          </w:p>
        </w:tc>
        <w:tc>
          <w:tcPr>
            <w:tcW w:w="3748" w:type="dxa"/>
          </w:tcPr>
          <w:p w14:paraId="34EF407B" w14:textId="77777777" w:rsidR="00DD695A" w:rsidRDefault="00DD695A" w:rsidP="00E057A2">
            <w:r>
              <w:t xml:space="preserve">only </w:t>
            </w:r>
            <w:r w:rsidR="00265148">
              <w:t>om:Q</w:t>
            </w:r>
            <w:r w:rsidR="00E057A2">
              <w:t>uantity</w:t>
            </w:r>
          </w:p>
        </w:tc>
      </w:tr>
      <w:tr w:rsidR="00DD695A" w14:paraId="5F4432F8" w14:textId="77777777" w:rsidTr="00756EE0">
        <w:trPr>
          <w:cantSplit/>
        </w:trPr>
        <w:tc>
          <w:tcPr>
            <w:tcW w:w="2424" w:type="dxa"/>
            <w:vMerge/>
          </w:tcPr>
          <w:p w14:paraId="08C676B4" w14:textId="77777777" w:rsidR="00DD695A" w:rsidRDefault="00DD695A" w:rsidP="00A219F3"/>
        </w:tc>
        <w:tc>
          <w:tcPr>
            <w:tcW w:w="3178" w:type="dxa"/>
          </w:tcPr>
          <w:p w14:paraId="40C49E33" w14:textId="77777777" w:rsidR="00DD695A" w:rsidRDefault="00DD695A" w:rsidP="00A219F3">
            <w:r>
              <w:t>schema:driveWheelConfiguration</w:t>
            </w:r>
          </w:p>
        </w:tc>
        <w:tc>
          <w:tcPr>
            <w:tcW w:w="3748" w:type="dxa"/>
          </w:tcPr>
          <w:p w14:paraId="51F5D6F4" w14:textId="77777777" w:rsidR="00DD695A" w:rsidRDefault="00DD695A" w:rsidP="00A219F3">
            <w:r>
              <w:t>schema:DriveWheelConfigurationValue</w:t>
            </w:r>
          </w:p>
        </w:tc>
      </w:tr>
      <w:tr w:rsidR="00DD695A" w14:paraId="48189FC6" w14:textId="77777777" w:rsidTr="00756EE0">
        <w:trPr>
          <w:cantSplit/>
        </w:trPr>
        <w:tc>
          <w:tcPr>
            <w:tcW w:w="2424" w:type="dxa"/>
            <w:vMerge/>
          </w:tcPr>
          <w:p w14:paraId="56643640" w14:textId="77777777" w:rsidR="00DD695A" w:rsidRDefault="00DD695A" w:rsidP="00A219F3"/>
        </w:tc>
        <w:tc>
          <w:tcPr>
            <w:tcW w:w="3178" w:type="dxa"/>
          </w:tcPr>
          <w:p w14:paraId="5D820D24" w14:textId="77777777" w:rsidR="00DD695A" w:rsidRDefault="00DD695A" w:rsidP="00A219F3">
            <w:r>
              <w:t>schema:fuelConsumption</w:t>
            </w:r>
          </w:p>
        </w:tc>
        <w:tc>
          <w:tcPr>
            <w:tcW w:w="3748" w:type="dxa"/>
          </w:tcPr>
          <w:p w14:paraId="613EFA63" w14:textId="77777777" w:rsidR="00DD695A" w:rsidRDefault="00DD695A" w:rsidP="00A219F3">
            <w:r>
              <w:t>schema:QuantitativeValue</w:t>
            </w:r>
          </w:p>
        </w:tc>
      </w:tr>
      <w:tr w:rsidR="00DD695A" w14:paraId="24A38D59" w14:textId="77777777" w:rsidTr="00756EE0">
        <w:trPr>
          <w:cantSplit/>
        </w:trPr>
        <w:tc>
          <w:tcPr>
            <w:tcW w:w="2424" w:type="dxa"/>
            <w:vMerge/>
          </w:tcPr>
          <w:p w14:paraId="73B659C6" w14:textId="77777777" w:rsidR="00DD695A" w:rsidRDefault="00DD695A" w:rsidP="00A219F3"/>
        </w:tc>
        <w:tc>
          <w:tcPr>
            <w:tcW w:w="3178" w:type="dxa"/>
          </w:tcPr>
          <w:p w14:paraId="359F01E2" w14:textId="77777777" w:rsidR="00DD695A" w:rsidRDefault="00DD695A" w:rsidP="00A219F3">
            <w:r>
              <w:t>schema:fuelEfficiency</w:t>
            </w:r>
          </w:p>
        </w:tc>
        <w:tc>
          <w:tcPr>
            <w:tcW w:w="3748" w:type="dxa"/>
          </w:tcPr>
          <w:p w14:paraId="301805CE" w14:textId="77777777" w:rsidR="00DD695A" w:rsidRDefault="00DD695A" w:rsidP="00A219F3">
            <w:r>
              <w:t>schema:QuantitativeValue</w:t>
            </w:r>
          </w:p>
        </w:tc>
      </w:tr>
      <w:tr w:rsidR="00DD695A" w14:paraId="5F258904" w14:textId="77777777" w:rsidTr="00756EE0">
        <w:trPr>
          <w:cantSplit/>
        </w:trPr>
        <w:tc>
          <w:tcPr>
            <w:tcW w:w="2424" w:type="dxa"/>
            <w:vMerge/>
          </w:tcPr>
          <w:p w14:paraId="31725D2F" w14:textId="77777777" w:rsidR="00DD695A" w:rsidRDefault="00DD695A" w:rsidP="00A219F3"/>
        </w:tc>
        <w:tc>
          <w:tcPr>
            <w:tcW w:w="3178" w:type="dxa"/>
          </w:tcPr>
          <w:p w14:paraId="0B6DA35A" w14:textId="77777777" w:rsidR="00DD695A" w:rsidRDefault="00DD695A" w:rsidP="00A219F3">
            <w:r>
              <w:t>schema:fuelType</w:t>
            </w:r>
          </w:p>
        </w:tc>
        <w:tc>
          <w:tcPr>
            <w:tcW w:w="3748" w:type="dxa"/>
          </w:tcPr>
          <w:p w14:paraId="08206DEB" w14:textId="77777777" w:rsidR="00DD695A" w:rsidRDefault="00DD695A" w:rsidP="00A219F3">
            <w:r>
              <w:t>schema:QualitativeValue</w:t>
            </w:r>
          </w:p>
        </w:tc>
      </w:tr>
      <w:tr w:rsidR="00DD695A" w14:paraId="6EFB4E51" w14:textId="77777777" w:rsidTr="00756EE0">
        <w:trPr>
          <w:cantSplit/>
        </w:trPr>
        <w:tc>
          <w:tcPr>
            <w:tcW w:w="2424" w:type="dxa"/>
            <w:vMerge/>
          </w:tcPr>
          <w:p w14:paraId="3E064495" w14:textId="77777777" w:rsidR="00DD695A" w:rsidRDefault="00DD695A" w:rsidP="00A219F3"/>
        </w:tc>
        <w:tc>
          <w:tcPr>
            <w:tcW w:w="3178" w:type="dxa"/>
          </w:tcPr>
          <w:p w14:paraId="1181D1B6" w14:textId="77777777" w:rsidR="00DD695A" w:rsidRDefault="00DD695A" w:rsidP="00A219F3">
            <w:r>
              <w:t>schema:mileageFromOdometer</w:t>
            </w:r>
          </w:p>
        </w:tc>
        <w:tc>
          <w:tcPr>
            <w:tcW w:w="3748" w:type="dxa"/>
          </w:tcPr>
          <w:p w14:paraId="3C56F4D4" w14:textId="77777777" w:rsidR="00DD695A" w:rsidRDefault="00DD695A" w:rsidP="00A219F3">
            <w:r>
              <w:t>schema:QuantitativeValue</w:t>
            </w:r>
          </w:p>
        </w:tc>
      </w:tr>
      <w:tr w:rsidR="00DD695A" w14:paraId="08A321D7" w14:textId="77777777" w:rsidTr="00756EE0">
        <w:trPr>
          <w:cantSplit/>
        </w:trPr>
        <w:tc>
          <w:tcPr>
            <w:tcW w:w="2424" w:type="dxa"/>
            <w:vMerge/>
          </w:tcPr>
          <w:p w14:paraId="39F86972" w14:textId="77777777" w:rsidR="00DD695A" w:rsidRDefault="00DD695A" w:rsidP="00A219F3"/>
        </w:tc>
        <w:tc>
          <w:tcPr>
            <w:tcW w:w="3178" w:type="dxa"/>
          </w:tcPr>
          <w:p w14:paraId="09F2032C" w14:textId="77777777" w:rsidR="00DD695A" w:rsidRDefault="00DD695A" w:rsidP="00A219F3">
            <w:r>
              <w:t>schema:numberOfDoors</w:t>
            </w:r>
          </w:p>
        </w:tc>
        <w:tc>
          <w:tcPr>
            <w:tcW w:w="3748" w:type="dxa"/>
          </w:tcPr>
          <w:p w14:paraId="247070C6" w14:textId="77777777" w:rsidR="00DD695A" w:rsidRDefault="00DD695A" w:rsidP="00A219F3">
            <w:r>
              <w:t>only xsd:int</w:t>
            </w:r>
          </w:p>
        </w:tc>
      </w:tr>
      <w:tr w:rsidR="00DD695A" w14:paraId="08388F54" w14:textId="77777777" w:rsidTr="00756EE0">
        <w:trPr>
          <w:cantSplit/>
        </w:trPr>
        <w:tc>
          <w:tcPr>
            <w:tcW w:w="2424" w:type="dxa"/>
            <w:vMerge/>
          </w:tcPr>
          <w:p w14:paraId="7555FAA3" w14:textId="77777777" w:rsidR="00DD695A" w:rsidRDefault="00DD695A" w:rsidP="00A219F3"/>
        </w:tc>
        <w:tc>
          <w:tcPr>
            <w:tcW w:w="3178" w:type="dxa"/>
          </w:tcPr>
          <w:p w14:paraId="7E7D2EA1" w14:textId="77777777" w:rsidR="00DD695A" w:rsidRDefault="00DD695A" w:rsidP="00A219F3">
            <w:r>
              <w:t>schema:numberOfAxels</w:t>
            </w:r>
          </w:p>
        </w:tc>
        <w:tc>
          <w:tcPr>
            <w:tcW w:w="3748" w:type="dxa"/>
          </w:tcPr>
          <w:p w14:paraId="2372DA97" w14:textId="77777777" w:rsidR="00DD695A" w:rsidRDefault="00DD695A" w:rsidP="00A219F3">
            <w:r>
              <w:t>only xsd:int</w:t>
            </w:r>
          </w:p>
        </w:tc>
      </w:tr>
      <w:tr w:rsidR="00756EE0" w14:paraId="1D0E013F" w14:textId="77777777" w:rsidTr="00756EE0">
        <w:trPr>
          <w:cantSplit/>
        </w:trPr>
        <w:tc>
          <w:tcPr>
            <w:tcW w:w="2424" w:type="dxa"/>
            <w:vMerge w:val="restart"/>
          </w:tcPr>
          <w:p w14:paraId="7CDF2D07" w14:textId="77777777" w:rsidR="00756EE0" w:rsidRDefault="00756EE0" w:rsidP="00A219F3">
            <w:r>
              <w:t>Vehicle</w:t>
            </w:r>
          </w:p>
        </w:tc>
        <w:tc>
          <w:tcPr>
            <w:tcW w:w="3178" w:type="dxa"/>
          </w:tcPr>
          <w:p w14:paraId="18CF697F" w14:textId="77777777" w:rsidR="00756EE0" w:rsidRDefault="00756EE0" w:rsidP="00A219F3">
            <w:r>
              <w:t>equivalentClass</w:t>
            </w:r>
          </w:p>
        </w:tc>
        <w:tc>
          <w:tcPr>
            <w:tcW w:w="3748" w:type="dxa"/>
          </w:tcPr>
          <w:p w14:paraId="680EDBAA" w14:textId="77777777" w:rsidR="00756EE0" w:rsidRDefault="00756EE0" w:rsidP="00A219F3">
            <w:r>
              <w:t>change:manifestationOf some VehiclePD and  change:manifestationOf only VehiclePD</w:t>
            </w:r>
          </w:p>
        </w:tc>
      </w:tr>
      <w:tr w:rsidR="00756EE0" w14:paraId="7D6DF286" w14:textId="77777777" w:rsidTr="00756EE0">
        <w:trPr>
          <w:cantSplit/>
        </w:trPr>
        <w:tc>
          <w:tcPr>
            <w:tcW w:w="2424" w:type="dxa"/>
            <w:vMerge/>
          </w:tcPr>
          <w:p w14:paraId="3D52845C" w14:textId="77777777" w:rsidR="00756EE0" w:rsidRDefault="00756EE0" w:rsidP="00A219F3"/>
        </w:tc>
        <w:tc>
          <w:tcPr>
            <w:tcW w:w="3178" w:type="dxa"/>
          </w:tcPr>
          <w:p w14:paraId="21AC9949" w14:textId="77777777" w:rsidR="00756EE0" w:rsidRDefault="00756EE0" w:rsidP="00A219F3">
            <w:r>
              <w:t>subclassOf</w:t>
            </w:r>
          </w:p>
        </w:tc>
        <w:tc>
          <w:tcPr>
            <w:tcW w:w="3748" w:type="dxa"/>
          </w:tcPr>
          <w:p w14:paraId="75815384" w14:textId="77777777" w:rsidR="00756EE0" w:rsidRDefault="00756EE0" w:rsidP="00A219F3">
            <w:r>
              <w:t>change:Manifestation</w:t>
            </w:r>
          </w:p>
        </w:tc>
      </w:tr>
      <w:tr w:rsidR="00756EE0" w14:paraId="13DCCBB9" w14:textId="77777777" w:rsidTr="00756EE0">
        <w:trPr>
          <w:cantSplit/>
        </w:trPr>
        <w:tc>
          <w:tcPr>
            <w:tcW w:w="2424" w:type="dxa"/>
            <w:vMerge/>
          </w:tcPr>
          <w:p w14:paraId="7DFDFD61" w14:textId="77777777" w:rsidR="00756EE0" w:rsidRDefault="00756EE0" w:rsidP="00A219F3"/>
        </w:tc>
        <w:tc>
          <w:tcPr>
            <w:tcW w:w="3178" w:type="dxa"/>
          </w:tcPr>
          <w:p w14:paraId="13EE7870" w14:textId="77777777" w:rsidR="00756EE0" w:rsidRDefault="00756EE0" w:rsidP="00A219F3">
            <w:r>
              <w:t>change:existsAt</w:t>
            </w:r>
          </w:p>
        </w:tc>
        <w:tc>
          <w:tcPr>
            <w:tcW w:w="3748" w:type="dxa"/>
          </w:tcPr>
          <w:p w14:paraId="3E8F2074" w14:textId="77777777" w:rsidR="00756EE0" w:rsidRDefault="00756EE0" w:rsidP="00A219F3">
            <w:r>
              <w:t>exactly 1  time:TemporalEntity</w:t>
            </w:r>
          </w:p>
        </w:tc>
      </w:tr>
      <w:tr w:rsidR="00756EE0" w14:paraId="1AAF548C" w14:textId="77777777" w:rsidTr="00756EE0">
        <w:trPr>
          <w:cantSplit/>
        </w:trPr>
        <w:tc>
          <w:tcPr>
            <w:tcW w:w="2424" w:type="dxa"/>
            <w:vMerge/>
          </w:tcPr>
          <w:p w14:paraId="188039EC" w14:textId="77777777" w:rsidR="00756EE0" w:rsidRDefault="00756EE0" w:rsidP="00A219F3"/>
        </w:tc>
        <w:tc>
          <w:tcPr>
            <w:tcW w:w="3178" w:type="dxa"/>
          </w:tcPr>
          <w:p w14:paraId="0A3AD1AE" w14:textId="77777777" w:rsidR="00756EE0" w:rsidRDefault="00756EE0" w:rsidP="00A219F3">
            <w:r>
              <w:t>schema:purchaseDate</w:t>
            </w:r>
          </w:p>
        </w:tc>
        <w:tc>
          <w:tcPr>
            <w:tcW w:w="3748" w:type="dxa"/>
          </w:tcPr>
          <w:p w14:paraId="0D8AA381" w14:textId="77777777" w:rsidR="00756EE0" w:rsidRDefault="00756EE0" w:rsidP="00A219F3">
            <w:r>
              <w:t>only  time:DateTimeDescription</w:t>
            </w:r>
          </w:p>
        </w:tc>
      </w:tr>
      <w:tr w:rsidR="00756EE0" w14:paraId="7E111B26" w14:textId="77777777" w:rsidTr="00756EE0">
        <w:trPr>
          <w:cantSplit/>
        </w:trPr>
        <w:tc>
          <w:tcPr>
            <w:tcW w:w="2424" w:type="dxa"/>
            <w:vMerge/>
          </w:tcPr>
          <w:p w14:paraId="534B39AD" w14:textId="77777777" w:rsidR="00756EE0" w:rsidRDefault="00756EE0" w:rsidP="00A219F3"/>
        </w:tc>
        <w:tc>
          <w:tcPr>
            <w:tcW w:w="3178" w:type="dxa"/>
          </w:tcPr>
          <w:p w14:paraId="07F0923E" w14:textId="77777777" w:rsidR="00756EE0" w:rsidRDefault="00756EE0" w:rsidP="00A219F3">
            <w:r>
              <w:t>hasSpeed</w:t>
            </w:r>
          </w:p>
        </w:tc>
        <w:tc>
          <w:tcPr>
            <w:tcW w:w="3748" w:type="dxa"/>
          </w:tcPr>
          <w:p w14:paraId="332719AF" w14:textId="5D49D8D8" w:rsidR="00756EE0" w:rsidRDefault="00756EE0" w:rsidP="00A95A64">
            <w:r>
              <w:t>only om:speed</w:t>
            </w:r>
          </w:p>
        </w:tc>
      </w:tr>
      <w:tr w:rsidR="00756EE0" w14:paraId="7EED54C2" w14:textId="77777777" w:rsidTr="00756EE0">
        <w:trPr>
          <w:cantSplit/>
        </w:trPr>
        <w:tc>
          <w:tcPr>
            <w:tcW w:w="2424" w:type="dxa"/>
            <w:vMerge/>
          </w:tcPr>
          <w:p w14:paraId="714B7311" w14:textId="77777777" w:rsidR="00756EE0" w:rsidRDefault="00756EE0" w:rsidP="00A219F3"/>
        </w:tc>
        <w:tc>
          <w:tcPr>
            <w:tcW w:w="3178" w:type="dxa"/>
          </w:tcPr>
          <w:p w14:paraId="768A5386" w14:textId="77777777" w:rsidR="00756EE0" w:rsidRDefault="00756EE0" w:rsidP="00A219F3">
            <w:r>
              <w:t>spatial_loc:hasLocation</w:t>
            </w:r>
          </w:p>
        </w:tc>
        <w:tc>
          <w:tcPr>
            <w:tcW w:w="3748" w:type="dxa"/>
          </w:tcPr>
          <w:p w14:paraId="33B341BA" w14:textId="77777777" w:rsidR="00756EE0" w:rsidRDefault="00756EE0" w:rsidP="00A219F3">
            <w:r>
              <w:t>only  spatial_loc:SpatialFeature</w:t>
            </w:r>
          </w:p>
        </w:tc>
      </w:tr>
      <w:tr w:rsidR="00756EE0" w14:paraId="3FA29A97" w14:textId="77777777" w:rsidTr="00756EE0">
        <w:trPr>
          <w:cantSplit/>
        </w:trPr>
        <w:tc>
          <w:tcPr>
            <w:tcW w:w="2424" w:type="dxa"/>
            <w:vMerge/>
          </w:tcPr>
          <w:p w14:paraId="6CEE85D6" w14:textId="77777777" w:rsidR="00756EE0" w:rsidRDefault="00756EE0" w:rsidP="00A219F3"/>
        </w:tc>
        <w:tc>
          <w:tcPr>
            <w:tcW w:w="3178" w:type="dxa"/>
          </w:tcPr>
          <w:p w14:paraId="1591529D" w14:textId="4FE506A6" w:rsidR="00756EE0" w:rsidRDefault="00756EE0" w:rsidP="00A219F3">
            <w:r>
              <w:t>accommodatesWheelchair</w:t>
            </w:r>
          </w:p>
        </w:tc>
        <w:tc>
          <w:tcPr>
            <w:tcW w:w="3748" w:type="dxa"/>
          </w:tcPr>
          <w:p w14:paraId="031B0BDC" w14:textId="2EE0161A" w:rsidR="00756EE0" w:rsidRDefault="00756EE0" w:rsidP="00A219F3">
            <w:r>
              <w:t>max 1 xsd:Boolean</w:t>
            </w:r>
          </w:p>
        </w:tc>
      </w:tr>
      <w:tr w:rsidR="00756EE0" w14:paraId="42945747" w14:textId="77777777" w:rsidTr="00756EE0">
        <w:trPr>
          <w:cantSplit/>
        </w:trPr>
        <w:tc>
          <w:tcPr>
            <w:tcW w:w="2424" w:type="dxa"/>
            <w:vMerge/>
          </w:tcPr>
          <w:p w14:paraId="5E4FEF8C" w14:textId="77777777" w:rsidR="00756EE0" w:rsidRDefault="00756EE0" w:rsidP="00A219F3"/>
        </w:tc>
        <w:tc>
          <w:tcPr>
            <w:tcW w:w="3178" w:type="dxa"/>
          </w:tcPr>
          <w:p w14:paraId="3BA5A66D" w14:textId="65BCB065" w:rsidR="00756EE0" w:rsidRDefault="00756EE0" w:rsidP="00A219F3">
            <w:r>
              <w:t>accommodatesBicycle</w:t>
            </w:r>
          </w:p>
        </w:tc>
        <w:tc>
          <w:tcPr>
            <w:tcW w:w="3748" w:type="dxa"/>
          </w:tcPr>
          <w:p w14:paraId="5CEE71E5" w14:textId="12C80170" w:rsidR="00756EE0" w:rsidRDefault="00756EE0" w:rsidP="00A219F3">
            <w:r>
              <w:t>max 1 xsd:Boolean</w:t>
            </w:r>
          </w:p>
        </w:tc>
      </w:tr>
      <w:tr w:rsidR="00E057A2" w:rsidRPr="00A95A64" w14:paraId="05AC772D" w14:textId="77777777" w:rsidTr="00756EE0">
        <w:trPr>
          <w:cantSplit/>
        </w:trPr>
        <w:tc>
          <w:tcPr>
            <w:tcW w:w="2424" w:type="dxa"/>
          </w:tcPr>
          <w:p w14:paraId="71D98EA9" w14:textId="77777777" w:rsidR="00E057A2" w:rsidRPr="00E057A2" w:rsidRDefault="00E057A2" w:rsidP="00E057A2">
            <w:r w:rsidRPr="00E057A2">
              <w:t>schema:QualitativeValue</w:t>
            </w:r>
          </w:p>
        </w:tc>
        <w:tc>
          <w:tcPr>
            <w:tcW w:w="3178" w:type="dxa"/>
          </w:tcPr>
          <w:p w14:paraId="4242D0B9" w14:textId="77777777" w:rsidR="00E057A2" w:rsidRPr="00E057A2" w:rsidRDefault="00E057A2" w:rsidP="00E057A2">
            <w:r w:rsidRPr="00E057A2">
              <w:t>subClassOf</w:t>
            </w:r>
          </w:p>
        </w:tc>
        <w:tc>
          <w:tcPr>
            <w:tcW w:w="3748" w:type="dxa"/>
          </w:tcPr>
          <w:p w14:paraId="184E0F45" w14:textId="7510D120" w:rsidR="00E057A2" w:rsidRPr="00E057A2" w:rsidRDefault="00E057A2" w:rsidP="00E057A2">
            <w:r w:rsidRPr="00E057A2">
              <w:t>om:</w:t>
            </w:r>
            <w:r w:rsidR="00967AC4">
              <w:t>q</w:t>
            </w:r>
            <w:r w:rsidRPr="00E057A2">
              <w:t>uantity</w:t>
            </w:r>
          </w:p>
        </w:tc>
      </w:tr>
    </w:tbl>
    <w:p w14:paraId="4464BA29" w14:textId="77777777" w:rsidR="000C09A0" w:rsidRDefault="000C09A0" w:rsidP="000C09A0"/>
    <w:p w14:paraId="6746954D" w14:textId="77777777" w:rsidR="007A6D12" w:rsidRPr="008663AF" w:rsidRDefault="007A6D12" w:rsidP="00EA354A">
      <w:pPr>
        <w:rPr>
          <w:b/>
        </w:rPr>
      </w:pPr>
      <w:r w:rsidRPr="008663AF">
        <w:rPr>
          <w:b/>
        </w:rPr>
        <w:t>Ontologies Reused:</w:t>
      </w:r>
    </w:p>
    <w:p w14:paraId="19DAA615" w14:textId="77777777" w:rsidR="007A6D12" w:rsidRPr="008663AF" w:rsidRDefault="007A6D12" w:rsidP="009E4A69">
      <w:pPr>
        <w:pStyle w:val="ListParagraph"/>
        <w:rPr>
          <w:sz w:val="24"/>
        </w:rPr>
      </w:pPr>
      <w:r w:rsidRPr="008663AF">
        <w:rPr>
          <w:sz w:val="24"/>
        </w:rPr>
        <w:t>Schema.org</w:t>
      </w:r>
      <w:r w:rsidR="005148B3" w:rsidRPr="008663AF">
        <w:rPr>
          <w:sz w:val="24"/>
        </w:rPr>
        <w:t xml:space="preserve"> (vocabulary)</w:t>
      </w:r>
    </w:p>
    <w:p w14:paraId="7B86008D" w14:textId="21339FBB" w:rsidR="00401F7C" w:rsidRPr="008663AF" w:rsidRDefault="005148B3" w:rsidP="00E80D3C">
      <w:pPr>
        <w:pStyle w:val="ListParagraph"/>
        <w:rPr>
          <w:sz w:val="24"/>
        </w:rPr>
      </w:pPr>
      <w:r w:rsidRPr="008663AF">
        <w:rPr>
          <w:sz w:val="24"/>
        </w:rPr>
        <w:t>iCity-Foundation</w:t>
      </w:r>
    </w:p>
    <w:p w14:paraId="36EAD337" w14:textId="79587322" w:rsidR="00B52F27" w:rsidRDefault="00B52F27" w:rsidP="00E80D3C">
      <w:pPr>
        <w:pStyle w:val="Heading2"/>
      </w:pPr>
      <w:bookmarkStart w:id="78" w:name="_Toc17365187"/>
      <w:r>
        <w:t>Transportation System Ontology</w:t>
      </w:r>
      <w:bookmarkEnd w:id="78"/>
    </w:p>
    <w:p w14:paraId="7EFF6DC3" w14:textId="3C1CAB07" w:rsidR="00D479C9" w:rsidRPr="00D479C9" w:rsidRDefault="0089518D" w:rsidP="00D479C9">
      <w:pPr>
        <w:rPr>
          <w:i/>
        </w:rPr>
      </w:pPr>
      <w:r>
        <w:rPr>
          <w:i/>
        </w:rPr>
        <w:t>http://ontology.eil.utoronto.ca/icity/</w:t>
      </w:r>
      <w:r w:rsidR="00D479C9">
        <w:rPr>
          <w:i/>
        </w:rPr>
        <w:t>TransportationSystem</w:t>
      </w:r>
      <w:r w:rsidR="00AC0B4C">
        <w:rPr>
          <w:i/>
        </w:rPr>
        <w:t>.owl</w:t>
      </w:r>
    </w:p>
    <w:p w14:paraId="2822D438" w14:textId="77777777" w:rsidR="00EE1032" w:rsidRPr="00EE1032" w:rsidRDefault="00EE1032" w:rsidP="00EE1032">
      <w:pPr>
        <w:rPr>
          <w:b/>
        </w:rPr>
      </w:pPr>
      <w:r w:rsidRPr="00EE1032">
        <w:rPr>
          <w:b/>
        </w:rPr>
        <w:t>Namespace:</w:t>
      </w:r>
      <w:r w:rsidR="008B370B">
        <w:rPr>
          <w:b/>
        </w:rPr>
        <w:t>transport</w:t>
      </w:r>
    </w:p>
    <w:p w14:paraId="5B341DEB" w14:textId="0046412D" w:rsidR="001754B8" w:rsidRDefault="001754B8" w:rsidP="001754B8">
      <w:r>
        <w:t xml:space="preserve">While most existing work attempts to describe the network based on its physical constructs, we model the network flow and the physical infrastructure separately. The motivation for this is that the constraints on transportation flow are something that is </w:t>
      </w:r>
      <w:r>
        <w:rPr>
          <w:i/>
        </w:rPr>
        <w:t>applied to</w:t>
      </w:r>
      <w:r>
        <w:t xml:space="preserve"> the physical infrastructure. These constraints are distinct from the physical characteristics and so </w:t>
      </w:r>
      <w:r w:rsidR="00531707">
        <w:t>should be defined separately. A</w:t>
      </w:r>
      <w:r>
        <w:t xml:space="preserve">lthough some </w:t>
      </w:r>
      <w:r w:rsidR="00531707">
        <w:t xml:space="preserve">constraints </w:t>
      </w:r>
      <w:r>
        <w:t xml:space="preserve">may be related, such as flow constraints imposed by the size of the lane that an arc accesses, this is a </w:t>
      </w:r>
      <w:r w:rsidR="007C1354">
        <w:t xml:space="preserve">specific </w:t>
      </w:r>
      <w:r>
        <w:t>relationship that should be captured rather than conflating the conce</w:t>
      </w:r>
      <w:r w:rsidR="00531707">
        <w:t>pts</w:t>
      </w:r>
      <w:r>
        <w:t>. For example, there is nothing to stop a vehicle from going the wrong way on a road, except for the flow of traffic that is imposed on the system (</w:t>
      </w:r>
      <w:r w:rsidR="007C1354">
        <w:t xml:space="preserve">and </w:t>
      </w:r>
      <w:r>
        <w:t xml:space="preserve">these constraints may change with time). This results in the identification of two key concepts: the Transportation Network (a directed graph), and the Transportation </w:t>
      </w:r>
      <w:r w:rsidR="00181DAA">
        <w:t>Complex</w:t>
      </w:r>
      <w:r>
        <w:t xml:space="preserve"> (a physical feature where transportation occurs).</w:t>
      </w:r>
    </w:p>
    <w:p w14:paraId="796C9556" w14:textId="77777777" w:rsidR="001754B8" w:rsidRDefault="001754B8" w:rsidP="001754B8"/>
    <w:p w14:paraId="55AA03B2" w14:textId="77777777" w:rsidR="001754B8" w:rsidRDefault="001754B8" w:rsidP="001754B8">
      <w:r>
        <w:t>We relate the Network and the Infrastructure by relating an Arc to a Transportation Complex (or other Road Segment) with the "accesses" property. In this way, we may define an Arc accessing various Transportation Complexes at different Levels of Detail (LOD).</w:t>
      </w:r>
    </w:p>
    <w:p w14:paraId="765C9C73" w14:textId="2FBC4676" w:rsidR="001754B8" w:rsidRDefault="001754B8" w:rsidP="001754B8">
      <w:r>
        <w:t xml:space="preserve">Both Nodes and Arcs may have implicit locations based on the infrastructure they access, however unlike the infrastructure classes, Nodes and Arcs are </w:t>
      </w:r>
      <w:r>
        <w:rPr>
          <w:i/>
        </w:rPr>
        <w:t>not</w:t>
      </w:r>
      <w:r>
        <w:t xml:space="preserve"> Spatial Things. A Node may have a control (e.g. a signal) with a physical presence somewhere else (traffic lights apply to one side of the intersection, but are actually located on the ot</w:t>
      </w:r>
      <w:r w:rsidR="007C1354">
        <w:t>her side of the intersection); b</w:t>
      </w:r>
      <w:r>
        <w:t>y separating the physical infrastructure and the network flow we are able to accurately represent this.</w:t>
      </w:r>
    </w:p>
    <w:p w14:paraId="6688B7A6" w14:textId="77777777" w:rsidR="006A04E8" w:rsidRDefault="006A04E8" w:rsidP="001754B8"/>
    <w:p w14:paraId="2492351D" w14:textId="244E8A0E" w:rsidR="00B120B1" w:rsidRPr="00503161" w:rsidRDefault="006A04E8" w:rsidP="00503161">
      <w:r>
        <w:t xml:space="preserve">The OTN (Ontology </w:t>
      </w:r>
      <w:r w:rsidR="00C36CB8">
        <w:t>of</w:t>
      </w:r>
      <w:r>
        <w:t xml:space="preserve"> Transportation Networks</w:t>
      </w:r>
      <w:r w:rsidR="00C36CB8">
        <w:rPr>
          <w:rStyle w:val="FootnoteReference"/>
        </w:rPr>
        <w:footnoteReference w:id="15"/>
      </w:r>
      <w:r>
        <w:t>) ontology</w:t>
      </w:r>
      <w:r w:rsidR="00C36CB8">
        <w:t>,</w:t>
      </w:r>
      <w:r w:rsidR="00571DAE">
        <w:t xml:space="preserve"> </w:t>
      </w:r>
      <w:r w:rsidR="00C36CB8">
        <w:t xml:space="preserve">as presented by </w:t>
      </w:r>
      <w:sdt>
        <w:sdtPr>
          <w:id w:val="186619332"/>
          <w:citation/>
        </w:sdtPr>
        <w:sdtEndPr/>
        <w:sdtContent>
          <w:r w:rsidR="00C36CB8">
            <w:fldChar w:fldCharType="begin"/>
          </w:r>
          <w:r w:rsidR="00C36CB8">
            <w:instrText xml:space="preserve"> CITATION Lor05 \l 1033 </w:instrText>
          </w:r>
          <w:r w:rsidR="00C36CB8">
            <w:fldChar w:fldCharType="separate"/>
          </w:r>
          <w:r w:rsidR="00C36CB8">
            <w:rPr>
              <w:noProof/>
            </w:rPr>
            <w:t>(Lorenz, Ohlbach, &amp; Yang, 2005)</w:t>
          </w:r>
          <w:r w:rsidR="00C36CB8">
            <w:rPr>
              <w:noProof/>
            </w:rPr>
            <w:fldChar w:fldCharType="end"/>
          </w:r>
        </w:sdtContent>
      </w:sdt>
      <w:r w:rsidR="00C36CB8">
        <w:t>,</w:t>
      </w:r>
      <w:r w:rsidR="00503161">
        <w:t xml:space="preserve"> </w:t>
      </w:r>
      <w:r w:rsidR="00571DAE">
        <w:t xml:space="preserve">also defines terms such as nodes, arcs, and road/rail elements. </w:t>
      </w:r>
      <w:r w:rsidR="00503161">
        <w:t>The lack of maintenance and activity on the OTN poses a potential issue, and the lack of modularity in its structure makes it difficult to use. Therefore, a</w:t>
      </w:r>
      <w:r w:rsidR="0019026A">
        <w:t>lthough its</w:t>
      </w:r>
      <w:r w:rsidR="00571DAE">
        <w:t xml:space="preserve"> scope is similar, we have elected not to reuse it in the design of this ontology</w:t>
      </w:r>
      <w:r w:rsidR="0019026A">
        <w:t>.</w:t>
      </w:r>
      <w:r w:rsidR="00503161">
        <w:t xml:space="preserve"> </w:t>
      </w:r>
    </w:p>
    <w:p w14:paraId="302FB448" w14:textId="77777777" w:rsidR="001754B8" w:rsidRPr="00503161" w:rsidRDefault="001754B8" w:rsidP="001754B8"/>
    <w:p w14:paraId="312404D9" w14:textId="77777777" w:rsidR="001754B8" w:rsidRPr="00503161" w:rsidRDefault="001754B8" w:rsidP="009E4A69">
      <w:pPr>
        <w:pStyle w:val="ListParagraph"/>
        <w:rPr>
          <w:sz w:val="24"/>
          <w:lang w:val="en-CA"/>
        </w:rPr>
      </w:pPr>
      <w:r w:rsidRPr="00503161">
        <w:rPr>
          <w:bCs/>
          <w:sz w:val="24"/>
        </w:rPr>
        <w:lastRenderedPageBreak/>
        <w:t>Network</w:t>
      </w:r>
      <w:r w:rsidRPr="00503161">
        <w:rPr>
          <w:sz w:val="24"/>
        </w:rPr>
        <w:t>: A collection of Nodes and Arcs that enables transportation.</w:t>
      </w:r>
      <w:r w:rsidR="00E63F34" w:rsidRPr="00503161">
        <w:rPr>
          <w:sz w:val="24"/>
        </w:rPr>
        <w:t xml:space="preserve"> A Network may have some cost associated to its access.</w:t>
      </w:r>
      <w:r w:rsidRPr="00503161">
        <w:rPr>
          <w:b/>
          <w:bCs/>
          <w:sz w:val="24"/>
        </w:rPr>
        <w:t xml:space="preserve"> </w:t>
      </w:r>
    </w:p>
    <w:p w14:paraId="7268FED0" w14:textId="31E4E280" w:rsidR="002A21B1" w:rsidRPr="00503161" w:rsidRDefault="002A21B1" w:rsidP="009E4A69">
      <w:pPr>
        <w:pStyle w:val="ListParagraph"/>
        <w:rPr>
          <w:sz w:val="24"/>
          <w:lang w:val="en-CA"/>
        </w:rPr>
      </w:pPr>
      <w:r w:rsidRPr="00503161">
        <w:rPr>
          <w:bCs/>
          <w:sz w:val="24"/>
        </w:rPr>
        <w:t xml:space="preserve">Link: A directed connection in the Network that enables transportation via some Mode(s) from one Node to another. </w:t>
      </w:r>
      <w:r w:rsidRPr="00503161">
        <w:rPr>
          <w:bCs/>
          <w:sz w:val="24"/>
        </w:rPr>
        <w:br/>
        <w:t>A link contains one or more Arcs that represent individual flows of traffic (e.g. traffic lanes, bicycle lanes).</w:t>
      </w:r>
      <w:r w:rsidRPr="00503161">
        <w:rPr>
          <w:bCs/>
          <w:sz w:val="24"/>
        </w:rPr>
        <w:br/>
        <w:t>A link begins and ends at a source and sink Node.</w:t>
      </w:r>
      <w:r w:rsidRPr="00503161">
        <w:rPr>
          <w:bCs/>
          <w:sz w:val="24"/>
        </w:rPr>
        <w:br/>
        <w:t xml:space="preserve">A link has some </w:t>
      </w:r>
      <w:r w:rsidR="0081495A" w:rsidRPr="00503161">
        <w:rPr>
          <w:bCs/>
          <w:sz w:val="24"/>
        </w:rPr>
        <w:t>(straight-line) length description, in km.</w:t>
      </w:r>
      <w:r w:rsidR="0081495A" w:rsidRPr="00503161">
        <w:rPr>
          <w:bCs/>
          <w:sz w:val="24"/>
        </w:rPr>
        <w:br/>
        <w:t>A link is associated</w:t>
      </w:r>
      <w:r w:rsidR="00A62727" w:rsidRPr="00503161">
        <w:rPr>
          <w:bCs/>
          <w:sz w:val="24"/>
        </w:rPr>
        <w:t xml:space="preserve"> </w:t>
      </w:r>
      <w:r w:rsidR="0081495A" w:rsidRPr="00503161">
        <w:rPr>
          <w:bCs/>
          <w:sz w:val="24"/>
        </w:rPr>
        <w:t>with</w:t>
      </w:r>
      <w:r w:rsidR="00A62727" w:rsidRPr="00503161">
        <w:rPr>
          <w:bCs/>
          <w:sz w:val="24"/>
        </w:rPr>
        <w:t xml:space="preserve">, or considered to be </w:t>
      </w:r>
      <w:r w:rsidR="00A62727" w:rsidRPr="00503161">
        <w:rPr>
          <w:bCs/>
          <w:i/>
          <w:sz w:val="24"/>
        </w:rPr>
        <w:t>in</w:t>
      </w:r>
      <w:r w:rsidR="00A62727" w:rsidRPr="00503161">
        <w:rPr>
          <w:bCs/>
          <w:sz w:val="24"/>
        </w:rPr>
        <w:t>,</w:t>
      </w:r>
      <w:r w:rsidR="0081495A" w:rsidRPr="00503161">
        <w:rPr>
          <w:bCs/>
          <w:sz w:val="24"/>
        </w:rPr>
        <w:t xml:space="preserve"> a municipality</w:t>
      </w:r>
      <w:r w:rsidR="00A62727" w:rsidRPr="00503161">
        <w:rPr>
          <w:bCs/>
          <w:sz w:val="24"/>
        </w:rPr>
        <w:t xml:space="preserve"> and a planning district</w:t>
      </w:r>
      <w:r w:rsidR="0081495A" w:rsidRPr="00503161">
        <w:rPr>
          <w:bCs/>
          <w:sz w:val="24"/>
        </w:rPr>
        <w:t>.</w:t>
      </w:r>
      <w:r w:rsidR="00A62727" w:rsidRPr="00503161">
        <w:rPr>
          <w:bCs/>
          <w:sz w:val="24"/>
        </w:rPr>
        <w:t xml:space="preserve"> </w:t>
      </w:r>
      <w:r w:rsidR="0081495A" w:rsidRPr="00503161">
        <w:rPr>
          <w:bCs/>
          <w:sz w:val="24"/>
        </w:rPr>
        <w:br/>
        <w:t>A link</w:t>
      </w:r>
      <w:r w:rsidR="00F80297">
        <w:rPr>
          <w:bCs/>
          <w:sz w:val="24"/>
        </w:rPr>
        <w:t xml:space="preserve"> supports</w:t>
      </w:r>
      <w:r w:rsidR="0081495A" w:rsidRPr="00503161">
        <w:rPr>
          <w:bCs/>
          <w:sz w:val="24"/>
        </w:rPr>
        <w:t xml:space="preserve"> one or more Mode(s) of access.</w:t>
      </w:r>
    </w:p>
    <w:p w14:paraId="4DDAD8BD" w14:textId="742251C7" w:rsidR="001754B8" w:rsidRPr="00503161" w:rsidRDefault="001754B8" w:rsidP="009E4A69">
      <w:pPr>
        <w:pStyle w:val="ListParagraph"/>
        <w:rPr>
          <w:sz w:val="24"/>
          <w:lang w:val="en-CA"/>
        </w:rPr>
      </w:pPr>
      <w:r w:rsidRPr="00503161">
        <w:rPr>
          <w:bCs/>
          <w:sz w:val="24"/>
        </w:rPr>
        <w:t>Arc</w:t>
      </w:r>
      <w:r w:rsidRPr="00503161">
        <w:rPr>
          <w:sz w:val="24"/>
        </w:rPr>
        <w:t xml:space="preserve">: A directed </w:t>
      </w:r>
      <w:r w:rsidR="002A21B1" w:rsidRPr="00503161">
        <w:rPr>
          <w:sz w:val="24"/>
        </w:rPr>
        <w:t>connection</w:t>
      </w:r>
      <w:r w:rsidRPr="00503161">
        <w:rPr>
          <w:sz w:val="24"/>
        </w:rPr>
        <w:t xml:space="preserve"> in the Network that enables transportation via a particular Mode(s) from one Node to another. </w:t>
      </w:r>
      <w:r w:rsidR="002A21B1" w:rsidRPr="00503161">
        <w:rPr>
          <w:sz w:val="24"/>
        </w:rPr>
        <w:br/>
        <w:t>An Arc begins and ends at the</w:t>
      </w:r>
      <w:r w:rsidRPr="00503161">
        <w:rPr>
          <w:sz w:val="24"/>
        </w:rPr>
        <w:t xml:space="preserve"> source and sink </w:t>
      </w:r>
      <w:r w:rsidR="002A21B1" w:rsidRPr="00503161">
        <w:rPr>
          <w:sz w:val="24"/>
        </w:rPr>
        <w:t>of the Link it is contained in</w:t>
      </w:r>
      <w:r w:rsidRPr="00503161">
        <w:rPr>
          <w:sz w:val="24"/>
        </w:rPr>
        <w:t>.</w:t>
      </w:r>
      <w:r w:rsidRPr="00503161">
        <w:rPr>
          <w:sz w:val="24"/>
        </w:rPr>
        <w:br/>
        <w:t>An Arc has access to some Spatial Thing (such as a road), which may change over time.</w:t>
      </w:r>
      <w:r w:rsidRPr="00503161">
        <w:rPr>
          <w:sz w:val="24"/>
        </w:rPr>
        <w:br/>
        <w:t>An Arc may impose access restrictions (for example, based on the size of vehicle), which are subject to change.</w:t>
      </w:r>
      <w:r w:rsidR="00E63F34" w:rsidRPr="00503161">
        <w:rPr>
          <w:sz w:val="24"/>
        </w:rPr>
        <w:br/>
        <w:t>An Arc may have some cost associated to its travel.</w:t>
      </w:r>
      <w:r w:rsidR="00BE20BF" w:rsidRPr="00503161">
        <w:rPr>
          <w:sz w:val="24"/>
        </w:rPr>
        <w:br/>
      </w:r>
      <w:r w:rsidR="00F80297">
        <w:rPr>
          <w:sz w:val="24"/>
        </w:rPr>
        <w:t>An Arc supports one or more Modes of access.</w:t>
      </w:r>
      <w:r w:rsidR="00B30290" w:rsidRPr="00503161">
        <w:rPr>
          <w:sz w:val="24"/>
        </w:rPr>
        <w:br/>
        <w:t>An Arc may</w:t>
      </w:r>
      <w:r w:rsidR="0018442F" w:rsidRPr="00503161">
        <w:rPr>
          <w:sz w:val="24"/>
        </w:rPr>
        <w:t xml:space="preserve"> have some posted and/or free flow speed. It may also be described with a volume delay function (VDF).</w:t>
      </w:r>
    </w:p>
    <w:p w14:paraId="5FB9B7AE" w14:textId="53728E3A" w:rsidR="001754B8" w:rsidRPr="00503161" w:rsidRDefault="001754B8" w:rsidP="009E4A69">
      <w:pPr>
        <w:pStyle w:val="ListParagraph"/>
        <w:rPr>
          <w:sz w:val="24"/>
          <w:lang w:val="en-CA"/>
        </w:rPr>
      </w:pPr>
      <w:r w:rsidRPr="00503161">
        <w:rPr>
          <w:bCs/>
          <w:sz w:val="24"/>
        </w:rPr>
        <w:t>Node</w:t>
      </w:r>
      <w:r w:rsidRPr="00503161">
        <w:rPr>
          <w:b/>
          <w:bCs/>
          <w:sz w:val="24"/>
        </w:rPr>
        <w:t xml:space="preserve">: </w:t>
      </w:r>
      <w:r w:rsidRPr="00503161">
        <w:rPr>
          <w:sz w:val="24"/>
        </w:rPr>
        <w:t>A point in the Network at which Arcs are connected.</w:t>
      </w:r>
      <w:r w:rsidR="004E2B7F" w:rsidRPr="00503161">
        <w:rPr>
          <w:sz w:val="24"/>
        </w:rPr>
        <w:t xml:space="preserve"> A node as a unique identifier; for example</w:t>
      </w:r>
      <w:r w:rsidR="00DD7BFE" w:rsidRPr="00503161">
        <w:rPr>
          <w:sz w:val="24"/>
        </w:rPr>
        <w:t>,</w:t>
      </w:r>
      <w:r w:rsidR="004E2B7F" w:rsidRPr="00503161">
        <w:rPr>
          <w:sz w:val="24"/>
        </w:rPr>
        <w:t xml:space="preserve"> as defined in the EMME NCS11.</w:t>
      </w:r>
      <w:r w:rsidRPr="00503161">
        <w:rPr>
          <w:sz w:val="24"/>
        </w:rPr>
        <w:br/>
        <w:t>A Node may contain different types of controls: Network Transfer, Signal Control, and Flow Control.</w:t>
      </w:r>
      <w:r w:rsidR="0081495A" w:rsidRPr="00503161">
        <w:rPr>
          <w:sz w:val="24"/>
        </w:rPr>
        <w:br/>
      </w:r>
      <w:r w:rsidR="0081495A" w:rsidRPr="00503161">
        <w:rPr>
          <w:sz w:val="24"/>
          <w:highlight w:val="yellow"/>
        </w:rPr>
        <w:t>A Node may be associated with specific location information (e.g. coordinates)</w:t>
      </w:r>
      <w:r w:rsidR="004E2B7F" w:rsidRPr="00503161">
        <w:rPr>
          <w:sz w:val="24"/>
        </w:rPr>
        <w:t>. Note that this may be subject to change. The physical location of a node (generally larger than a single point) may be inferred based on the locations of the transportation complexes which it connects.</w:t>
      </w:r>
      <w:r w:rsidR="004D7DF1" w:rsidRPr="00503161">
        <w:rPr>
          <w:sz w:val="24"/>
        </w:rPr>
        <w:br/>
        <w:t>A Node accesses some TransportationComplex, such as an Intersection. In the future, it may be useful to define other specific types of TransportationComplexes that are accessed by nodes, (e.g. bus stops).</w:t>
      </w:r>
    </w:p>
    <w:p w14:paraId="72C87310" w14:textId="77777777" w:rsidR="001754B8" w:rsidRPr="00503161" w:rsidRDefault="001754B8" w:rsidP="009E4A69">
      <w:pPr>
        <w:pStyle w:val="ListParagraph"/>
        <w:rPr>
          <w:sz w:val="24"/>
          <w:lang w:val="en-CA"/>
        </w:rPr>
      </w:pPr>
      <w:r w:rsidRPr="00503161">
        <w:rPr>
          <w:bCs/>
          <w:sz w:val="24"/>
        </w:rPr>
        <w:t>Network Transfer</w:t>
      </w:r>
      <w:r w:rsidRPr="00503161">
        <w:rPr>
          <w:sz w:val="24"/>
        </w:rPr>
        <w:t>: Enables transfer between networks at a given Node.</w:t>
      </w:r>
    </w:p>
    <w:p w14:paraId="0EF31963" w14:textId="77777777" w:rsidR="001754B8" w:rsidRPr="00503161" w:rsidRDefault="001754B8" w:rsidP="009E4A69">
      <w:pPr>
        <w:pStyle w:val="ListParagraph"/>
        <w:rPr>
          <w:sz w:val="24"/>
          <w:lang w:val="en-CA"/>
        </w:rPr>
      </w:pPr>
      <w:r w:rsidRPr="00503161">
        <w:rPr>
          <w:sz w:val="24"/>
        </w:rPr>
        <w:t>Signal Control: Controls the flow of transportation between some of the incoming and outgoing arcs that the Node connects. Signal Controls have specialized attributes such as the number of phases, phase length, signal timing, type of signal.</w:t>
      </w:r>
      <w:r w:rsidR="00642F9C" w:rsidRPr="00503161">
        <w:rPr>
          <w:sz w:val="24"/>
        </w:rPr>
        <w:t xml:space="preserve"> Note that the phases and/or the phase length may vary as a function of time of day or other triggers (e.g. ground sensors, traffic sensors).</w:t>
      </w:r>
    </w:p>
    <w:p w14:paraId="1F21A616" w14:textId="77777777" w:rsidR="001754B8" w:rsidRPr="00503161" w:rsidRDefault="001754B8" w:rsidP="009E4A69">
      <w:pPr>
        <w:pStyle w:val="ListParagraph"/>
        <w:rPr>
          <w:sz w:val="24"/>
          <w:lang w:val="en-CA"/>
        </w:rPr>
      </w:pPr>
      <w:r w:rsidRPr="00503161">
        <w:rPr>
          <w:sz w:val="24"/>
        </w:rPr>
        <w:t xml:space="preserve">Flow Control: Controls the flow of traffic at a given Node. </w:t>
      </w:r>
      <w:r w:rsidRPr="00503161">
        <w:rPr>
          <w:sz w:val="24"/>
        </w:rPr>
        <w:br/>
        <w:t>A Flow Control may be operative/inoperative at different times. For example, "no left turns from 4-6pm".</w:t>
      </w:r>
      <w:r w:rsidRPr="00503161">
        <w:rPr>
          <w:sz w:val="24"/>
        </w:rPr>
        <w:br/>
        <w:t>A Flow Control may be a generalization of Signal Control.</w:t>
      </w:r>
    </w:p>
    <w:p w14:paraId="68ED5987" w14:textId="1BBC3C12" w:rsidR="001754B8" w:rsidRPr="00503161" w:rsidRDefault="001754B8" w:rsidP="009E4A69">
      <w:pPr>
        <w:pStyle w:val="ListParagraph"/>
        <w:rPr>
          <w:sz w:val="24"/>
        </w:rPr>
      </w:pPr>
      <w:r w:rsidRPr="00503161">
        <w:rPr>
          <w:sz w:val="24"/>
        </w:rPr>
        <w:t xml:space="preserve">Mode: A mode of transportation is a </w:t>
      </w:r>
      <w:r w:rsidRPr="00503161">
        <w:rPr>
          <w:b/>
          <w:sz w:val="24"/>
        </w:rPr>
        <w:t>means of</w:t>
      </w:r>
      <w:r w:rsidRPr="00503161">
        <w:rPr>
          <w:sz w:val="24"/>
        </w:rPr>
        <w:t xml:space="preserve"> performing travel within the urban system.</w:t>
      </w:r>
      <w:r w:rsidRPr="00503161">
        <w:rPr>
          <w:sz w:val="24"/>
        </w:rPr>
        <w:br/>
        <w:t>There are various types (instances) of Mode: Foot, Bike, PersonalVehicle, PublicTransit, Cab, Commerc</w:t>
      </w:r>
      <w:r w:rsidR="006A547E" w:rsidRPr="00503161">
        <w:rPr>
          <w:sz w:val="24"/>
        </w:rPr>
        <w:t>ialVehicle, Plane, Boat, Train.</w:t>
      </w:r>
    </w:p>
    <w:p w14:paraId="000A0CD8" w14:textId="77777777" w:rsidR="00FC6D57" w:rsidRDefault="00272044" w:rsidP="00272044">
      <w:pPr>
        <w:pStyle w:val="ListParagraph"/>
        <w:rPr>
          <w:sz w:val="24"/>
        </w:rPr>
      </w:pPr>
      <w:r w:rsidRPr="00503161">
        <w:rPr>
          <w:sz w:val="24"/>
        </w:rPr>
        <w:t xml:space="preserve">LoopDetector: A Loop Detector is a kind of Sensor that detects vehicle presence at some point on a road segment. A Loop Detector is owned by some Organization; it has some </w:t>
      </w:r>
      <w:r w:rsidRPr="00503161">
        <w:rPr>
          <w:sz w:val="24"/>
        </w:rPr>
        <w:lastRenderedPageBreak/>
        <w:t xml:space="preserve">location, and is associated with (has a feature of interest) the particular part of the transportation network (i.e. a transport:Arc) that it is located on. </w:t>
      </w:r>
      <w:r w:rsidRPr="00503161">
        <w:rPr>
          <w:sz w:val="24"/>
        </w:rPr>
        <w:br/>
        <w:t>A Loop Detector makes observations about the vehicle presence on the road segment that is its feature of interest.</w:t>
      </w:r>
      <w:r w:rsidRPr="00503161">
        <w:rPr>
          <w:sz w:val="24"/>
        </w:rPr>
        <w:br/>
        <w:t>The vehicle presence is a proxy for the occupancy of the road segment and the average vehicle speed on the road segment.</w:t>
      </w:r>
    </w:p>
    <w:p w14:paraId="5A04C753" w14:textId="77777777" w:rsidR="00FC6D57" w:rsidRPr="00FC6D57" w:rsidRDefault="00FC6D57" w:rsidP="00272044">
      <w:pPr>
        <w:pStyle w:val="ListParagraph"/>
        <w:rPr>
          <w:sz w:val="24"/>
          <w:highlight w:val="yellow"/>
        </w:rPr>
      </w:pPr>
      <w:r w:rsidRPr="00FC6D57">
        <w:rPr>
          <w:sz w:val="24"/>
          <w:highlight w:val="yellow"/>
        </w:rPr>
        <w:t>TTI</w:t>
      </w:r>
    </w:p>
    <w:p w14:paraId="3B621AD1" w14:textId="3EFBC7BD" w:rsidR="00272044" w:rsidRPr="00503161" w:rsidRDefault="00FC6D57" w:rsidP="00272044">
      <w:pPr>
        <w:pStyle w:val="ListParagraph"/>
        <w:rPr>
          <w:sz w:val="24"/>
        </w:rPr>
      </w:pPr>
      <w:r w:rsidRPr="00FC6D57">
        <w:rPr>
          <w:sz w:val="24"/>
          <w:highlight w:val="yellow"/>
        </w:rPr>
        <w:t>MeanTTI</w:t>
      </w:r>
      <w:r w:rsidR="00272044" w:rsidRPr="00503161">
        <w:rPr>
          <w:sz w:val="24"/>
        </w:rPr>
        <w:br/>
      </w:r>
    </w:p>
    <w:p w14:paraId="1F592EB8" w14:textId="77777777" w:rsidR="00272044" w:rsidRDefault="00272044" w:rsidP="00503161"/>
    <w:p w14:paraId="74909171" w14:textId="070A17F4" w:rsidR="001754B8" w:rsidRDefault="001754B8" w:rsidP="001754B8">
      <w:r w:rsidRPr="001859D3">
        <w:t xml:space="preserve">The physical </w:t>
      </w:r>
      <w:r>
        <w:t>Infrastructure of the transportation system is</w:t>
      </w:r>
      <w:r w:rsidRPr="001859D3">
        <w:t xml:space="preserve"> defined, as required, </w:t>
      </w:r>
      <w:r>
        <w:t>at different levels of detail (LOD). Specific types of Transportation Complex</w:t>
      </w:r>
      <w:r w:rsidR="007C1354">
        <w:t xml:space="preserve"> (a term we adopt from the CityGML schema)</w:t>
      </w:r>
      <w:r>
        <w:t xml:space="preserve"> may be defined according to the Arcs that access them. </w:t>
      </w:r>
      <w:r w:rsidR="007C1354">
        <w:t>W</w:t>
      </w:r>
      <w:r>
        <w:t>e define the following types of Transportation Complex.</w:t>
      </w:r>
    </w:p>
    <w:p w14:paraId="6928907D" w14:textId="77777777" w:rsidR="001754B8" w:rsidRPr="00F8610D" w:rsidRDefault="001754B8" w:rsidP="009E4A69">
      <w:pPr>
        <w:pStyle w:val="ListParagraph"/>
        <w:rPr>
          <w:sz w:val="24"/>
        </w:rPr>
      </w:pPr>
      <w:r w:rsidRPr="00F8610D">
        <w:rPr>
          <w:sz w:val="24"/>
        </w:rPr>
        <w:t>Road</w:t>
      </w:r>
    </w:p>
    <w:p w14:paraId="543BEFBD" w14:textId="77777777" w:rsidR="001754B8" w:rsidRPr="00F8610D" w:rsidRDefault="001754B8" w:rsidP="009E4A69">
      <w:pPr>
        <w:pStyle w:val="ListParagraph"/>
        <w:rPr>
          <w:sz w:val="24"/>
        </w:rPr>
      </w:pPr>
      <w:r w:rsidRPr="00F8610D">
        <w:rPr>
          <w:sz w:val="24"/>
        </w:rPr>
        <w:t>Rail</w:t>
      </w:r>
    </w:p>
    <w:p w14:paraId="1A6907D2" w14:textId="77777777" w:rsidR="001754B8" w:rsidRPr="00F8610D" w:rsidRDefault="001754B8" w:rsidP="009E4A69">
      <w:pPr>
        <w:pStyle w:val="ListParagraph"/>
        <w:rPr>
          <w:sz w:val="24"/>
        </w:rPr>
      </w:pPr>
      <w:r w:rsidRPr="00F8610D">
        <w:rPr>
          <w:sz w:val="24"/>
        </w:rPr>
        <w:t>Waterway</w:t>
      </w:r>
    </w:p>
    <w:p w14:paraId="4A5DB4D1" w14:textId="77777777" w:rsidR="001754B8" w:rsidRPr="00F8610D" w:rsidRDefault="001754B8" w:rsidP="009E4A69">
      <w:pPr>
        <w:pStyle w:val="ListParagraph"/>
        <w:rPr>
          <w:sz w:val="24"/>
        </w:rPr>
      </w:pPr>
      <w:r w:rsidRPr="00F8610D">
        <w:rPr>
          <w:sz w:val="24"/>
        </w:rPr>
        <w:t>Airway</w:t>
      </w:r>
    </w:p>
    <w:p w14:paraId="07EE923E" w14:textId="77777777" w:rsidR="001754B8" w:rsidRPr="00F8610D" w:rsidRDefault="001754B8" w:rsidP="009E4A69">
      <w:pPr>
        <w:pStyle w:val="ListParagraph"/>
        <w:rPr>
          <w:sz w:val="24"/>
        </w:rPr>
      </w:pPr>
      <w:r w:rsidRPr="00F8610D">
        <w:rPr>
          <w:sz w:val="24"/>
        </w:rPr>
        <w:t>Bike Trail</w:t>
      </w:r>
    </w:p>
    <w:p w14:paraId="666CFF9B" w14:textId="77777777" w:rsidR="001754B8" w:rsidRPr="00F8610D" w:rsidRDefault="001754B8" w:rsidP="009E4A69">
      <w:pPr>
        <w:pStyle w:val="ListParagraph"/>
        <w:rPr>
          <w:sz w:val="24"/>
        </w:rPr>
      </w:pPr>
      <w:r w:rsidRPr="00F8610D">
        <w:rPr>
          <w:sz w:val="24"/>
        </w:rPr>
        <w:t>Footpath</w:t>
      </w:r>
    </w:p>
    <w:p w14:paraId="7E96C827" w14:textId="77777777" w:rsidR="001754B8" w:rsidRPr="00F8610D" w:rsidRDefault="001754B8" w:rsidP="009E4A69">
      <w:pPr>
        <w:pStyle w:val="ListParagraph"/>
        <w:rPr>
          <w:sz w:val="24"/>
        </w:rPr>
      </w:pPr>
      <w:r w:rsidRPr="00F8610D">
        <w:rPr>
          <w:sz w:val="24"/>
        </w:rPr>
        <w:t>Parking</w:t>
      </w:r>
    </w:p>
    <w:p w14:paraId="7989811E" w14:textId="77777777" w:rsidR="001754B8" w:rsidRDefault="001754B8" w:rsidP="001754B8">
      <w:r>
        <w:t xml:space="preserve">Each </w:t>
      </w:r>
      <w:r w:rsidR="00124142">
        <w:t xml:space="preserve">Transportation Complex </w:t>
      </w:r>
      <w:r>
        <w:t xml:space="preserve">may be </w:t>
      </w:r>
      <w:r w:rsidR="00124142">
        <w:t xml:space="preserve">further </w:t>
      </w:r>
      <w:r>
        <w:t>defined as follows:</w:t>
      </w:r>
    </w:p>
    <w:p w14:paraId="2B2B4CF8" w14:textId="77777777" w:rsidR="001754B8" w:rsidRPr="00F8610D" w:rsidRDefault="001754B8" w:rsidP="009E4A69">
      <w:pPr>
        <w:pStyle w:val="ListParagraph"/>
        <w:rPr>
          <w:sz w:val="24"/>
          <w:lang w:val="en-CA"/>
        </w:rPr>
      </w:pPr>
      <w:r w:rsidRPr="00F8610D">
        <w:rPr>
          <w:b/>
          <w:bCs/>
          <w:sz w:val="24"/>
        </w:rPr>
        <w:t>Road</w:t>
      </w:r>
      <w:r w:rsidRPr="00F8610D">
        <w:rPr>
          <w:sz w:val="24"/>
        </w:rPr>
        <w:t>: An aggregation of Road Segments with the same name.</w:t>
      </w:r>
      <w:r w:rsidRPr="00F8610D">
        <w:rPr>
          <w:b/>
          <w:bCs/>
          <w:sz w:val="24"/>
        </w:rPr>
        <w:t xml:space="preserve"> </w:t>
      </w:r>
    </w:p>
    <w:p w14:paraId="37347D51" w14:textId="2632605C" w:rsidR="001754B8" w:rsidRPr="00F8610D" w:rsidRDefault="001754B8" w:rsidP="009E4A69">
      <w:pPr>
        <w:pStyle w:val="ListParagraph"/>
        <w:rPr>
          <w:sz w:val="24"/>
        </w:rPr>
      </w:pPr>
      <w:r w:rsidRPr="00F8610D">
        <w:rPr>
          <w:b/>
          <w:bCs/>
          <w:sz w:val="24"/>
        </w:rPr>
        <w:t>RoadSegment</w:t>
      </w:r>
      <w:r w:rsidR="00553525" w:rsidRPr="00F8610D">
        <w:rPr>
          <w:b/>
          <w:bCs/>
          <w:sz w:val="24"/>
        </w:rPr>
        <w:t>PD</w:t>
      </w:r>
      <w:r w:rsidRPr="00F8610D">
        <w:rPr>
          <w:sz w:val="24"/>
        </w:rPr>
        <w:t xml:space="preserve">: accessed only by </w:t>
      </w:r>
      <w:r w:rsidR="004E2B7F" w:rsidRPr="00F8610D">
        <w:rPr>
          <w:sz w:val="24"/>
        </w:rPr>
        <w:t>Links</w:t>
      </w:r>
      <w:r w:rsidRPr="00F8610D">
        <w:rPr>
          <w:sz w:val="24"/>
        </w:rPr>
        <w:t xml:space="preserve"> that are not accessible by water or air modes.</w:t>
      </w:r>
      <w:r w:rsidRPr="00F8610D">
        <w:rPr>
          <w:sz w:val="24"/>
        </w:rPr>
        <w:br/>
        <w:t>Different RoadSegments</w:t>
      </w:r>
      <w:r w:rsidR="00FC2BAF" w:rsidRPr="00F8610D">
        <w:rPr>
          <w:sz w:val="24"/>
        </w:rPr>
        <w:t xml:space="preserve"> Perdurants</w:t>
      </w:r>
      <w:r w:rsidRPr="00F8610D">
        <w:rPr>
          <w:sz w:val="24"/>
        </w:rPr>
        <w:t xml:space="preserve"> will </w:t>
      </w:r>
      <w:r w:rsidR="00124142" w:rsidRPr="00F8610D">
        <w:rPr>
          <w:sz w:val="24"/>
        </w:rPr>
        <w:t>be accessed by</w:t>
      </w:r>
      <w:r w:rsidRPr="00F8610D">
        <w:rPr>
          <w:sz w:val="24"/>
        </w:rPr>
        <w:t xml:space="preserve"> Arcs that are accessible by various other Modes, not necessarily </w:t>
      </w:r>
      <w:r w:rsidRPr="00F8610D">
        <w:rPr>
          <w:i/>
          <w:iCs/>
          <w:sz w:val="24"/>
        </w:rPr>
        <w:t>everything</w:t>
      </w:r>
      <w:r w:rsidRPr="00F8610D">
        <w:rPr>
          <w:sz w:val="24"/>
        </w:rPr>
        <w:t xml:space="preserve"> else.</w:t>
      </w:r>
      <w:r w:rsidR="00844229" w:rsidRPr="00F8610D">
        <w:rPr>
          <w:sz w:val="24"/>
        </w:rPr>
        <w:t xml:space="preserve"> A Road Segment Perdurant is comprised of Road Segments that exist over time.</w:t>
      </w:r>
    </w:p>
    <w:p w14:paraId="73B8613E" w14:textId="77777777" w:rsidR="001754B8" w:rsidRPr="00F8610D" w:rsidRDefault="001754B8" w:rsidP="009E4A69">
      <w:pPr>
        <w:pStyle w:val="ListParagraph"/>
        <w:rPr>
          <w:sz w:val="24"/>
        </w:rPr>
      </w:pPr>
      <w:r w:rsidRPr="00F8610D">
        <w:rPr>
          <w:b/>
          <w:bCs/>
          <w:sz w:val="24"/>
        </w:rPr>
        <w:t>RoadSegment</w:t>
      </w:r>
      <w:r w:rsidRPr="00F8610D">
        <w:rPr>
          <w:sz w:val="24"/>
        </w:rPr>
        <w:t>: A RoadSegment has variant attributes</w:t>
      </w:r>
      <w:r w:rsidR="007C1354" w:rsidRPr="00F8610D">
        <w:rPr>
          <w:sz w:val="24"/>
        </w:rPr>
        <w:t>.</w:t>
      </w:r>
      <w:r w:rsidRPr="00F8610D">
        <w:rPr>
          <w:sz w:val="24"/>
        </w:rPr>
        <w:br/>
        <w:t>A RoadSegment has an owner, access restrictions, and is accessed by some Arc(s)</w:t>
      </w:r>
      <w:r w:rsidR="007C1354" w:rsidRPr="00F8610D">
        <w:rPr>
          <w:sz w:val="24"/>
        </w:rPr>
        <w:t xml:space="preserve"> -- all of which may change over time</w:t>
      </w:r>
      <w:r w:rsidRPr="00F8610D">
        <w:rPr>
          <w:sz w:val="24"/>
        </w:rPr>
        <w:t>.</w:t>
      </w:r>
      <w:r w:rsidRPr="00F8610D">
        <w:rPr>
          <w:sz w:val="24"/>
        </w:rPr>
        <w:br/>
        <w:t>A RoadSegment has some location, which is co-located with (contains the locations of) the Arcs and Nodes it contains.</w:t>
      </w:r>
    </w:p>
    <w:p w14:paraId="0377790B" w14:textId="77777777" w:rsidR="001754B8" w:rsidRPr="00F8610D" w:rsidRDefault="001754B8" w:rsidP="009E4A69">
      <w:pPr>
        <w:pStyle w:val="ListParagraph"/>
        <w:rPr>
          <w:sz w:val="24"/>
          <w:lang w:val="en-CA"/>
        </w:rPr>
      </w:pPr>
      <w:r w:rsidRPr="00F8610D">
        <w:rPr>
          <w:b/>
          <w:bCs/>
          <w:sz w:val="24"/>
        </w:rPr>
        <w:t>Rail</w:t>
      </w:r>
      <w:r w:rsidRPr="00F8610D">
        <w:rPr>
          <w:sz w:val="24"/>
        </w:rPr>
        <w:t>: An aggregation of Rail Segments with the same name.</w:t>
      </w:r>
      <w:r w:rsidRPr="00F8610D">
        <w:rPr>
          <w:b/>
          <w:bCs/>
          <w:sz w:val="24"/>
        </w:rPr>
        <w:t xml:space="preserve"> </w:t>
      </w:r>
    </w:p>
    <w:p w14:paraId="196B55AB" w14:textId="77777777" w:rsidR="001754B8" w:rsidRPr="00F8610D" w:rsidRDefault="001754B8" w:rsidP="009E4A69">
      <w:pPr>
        <w:pStyle w:val="ListParagraph"/>
        <w:rPr>
          <w:sz w:val="24"/>
          <w:lang w:val="en-CA"/>
        </w:rPr>
      </w:pPr>
      <w:r w:rsidRPr="00F8610D">
        <w:rPr>
          <w:b/>
          <w:bCs/>
          <w:sz w:val="24"/>
        </w:rPr>
        <w:t>RailSegment</w:t>
      </w:r>
      <w:r w:rsidR="00FC2BAF" w:rsidRPr="00F8610D">
        <w:rPr>
          <w:b/>
          <w:bCs/>
          <w:sz w:val="24"/>
        </w:rPr>
        <w:t>PD</w:t>
      </w:r>
      <w:r w:rsidRPr="00F8610D">
        <w:rPr>
          <w:sz w:val="24"/>
        </w:rPr>
        <w:t>: Accessed only by Arcs that are accessible by rail modes.</w:t>
      </w:r>
      <w:r w:rsidRPr="00F8610D">
        <w:rPr>
          <w:sz w:val="24"/>
        </w:rPr>
        <w:br/>
        <w:t xml:space="preserve">A RailSegment </w:t>
      </w:r>
      <w:r w:rsidR="00FC2BAF" w:rsidRPr="00F8610D">
        <w:rPr>
          <w:sz w:val="24"/>
        </w:rPr>
        <w:t xml:space="preserve">Perdurant </w:t>
      </w:r>
      <w:r w:rsidRPr="00F8610D">
        <w:rPr>
          <w:sz w:val="24"/>
        </w:rPr>
        <w:t>has an invariant location, which is co-located with (contains the locations of) the Arcs and Nodes it contains.</w:t>
      </w:r>
      <w:r w:rsidR="00FC2BAF" w:rsidRPr="00F8610D">
        <w:rPr>
          <w:sz w:val="24"/>
        </w:rPr>
        <w:t xml:space="preserve"> </w:t>
      </w:r>
      <w:r w:rsidR="00070B80" w:rsidRPr="00F8610D">
        <w:rPr>
          <w:sz w:val="24"/>
        </w:rPr>
        <w:t>A Rail Segment Perdurant is com</w:t>
      </w:r>
      <w:r w:rsidR="00FC2BAF" w:rsidRPr="00F8610D">
        <w:rPr>
          <w:sz w:val="24"/>
        </w:rPr>
        <w:t>p</w:t>
      </w:r>
      <w:r w:rsidR="00070B80" w:rsidRPr="00F8610D">
        <w:rPr>
          <w:sz w:val="24"/>
        </w:rPr>
        <w:t>r</w:t>
      </w:r>
      <w:r w:rsidR="00FC2BAF" w:rsidRPr="00F8610D">
        <w:rPr>
          <w:sz w:val="24"/>
        </w:rPr>
        <w:t>ised of Rail Segments that exist over time.</w:t>
      </w:r>
    </w:p>
    <w:p w14:paraId="45C23D37" w14:textId="762139C8" w:rsidR="001754B8" w:rsidRPr="00F8610D" w:rsidRDefault="001754B8" w:rsidP="009E4A69">
      <w:pPr>
        <w:pStyle w:val="ListParagraph"/>
        <w:rPr>
          <w:sz w:val="24"/>
          <w:lang w:val="en-CA"/>
        </w:rPr>
      </w:pPr>
      <w:r w:rsidRPr="00F8610D">
        <w:rPr>
          <w:b/>
          <w:bCs/>
          <w:sz w:val="24"/>
        </w:rPr>
        <w:t>RailSegment</w:t>
      </w:r>
      <w:r w:rsidRPr="00F8610D">
        <w:rPr>
          <w:sz w:val="24"/>
        </w:rPr>
        <w:t xml:space="preserve">: A RailSegment has an owner, access restrictions, and is accessed by some </w:t>
      </w:r>
      <w:r w:rsidR="004E2B7F" w:rsidRPr="00F8610D">
        <w:rPr>
          <w:sz w:val="24"/>
        </w:rPr>
        <w:t>Link</w:t>
      </w:r>
      <w:r w:rsidRPr="00F8610D">
        <w:rPr>
          <w:sz w:val="24"/>
        </w:rPr>
        <w:t>(s).</w:t>
      </w:r>
    </w:p>
    <w:p w14:paraId="47B33462" w14:textId="77777777" w:rsidR="001754B8" w:rsidRPr="00F8610D" w:rsidRDefault="001754B8" w:rsidP="009E4A69">
      <w:pPr>
        <w:pStyle w:val="ListParagraph"/>
        <w:rPr>
          <w:sz w:val="24"/>
        </w:rPr>
      </w:pPr>
      <w:r w:rsidRPr="00F8610D">
        <w:rPr>
          <w:sz w:val="24"/>
        </w:rPr>
        <w:t>Note that the location of a RoadSegment is variable (e.g. road widening or other activities do not change the identity of the road element), whereas a RailSegment's is not.</w:t>
      </w:r>
    </w:p>
    <w:p w14:paraId="34BBC093" w14:textId="659355CF" w:rsidR="004B1B27" w:rsidRPr="00F8610D" w:rsidRDefault="004B1B27" w:rsidP="009E4A69">
      <w:pPr>
        <w:pStyle w:val="ListParagraph"/>
        <w:rPr>
          <w:sz w:val="24"/>
        </w:rPr>
      </w:pPr>
      <w:r w:rsidRPr="00F8610D">
        <w:rPr>
          <w:b/>
          <w:sz w:val="24"/>
        </w:rPr>
        <w:t xml:space="preserve">IntersectionPD: </w:t>
      </w:r>
      <w:r w:rsidR="00E278B4" w:rsidRPr="00F8610D">
        <w:rPr>
          <w:sz w:val="24"/>
        </w:rPr>
        <w:t>Accessed only by NodePDs</w:t>
      </w:r>
      <w:r w:rsidRPr="00F8610D">
        <w:rPr>
          <w:sz w:val="24"/>
        </w:rPr>
        <w:t>. An Intersection Perdurant captures the physical entity of an intersection, which is co-located with various other transportation complexes (e.g. roads, paths) that pass through it.</w:t>
      </w:r>
      <w:r w:rsidR="00E278B4" w:rsidRPr="00F8610D">
        <w:rPr>
          <w:sz w:val="24"/>
        </w:rPr>
        <w:t xml:space="preserve"> An Intersection Perdurant is comprised of Intersections that exist over time.</w:t>
      </w:r>
    </w:p>
    <w:p w14:paraId="79823B4C" w14:textId="1CDCD3BA" w:rsidR="00CC30ED" w:rsidRPr="00F8610D" w:rsidRDefault="00CC30ED" w:rsidP="009E4A69">
      <w:pPr>
        <w:pStyle w:val="ListParagraph"/>
        <w:rPr>
          <w:sz w:val="24"/>
        </w:rPr>
      </w:pPr>
      <w:r w:rsidRPr="00F8610D">
        <w:rPr>
          <w:b/>
          <w:sz w:val="24"/>
        </w:rPr>
        <w:lastRenderedPageBreak/>
        <w:t>Intersection:</w:t>
      </w:r>
      <w:r w:rsidRPr="00F8610D">
        <w:rPr>
          <w:sz w:val="24"/>
        </w:rPr>
        <w:t xml:space="preserve"> </w:t>
      </w:r>
      <w:r w:rsidR="00E278B4" w:rsidRPr="00F8610D">
        <w:rPr>
          <w:sz w:val="24"/>
        </w:rPr>
        <w:t xml:space="preserve">An Intersection exists at some time. </w:t>
      </w:r>
      <w:r w:rsidR="00F93F7D" w:rsidRPr="00F8610D">
        <w:rPr>
          <w:sz w:val="24"/>
        </w:rPr>
        <w:t xml:space="preserve">It has some location. </w:t>
      </w:r>
      <w:r w:rsidR="00E278B4" w:rsidRPr="00F8610D">
        <w:rPr>
          <w:sz w:val="24"/>
        </w:rPr>
        <w:t xml:space="preserve">It may have some owner and is accessed by some Node. In the future, it may be useful to extend this class and relate it to </w:t>
      </w:r>
      <w:r w:rsidR="00B40EBD">
        <w:rPr>
          <w:sz w:val="24"/>
        </w:rPr>
        <w:t xml:space="preserve">certain aspects of the </w:t>
      </w:r>
      <w:r w:rsidR="00E278B4" w:rsidRPr="00F8610D">
        <w:rPr>
          <w:sz w:val="24"/>
        </w:rPr>
        <w:t>physical infrastructure such as signs, signals, etc.</w:t>
      </w:r>
    </w:p>
    <w:p w14:paraId="40ED5F6E" w14:textId="5CF3F4D1" w:rsidR="00806DFE" w:rsidRDefault="004E2B7F" w:rsidP="004E2B7F">
      <w:pPr>
        <w:ind w:left="360"/>
      </w:pPr>
      <w:r>
        <w:t xml:space="preserve">Classes may be defined for footpaths, bicycle lanes/trails, and so on. </w:t>
      </w:r>
      <w:r w:rsidR="002A21B1">
        <w:t xml:space="preserve">Should it be useful, this representation could be extended to </w:t>
      </w:r>
      <w:r>
        <w:t>define individual traffic lanes, (e.g. the transportation complex that is accessed by a single arc).</w:t>
      </w:r>
    </w:p>
    <w:p w14:paraId="4D40325F" w14:textId="1E7B6D12" w:rsidR="0045302A" w:rsidRDefault="0045302A" w:rsidP="004E2B7F">
      <w:pPr>
        <w:ind w:left="360"/>
      </w:pPr>
    </w:p>
    <w:p w14:paraId="0290DF6D" w14:textId="3417079D" w:rsidR="004E2B7F" w:rsidRDefault="003E48AB" w:rsidP="004E2B7F">
      <w:pPr>
        <w:keepNext/>
      </w:pPr>
      <w:r w:rsidRPr="003E48AB">
        <w:rPr>
          <w:noProof/>
        </w:rPr>
        <w:drawing>
          <wp:inline distT="0" distB="0" distL="0" distR="0" wp14:anchorId="728BD34C" wp14:editId="3AF2C332">
            <wp:extent cx="5943600" cy="2019935"/>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2019935"/>
                    </a:xfrm>
                    <a:prstGeom prst="rect">
                      <a:avLst/>
                    </a:prstGeom>
                  </pic:spPr>
                </pic:pic>
              </a:graphicData>
            </a:graphic>
          </wp:inline>
        </w:drawing>
      </w:r>
    </w:p>
    <w:p w14:paraId="40E9D59D" w14:textId="3353CA68" w:rsidR="008C5A7E" w:rsidRDefault="004E2B7F">
      <w:pPr>
        <w:pStyle w:val="Caption"/>
      </w:pPr>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B371C7">
        <w:rPr>
          <w:noProof/>
        </w:rPr>
        <w:t>8</w:t>
      </w:r>
      <w:r w:rsidR="00FB5BA5">
        <w:rPr>
          <w:noProof/>
        </w:rPr>
        <w:fldChar w:fldCharType="end"/>
      </w:r>
      <w:r>
        <w:t xml:space="preserve">: Structure of the Transportation Network (some </w:t>
      </w:r>
      <w:r w:rsidR="00E61C21">
        <w:t>omissions</w:t>
      </w:r>
      <w:r>
        <w:t>).</w:t>
      </w:r>
    </w:p>
    <w:p w14:paraId="65B4AF84" w14:textId="77777777" w:rsidR="008C5A7E" w:rsidRPr="00BB01BB" w:rsidRDefault="008C5A7E" w:rsidP="00E80D3C"/>
    <w:tbl>
      <w:tblPr>
        <w:tblStyle w:val="TableGrid"/>
        <w:tblpPr w:leftFromText="180" w:rightFromText="180" w:vertAnchor="text" w:horzAnchor="margin" w:tblpY="128"/>
        <w:tblW w:w="0" w:type="auto"/>
        <w:tblLook w:val="04A0" w:firstRow="1" w:lastRow="0" w:firstColumn="1" w:lastColumn="0" w:noHBand="0" w:noVBand="1"/>
      </w:tblPr>
      <w:tblGrid>
        <w:gridCol w:w="2747"/>
        <w:gridCol w:w="2310"/>
        <w:gridCol w:w="4293"/>
      </w:tblGrid>
      <w:tr w:rsidR="001754B8" w:rsidRPr="00700C00" w14:paraId="7213CBCD" w14:textId="77777777" w:rsidTr="00F92DE6">
        <w:trPr>
          <w:cantSplit/>
        </w:trPr>
        <w:tc>
          <w:tcPr>
            <w:tcW w:w="2747" w:type="dxa"/>
            <w:shd w:val="clear" w:color="auto" w:fill="00FFFF"/>
          </w:tcPr>
          <w:p w14:paraId="2FB5110B" w14:textId="77777777" w:rsidR="001754B8" w:rsidRPr="00700C00" w:rsidRDefault="001754B8" w:rsidP="006A0A1C">
            <w:r w:rsidRPr="00700C00">
              <w:t>Object</w:t>
            </w:r>
          </w:p>
        </w:tc>
        <w:tc>
          <w:tcPr>
            <w:tcW w:w="2310" w:type="dxa"/>
            <w:shd w:val="clear" w:color="auto" w:fill="00FFFF"/>
          </w:tcPr>
          <w:p w14:paraId="505B8CB1" w14:textId="77777777" w:rsidR="001754B8" w:rsidRPr="00700C00" w:rsidRDefault="001754B8" w:rsidP="006A0A1C">
            <w:r w:rsidRPr="00700C00">
              <w:t>Property</w:t>
            </w:r>
          </w:p>
        </w:tc>
        <w:tc>
          <w:tcPr>
            <w:tcW w:w="4293" w:type="dxa"/>
            <w:shd w:val="clear" w:color="auto" w:fill="00FFFF"/>
          </w:tcPr>
          <w:p w14:paraId="633136E5" w14:textId="77777777" w:rsidR="001754B8" w:rsidRPr="00700C00" w:rsidRDefault="001754B8" w:rsidP="006A0A1C">
            <w:r w:rsidRPr="00700C00">
              <w:t>Value</w:t>
            </w:r>
          </w:p>
        </w:tc>
      </w:tr>
      <w:tr w:rsidR="00C24DEA" w:rsidRPr="00700C00" w14:paraId="00E610A6" w14:textId="77777777" w:rsidTr="00F92DE6">
        <w:trPr>
          <w:cantSplit/>
        </w:trPr>
        <w:tc>
          <w:tcPr>
            <w:tcW w:w="2747" w:type="dxa"/>
            <w:vMerge w:val="restart"/>
          </w:tcPr>
          <w:p w14:paraId="7C7E64CA" w14:textId="77777777" w:rsidR="00C24DEA" w:rsidRPr="00700C00" w:rsidRDefault="00C24DEA" w:rsidP="006A0A1C">
            <w:r w:rsidRPr="00700C00">
              <w:t>Network</w:t>
            </w:r>
            <w:r>
              <w:t>PD</w:t>
            </w:r>
          </w:p>
        </w:tc>
        <w:tc>
          <w:tcPr>
            <w:tcW w:w="2310" w:type="dxa"/>
          </w:tcPr>
          <w:p w14:paraId="17ED9A30" w14:textId="77777777" w:rsidR="00C24DEA" w:rsidRPr="00700C00" w:rsidRDefault="00C24DEA" w:rsidP="006A0A1C">
            <w:r w:rsidRPr="00700C00">
              <w:t>subclassOf</w:t>
            </w:r>
          </w:p>
        </w:tc>
        <w:tc>
          <w:tcPr>
            <w:tcW w:w="4293" w:type="dxa"/>
          </w:tcPr>
          <w:p w14:paraId="1140E035" w14:textId="77777777" w:rsidR="00C24DEA" w:rsidRPr="00700C00" w:rsidRDefault="00C24DEA" w:rsidP="006A0A1C">
            <w:r>
              <w:t>change:</w:t>
            </w:r>
            <w:r w:rsidRPr="00700C00">
              <w:t>TimeVarying</w:t>
            </w:r>
            <w:r w:rsidR="00D67E4A">
              <w:t>Concept</w:t>
            </w:r>
          </w:p>
        </w:tc>
      </w:tr>
      <w:tr w:rsidR="00C24DEA" w:rsidRPr="00700C00" w14:paraId="04846830" w14:textId="77777777" w:rsidTr="00F92DE6">
        <w:trPr>
          <w:cantSplit/>
        </w:trPr>
        <w:tc>
          <w:tcPr>
            <w:tcW w:w="2747" w:type="dxa"/>
            <w:vMerge/>
          </w:tcPr>
          <w:p w14:paraId="1519570C" w14:textId="77777777" w:rsidR="00C24DEA" w:rsidRPr="00700C00" w:rsidRDefault="00C24DEA" w:rsidP="006A0A1C"/>
        </w:tc>
        <w:tc>
          <w:tcPr>
            <w:tcW w:w="2310" w:type="dxa"/>
          </w:tcPr>
          <w:p w14:paraId="082D1752" w14:textId="77777777" w:rsidR="00C24DEA" w:rsidRPr="00700C00" w:rsidRDefault="00C24DEA" w:rsidP="006A0A1C">
            <w:r w:rsidRPr="00700C00">
              <w:t>equivalentClass</w:t>
            </w:r>
          </w:p>
        </w:tc>
        <w:tc>
          <w:tcPr>
            <w:tcW w:w="4293" w:type="dxa"/>
          </w:tcPr>
          <w:p w14:paraId="44E446FE" w14:textId="77777777" w:rsidR="00C24DEA" w:rsidRPr="00700C00" w:rsidRDefault="00C24DEA" w:rsidP="00FC2BAF">
            <w:r>
              <w:t>change:</w:t>
            </w:r>
            <w:r w:rsidRPr="00700C00">
              <w:t>h</w:t>
            </w:r>
            <w:r>
              <w:t>asManifestation some  Network</w:t>
            </w:r>
            <w:r w:rsidRPr="00700C00">
              <w:t xml:space="preserve"> and </w:t>
            </w:r>
            <w:r>
              <w:t xml:space="preserve"> change:</w:t>
            </w:r>
            <w:r w:rsidRPr="00700C00">
              <w:t>hasManifestation only  Network</w:t>
            </w:r>
          </w:p>
        </w:tc>
      </w:tr>
      <w:tr w:rsidR="00C24DEA" w:rsidRPr="00700C00" w14:paraId="261235EC" w14:textId="77777777" w:rsidTr="00F92DE6">
        <w:trPr>
          <w:cantSplit/>
        </w:trPr>
        <w:tc>
          <w:tcPr>
            <w:tcW w:w="2747" w:type="dxa"/>
            <w:vMerge/>
          </w:tcPr>
          <w:p w14:paraId="669DB66D" w14:textId="77777777" w:rsidR="00C24DEA" w:rsidRPr="00700C00" w:rsidRDefault="00C24DEA" w:rsidP="006A0A1C"/>
        </w:tc>
        <w:tc>
          <w:tcPr>
            <w:tcW w:w="2310" w:type="dxa"/>
          </w:tcPr>
          <w:p w14:paraId="4B6C6E41" w14:textId="77777777" w:rsidR="00C24DEA" w:rsidRPr="00700C00" w:rsidRDefault="00C24DEA" w:rsidP="006A0A1C">
            <w:r>
              <w:t>change:existsAt</w:t>
            </w:r>
          </w:p>
        </w:tc>
        <w:tc>
          <w:tcPr>
            <w:tcW w:w="4293" w:type="dxa"/>
          </w:tcPr>
          <w:p w14:paraId="19CE9AB8" w14:textId="77777777" w:rsidR="00C24DEA" w:rsidRDefault="00C24DEA" w:rsidP="00FC2BAF">
            <w:r>
              <w:t>exactly 1 time:Interval</w:t>
            </w:r>
          </w:p>
        </w:tc>
      </w:tr>
      <w:tr w:rsidR="00E63F34" w:rsidRPr="00700C00" w14:paraId="19025BD7" w14:textId="77777777" w:rsidTr="00F92DE6">
        <w:trPr>
          <w:cantSplit/>
        </w:trPr>
        <w:tc>
          <w:tcPr>
            <w:tcW w:w="2747" w:type="dxa"/>
            <w:vMerge w:val="restart"/>
          </w:tcPr>
          <w:p w14:paraId="23AB779A" w14:textId="77777777" w:rsidR="00E63F34" w:rsidRPr="00700C00" w:rsidRDefault="00E63F34" w:rsidP="006A0A1C">
            <w:r w:rsidRPr="00700C00">
              <w:t>Network</w:t>
            </w:r>
          </w:p>
        </w:tc>
        <w:tc>
          <w:tcPr>
            <w:tcW w:w="2310" w:type="dxa"/>
          </w:tcPr>
          <w:p w14:paraId="041812C2" w14:textId="77777777" w:rsidR="00E63F34" w:rsidRPr="00700C00" w:rsidRDefault="00E63F34" w:rsidP="006A0A1C">
            <w:r w:rsidRPr="00700C00">
              <w:t>subclassOf</w:t>
            </w:r>
          </w:p>
        </w:tc>
        <w:tc>
          <w:tcPr>
            <w:tcW w:w="4293" w:type="dxa"/>
          </w:tcPr>
          <w:p w14:paraId="2A945EB7" w14:textId="77777777" w:rsidR="00E63F34" w:rsidRPr="00700C00" w:rsidRDefault="00C24DEA" w:rsidP="006A0A1C">
            <w:r>
              <w:t>change:</w:t>
            </w:r>
            <w:r w:rsidR="00E63F34" w:rsidRPr="00700C00">
              <w:t>Manifestation</w:t>
            </w:r>
          </w:p>
        </w:tc>
      </w:tr>
      <w:tr w:rsidR="00E63F34" w:rsidRPr="00700C00" w14:paraId="35EAA677" w14:textId="77777777" w:rsidTr="00F92DE6">
        <w:trPr>
          <w:cantSplit/>
        </w:trPr>
        <w:tc>
          <w:tcPr>
            <w:tcW w:w="2747" w:type="dxa"/>
            <w:vMerge/>
          </w:tcPr>
          <w:p w14:paraId="0A89F3EB" w14:textId="77777777" w:rsidR="00E63F34" w:rsidRPr="00700C00" w:rsidRDefault="00E63F34" w:rsidP="006A0A1C"/>
        </w:tc>
        <w:tc>
          <w:tcPr>
            <w:tcW w:w="2310" w:type="dxa"/>
          </w:tcPr>
          <w:p w14:paraId="695F234F" w14:textId="77777777" w:rsidR="00E63F34" w:rsidRPr="00700C00" w:rsidRDefault="00E63F34" w:rsidP="006A0A1C">
            <w:r w:rsidRPr="00700C00">
              <w:t>equivalentClass</w:t>
            </w:r>
          </w:p>
        </w:tc>
        <w:tc>
          <w:tcPr>
            <w:tcW w:w="4293" w:type="dxa"/>
          </w:tcPr>
          <w:p w14:paraId="01DA7C99" w14:textId="77777777" w:rsidR="00E63F34" w:rsidRPr="00700C00" w:rsidRDefault="00C24DEA" w:rsidP="006A0A1C">
            <w:r>
              <w:t>change:</w:t>
            </w:r>
            <w:r w:rsidR="00E63F34" w:rsidRPr="00700C00">
              <w:t>manifestationOf some  Network</w:t>
            </w:r>
            <w:r w:rsidR="00FC2BAF">
              <w:t>PD</w:t>
            </w:r>
            <w:r w:rsidR="00E63F34" w:rsidRPr="00700C00">
              <w:t xml:space="preserve"> and </w:t>
            </w:r>
            <w:r>
              <w:t xml:space="preserve"> change:</w:t>
            </w:r>
            <w:r w:rsidR="00E63F34" w:rsidRPr="00700C00">
              <w:t>manifestationOf only  Network</w:t>
            </w:r>
            <w:r w:rsidR="00FC2BAF">
              <w:t>PD</w:t>
            </w:r>
          </w:p>
        </w:tc>
      </w:tr>
      <w:tr w:rsidR="00C24DEA" w:rsidRPr="00700C00" w14:paraId="191394FC" w14:textId="77777777" w:rsidTr="00F92DE6">
        <w:trPr>
          <w:cantSplit/>
        </w:trPr>
        <w:tc>
          <w:tcPr>
            <w:tcW w:w="2747" w:type="dxa"/>
            <w:vMerge/>
          </w:tcPr>
          <w:p w14:paraId="0600F582" w14:textId="77777777" w:rsidR="00C24DEA" w:rsidRPr="00700C00" w:rsidRDefault="00C24DEA" w:rsidP="006A0A1C"/>
        </w:tc>
        <w:tc>
          <w:tcPr>
            <w:tcW w:w="2310" w:type="dxa"/>
          </w:tcPr>
          <w:p w14:paraId="6DD73146" w14:textId="77777777" w:rsidR="00C24DEA" w:rsidRPr="00700C00" w:rsidRDefault="00C24DEA" w:rsidP="006A0A1C">
            <w:r>
              <w:t>change:existsAt</w:t>
            </w:r>
          </w:p>
        </w:tc>
        <w:tc>
          <w:tcPr>
            <w:tcW w:w="4293" w:type="dxa"/>
          </w:tcPr>
          <w:p w14:paraId="738A3B58" w14:textId="77777777" w:rsidR="00C24DEA" w:rsidRDefault="00C24DEA" w:rsidP="006A0A1C">
            <w:r>
              <w:t>exactly 1 time:TemporalEntity</w:t>
            </w:r>
          </w:p>
        </w:tc>
      </w:tr>
      <w:tr w:rsidR="00E63F34" w:rsidRPr="00700C00" w14:paraId="17BDDBA4" w14:textId="77777777" w:rsidTr="00F92DE6">
        <w:trPr>
          <w:cantSplit/>
        </w:trPr>
        <w:tc>
          <w:tcPr>
            <w:tcW w:w="2747" w:type="dxa"/>
            <w:vMerge/>
          </w:tcPr>
          <w:p w14:paraId="1F473E52" w14:textId="77777777" w:rsidR="00E63F34" w:rsidRPr="00700C00" w:rsidRDefault="00E63F34" w:rsidP="006A0A1C"/>
        </w:tc>
        <w:tc>
          <w:tcPr>
            <w:tcW w:w="2310" w:type="dxa"/>
          </w:tcPr>
          <w:p w14:paraId="0B2EA12A" w14:textId="6C0DF935" w:rsidR="00E63F34" w:rsidRPr="00417649" w:rsidRDefault="001F2F92" w:rsidP="006A0A1C">
            <w:pPr>
              <w:rPr>
                <w:highlight w:val="yellow"/>
              </w:rPr>
            </w:pPr>
            <w:r w:rsidRPr="00417649">
              <w:rPr>
                <w:highlight w:val="yellow"/>
              </w:rPr>
              <w:t>has</w:t>
            </w:r>
            <w:r w:rsidR="00F92DE6">
              <w:rPr>
                <w:highlight w:val="yellow"/>
              </w:rPr>
              <w:t>Network</w:t>
            </w:r>
            <w:r w:rsidRPr="00417649">
              <w:rPr>
                <w:highlight w:val="yellow"/>
              </w:rPr>
              <w:t>Component</w:t>
            </w:r>
          </w:p>
        </w:tc>
        <w:tc>
          <w:tcPr>
            <w:tcW w:w="4293" w:type="dxa"/>
          </w:tcPr>
          <w:p w14:paraId="16E985C7" w14:textId="77777777" w:rsidR="00E63F34" w:rsidRPr="00417649" w:rsidRDefault="00E63F34" w:rsidP="006A0A1C">
            <w:pPr>
              <w:rPr>
                <w:highlight w:val="yellow"/>
              </w:rPr>
            </w:pPr>
            <w:r w:rsidRPr="00417649">
              <w:rPr>
                <w:highlight w:val="yellow"/>
              </w:rPr>
              <w:t>only Arc or Node</w:t>
            </w:r>
          </w:p>
        </w:tc>
      </w:tr>
      <w:tr w:rsidR="00D67E4A" w:rsidRPr="00700C00" w14:paraId="45B09784" w14:textId="77777777" w:rsidTr="00F92DE6">
        <w:trPr>
          <w:cantSplit/>
        </w:trPr>
        <w:tc>
          <w:tcPr>
            <w:tcW w:w="2747" w:type="dxa"/>
            <w:vMerge w:val="restart"/>
          </w:tcPr>
          <w:p w14:paraId="699FECD4" w14:textId="77777777" w:rsidR="00D67E4A" w:rsidRPr="00700C00" w:rsidRDefault="00D67E4A" w:rsidP="00D67E4A">
            <w:r w:rsidRPr="00700C00">
              <w:t>Node</w:t>
            </w:r>
            <w:r>
              <w:t>PD</w:t>
            </w:r>
          </w:p>
        </w:tc>
        <w:tc>
          <w:tcPr>
            <w:tcW w:w="2310" w:type="dxa"/>
          </w:tcPr>
          <w:p w14:paraId="374D8172" w14:textId="77777777" w:rsidR="00D67E4A" w:rsidRPr="00700C00" w:rsidRDefault="00D67E4A" w:rsidP="00D67E4A">
            <w:r w:rsidRPr="00700C00">
              <w:t>subclassOf</w:t>
            </w:r>
          </w:p>
        </w:tc>
        <w:tc>
          <w:tcPr>
            <w:tcW w:w="4293" w:type="dxa"/>
          </w:tcPr>
          <w:p w14:paraId="336BB2A1" w14:textId="77777777" w:rsidR="00D67E4A" w:rsidRPr="00700C00" w:rsidRDefault="00D67E4A" w:rsidP="00D67E4A">
            <w:r>
              <w:t>change:</w:t>
            </w:r>
            <w:r w:rsidRPr="00700C00">
              <w:t>TimeVarying</w:t>
            </w:r>
            <w:r>
              <w:t>Concept</w:t>
            </w:r>
          </w:p>
        </w:tc>
      </w:tr>
      <w:tr w:rsidR="001754B8" w:rsidRPr="00700C00" w14:paraId="3EB8672E" w14:textId="77777777" w:rsidTr="00F92DE6">
        <w:trPr>
          <w:cantSplit/>
        </w:trPr>
        <w:tc>
          <w:tcPr>
            <w:tcW w:w="2747" w:type="dxa"/>
            <w:vMerge/>
          </w:tcPr>
          <w:p w14:paraId="22B1724E" w14:textId="77777777" w:rsidR="001754B8" w:rsidRPr="00700C00" w:rsidRDefault="001754B8" w:rsidP="006A0A1C"/>
        </w:tc>
        <w:tc>
          <w:tcPr>
            <w:tcW w:w="2310" w:type="dxa"/>
          </w:tcPr>
          <w:p w14:paraId="0C7ADB87" w14:textId="77777777" w:rsidR="001754B8" w:rsidRPr="00700C00" w:rsidRDefault="001754B8" w:rsidP="006A0A1C">
            <w:r w:rsidRPr="00700C00">
              <w:t>equivalentClass</w:t>
            </w:r>
          </w:p>
        </w:tc>
        <w:tc>
          <w:tcPr>
            <w:tcW w:w="4293" w:type="dxa"/>
          </w:tcPr>
          <w:p w14:paraId="60447E91" w14:textId="77777777" w:rsidR="001754B8" w:rsidRPr="00700C00" w:rsidRDefault="00A9653B" w:rsidP="006A0A1C">
            <w:r>
              <w:t>change:</w:t>
            </w:r>
            <w:r w:rsidR="00FC2BAF">
              <w:t>hasManifestation some Node</w:t>
            </w:r>
            <w:r w:rsidR="001754B8" w:rsidRPr="00700C00">
              <w:t xml:space="preserve"> and </w:t>
            </w:r>
            <w:r>
              <w:t xml:space="preserve"> change:</w:t>
            </w:r>
            <w:r w:rsidR="001754B8" w:rsidRPr="00700C00">
              <w:t>hasManifestation only Node</w:t>
            </w:r>
          </w:p>
        </w:tc>
      </w:tr>
      <w:tr w:rsidR="00A9653B" w:rsidRPr="00700C00" w14:paraId="53EF7DD3" w14:textId="77777777" w:rsidTr="00F92DE6">
        <w:trPr>
          <w:cantSplit/>
        </w:trPr>
        <w:tc>
          <w:tcPr>
            <w:tcW w:w="2747" w:type="dxa"/>
            <w:vMerge/>
          </w:tcPr>
          <w:p w14:paraId="435B15C5" w14:textId="77777777" w:rsidR="00A9653B" w:rsidRPr="00700C00" w:rsidRDefault="00A9653B" w:rsidP="006A0A1C"/>
        </w:tc>
        <w:tc>
          <w:tcPr>
            <w:tcW w:w="2310" w:type="dxa"/>
          </w:tcPr>
          <w:p w14:paraId="185EFA0A" w14:textId="77777777" w:rsidR="00A9653B" w:rsidRPr="00700C00" w:rsidRDefault="00A9653B" w:rsidP="006A0A1C">
            <w:r>
              <w:t>change:existsAt</w:t>
            </w:r>
          </w:p>
        </w:tc>
        <w:tc>
          <w:tcPr>
            <w:tcW w:w="4293" w:type="dxa"/>
          </w:tcPr>
          <w:p w14:paraId="0EAB1273" w14:textId="77777777" w:rsidR="00A9653B" w:rsidRDefault="00A9653B" w:rsidP="006A0A1C">
            <w:r>
              <w:t>exactly 1 time:Interval</w:t>
            </w:r>
          </w:p>
        </w:tc>
      </w:tr>
      <w:tr w:rsidR="00112423" w:rsidRPr="00700C00" w14:paraId="2B590B7A" w14:textId="77777777" w:rsidTr="00F92DE6">
        <w:trPr>
          <w:cantSplit/>
          <w:trHeight w:val="267"/>
        </w:trPr>
        <w:tc>
          <w:tcPr>
            <w:tcW w:w="2747" w:type="dxa"/>
            <w:vMerge/>
          </w:tcPr>
          <w:p w14:paraId="05B3299A" w14:textId="77777777" w:rsidR="00112423" w:rsidRPr="00700C00" w:rsidRDefault="00112423" w:rsidP="006A0A1C"/>
        </w:tc>
        <w:tc>
          <w:tcPr>
            <w:tcW w:w="2310" w:type="dxa"/>
          </w:tcPr>
          <w:p w14:paraId="454F9ABD" w14:textId="121A09DC" w:rsidR="00112423" w:rsidRDefault="00112423" w:rsidP="006A0A1C">
            <w:r>
              <w:t>hasNodeID</w:t>
            </w:r>
          </w:p>
        </w:tc>
        <w:tc>
          <w:tcPr>
            <w:tcW w:w="4293" w:type="dxa"/>
          </w:tcPr>
          <w:p w14:paraId="19F01B6E" w14:textId="080D8C8F" w:rsidR="00112423" w:rsidRDefault="005C310A" w:rsidP="005C310A">
            <w:r>
              <w:t>max 1 NodeId</w:t>
            </w:r>
          </w:p>
        </w:tc>
      </w:tr>
      <w:tr w:rsidR="001754B8" w:rsidRPr="00700C00" w14:paraId="08F709DD" w14:textId="77777777" w:rsidTr="00F92DE6">
        <w:trPr>
          <w:cantSplit/>
        </w:trPr>
        <w:tc>
          <w:tcPr>
            <w:tcW w:w="2747" w:type="dxa"/>
            <w:vMerge w:val="restart"/>
          </w:tcPr>
          <w:p w14:paraId="1AA6E37A" w14:textId="77777777" w:rsidR="001754B8" w:rsidRPr="00700C00" w:rsidRDefault="001754B8" w:rsidP="006A0A1C">
            <w:r w:rsidRPr="00700C00">
              <w:t>Node</w:t>
            </w:r>
          </w:p>
        </w:tc>
        <w:tc>
          <w:tcPr>
            <w:tcW w:w="2310" w:type="dxa"/>
          </w:tcPr>
          <w:p w14:paraId="0F717918" w14:textId="77777777" w:rsidR="001754B8" w:rsidRPr="00700C00" w:rsidRDefault="001754B8" w:rsidP="006A0A1C">
            <w:r w:rsidRPr="00700C00">
              <w:t>subclassOf</w:t>
            </w:r>
          </w:p>
        </w:tc>
        <w:tc>
          <w:tcPr>
            <w:tcW w:w="4293" w:type="dxa"/>
          </w:tcPr>
          <w:p w14:paraId="0F3F42EC" w14:textId="77777777" w:rsidR="001754B8" w:rsidRPr="00700C00" w:rsidRDefault="00A9653B" w:rsidP="006A0A1C">
            <w:r>
              <w:t>change:</w:t>
            </w:r>
            <w:r w:rsidR="001754B8" w:rsidRPr="00700C00">
              <w:t>Manifestation</w:t>
            </w:r>
          </w:p>
        </w:tc>
      </w:tr>
      <w:tr w:rsidR="001754B8" w:rsidRPr="00700C00" w14:paraId="71F80B4A" w14:textId="77777777" w:rsidTr="00F92DE6">
        <w:trPr>
          <w:cantSplit/>
        </w:trPr>
        <w:tc>
          <w:tcPr>
            <w:tcW w:w="2747" w:type="dxa"/>
            <w:vMerge/>
          </w:tcPr>
          <w:p w14:paraId="08422A9F" w14:textId="77777777" w:rsidR="001754B8" w:rsidRPr="00700C00" w:rsidRDefault="001754B8" w:rsidP="006A0A1C"/>
        </w:tc>
        <w:tc>
          <w:tcPr>
            <w:tcW w:w="2310" w:type="dxa"/>
          </w:tcPr>
          <w:p w14:paraId="6D69C63D" w14:textId="77777777" w:rsidR="001754B8" w:rsidRPr="00700C00" w:rsidRDefault="001754B8" w:rsidP="006A0A1C">
            <w:r w:rsidRPr="00700C00">
              <w:t>equivalentClass</w:t>
            </w:r>
          </w:p>
        </w:tc>
        <w:tc>
          <w:tcPr>
            <w:tcW w:w="4293" w:type="dxa"/>
          </w:tcPr>
          <w:p w14:paraId="0DE70002" w14:textId="77777777" w:rsidR="001754B8" w:rsidRPr="00700C00" w:rsidRDefault="00A9653B" w:rsidP="006A0A1C">
            <w:r>
              <w:t>change:</w:t>
            </w:r>
            <w:r w:rsidR="001754B8" w:rsidRPr="00700C00">
              <w:t>manifestationOf some Node</w:t>
            </w:r>
            <w:r w:rsidR="00FC2BAF">
              <w:t>PD</w:t>
            </w:r>
            <w:r w:rsidR="001754B8" w:rsidRPr="00700C00">
              <w:t xml:space="preserve"> and </w:t>
            </w:r>
            <w:r>
              <w:t xml:space="preserve"> change:</w:t>
            </w:r>
            <w:r w:rsidR="001754B8" w:rsidRPr="00700C00">
              <w:t>manifestationOf only Nod</w:t>
            </w:r>
            <w:r w:rsidR="00FC2BAF">
              <w:t>ePD</w:t>
            </w:r>
          </w:p>
        </w:tc>
      </w:tr>
      <w:tr w:rsidR="001754B8" w:rsidRPr="00700C00" w14:paraId="25EABB8C" w14:textId="77777777" w:rsidTr="00F92DE6">
        <w:trPr>
          <w:cantSplit/>
        </w:trPr>
        <w:tc>
          <w:tcPr>
            <w:tcW w:w="2747" w:type="dxa"/>
            <w:vMerge/>
          </w:tcPr>
          <w:p w14:paraId="53D6096C" w14:textId="77777777" w:rsidR="001754B8" w:rsidRPr="00700C00" w:rsidRDefault="001754B8" w:rsidP="006A0A1C"/>
        </w:tc>
        <w:tc>
          <w:tcPr>
            <w:tcW w:w="2310" w:type="dxa"/>
          </w:tcPr>
          <w:p w14:paraId="553451AB" w14:textId="77777777" w:rsidR="001754B8" w:rsidRPr="00700C00" w:rsidRDefault="00A9653B" w:rsidP="006A0A1C">
            <w:r>
              <w:t>change:</w:t>
            </w:r>
            <w:r w:rsidR="006D5597">
              <w:t>existsAt</w:t>
            </w:r>
          </w:p>
        </w:tc>
        <w:tc>
          <w:tcPr>
            <w:tcW w:w="4293" w:type="dxa"/>
          </w:tcPr>
          <w:p w14:paraId="532DFA5E" w14:textId="77777777" w:rsidR="001754B8" w:rsidRPr="00700C00" w:rsidRDefault="001754B8" w:rsidP="006A0A1C">
            <w:r w:rsidRPr="00700C00">
              <w:t>exactly 1 TemporalEntity</w:t>
            </w:r>
          </w:p>
        </w:tc>
      </w:tr>
      <w:tr w:rsidR="00CF1208" w:rsidRPr="00700C00" w14:paraId="558A35A7" w14:textId="77777777" w:rsidTr="00F92DE6">
        <w:trPr>
          <w:cantSplit/>
        </w:trPr>
        <w:tc>
          <w:tcPr>
            <w:tcW w:w="2747" w:type="dxa"/>
            <w:vMerge/>
          </w:tcPr>
          <w:p w14:paraId="45BDDF97" w14:textId="77777777" w:rsidR="00CF1208" w:rsidRPr="00700C00" w:rsidRDefault="00CF1208" w:rsidP="00CF1208"/>
        </w:tc>
        <w:tc>
          <w:tcPr>
            <w:tcW w:w="2310" w:type="dxa"/>
          </w:tcPr>
          <w:p w14:paraId="20376BDD" w14:textId="62AC3110" w:rsidR="00CF1208" w:rsidRPr="00417649" w:rsidRDefault="00F92DE6" w:rsidP="00CF1208">
            <w:pPr>
              <w:rPr>
                <w:highlight w:val="yellow"/>
              </w:rPr>
            </w:pPr>
            <w:r>
              <w:rPr>
                <w:highlight w:val="yellow"/>
              </w:rPr>
              <w:t>inverse (hasNetworkComponent)</w:t>
            </w:r>
          </w:p>
        </w:tc>
        <w:tc>
          <w:tcPr>
            <w:tcW w:w="4293" w:type="dxa"/>
          </w:tcPr>
          <w:p w14:paraId="0931C61E" w14:textId="435E2C50" w:rsidR="00CF1208" w:rsidRPr="00417649" w:rsidRDefault="00CF1208" w:rsidP="00CF1208">
            <w:pPr>
              <w:rPr>
                <w:highlight w:val="yellow"/>
              </w:rPr>
            </w:pPr>
            <w:r w:rsidRPr="00417649">
              <w:rPr>
                <w:highlight w:val="yellow"/>
              </w:rPr>
              <w:t>only Network</w:t>
            </w:r>
          </w:p>
        </w:tc>
      </w:tr>
      <w:tr w:rsidR="00CF1208" w:rsidRPr="00700C00" w14:paraId="45211F84" w14:textId="77777777" w:rsidTr="00F92DE6">
        <w:trPr>
          <w:cantSplit/>
        </w:trPr>
        <w:tc>
          <w:tcPr>
            <w:tcW w:w="2747" w:type="dxa"/>
            <w:vMerge/>
          </w:tcPr>
          <w:p w14:paraId="3929A3B4" w14:textId="77777777" w:rsidR="00CF1208" w:rsidRPr="00700C00" w:rsidRDefault="00CF1208" w:rsidP="00CF1208"/>
        </w:tc>
        <w:tc>
          <w:tcPr>
            <w:tcW w:w="2310" w:type="dxa"/>
          </w:tcPr>
          <w:p w14:paraId="0D7A12ED" w14:textId="77777777" w:rsidR="00CF1208" w:rsidRPr="00700C00" w:rsidRDefault="00CF1208" w:rsidP="00CF1208">
            <w:r w:rsidRPr="00700C00">
              <w:t>connectedTo</w:t>
            </w:r>
          </w:p>
        </w:tc>
        <w:tc>
          <w:tcPr>
            <w:tcW w:w="4293" w:type="dxa"/>
          </w:tcPr>
          <w:p w14:paraId="1F34BC1B" w14:textId="77777777" w:rsidR="00CF1208" w:rsidRPr="00700C00" w:rsidRDefault="00CF1208" w:rsidP="00CF1208">
            <w:r w:rsidRPr="00700C00">
              <w:t>min 1 Arc</w:t>
            </w:r>
          </w:p>
        </w:tc>
      </w:tr>
      <w:tr w:rsidR="00CF1208" w:rsidRPr="00700C00" w14:paraId="3F416338" w14:textId="77777777" w:rsidTr="00F92DE6">
        <w:trPr>
          <w:cantSplit/>
        </w:trPr>
        <w:tc>
          <w:tcPr>
            <w:tcW w:w="2747" w:type="dxa"/>
            <w:vMerge/>
          </w:tcPr>
          <w:p w14:paraId="73A5C875" w14:textId="77777777" w:rsidR="00CF1208" w:rsidRPr="00700C00" w:rsidRDefault="00CF1208" w:rsidP="00CF1208"/>
        </w:tc>
        <w:tc>
          <w:tcPr>
            <w:tcW w:w="2310" w:type="dxa"/>
          </w:tcPr>
          <w:p w14:paraId="3A0815BC" w14:textId="7FFCD123" w:rsidR="00CF1208" w:rsidRPr="00700C00" w:rsidRDefault="00CF1208" w:rsidP="00CF1208">
            <w:r w:rsidRPr="00700C00">
              <w:t>hasControl</w:t>
            </w:r>
          </w:p>
        </w:tc>
        <w:tc>
          <w:tcPr>
            <w:tcW w:w="4293" w:type="dxa"/>
          </w:tcPr>
          <w:p w14:paraId="6336900E" w14:textId="20F0319D" w:rsidR="00CF1208" w:rsidRPr="00700C00" w:rsidRDefault="00CF1208" w:rsidP="00CF1208">
            <w:r w:rsidRPr="00700C00">
              <w:t xml:space="preserve">only </w:t>
            </w:r>
            <w:r>
              <w:t>(</w:t>
            </w:r>
            <w:r w:rsidRPr="00700C00">
              <w:t>NetworkTransfer or SignalControl or FlowControl</w:t>
            </w:r>
            <w:r>
              <w:t>)</w:t>
            </w:r>
          </w:p>
        </w:tc>
      </w:tr>
      <w:tr w:rsidR="00357841" w:rsidRPr="00700C00" w14:paraId="262BD19D" w14:textId="77777777" w:rsidTr="00F92DE6">
        <w:trPr>
          <w:cantSplit/>
        </w:trPr>
        <w:tc>
          <w:tcPr>
            <w:tcW w:w="2747" w:type="dxa"/>
            <w:vMerge/>
          </w:tcPr>
          <w:p w14:paraId="78A22DC3" w14:textId="77777777" w:rsidR="00357841" w:rsidRPr="00700C00" w:rsidRDefault="00357841" w:rsidP="00357841"/>
        </w:tc>
        <w:tc>
          <w:tcPr>
            <w:tcW w:w="2310" w:type="dxa"/>
          </w:tcPr>
          <w:p w14:paraId="00C28E60" w14:textId="12F07CD8" w:rsidR="00357841" w:rsidRPr="00700C00" w:rsidRDefault="00357841" w:rsidP="00357841">
            <w:r>
              <w:t>associatedLocation</w:t>
            </w:r>
          </w:p>
        </w:tc>
        <w:tc>
          <w:tcPr>
            <w:tcW w:w="4293" w:type="dxa"/>
          </w:tcPr>
          <w:p w14:paraId="42DCA828" w14:textId="12889244" w:rsidR="00357841" w:rsidRPr="00700C00" w:rsidRDefault="00357841" w:rsidP="00357841">
            <w:r w:rsidRPr="00700C00">
              <w:t xml:space="preserve">only </w:t>
            </w:r>
            <w:r>
              <w:t xml:space="preserve">  spatial_loc:Feature</w:t>
            </w:r>
          </w:p>
        </w:tc>
      </w:tr>
      <w:tr w:rsidR="00357841" w:rsidRPr="00700C00" w14:paraId="2D2A96BF" w14:textId="77777777" w:rsidTr="00F92DE6">
        <w:trPr>
          <w:cantSplit/>
        </w:trPr>
        <w:tc>
          <w:tcPr>
            <w:tcW w:w="2747" w:type="dxa"/>
            <w:vMerge w:val="restart"/>
          </w:tcPr>
          <w:p w14:paraId="145F754E" w14:textId="44D3F0FB" w:rsidR="00357841" w:rsidRPr="0064284A" w:rsidRDefault="00357841" w:rsidP="00357841">
            <w:r w:rsidRPr="0064284A">
              <w:t>LinkPD</w:t>
            </w:r>
          </w:p>
        </w:tc>
        <w:tc>
          <w:tcPr>
            <w:tcW w:w="2310" w:type="dxa"/>
          </w:tcPr>
          <w:p w14:paraId="2D23F79F" w14:textId="0F6087CD" w:rsidR="00357841" w:rsidRPr="00700C00" w:rsidRDefault="00357841" w:rsidP="00357841">
            <w:r w:rsidRPr="00700C00">
              <w:t>subclassOf</w:t>
            </w:r>
          </w:p>
        </w:tc>
        <w:tc>
          <w:tcPr>
            <w:tcW w:w="4293" w:type="dxa"/>
          </w:tcPr>
          <w:p w14:paraId="57DF50C6" w14:textId="05467036" w:rsidR="00357841" w:rsidRDefault="00357841" w:rsidP="00357841">
            <w:r>
              <w:t>change:</w:t>
            </w:r>
            <w:r w:rsidRPr="00700C00">
              <w:t>TimeVarying</w:t>
            </w:r>
            <w:r>
              <w:t>Concept</w:t>
            </w:r>
          </w:p>
        </w:tc>
      </w:tr>
      <w:tr w:rsidR="00357841" w:rsidRPr="00700C00" w14:paraId="2E16F723" w14:textId="77777777" w:rsidTr="00F92DE6">
        <w:trPr>
          <w:cantSplit/>
        </w:trPr>
        <w:tc>
          <w:tcPr>
            <w:tcW w:w="2747" w:type="dxa"/>
            <w:vMerge/>
          </w:tcPr>
          <w:p w14:paraId="55BCC62A" w14:textId="77777777" w:rsidR="00357841" w:rsidRPr="001A792D" w:rsidRDefault="00357841" w:rsidP="00357841">
            <w:pPr>
              <w:rPr>
                <w:highlight w:val="yellow"/>
              </w:rPr>
            </w:pPr>
          </w:p>
        </w:tc>
        <w:tc>
          <w:tcPr>
            <w:tcW w:w="2310" w:type="dxa"/>
          </w:tcPr>
          <w:p w14:paraId="460B247B" w14:textId="7A4B7116" w:rsidR="00357841" w:rsidRPr="00700C00" w:rsidRDefault="00357841" w:rsidP="00357841">
            <w:r w:rsidRPr="00700C00">
              <w:t>equivalentClass</w:t>
            </w:r>
          </w:p>
        </w:tc>
        <w:tc>
          <w:tcPr>
            <w:tcW w:w="4293" w:type="dxa"/>
          </w:tcPr>
          <w:p w14:paraId="348359C0" w14:textId="1CF4FE0F" w:rsidR="00357841" w:rsidRDefault="00357841" w:rsidP="00357841">
            <w:r>
              <w:t>change:hasManifestation some Link</w:t>
            </w:r>
            <w:r w:rsidRPr="00700C00">
              <w:t xml:space="preserve"> and </w:t>
            </w:r>
            <w:r>
              <w:t xml:space="preserve"> change:</w:t>
            </w:r>
            <w:r w:rsidRPr="00700C00">
              <w:t xml:space="preserve">hasManifestation only </w:t>
            </w:r>
            <w:r>
              <w:t>Link</w:t>
            </w:r>
          </w:p>
        </w:tc>
      </w:tr>
      <w:tr w:rsidR="00357841" w:rsidRPr="00700C00" w14:paraId="45B50B78" w14:textId="77777777" w:rsidTr="00F92DE6">
        <w:trPr>
          <w:cantSplit/>
        </w:trPr>
        <w:tc>
          <w:tcPr>
            <w:tcW w:w="2747" w:type="dxa"/>
            <w:vMerge/>
          </w:tcPr>
          <w:p w14:paraId="41349652" w14:textId="77777777" w:rsidR="00357841" w:rsidRPr="001A792D" w:rsidRDefault="00357841" w:rsidP="00357841">
            <w:pPr>
              <w:rPr>
                <w:highlight w:val="yellow"/>
              </w:rPr>
            </w:pPr>
          </w:p>
        </w:tc>
        <w:tc>
          <w:tcPr>
            <w:tcW w:w="2310" w:type="dxa"/>
          </w:tcPr>
          <w:p w14:paraId="1977A022" w14:textId="6228B26D" w:rsidR="00357841" w:rsidRPr="00700C00" w:rsidRDefault="00357841" w:rsidP="00357841">
            <w:r>
              <w:t>change:existsAt</w:t>
            </w:r>
          </w:p>
        </w:tc>
        <w:tc>
          <w:tcPr>
            <w:tcW w:w="4293" w:type="dxa"/>
          </w:tcPr>
          <w:p w14:paraId="1D46F1C0" w14:textId="4E51DFCE" w:rsidR="00357841" w:rsidRDefault="00357841" w:rsidP="00357841">
            <w:r>
              <w:t>exactly 1 time:Interval</w:t>
            </w:r>
          </w:p>
        </w:tc>
      </w:tr>
      <w:tr w:rsidR="00357841" w:rsidRPr="00700C00" w14:paraId="02DA9DE2" w14:textId="77777777" w:rsidTr="00F92DE6">
        <w:trPr>
          <w:cantSplit/>
        </w:trPr>
        <w:tc>
          <w:tcPr>
            <w:tcW w:w="2747" w:type="dxa"/>
            <w:vMerge/>
          </w:tcPr>
          <w:p w14:paraId="4D85E7B0" w14:textId="77777777" w:rsidR="00357841" w:rsidRPr="001A792D" w:rsidRDefault="00357841" w:rsidP="00357841">
            <w:pPr>
              <w:rPr>
                <w:highlight w:val="yellow"/>
              </w:rPr>
            </w:pPr>
          </w:p>
        </w:tc>
        <w:tc>
          <w:tcPr>
            <w:tcW w:w="2310" w:type="dxa"/>
          </w:tcPr>
          <w:p w14:paraId="251636C3" w14:textId="69EC6715" w:rsidR="00357841" w:rsidRPr="00700C00" w:rsidRDefault="00357841" w:rsidP="00357841"/>
        </w:tc>
        <w:tc>
          <w:tcPr>
            <w:tcW w:w="4293" w:type="dxa"/>
          </w:tcPr>
          <w:p w14:paraId="603F98ED" w14:textId="5617CBA5" w:rsidR="00357841" w:rsidRDefault="00357841" w:rsidP="00357841"/>
        </w:tc>
      </w:tr>
      <w:tr w:rsidR="00357841" w:rsidRPr="00700C00" w14:paraId="79836A39" w14:textId="77777777" w:rsidTr="00F92DE6">
        <w:trPr>
          <w:cantSplit/>
        </w:trPr>
        <w:tc>
          <w:tcPr>
            <w:tcW w:w="2747" w:type="dxa"/>
            <w:vMerge/>
          </w:tcPr>
          <w:p w14:paraId="5F27ED0B" w14:textId="77777777" w:rsidR="00357841" w:rsidRPr="001A792D" w:rsidRDefault="00357841" w:rsidP="00357841">
            <w:pPr>
              <w:rPr>
                <w:highlight w:val="yellow"/>
              </w:rPr>
            </w:pPr>
          </w:p>
        </w:tc>
        <w:tc>
          <w:tcPr>
            <w:tcW w:w="2310" w:type="dxa"/>
          </w:tcPr>
          <w:p w14:paraId="19BDB4B6" w14:textId="07EEA89D" w:rsidR="00357841" w:rsidRPr="00700C00" w:rsidRDefault="00357841" w:rsidP="00357841">
            <w:r>
              <w:t>startNode</w:t>
            </w:r>
          </w:p>
        </w:tc>
        <w:tc>
          <w:tcPr>
            <w:tcW w:w="4293" w:type="dxa"/>
          </w:tcPr>
          <w:p w14:paraId="1DCA6B4F" w14:textId="1F5D4A16" w:rsidR="00357841" w:rsidRDefault="00357841" w:rsidP="00357841">
            <w:r w:rsidRPr="00700C00">
              <w:t>exactly 1 Node</w:t>
            </w:r>
            <w:r>
              <w:t>PD</w:t>
            </w:r>
          </w:p>
        </w:tc>
      </w:tr>
      <w:tr w:rsidR="00357841" w:rsidRPr="00700C00" w14:paraId="04DA0E9B" w14:textId="77777777" w:rsidTr="00F92DE6">
        <w:trPr>
          <w:cantSplit/>
        </w:trPr>
        <w:tc>
          <w:tcPr>
            <w:tcW w:w="2747" w:type="dxa"/>
            <w:vMerge/>
          </w:tcPr>
          <w:p w14:paraId="418EF336" w14:textId="77777777" w:rsidR="00357841" w:rsidRPr="001A792D" w:rsidRDefault="00357841" w:rsidP="00357841">
            <w:pPr>
              <w:rPr>
                <w:highlight w:val="yellow"/>
              </w:rPr>
            </w:pPr>
          </w:p>
        </w:tc>
        <w:tc>
          <w:tcPr>
            <w:tcW w:w="2310" w:type="dxa"/>
          </w:tcPr>
          <w:p w14:paraId="241524AD" w14:textId="58EFFEFD" w:rsidR="00357841" w:rsidRPr="00700C00" w:rsidRDefault="00357841" w:rsidP="00357841">
            <w:r>
              <w:t>endNode</w:t>
            </w:r>
          </w:p>
        </w:tc>
        <w:tc>
          <w:tcPr>
            <w:tcW w:w="4293" w:type="dxa"/>
          </w:tcPr>
          <w:p w14:paraId="5A2CD451" w14:textId="0A161751" w:rsidR="00357841" w:rsidRDefault="00357841" w:rsidP="00357841">
            <w:r w:rsidRPr="00700C00">
              <w:t>exactly 1 Node</w:t>
            </w:r>
            <w:r>
              <w:t>PD</w:t>
            </w:r>
          </w:p>
        </w:tc>
      </w:tr>
      <w:tr w:rsidR="00357841" w:rsidRPr="00700C00" w14:paraId="3D1C805F" w14:textId="77777777" w:rsidTr="00F92DE6">
        <w:trPr>
          <w:cantSplit/>
        </w:trPr>
        <w:tc>
          <w:tcPr>
            <w:tcW w:w="2747" w:type="dxa"/>
            <w:vMerge/>
          </w:tcPr>
          <w:p w14:paraId="132772E6" w14:textId="77777777" w:rsidR="00357841" w:rsidRPr="001A792D" w:rsidRDefault="00357841" w:rsidP="00357841">
            <w:pPr>
              <w:rPr>
                <w:highlight w:val="yellow"/>
              </w:rPr>
            </w:pPr>
          </w:p>
        </w:tc>
        <w:tc>
          <w:tcPr>
            <w:tcW w:w="2310" w:type="dxa"/>
          </w:tcPr>
          <w:p w14:paraId="6B6F964D" w14:textId="6832AE34" w:rsidR="00357841" w:rsidRPr="00700C00" w:rsidRDefault="00357841" w:rsidP="00357841">
            <w:r>
              <w:t>accessesComplex</w:t>
            </w:r>
          </w:p>
        </w:tc>
        <w:tc>
          <w:tcPr>
            <w:tcW w:w="4293" w:type="dxa"/>
          </w:tcPr>
          <w:p w14:paraId="32E60361" w14:textId="7B51FE9E" w:rsidR="00357841" w:rsidRDefault="00357841" w:rsidP="00357841">
            <w:r>
              <w:t>only TransportationComplexPD</w:t>
            </w:r>
          </w:p>
        </w:tc>
      </w:tr>
      <w:tr w:rsidR="00357841" w:rsidRPr="00700C00" w14:paraId="52F8B005" w14:textId="77777777" w:rsidTr="00F92DE6">
        <w:trPr>
          <w:cantSplit/>
        </w:trPr>
        <w:tc>
          <w:tcPr>
            <w:tcW w:w="2747" w:type="dxa"/>
            <w:vMerge w:val="restart"/>
          </w:tcPr>
          <w:p w14:paraId="09759814" w14:textId="754F8B0E" w:rsidR="00357841" w:rsidRPr="004C7A6B" w:rsidRDefault="00357841" w:rsidP="00357841">
            <w:r w:rsidRPr="004C7A6B">
              <w:t>Link</w:t>
            </w:r>
          </w:p>
        </w:tc>
        <w:tc>
          <w:tcPr>
            <w:tcW w:w="2310" w:type="dxa"/>
          </w:tcPr>
          <w:p w14:paraId="7F57E964" w14:textId="5D287DC5" w:rsidR="00357841" w:rsidRPr="00700C00" w:rsidRDefault="00357841" w:rsidP="00357841">
            <w:r w:rsidRPr="00700C00">
              <w:t>subclassOf</w:t>
            </w:r>
          </w:p>
        </w:tc>
        <w:tc>
          <w:tcPr>
            <w:tcW w:w="4293" w:type="dxa"/>
          </w:tcPr>
          <w:p w14:paraId="6AA18F05" w14:textId="756DC69B" w:rsidR="00357841" w:rsidRDefault="00357841" w:rsidP="00357841">
            <w:r>
              <w:t>change:</w:t>
            </w:r>
            <w:r w:rsidRPr="00700C00">
              <w:t>Manifestation</w:t>
            </w:r>
          </w:p>
        </w:tc>
      </w:tr>
      <w:tr w:rsidR="00357841" w:rsidRPr="00700C00" w14:paraId="1C0CA2DD" w14:textId="77777777" w:rsidTr="00F92DE6">
        <w:trPr>
          <w:cantSplit/>
        </w:trPr>
        <w:tc>
          <w:tcPr>
            <w:tcW w:w="2747" w:type="dxa"/>
            <w:vMerge/>
          </w:tcPr>
          <w:p w14:paraId="5CD71A40" w14:textId="77777777" w:rsidR="00357841" w:rsidRPr="001A792D" w:rsidRDefault="00357841" w:rsidP="00357841">
            <w:pPr>
              <w:rPr>
                <w:highlight w:val="yellow"/>
              </w:rPr>
            </w:pPr>
          </w:p>
        </w:tc>
        <w:tc>
          <w:tcPr>
            <w:tcW w:w="2310" w:type="dxa"/>
          </w:tcPr>
          <w:p w14:paraId="4316EE1B" w14:textId="0F69128F" w:rsidR="00357841" w:rsidRPr="00700C00" w:rsidRDefault="00357841" w:rsidP="00357841">
            <w:r w:rsidRPr="00700C00">
              <w:t>equivalentClass</w:t>
            </w:r>
          </w:p>
        </w:tc>
        <w:tc>
          <w:tcPr>
            <w:tcW w:w="4293" w:type="dxa"/>
          </w:tcPr>
          <w:p w14:paraId="61B94804" w14:textId="5AC982FE" w:rsidR="00357841" w:rsidRDefault="00357841" w:rsidP="00357841">
            <w:r>
              <w:t>change:</w:t>
            </w:r>
            <w:r w:rsidRPr="00700C00">
              <w:t xml:space="preserve">manifestationOf some </w:t>
            </w:r>
            <w:r>
              <w:t>LinkPD</w:t>
            </w:r>
            <w:r w:rsidRPr="00700C00">
              <w:t xml:space="preserve"> and </w:t>
            </w:r>
            <w:r>
              <w:t xml:space="preserve"> change:manifestationOf only LinkPD</w:t>
            </w:r>
          </w:p>
        </w:tc>
      </w:tr>
      <w:tr w:rsidR="00357841" w:rsidRPr="00700C00" w14:paraId="7799D29C" w14:textId="77777777" w:rsidTr="00F92DE6">
        <w:trPr>
          <w:cantSplit/>
        </w:trPr>
        <w:tc>
          <w:tcPr>
            <w:tcW w:w="2747" w:type="dxa"/>
            <w:vMerge/>
          </w:tcPr>
          <w:p w14:paraId="4D6F3C33" w14:textId="77777777" w:rsidR="00357841" w:rsidRPr="001A792D" w:rsidRDefault="00357841" w:rsidP="00357841">
            <w:pPr>
              <w:rPr>
                <w:highlight w:val="yellow"/>
              </w:rPr>
            </w:pPr>
          </w:p>
        </w:tc>
        <w:tc>
          <w:tcPr>
            <w:tcW w:w="2310" w:type="dxa"/>
          </w:tcPr>
          <w:p w14:paraId="3F65415E" w14:textId="2479A082" w:rsidR="00357841" w:rsidRPr="00700C00" w:rsidRDefault="00357841" w:rsidP="00357841">
            <w:r>
              <w:t>change:existsAt</w:t>
            </w:r>
          </w:p>
        </w:tc>
        <w:tc>
          <w:tcPr>
            <w:tcW w:w="4293" w:type="dxa"/>
          </w:tcPr>
          <w:p w14:paraId="2A897D54" w14:textId="690F6687" w:rsidR="00357841" w:rsidRDefault="00357841" w:rsidP="00357841">
            <w:r w:rsidRPr="00700C00">
              <w:t xml:space="preserve">exactly 1 </w:t>
            </w:r>
            <w:r>
              <w:t xml:space="preserve"> time:</w:t>
            </w:r>
            <w:r w:rsidRPr="00700C00">
              <w:t>TemporalEntity</w:t>
            </w:r>
          </w:p>
        </w:tc>
      </w:tr>
      <w:tr w:rsidR="00357841" w:rsidRPr="00700C00" w14:paraId="3F63D205" w14:textId="77777777" w:rsidTr="00F92DE6">
        <w:trPr>
          <w:cantSplit/>
        </w:trPr>
        <w:tc>
          <w:tcPr>
            <w:tcW w:w="2747" w:type="dxa"/>
            <w:vMerge/>
          </w:tcPr>
          <w:p w14:paraId="29859DAA" w14:textId="77777777" w:rsidR="00357841" w:rsidRPr="001A792D" w:rsidRDefault="00357841" w:rsidP="00357841">
            <w:pPr>
              <w:rPr>
                <w:highlight w:val="yellow"/>
              </w:rPr>
            </w:pPr>
          </w:p>
        </w:tc>
        <w:tc>
          <w:tcPr>
            <w:tcW w:w="2310" w:type="dxa"/>
          </w:tcPr>
          <w:p w14:paraId="05FE412D" w14:textId="74F6D6D0" w:rsidR="00357841" w:rsidRPr="00700C00" w:rsidRDefault="00357841" w:rsidP="00357841">
            <w:r w:rsidRPr="00BC25BA">
              <w:rPr>
                <w:highlight w:val="yellow"/>
              </w:rPr>
              <w:t>containsArc</w:t>
            </w:r>
          </w:p>
        </w:tc>
        <w:tc>
          <w:tcPr>
            <w:tcW w:w="4293" w:type="dxa"/>
          </w:tcPr>
          <w:p w14:paraId="06171A97" w14:textId="7AAD5BF7" w:rsidR="00357841" w:rsidRDefault="00357841" w:rsidP="00357841">
            <w:r w:rsidRPr="004D444C">
              <w:rPr>
                <w:highlight w:val="yellow"/>
              </w:rPr>
              <w:t>min 1 ArcPD</w:t>
            </w:r>
          </w:p>
        </w:tc>
      </w:tr>
      <w:tr w:rsidR="00F92DE6" w:rsidRPr="00700C00" w14:paraId="59EEF52B" w14:textId="77777777" w:rsidTr="00F92DE6">
        <w:trPr>
          <w:cantSplit/>
        </w:trPr>
        <w:tc>
          <w:tcPr>
            <w:tcW w:w="2747" w:type="dxa"/>
            <w:vMerge/>
          </w:tcPr>
          <w:p w14:paraId="340907A3" w14:textId="77777777" w:rsidR="00F92DE6" w:rsidRPr="001A792D" w:rsidRDefault="00F92DE6" w:rsidP="00F92DE6">
            <w:pPr>
              <w:rPr>
                <w:highlight w:val="yellow"/>
              </w:rPr>
            </w:pPr>
          </w:p>
        </w:tc>
        <w:tc>
          <w:tcPr>
            <w:tcW w:w="2310" w:type="dxa"/>
          </w:tcPr>
          <w:p w14:paraId="5976BDF9" w14:textId="6E972C21" w:rsidR="00F92DE6" w:rsidRDefault="00F92DE6" w:rsidP="00F92DE6">
            <w:r>
              <w:rPr>
                <w:highlight w:val="yellow"/>
              </w:rPr>
              <w:t>inverse (hasNetworkComponent)</w:t>
            </w:r>
          </w:p>
        </w:tc>
        <w:tc>
          <w:tcPr>
            <w:tcW w:w="4293" w:type="dxa"/>
          </w:tcPr>
          <w:p w14:paraId="3B62D76B" w14:textId="3884DA09" w:rsidR="00F92DE6" w:rsidRDefault="00F92DE6" w:rsidP="00F92DE6">
            <w:r>
              <w:t>only</w:t>
            </w:r>
            <w:r w:rsidRPr="00700C00">
              <w:t xml:space="preserve"> Network</w:t>
            </w:r>
            <w:r>
              <w:t xml:space="preserve"> </w:t>
            </w:r>
            <w:r w:rsidRPr="009A5985">
              <w:rPr>
                <w:highlight w:val="yellow"/>
              </w:rPr>
              <w:t>(variant or invariant?)</w:t>
            </w:r>
          </w:p>
        </w:tc>
      </w:tr>
      <w:tr w:rsidR="00F92DE6" w:rsidRPr="00700C00" w14:paraId="7CBB8A86" w14:textId="77777777" w:rsidTr="00F92DE6">
        <w:trPr>
          <w:cantSplit/>
        </w:trPr>
        <w:tc>
          <w:tcPr>
            <w:tcW w:w="2747" w:type="dxa"/>
            <w:vMerge/>
          </w:tcPr>
          <w:p w14:paraId="737CE860" w14:textId="77777777" w:rsidR="00F92DE6" w:rsidRPr="001A792D" w:rsidRDefault="00F92DE6" w:rsidP="00F92DE6">
            <w:pPr>
              <w:rPr>
                <w:highlight w:val="yellow"/>
              </w:rPr>
            </w:pPr>
          </w:p>
        </w:tc>
        <w:tc>
          <w:tcPr>
            <w:tcW w:w="2310" w:type="dxa"/>
          </w:tcPr>
          <w:p w14:paraId="19EB8D8F" w14:textId="1C5FF72C" w:rsidR="00F92DE6" w:rsidRPr="00700C00" w:rsidRDefault="00F92DE6" w:rsidP="00F92DE6">
            <w:r>
              <w:t>associatedLinkLength</w:t>
            </w:r>
          </w:p>
        </w:tc>
        <w:tc>
          <w:tcPr>
            <w:tcW w:w="4293" w:type="dxa"/>
          </w:tcPr>
          <w:p w14:paraId="7CA262F7" w14:textId="289A1CDE" w:rsidR="00F92DE6" w:rsidRDefault="00F92DE6" w:rsidP="00F92DE6">
            <w:r>
              <w:t>exactly 1 om:length</w:t>
            </w:r>
          </w:p>
        </w:tc>
      </w:tr>
      <w:tr w:rsidR="00F92DE6" w:rsidRPr="00700C00" w14:paraId="48F7ED24" w14:textId="77777777" w:rsidTr="00F92DE6">
        <w:trPr>
          <w:cantSplit/>
        </w:trPr>
        <w:tc>
          <w:tcPr>
            <w:tcW w:w="2747" w:type="dxa"/>
            <w:vMerge/>
          </w:tcPr>
          <w:p w14:paraId="41BE2CFE" w14:textId="77777777" w:rsidR="00F92DE6" w:rsidRPr="001A792D" w:rsidRDefault="00F92DE6" w:rsidP="00F92DE6">
            <w:pPr>
              <w:rPr>
                <w:highlight w:val="yellow"/>
              </w:rPr>
            </w:pPr>
          </w:p>
        </w:tc>
        <w:tc>
          <w:tcPr>
            <w:tcW w:w="2310" w:type="dxa"/>
          </w:tcPr>
          <w:p w14:paraId="37D0DEEC" w14:textId="3625D42E" w:rsidR="00F92DE6" w:rsidRPr="00700C00" w:rsidRDefault="00F92DE6" w:rsidP="00F92DE6">
            <w:r>
              <w:t>supportsMode</w:t>
            </w:r>
          </w:p>
        </w:tc>
        <w:tc>
          <w:tcPr>
            <w:tcW w:w="4293" w:type="dxa"/>
          </w:tcPr>
          <w:p w14:paraId="6304C49F" w14:textId="6417407E" w:rsidR="00F92DE6" w:rsidRDefault="00F92DE6" w:rsidP="00F92DE6">
            <w:r>
              <w:t>min 1 Mode</w:t>
            </w:r>
          </w:p>
        </w:tc>
      </w:tr>
      <w:tr w:rsidR="00F92DE6" w:rsidRPr="00700C00" w14:paraId="5B7A0240" w14:textId="77777777" w:rsidTr="00F92DE6">
        <w:trPr>
          <w:cantSplit/>
        </w:trPr>
        <w:tc>
          <w:tcPr>
            <w:tcW w:w="2747" w:type="dxa"/>
            <w:vMerge/>
          </w:tcPr>
          <w:p w14:paraId="6A514EB3" w14:textId="77777777" w:rsidR="00F92DE6" w:rsidRPr="001A792D" w:rsidRDefault="00F92DE6" w:rsidP="00F92DE6">
            <w:pPr>
              <w:rPr>
                <w:highlight w:val="yellow"/>
              </w:rPr>
            </w:pPr>
          </w:p>
        </w:tc>
        <w:tc>
          <w:tcPr>
            <w:tcW w:w="2310" w:type="dxa"/>
          </w:tcPr>
          <w:p w14:paraId="4C4513F3" w14:textId="3C69628E" w:rsidR="00F92DE6" w:rsidRPr="00700C00" w:rsidRDefault="00F92DE6" w:rsidP="00F92DE6">
            <w:r>
              <w:t>hasNumLanes</w:t>
            </w:r>
          </w:p>
        </w:tc>
        <w:tc>
          <w:tcPr>
            <w:tcW w:w="4293" w:type="dxa"/>
          </w:tcPr>
          <w:p w14:paraId="111B32D6" w14:textId="3F270A0D" w:rsidR="00F92DE6" w:rsidRDefault="00F92DE6" w:rsidP="00F92DE6">
            <w:r>
              <w:t>exactly 1 xsd:integer</w:t>
            </w:r>
          </w:p>
        </w:tc>
      </w:tr>
      <w:tr w:rsidR="00F92DE6" w:rsidRPr="00700C00" w14:paraId="30DA7BC4" w14:textId="77777777" w:rsidTr="00F92DE6">
        <w:trPr>
          <w:cantSplit/>
        </w:trPr>
        <w:tc>
          <w:tcPr>
            <w:tcW w:w="2747" w:type="dxa"/>
            <w:vMerge/>
          </w:tcPr>
          <w:p w14:paraId="1F4D07CB" w14:textId="77777777" w:rsidR="00F92DE6" w:rsidRPr="001A792D" w:rsidRDefault="00F92DE6" w:rsidP="00F92DE6">
            <w:pPr>
              <w:rPr>
                <w:highlight w:val="yellow"/>
              </w:rPr>
            </w:pPr>
          </w:p>
        </w:tc>
        <w:tc>
          <w:tcPr>
            <w:tcW w:w="2310" w:type="dxa"/>
          </w:tcPr>
          <w:p w14:paraId="6930BE00" w14:textId="0D2C8390" w:rsidR="00F92DE6" w:rsidRPr="00700C00" w:rsidRDefault="00F92DE6" w:rsidP="00F92DE6">
            <w:r>
              <w:t>hasVDF</w:t>
            </w:r>
          </w:p>
        </w:tc>
        <w:tc>
          <w:tcPr>
            <w:tcW w:w="4293" w:type="dxa"/>
          </w:tcPr>
          <w:p w14:paraId="0DF5FC3D" w14:textId="50105798" w:rsidR="00F92DE6" w:rsidRDefault="00F92DE6" w:rsidP="00F92DE6">
            <w:r>
              <w:t>max 1 om: Quantity</w:t>
            </w:r>
          </w:p>
        </w:tc>
      </w:tr>
      <w:tr w:rsidR="00F92DE6" w:rsidRPr="00700C00" w14:paraId="2A7C2037" w14:textId="77777777" w:rsidTr="00F92DE6">
        <w:trPr>
          <w:cantSplit/>
        </w:trPr>
        <w:tc>
          <w:tcPr>
            <w:tcW w:w="2747" w:type="dxa"/>
            <w:vMerge/>
          </w:tcPr>
          <w:p w14:paraId="53E93515" w14:textId="77777777" w:rsidR="00F92DE6" w:rsidRPr="001A792D" w:rsidRDefault="00F92DE6" w:rsidP="00F92DE6">
            <w:pPr>
              <w:rPr>
                <w:highlight w:val="yellow"/>
              </w:rPr>
            </w:pPr>
          </w:p>
        </w:tc>
        <w:tc>
          <w:tcPr>
            <w:tcW w:w="2310" w:type="dxa"/>
          </w:tcPr>
          <w:p w14:paraId="34A6377A" w14:textId="76ECA59C" w:rsidR="00F92DE6" w:rsidRDefault="00F92DE6" w:rsidP="00F92DE6">
            <w:r>
              <w:t>hasLinkCapacity</w:t>
            </w:r>
          </w:p>
        </w:tc>
        <w:tc>
          <w:tcPr>
            <w:tcW w:w="4293" w:type="dxa"/>
          </w:tcPr>
          <w:p w14:paraId="67AB1CC8" w14:textId="17623B47" w:rsidR="00F92DE6" w:rsidRDefault="00F92DE6" w:rsidP="00F92DE6">
            <w:r w:rsidRPr="000B5886">
              <w:t>max 1 (</w:t>
            </w:r>
            <w:r>
              <w:t>om:</w:t>
            </w:r>
            <w:r w:rsidRPr="000B5886">
              <w:t xml:space="preserve">Quantity and </w:t>
            </w:r>
            <w:r>
              <w:t>om:</w:t>
            </w:r>
            <w:r w:rsidRPr="000B5886">
              <w:t>'has value' only (</w:t>
            </w:r>
            <w:r>
              <w:t>om:</w:t>
            </w:r>
            <w:r w:rsidRPr="000B5886">
              <w:t>'has unit' only (</w:t>
            </w:r>
            <w:r>
              <w:t>om:</w:t>
            </w:r>
            <w:r w:rsidRPr="000B5886">
              <w:t xml:space="preserve">'has numerator' only </w:t>
            </w:r>
            <w:r>
              <w:t>om:</w:t>
            </w:r>
            <w:r w:rsidRPr="000B5886">
              <w:t>CardinalityUnitPerTime) and (</w:t>
            </w:r>
            <w:r>
              <w:t>om:</w:t>
            </w:r>
            <w:r w:rsidRPr="000B5886">
              <w:t>'has denominator' only (</w:t>
            </w:r>
            <w:r>
              <w:t>om:</w:t>
            </w:r>
            <w:r w:rsidRPr="000B5886">
              <w:t>'Cardinality Unit' and inverse(</w:t>
            </w:r>
            <w:r>
              <w:t>om:</w:t>
            </w:r>
            <w:r w:rsidRPr="000B5886">
              <w:t>'has unit') only (inverse(</w:t>
            </w:r>
            <w:r>
              <w:t>om:</w:t>
            </w:r>
            <w:r w:rsidRPr="000B5886">
              <w:t>'has value') only (</w:t>
            </w:r>
            <w:r>
              <w:t>gci:</w:t>
            </w:r>
            <w:r w:rsidRPr="000B5886">
              <w:t>cardinality_of only (</w:t>
            </w:r>
            <w:r>
              <w:t>gci:</w:t>
            </w:r>
            <w:r w:rsidRPr="000B5886">
              <w:t>defined_by only Arc)))))))</w:t>
            </w:r>
          </w:p>
        </w:tc>
      </w:tr>
      <w:tr w:rsidR="00F92DE6" w:rsidRPr="00700C00" w14:paraId="16D12805" w14:textId="77777777" w:rsidTr="00F92DE6">
        <w:trPr>
          <w:cantSplit/>
        </w:trPr>
        <w:tc>
          <w:tcPr>
            <w:tcW w:w="2747" w:type="dxa"/>
            <w:vMerge/>
          </w:tcPr>
          <w:p w14:paraId="44E52097" w14:textId="77777777" w:rsidR="00F92DE6" w:rsidRPr="001A792D" w:rsidRDefault="00F92DE6" w:rsidP="00F92DE6">
            <w:pPr>
              <w:rPr>
                <w:highlight w:val="yellow"/>
              </w:rPr>
            </w:pPr>
          </w:p>
        </w:tc>
        <w:tc>
          <w:tcPr>
            <w:tcW w:w="2310" w:type="dxa"/>
          </w:tcPr>
          <w:p w14:paraId="25200EC8" w14:textId="32A3CA49" w:rsidR="00F92DE6" w:rsidRPr="00700C00" w:rsidRDefault="00F92DE6" w:rsidP="00F92DE6">
            <w:r>
              <w:t>hasFreeFlowSpeed</w:t>
            </w:r>
          </w:p>
        </w:tc>
        <w:tc>
          <w:tcPr>
            <w:tcW w:w="4293" w:type="dxa"/>
          </w:tcPr>
          <w:p w14:paraId="59E3E4E6" w14:textId="3B5227DF" w:rsidR="00F92DE6" w:rsidRDefault="00F92DE6" w:rsidP="00F92DE6">
            <w:r>
              <w:t>max 1 om:speed</w:t>
            </w:r>
          </w:p>
        </w:tc>
      </w:tr>
      <w:tr w:rsidR="00F92DE6" w:rsidRPr="00700C00" w14:paraId="66470DFF" w14:textId="77777777" w:rsidTr="00F92DE6">
        <w:trPr>
          <w:cantSplit/>
        </w:trPr>
        <w:tc>
          <w:tcPr>
            <w:tcW w:w="2747" w:type="dxa"/>
            <w:vMerge/>
          </w:tcPr>
          <w:p w14:paraId="263CEB12" w14:textId="77777777" w:rsidR="00F92DE6" w:rsidRPr="001A792D" w:rsidRDefault="00F92DE6" w:rsidP="00F92DE6">
            <w:pPr>
              <w:rPr>
                <w:highlight w:val="yellow"/>
              </w:rPr>
            </w:pPr>
          </w:p>
        </w:tc>
        <w:tc>
          <w:tcPr>
            <w:tcW w:w="2310" w:type="dxa"/>
          </w:tcPr>
          <w:p w14:paraId="0A12E53D" w14:textId="36070DC9" w:rsidR="00F92DE6" w:rsidRPr="00700C00" w:rsidRDefault="00F92DE6" w:rsidP="00F92DE6">
            <w:r>
              <w:t>hasPostedSpeed</w:t>
            </w:r>
          </w:p>
        </w:tc>
        <w:tc>
          <w:tcPr>
            <w:tcW w:w="4293" w:type="dxa"/>
          </w:tcPr>
          <w:p w14:paraId="11F10485" w14:textId="59D06AD4" w:rsidR="00F92DE6" w:rsidRDefault="00F92DE6" w:rsidP="00F92DE6">
            <w:r>
              <w:t>max 1 om:speed</w:t>
            </w:r>
          </w:p>
        </w:tc>
      </w:tr>
      <w:tr w:rsidR="00F92DE6" w:rsidRPr="00700C00" w14:paraId="1B12D45B" w14:textId="77777777" w:rsidTr="00F92DE6">
        <w:trPr>
          <w:cantSplit/>
        </w:trPr>
        <w:tc>
          <w:tcPr>
            <w:tcW w:w="2747" w:type="dxa"/>
            <w:vMerge/>
          </w:tcPr>
          <w:p w14:paraId="2FAA480E" w14:textId="77777777" w:rsidR="00F92DE6" w:rsidRPr="001A792D" w:rsidRDefault="00F92DE6" w:rsidP="00F92DE6">
            <w:pPr>
              <w:rPr>
                <w:highlight w:val="yellow"/>
              </w:rPr>
            </w:pPr>
          </w:p>
        </w:tc>
        <w:tc>
          <w:tcPr>
            <w:tcW w:w="2310" w:type="dxa"/>
          </w:tcPr>
          <w:p w14:paraId="329B07AC" w14:textId="47A8A8A5" w:rsidR="00F92DE6" w:rsidRPr="00700C00" w:rsidRDefault="00F92DE6" w:rsidP="00F92DE6">
            <w:r>
              <w:t>hasToll</w:t>
            </w:r>
          </w:p>
        </w:tc>
        <w:tc>
          <w:tcPr>
            <w:tcW w:w="4293" w:type="dxa"/>
          </w:tcPr>
          <w:p w14:paraId="00822003" w14:textId="5A0A9008" w:rsidR="00F92DE6" w:rsidRDefault="00F92DE6" w:rsidP="00F92DE6">
            <w:r>
              <w:t>only MonetaryValue</w:t>
            </w:r>
          </w:p>
        </w:tc>
      </w:tr>
      <w:tr w:rsidR="00F92DE6" w:rsidRPr="00700C00" w14:paraId="6BA0FF5A" w14:textId="77777777" w:rsidTr="00F92DE6">
        <w:trPr>
          <w:cantSplit/>
        </w:trPr>
        <w:tc>
          <w:tcPr>
            <w:tcW w:w="2747" w:type="dxa"/>
            <w:vMerge/>
          </w:tcPr>
          <w:p w14:paraId="4BDDE9E6" w14:textId="77777777" w:rsidR="00F92DE6" w:rsidRPr="001A792D" w:rsidRDefault="00F92DE6" w:rsidP="00F92DE6">
            <w:pPr>
              <w:rPr>
                <w:highlight w:val="yellow"/>
              </w:rPr>
            </w:pPr>
          </w:p>
        </w:tc>
        <w:tc>
          <w:tcPr>
            <w:tcW w:w="2310" w:type="dxa"/>
          </w:tcPr>
          <w:p w14:paraId="1B63029C" w14:textId="5D8C7814" w:rsidR="00F92DE6" w:rsidRPr="00A6623E" w:rsidRDefault="00F92DE6" w:rsidP="00F92DE6">
            <w:pPr>
              <w:rPr>
                <w:highlight w:val="yellow"/>
              </w:rPr>
            </w:pPr>
            <w:r w:rsidRPr="00A6623E">
              <w:rPr>
                <w:highlight w:val="yellow"/>
              </w:rPr>
              <w:t>inMunicipality</w:t>
            </w:r>
          </w:p>
        </w:tc>
        <w:tc>
          <w:tcPr>
            <w:tcW w:w="4293" w:type="dxa"/>
          </w:tcPr>
          <w:p w14:paraId="4067DD49" w14:textId="16489A5E" w:rsidR="00F92DE6" w:rsidRPr="00A6623E" w:rsidRDefault="00F92DE6" w:rsidP="00F92DE6">
            <w:pPr>
              <w:rPr>
                <w:highlight w:val="yellow"/>
              </w:rPr>
            </w:pPr>
            <w:r w:rsidRPr="00A6623E">
              <w:rPr>
                <w:highlight w:val="yellow"/>
              </w:rPr>
              <w:t xml:space="preserve">exactly 1 Municipality </w:t>
            </w:r>
          </w:p>
        </w:tc>
      </w:tr>
      <w:tr w:rsidR="00F92DE6" w:rsidRPr="00700C00" w14:paraId="163EA040" w14:textId="77777777" w:rsidTr="00F92DE6">
        <w:trPr>
          <w:cantSplit/>
        </w:trPr>
        <w:tc>
          <w:tcPr>
            <w:tcW w:w="2747" w:type="dxa"/>
            <w:vMerge/>
          </w:tcPr>
          <w:p w14:paraId="6543F894" w14:textId="77777777" w:rsidR="00F92DE6" w:rsidRPr="001A792D" w:rsidRDefault="00F92DE6" w:rsidP="00F92DE6">
            <w:pPr>
              <w:rPr>
                <w:highlight w:val="yellow"/>
              </w:rPr>
            </w:pPr>
          </w:p>
        </w:tc>
        <w:tc>
          <w:tcPr>
            <w:tcW w:w="2310" w:type="dxa"/>
          </w:tcPr>
          <w:p w14:paraId="7BA440B8" w14:textId="7B966B3F" w:rsidR="00F92DE6" w:rsidRDefault="00F92DE6" w:rsidP="00F92DE6">
            <w:r>
              <w:t>inPlanningDistrict</w:t>
            </w:r>
          </w:p>
        </w:tc>
        <w:tc>
          <w:tcPr>
            <w:tcW w:w="4293" w:type="dxa"/>
          </w:tcPr>
          <w:p w14:paraId="6753D5D1" w14:textId="343565BB" w:rsidR="00F92DE6" w:rsidRDefault="00F92DE6" w:rsidP="00F92DE6">
            <w:r>
              <w:t>exactly 1 PlanningDistrict</w:t>
            </w:r>
          </w:p>
        </w:tc>
      </w:tr>
      <w:tr w:rsidR="00F92DE6" w:rsidRPr="00700C00" w14:paraId="3EB3D2C0" w14:textId="77777777" w:rsidTr="00F92DE6">
        <w:trPr>
          <w:cantSplit/>
        </w:trPr>
        <w:tc>
          <w:tcPr>
            <w:tcW w:w="2747" w:type="dxa"/>
            <w:vMerge w:val="restart"/>
          </w:tcPr>
          <w:p w14:paraId="31B59454" w14:textId="77777777" w:rsidR="00F92DE6" w:rsidRPr="00700C00" w:rsidRDefault="00F92DE6" w:rsidP="00F92DE6">
            <w:r w:rsidRPr="00700C00">
              <w:t>Arc</w:t>
            </w:r>
            <w:r>
              <w:t>PD</w:t>
            </w:r>
          </w:p>
        </w:tc>
        <w:tc>
          <w:tcPr>
            <w:tcW w:w="2310" w:type="dxa"/>
          </w:tcPr>
          <w:p w14:paraId="1E081C15" w14:textId="77777777" w:rsidR="00F92DE6" w:rsidRPr="00700C00" w:rsidRDefault="00F92DE6" w:rsidP="00F92DE6">
            <w:r w:rsidRPr="00700C00">
              <w:t>subclassOf</w:t>
            </w:r>
          </w:p>
        </w:tc>
        <w:tc>
          <w:tcPr>
            <w:tcW w:w="4293" w:type="dxa"/>
          </w:tcPr>
          <w:p w14:paraId="382A02A2" w14:textId="77777777" w:rsidR="00F92DE6" w:rsidRPr="00700C00" w:rsidRDefault="00F92DE6" w:rsidP="00F92DE6">
            <w:r>
              <w:t>change:</w:t>
            </w:r>
            <w:r w:rsidRPr="00700C00">
              <w:t>TimeVarying</w:t>
            </w:r>
            <w:r>
              <w:t>Concept</w:t>
            </w:r>
          </w:p>
        </w:tc>
      </w:tr>
      <w:tr w:rsidR="00F92DE6" w:rsidRPr="00700C00" w14:paraId="362DE317" w14:textId="77777777" w:rsidTr="00F92DE6">
        <w:trPr>
          <w:cantSplit/>
        </w:trPr>
        <w:tc>
          <w:tcPr>
            <w:tcW w:w="2747" w:type="dxa"/>
            <w:vMerge/>
          </w:tcPr>
          <w:p w14:paraId="13A8D7AF" w14:textId="77777777" w:rsidR="00F92DE6" w:rsidRPr="00700C00" w:rsidRDefault="00F92DE6" w:rsidP="00F92DE6"/>
        </w:tc>
        <w:tc>
          <w:tcPr>
            <w:tcW w:w="2310" w:type="dxa"/>
          </w:tcPr>
          <w:p w14:paraId="4F671670" w14:textId="77777777" w:rsidR="00F92DE6" w:rsidRPr="00700C00" w:rsidRDefault="00F92DE6" w:rsidP="00F92DE6">
            <w:r w:rsidRPr="00700C00">
              <w:t>equivalentClass</w:t>
            </w:r>
          </w:p>
        </w:tc>
        <w:tc>
          <w:tcPr>
            <w:tcW w:w="4293" w:type="dxa"/>
          </w:tcPr>
          <w:p w14:paraId="40D49390" w14:textId="77777777" w:rsidR="00F92DE6" w:rsidRPr="00700C00" w:rsidRDefault="00F92DE6" w:rsidP="00F92DE6">
            <w:r>
              <w:t>change:</w:t>
            </w:r>
            <w:r w:rsidRPr="00700C00">
              <w:t>hasManifestation so</w:t>
            </w:r>
            <w:r>
              <w:t>me Arc</w:t>
            </w:r>
            <w:r w:rsidRPr="00700C00">
              <w:t xml:space="preserve"> </w:t>
            </w:r>
            <w:r>
              <w:t>and  change:hasManifestation only Arc</w:t>
            </w:r>
          </w:p>
        </w:tc>
      </w:tr>
      <w:tr w:rsidR="00F92DE6" w:rsidRPr="00700C00" w14:paraId="7DBE7F2B" w14:textId="77777777" w:rsidTr="00F92DE6">
        <w:trPr>
          <w:cantSplit/>
        </w:trPr>
        <w:tc>
          <w:tcPr>
            <w:tcW w:w="2747" w:type="dxa"/>
            <w:vMerge/>
          </w:tcPr>
          <w:p w14:paraId="196DB2CA" w14:textId="77777777" w:rsidR="00F92DE6" w:rsidRPr="00700C00" w:rsidRDefault="00F92DE6" w:rsidP="00F92DE6"/>
        </w:tc>
        <w:tc>
          <w:tcPr>
            <w:tcW w:w="2310" w:type="dxa"/>
          </w:tcPr>
          <w:p w14:paraId="2070A329" w14:textId="77777777" w:rsidR="00F92DE6" w:rsidRPr="00700C00" w:rsidRDefault="00F92DE6" w:rsidP="00F92DE6">
            <w:r w:rsidRPr="00700C00">
              <w:t>startNode</w:t>
            </w:r>
          </w:p>
        </w:tc>
        <w:tc>
          <w:tcPr>
            <w:tcW w:w="4293" w:type="dxa"/>
          </w:tcPr>
          <w:p w14:paraId="1C302314" w14:textId="77777777" w:rsidR="00F92DE6" w:rsidRPr="00700C00" w:rsidRDefault="00F92DE6" w:rsidP="00F92DE6">
            <w:r w:rsidRPr="00700C00">
              <w:t>exactly 1 Node</w:t>
            </w:r>
            <w:r>
              <w:t>PD</w:t>
            </w:r>
          </w:p>
        </w:tc>
      </w:tr>
      <w:tr w:rsidR="00F92DE6" w:rsidRPr="00700C00" w14:paraId="33C4B080" w14:textId="77777777" w:rsidTr="00F92DE6">
        <w:trPr>
          <w:cantSplit/>
        </w:trPr>
        <w:tc>
          <w:tcPr>
            <w:tcW w:w="2747" w:type="dxa"/>
            <w:vMerge/>
          </w:tcPr>
          <w:p w14:paraId="10218AB6" w14:textId="77777777" w:rsidR="00F92DE6" w:rsidRPr="00700C00" w:rsidRDefault="00F92DE6" w:rsidP="00F92DE6"/>
        </w:tc>
        <w:tc>
          <w:tcPr>
            <w:tcW w:w="2310" w:type="dxa"/>
          </w:tcPr>
          <w:p w14:paraId="71D325C8" w14:textId="77777777" w:rsidR="00F92DE6" w:rsidRPr="00700C00" w:rsidRDefault="00F92DE6" w:rsidP="00F92DE6">
            <w:r w:rsidRPr="00700C00">
              <w:t>endNode</w:t>
            </w:r>
          </w:p>
        </w:tc>
        <w:tc>
          <w:tcPr>
            <w:tcW w:w="4293" w:type="dxa"/>
          </w:tcPr>
          <w:p w14:paraId="4C5D564D" w14:textId="77777777" w:rsidR="00F92DE6" w:rsidRPr="00700C00" w:rsidRDefault="00F92DE6" w:rsidP="00F92DE6">
            <w:r w:rsidRPr="00700C00">
              <w:t>exactly 1 Node</w:t>
            </w:r>
            <w:r>
              <w:t>PD</w:t>
            </w:r>
          </w:p>
        </w:tc>
      </w:tr>
      <w:tr w:rsidR="00F92DE6" w:rsidRPr="00700C00" w14:paraId="361BFDD6" w14:textId="77777777" w:rsidTr="00F92DE6">
        <w:trPr>
          <w:cantSplit/>
        </w:trPr>
        <w:tc>
          <w:tcPr>
            <w:tcW w:w="2747" w:type="dxa"/>
            <w:vMerge/>
          </w:tcPr>
          <w:p w14:paraId="1BB3E0E4" w14:textId="77777777" w:rsidR="00F92DE6" w:rsidRPr="00700C00" w:rsidRDefault="00F92DE6" w:rsidP="00F92DE6"/>
        </w:tc>
        <w:tc>
          <w:tcPr>
            <w:tcW w:w="2310" w:type="dxa"/>
          </w:tcPr>
          <w:p w14:paraId="5EC73BC1" w14:textId="77777777" w:rsidR="00F92DE6" w:rsidRPr="00700C00" w:rsidRDefault="00F92DE6" w:rsidP="00F92DE6">
            <w:r>
              <w:t>change:existsAt</w:t>
            </w:r>
          </w:p>
        </w:tc>
        <w:tc>
          <w:tcPr>
            <w:tcW w:w="4293" w:type="dxa"/>
          </w:tcPr>
          <w:p w14:paraId="1C4C4C68" w14:textId="77777777" w:rsidR="00F92DE6" w:rsidRPr="00700C00" w:rsidRDefault="00F92DE6" w:rsidP="00F92DE6">
            <w:r w:rsidRPr="00700C00">
              <w:t xml:space="preserve">exactly 1 </w:t>
            </w:r>
            <w:r>
              <w:t xml:space="preserve"> time:</w:t>
            </w:r>
            <w:r w:rsidRPr="00700C00">
              <w:t>Interval</w:t>
            </w:r>
          </w:p>
        </w:tc>
      </w:tr>
      <w:tr w:rsidR="00F92DE6" w:rsidRPr="00700C00" w14:paraId="7E477E9A" w14:textId="77777777" w:rsidTr="00F92DE6">
        <w:trPr>
          <w:cantSplit/>
        </w:trPr>
        <w:tc>
          <w:tcPr>
            <w:tcW w:w="2747" w:type="dxa"/>
            <w:vMerge/>
          </w:tcPr>
          <w:p w14:paraId="09FE21D8" w14:textId="77777777" w:rsidR="00F92DE6" w:rsidRPr="00700C00" w:rsidRDefault="00F92DE6" w:rsidP="00F92DE6"/>
        </w:tc>
        <w:tc>
          <w:tcPr>
            <w:tcW w:w="2310" w:type="dxa"/>
          </w:tcPr>
          <w:p w14:paraId="7565226C" w14:textId="17D0CACA" w:rsidR="00F92DE6" w:rsidRPr="00836114" w:rsidRDefault="00F92DE6" w:rsidP="00F92DE6">
            <w:pPr>
              <w:rPr>
                <w:highlight w:val="yellow"/>
              </w:rPr>
            </w:pPr>
            <w:r w:rsidRPr="00836114">
              <w:rPr>
                <w:highlight w:val="yellow"/>
              </w:rPr>
              <w:t>accessesComplex</w:t>
            </w:r>
          </w:p>
        </w:tc>
        <w:tc>
          <w:tcPr>
            <w:tcW w:w="4293" w:type="dxa"/>
          </w:tcPr>
          <w:p w14:paraId="43E689F6" w14:textId="4571C88E" w:rsidR="00F92DE6" w:rsidRPr="00836114" w:rsidRDefault="00F92DE6" w:rsidP="00F92DE6">
            <w:pPr>
              <w:rPr>
                <w:highlight w:val="yellow"/>
              </w:rPr>
            </w:pPr>
            <w:r w:rsidRPr="00836114">
              <w:rPr>
                <w:highlight w:val="yellow"/>
              </w:rPr>
              <w:t>only TransportationComplexPD</w:t>
            </w:r>
          </w:p>
        </w:tc>
      </w:tr>
      <w:tr w:rsidR="00F92DE6" w:rsidRPr="00700C00" w14:paraId="0FE8DA32" w14:textId="77777777" w:rsidTr="00F92DE6">
        <w:trPr>
          <w:cantSplit/>
        </w:trPr>
        <w:tc>
          <w:tcPr>
            <w:tcW w:w="2747" w:type="dxa"/>
            <w:vMerge/>
          </w:tcPr>
          <w:p w14:paraId="17353640" w14:textId="77777777" w:rsidR="00F92DE6" w:rsidRPr="00700C00" w:rsidRDefault="00F92DE6" w:rsidP="00F92DE6"/>
        </w:tc>
        <w:tc>
          <w:tcPr>
            <w:tcW w:w="2310" w:type="dxa"/>
          </w:tcPr>
          <w:p w14:paraId="6F6EF2EA" w14:textId="7307728C" w:rsidR="00F92DE6" w:rsidRPr="00836114" w:rsidRDefault="00F92DE6" w:rsidP="00F92DE6">
            <w:pPr>
              <w:rPr>
                <w:highlight w:val="yellow"/>
              </w:rPr>
            </w:pPr>
            <w:r w:rsidRPr="00836114">
              <w:rPr>
                <w:highlight w:val="yellow"/>
              </w:rPr>
              <w:t>containedInLink</w:t>
            </w:r>
          </w:p>
        </w:tc>
        <w:tc>
          <w:tcPr>
            <w:tcW w:w="4293" w:type="dxa"/>
          </w:tcPr>
          <w:p w14:paraId="0E69E7A8" w14:textId="13C38993" w:rsidR="00F92DE6" w:rsidRPr="00836114" w:rsidRDefault="00F92DE6" w:rsidP="00F92DE6">
            <w:pPr>
              <w:rPr>
                <w:highlight w:val="yellow"/>
              </w:rPr>
            </w:pPr>
            <w:r w:rsidRPr="00836114">
              <w:rPr>
                <w:highlight w:val="yellow"/>
              </w:rPr>
              <w:t>exactly 1 LinkPD</w:t>
            </w:r>
          </w:p>
        </w:tc>
      </w:tr>
      <w:tr w:rsidR="00F92DE6" w:rsidRPr="00700C00" w14:paraId="7DAED87A" w14:textId="77777777" w:rsidTr="00F92DE6">
        <w:trPr>
          <w:cantSplit/>
        </w:trPr>
        <w:tc>
          <w:tcPr>
            <w:tcW w:w="2747" w:type="dxa"/>
            <w:vMerge w:val="restart"/>
          </w:tcPr>
          <w:p w14:paraId="6AE5BC3A" w14:textId="77777777" w:rsidR="00F92DE6" w:rsidRPr="00700C00" w:rsidRDefault="00F92DE6" w:rsidP="00F92DE6">
            <w:r>
              <w:t>Arc</w:t>
            </w:r>
          </w:p>
        </w:tc>
        <w:tc>
          <w:tcPr>
            <w:tcW w:w="2310" w:type="dxa"/>
          </w:tcPr>
          <w:p w14:paraId="0A72F3D6" w14:textId="77777777" w:rsidR="00F92DE6" w:rsidRPr="00700C00" w:rsidRDefault="00F92DE6" w:rsidP="00F92DE6">
            <w:r w:rsidRPr="00700C00">
              <w:t>subclassOf</w:t>
            </w:r>
          </w:p>
        </w:tc>
        <w:tc>
          <w:tcPr>
            <w:tcW w:w="4293" w:type="dxa"/>
          </w:tcPr>
          <w:p w14:paraId="77010878" w14:textId="77777777" w:rsidR="00F92DE6" w:rsidRPr="00700C00" w:rsidRDefault="00F92DE6" w:rsidP="00F92DE6">
            <w:r>
              <w:t>change:</w:t>
            </w:r>
            <w:r w:rsidRPr="00700C00">
              <w:t>Manifestation</w:t>
            </w:r>
          </w:p>
        </w:tc>
      </w:tr>
      <w:tr w:rsidR="00F92DE6" w:rsidRPr="00700C00" w14:paraId="1EAABD6B" w14:textId="77777777" w:rsidTr="00F92DE6">
        <w:trPr>
          <w:cantSplit/>
        </w:trPr>
        <w:tc>
          <w:tcPr>
            <w:tcW w:w="2747" w:type="dxa"/>
            <w:vMerge/>
          </w:tcPr>
          <w:p w14:paraId="37B3CE4F" w14:textId="77777777" w:rsidR="00F92DE6" w:rsidRPr="00700C00" w:rsidRDefault="00F92DE6" w:rsidP="00F92DE6"/>
        </w:tc>
        <w:tc>
          <w:tcPr>
            <w:tcW w:w="2310" w:type="dxa"/>
          </w:tcPr>
          <w:p w14:paraId="07FE8EA2" w14:textId="77777777" w:rsidR="00F92DE6" w:rsidRPr="00700C00" w:rsidRDefault="00F92DE6" w:rsidP="00F92DE6">
            <w:r w:rsidRPr="00700C00">
              <w:t>equivalentClass</w:t>
            </w:r>
          </w:p>
        </w:tc>
        <w:tc>
          <w:tcPr>
            <w:tcW w:w="4293" w:type="dxa"/>
          </w:tcPr>
          <w:p w14:paraId="4BB29FD6" w14:textId="77777777" w:rsidR="00F92DE6" w:rsidRPr="00700C00" w:rsidRDefault="00F92DE6" w:rsidP="00F92DE6">
            <w:r>
              <w:t>change:</w:t>
            </w:r>
            <w:r w:rsidRPr="00700C00">
              <w:t>manifestationOf some Arc</w:t>
            </w:r>
            <w:r>
              <w:t>PD</w:t>
            </w:r>
            <w:r w:rsidRPr="00700C00">
              <w:t xml:space="preserve"> and </w:t>
            </w:r>
            <w:r>
              <w:t xml:space="preserve"> change:</w:t>
            </w:r>
            <w:r w:rsidRPr="00700C00">
              <w:t>manifestationOf only Arc</w:t>
            </w:r>
            <w:r>
              <w:t>PD</w:t>
            </w:r>
          </w:p>
        </w:tc>
      </w:tr>
      <w:tr w:rsidR="00F92DE6" w:rsidRPr="00700C00" w14:paraId="0B715C68" w14:textId="77777777" w:rsidTr="00F92DE6">
        <w:trPr>
          <w:cantSplit/>
        </w:trPr>
        <w:tc>
          <w:tcPr>
            <w:tcW w:w="2747" w:type="dxa"/>
            <w:vMerge/>
          </w:tcPr>
          <w:p w14:paraId="17318232" w14:textId="77777777" w:rsidR="00F92DE6" w:rsidRPr="00700C00" w:rsidRDefault="00F92DE6" w:rsidP="00F92DE6"/>
        </w:tc>
        <w:tc>
          <w:tcPr>
            <w:tcW w:w="2310" w:type="dxa"/>
          </w:tcPr>
          <w:p w14:paraId="615C8736" w14:textId="77777777" w:rsidR="00F92DE6" w:rsidRPr="00700C00" w:rsidRDefault="00F92DE6" w:rsidP="00F92DE6">
            <w:r>
              <w:t>change:existsAt</w:t>
            </w:r>
          </w:p>
        </w:tc>
        <w:tc>
          <w:tcPr>
            <w:tcW w:w="4293" w:type="dxa"/>
          </w:tcPr>
          <w:p w14:paraId="35BC14A9" w14:textId="77777777" w:rsidR="00F92DE6" w:rsidRPr="00700C00" w:rsidRDefault="00F92DE6" w:rsidP="00F92DE6">
            <w:r w:rsidRPr="00700C00">
              <w:t xml:space="preserve">exactly 1 </w:t>
            </w:r>
            <w:r>
              <w:t xml:space="preserve"> time:</w:t>
            </w:r>
            <w:r w:rsidRPr="00700C00">
              <w:t>TemporalEntity</w:t>
            </w:r>
          </w:p>
        </w:tc>
      </w:tr>
      <w:tr w:rsidR="00F92DE6" w:rsidRPr="00700C00" w14:paraId="4F570440" w14:textId="77777777" w:rsidTr="00F92DE6">
        <w:trPr>
          <w:cantSplit/>
        </w:trPr>
        <w:tc>
          <w:tcPr>
            <w:tcW w:w="2747" w:type="dxa"/>
            <w:vMerge/>
          </w:tcPr>
          <w:p w14:paraId="16F2C06D" w14:textId="77777777" w:rsidR="00F92DE6" w:rsidRPr="00700C00" w:rsidRDefault="00F92DE6" w:rsidP="00F92DE6"/>
        </w:tc>
        <w:tc>
          <w:tcPr>
            <w:tcW w:w="2310" w:type="dxa"/>
          </w:tcPr>
          <w:p w14:paraId="79CCC360" w14:textId="77777777" w:rsidR="00F92DE6" w:rsidRPr="00700C00" w:rsidRDefault="00F92DE6" w:rsidP="00F92DE6">
            <w:r>
              <w:t>a</w:t>
            </w:r>
            <w:r w:rsidRPr="00700C00">
              <w:t>ccesses</w:t>
            </w:r>
            <w:r>
              <w:t>Complex</w:t>
            </w:r>
          </w:p>
        </w:tc>
        <w:tc>
          <w:tcPr>
            <w:tcW w:w="4293" w:type="dxa"/>
          </w:tcPr>
          <w:p w14:paraId="3F703967" w14:textId="77777777" w:rsidR="00F92DE6" w:rsidRPr="00700C00" w:rsidRDefault="00F92DE6" w:rsidP="00F92DE6">
            <w:r>
              <w:t>o</w:t>
            </w:r>
            <w:r w:rsidRPr="004C7583">
              <w:t>nly</w:t>
            </w:r>
            <w:r>
              <w:t xml:space="preserve"> </w:t>
            </w:r>
            <w:r w:rsidRPr="004C7583">
              <w:t>TransportationComplex</w:t>
            </w:r>
          </w:p>
        </w:tc>
      </w:tr>
      <w:tr w:rsidR="00F92DE6" w:rsidRPr="00700C00" w14:paraId="1229BE1A" w14:textId="77777777" w:rsidTr="00F92DE6">
        <w:trPr>
          <w:cantSplit/>
        </w:trPr>
        <w:tc>
          <w:tcPr>
            <w:tcW w:w="2747" w:type="dxa"/>
            <w:vMerge/>
          </w:tcPr>
          <w:p w14:paraId="584AF14D" w14:textId="77777777" w:rsidR="00F92DE6" w:rsidRPr="00700C00" w:rsidRDefault="00F92DE6" w:rsidP="00F92DE6"/>
        </w:tc>
        <w:tc>
          <w:tcPr>
            <w:tcW w:w="2310" w:type="dxa"/>
          </w:tcPr>
          <w:p w14:paraId="4E17FFF2" w14:textId="14932342" w:rsidR="00F92DE6" w:rsidRPr="00700C00" w:rsidRDefault="00F92DE6" w:rsidP="00F92DE6">
            <w:r>
              <w:t>inverse (hasNetworkComponent)</w:t>
            </w:r>
          </w:p>
        </w:tc>
        <w:tc>
          <w:tcPr>
            <w:tcW w:w="4293" w:type="dxa"/>
          </w:tcPr>
          <w:p w14:paraId="09C2D31D" w14:textId="77777777" w:rsidR="00F92DE6" w:rsidRPr="00700C00" w:rsidRDefault="00F92DE6" w:rsidP="00F92DE6">
            <w:r>
              <w:t>only Network</w:t>
            </w:r>
          </w:p>
        </w:tc>
      </w:tr>
      <w:tr w:rsidR="00F92DE6" w:rsidRPr="00700C00" w14:paraId="3A422BC2" w14:textId="77777777" w:rsidTr="00F92DE6">
        <w:trPr>
          <w:cantSplit/>
        </w:trPr>
        <w:tc>
          <w:tcPr>
            <w:tcW w:w="2747" w:type="dxa"/>
            <w:vMerge/>
          </w:tcPr>
          <w:p w14:paraId="666EB89F" w14:textId="77777777" w:rsidR="00F92DE6" w:rsidRPr="00700C00" w:rsidRDefault="00F92DE6" w:rsidP="00F92DE6"/>
        </w:tc>
        <w:tc>
          <w:tcPr>
            <w:tcW w:w="2310" w:type="dxa"/>
          </w:tcPr>
          <w:p w14:paraId="40AD890C" w14:textId="77777777" w:rsidR="00F92DE6" w:rsidRPr="00700C00" w:rsidRDefault="00F92DE6" w:rsidP="00F92DE6">
            <w:r>
              <w:t>hasControl</w:t>
            </w:r>
          </w:p>
        </w:tc>
        <w:tc>
          <w:tcPr>
            <w:tcW w:w="4293" w:type="dxa"/>
          </w:tcPr>
          <w:p w14:paraId="5C6F70AB" w14:textId="77777777" w:rsidR="00F92DE6" w:rsidRPr="00700C00" w:rsidRDefault="00F92DE6" w:rsidP="00F92DE6">
            <w:pPr>
              <w:rPr>
                <w:highlight w:val="yellow"/>
              </w:rPr>
            </w:pPr>
            <w:r>
              <w:t>only AccessRestricti</w:t>
            </w:r>
            <w:r w:rsidRPr="00777D33">
              <w:t>on</w:t>
            </w:r>
          </w:p>
        </w:tc>
      </w:tr>
      <w:tr w:rsidR="00F92DE6" w:rsidRPr="00700C00" w14:paraId="6CE3CCE0" w14:textId="77777777" w:rsidTr="00F92DE6">
        <w:trPr>
          <w:cantSplit/>
        </w:trPr>
        <w:tc>
          <w:tcPr>
            <w:tcW w:w="2747" w:type="dxa"/>
            <w:vMerge/>
          </w:tcPr>
          <w:p w14:paraId="4FF6980B" w14:textId="77777777" w:rsidR="00F92DE6" w:rsidRPr="00700C00" w:rsidRDefault="00F92DE6" w:rsidP="00F92DE6"/>
        </w:tc>
        <w:tc>
          <w:tcPr>
            <w:tcW w:w="2310" w:type="dxa"/>
          </w:tcPr>
          <w:p w14:paraId="4233CE77" w14:textId="1400AE33" w:rsidR="00F92DE6" w:rsidRPr="00700C00" w:rsidRDefault="00F92DE6" w:rsidP="00F92DE6">
            <w:r>
              <w:t>supportsMode</w:t>
            </w:r>
          </w:p>
        </w:tc>
        <w:tc>
          <w:tcPr>
            <w:tcW w:w="4293" w:type="dxa"/>
          </w:tcPr>
          <w:p w14:paraId="5884775B" w14:textId="7CF6A110" w:rsidR="00F92DE6" w:rsidRPr="00700C00" w:rsidRDefault="00F92DE6" w:rsidP="00F92DE6">
            <w:r>
              <w:t>min 1 Mode</w:t>
            </w:r>
          </w:p>
        </w:tc>
      </w:tr>
      <w:tr w:rsidR="00F92DE6" w:rsidRPr="00700C00" w14:paraId="431265CE" w14:textId="77777777" w:rsidTr="00F92DE6">
        <w:trPr>
          <w:cantSplit/>
        </w:trPr>
        <w:tc>
          <w:tcPr>
            <w:tcW w:w="2747" w:type="dxa"/>
            <w:vMerge/>
          </w:tcPr>
          <w:p w14:paraId="617D6F18" w14:textId="77777777" w:rsidR="00F92DE6" w:rsidRPr="00700C00" w:rsidRDefault="00F92DE6" w:rsidP="00F92DE6"/>
        </w:tc>
        <w:tc>
          <w:tcPr>
            <w:tcW w:w="2310" w:type="dxa"/>
          </w:tcPr>
          <w:p w14:paraId="241BDC6A" w14:textId="33D85D3D" w:rsidR="00F92DE6" w:rsidRDefault="00F92DE6" w:rsidP="00F92DE6">
            <w:r>
              <w:t>hasLaneCapacity</w:t>
            </w:r>
          </w:p>
        </w:tc>
        <w:tc>
          <w:tcPr>
            <w:tcW w:w="4293" w:type="dxa"/>
          </w:tcPr>
          <w:p w14:paraId="5BE3892D" w14:textId="638A9BDA" w:rsidR="00F92DE6" w:rsidRPr="00700C00" w:rsidRDefault="00F92DE6" w:rsidP="00F92DE6">
            <w:r>
              <w:t>exactly 1 om:CapacityRate</w:t>
            </w:r>
          </w:p>
        </w:tc>
      </w:tr>
      <w:tr w:rsidR="00F92DE6" w:rsidRPr="00700C00" w14:paraId="30EC6420" w14:textId="77777777" w:rsidTr="00F92DE6">
        <w:trPr>
          <w:cantSplit/>
        </w:trPr>
        <w:tc>
          <w:tcPr>
            <w:tcW w:w="2747" w:type="dxa"/>
            <w:vMerge/>
          </w:tcPr>
          <w:p w14:paraId="7E5B88AE" w14:textId="77777777" w:rsidR="00F92DE6" w:rsidRPr="00700C00" w:rsidRDefault="00F92DE6" w:rsidP="00F92DE6"/>
        </w:tc>
        <w:tc>
          <w:tcPr>
            <w:tcW w:w="2310" w:type="dxa"/>
          </w:tcPr>
          <w:p w14:paraId="189773C6" w14:textId="5711210E" w:rsidR="00F92DE6" w:rsidRDefault="00F92DE6" w:rsidP="00F92DE6">
            <w:r>
              <w:t>hasVDF</w:t>
            </w:r>
          </w:p>
        </w:tc>
        <w:tc>
          <w:tcPr>
            <w:tcW w:w="4293" w:type="dxa"/>
          </w:tcPr>
          <w:p w14:paraId="05413073" w14:textId="7A56BD45" w:rsidR="00F92DE6" w:rsidRPr="00700C00" w:rsidRDefault="00F92DE6" w:rsidP="00F92DE6">
            <w:r>
              <w:t>max 1 om:quantity</w:t>
            </w:r>
          </w:p>
        </w:tc>
      </w:tr>
      <w:tr w:rsidR="00F92DE6" w:rsidRPr="00700C00" w14:paraId="41545F54" w14:textId="77777777" w:rsidTr="00F92DE6">
        <w:trPr>
          <w:cantSplit/>
        </w:trPr>
        <w:tc>
          <w:tcPr>
            <w:tcW w:w="2747" w:type="dxa"/>
            <w:vMerge/>
          </w:tcPr>
          <w:p w14:paraId="564377A2" w14:textId="77777777" w:rsidR="00F92DE6" w:rsidRPr="00700C00" w:rsidRDefault="00F92DE6" w:rsidP="00F92DE6"/>
        </w:tc>
        <w:tc>
          <w:tcPr>
            <w:tcW w:w="2310" w:type="dxa"/>
          </w:tcPr>
          <w:p w14:paraId="755174B7" w14:textId="49D87792" w:rsidR="00F92DE6" w:rsidRDefault="00F92DE6" w:rsidP="00F92DE6">
            <w:r>
              <w:t>hasFreeFlowSpeed</w:t>
            </w:r>
          </w:p>
        </w:tc>
        <w:tc>
          <w:tcPr>
            <w:tcW w:w="4293" w:type="dxa"/>
          </w:tcPr>
          <w:p w14:paraId="50F77BC7" w14:textId="6CA7F7F3" w:rsidR="00F92DE6" w:rsidRPr="00700C00" w:rsidRDefault="00F92DE6" w:rsidP="00F92DE6">
            <w:r>
              <w:t>max 1 om:speed</w:t>
            </w:r>
          </w:p>
        </w:tc>
      </w:tr>
      <w:tr w:rsidR="00F92DE6" w:rsidRPr="00700C00" w14:paraId="1F6D81B6" w14:textId="77777777" w:rsidTr="00F92DE6">
        <w:trPr>
          <w:cantSplit/>
        </w:trPr>
        <w:tc>
          <w:tcPr>
            <w:tcW w:w="2747" w:type="dxa"/>
            <w:vMerge/>
          </w:tcPr>
          <w:p w14:paraId="63913F1F" w14:textId="77777777" w:rsidR="00F92DE6" w:rsidRPr="00700C00" w:rsidRDefault="00F92DE6" w:rsidP="00F92DE6"/>
        </w:tc>
        <w:tc>
          <w:tcPr>
            <w:tcW w:w="2310" w:type="dxa"/>
          </w:tcPr>
          <w:p w14:paraId="562F7D39" w14:textId="3080BE33" w:rsidR="00F92DE6" w:rsidRDefault="00F92DE6" w:rsidP="00F92DE6">
            <w:r>
              <w:t>hasPostedSpeed</w:t>
            </w:r>
          </w:p>
        </w:tc>
        <w:tc>
          <w:tcPr>
            <w:tcW w:w="4293" w:type="dxa"/>
          </w:tcPr>
          <w:p w14:paraId="76E3E24C" w14:textId="02E01719" w:rsidR="00F92DE6" w:rsidRPr="00700C00" w:rsidRDefault="00F92DE6" w:rsidP="00F92DE6">
            <w:r>
              <w:t>max 1 om:speed</w:t>
            </w:r>
          </w:p>
        </w:tc>
      </w:tr>
      <w:tr w:rsidR="00F92DE6" w:rsidRPr="00700C00" w14:paraId="2A028FC7" w14:textId="77777777" w:rsidTr="00F92DE6">
        <w:trPr>
          <w:cantSplit/>
        </w:trPr>
        <w:tc>
          <w:tcPr>
            <w:tcW w:w="2747" w:type="dxa"/>
            <w:vMerge/>
          </w:tcPr>
          <w:p w14:paraId="544EC4E6" w14:textId="77777777" w:rsidR="00F92DE6" w:rsidRPr="00700C00" w:rsidRDefault="00F92DE6" w:rsidP="00F92DE6"/>
        </w:tc>
        <w:tc>
          <w:tcPr>
            <w:tcW w:w="2310" w:type="dxa"/>
          </w:tcPr>
          <w:p w14:paraId="6CE49D12" w14:textId="5C4BE1F8" w:rsidR="00F92DE6" w:rsidRDefault="00F92DE6" w:rsidP="00F92DE6">
            <w:r>
              <w:t>hasToll</w:t>
            </w:r>
          </w:p>
        </w:tc>
        <w:tc>
          <w:tcPr>
            <w:tcW w:w="4293" w:type="dxa"/>
          </w:tcPr>
          <w:p w14:paraId="196A9C80" w14:textId="6628DAEE" w:rsidR="00F92DE6" w:rsidRPr="00700C00" w:rsidRDefault="00F92DE6" w:rsidP="00F92DE6">
            <w:r>
              <w:t>only MonetaryValue</w:t>
            </w:r>
          </w:p>
        </w:tc>
      </w:tr>
      <w:tr w:rsidR="00F92DE6" w:rsidRPr="00700C00" w14:paraId="56DDE10F" w14:textId="77777777" w:rsidTr="00F92DE6">
        <w:trPr>
          <w:cantSplit/>
        </w:trPr>
        <w:tc>
          <w:tcPr>
            <w:tcW w:w="2747" w:type="dxa"/>
            <w:vMerge/>
          </w:tcPr>
          <w:p w14:paraId="62E42E16" w14:textId="77777777" w:rsidR="00F92DE6" w:rsidRPr="00700C00" w:rsidRDefault="00F92DE6" w:rsidP="00F92DE6"/>
        </w:tc>
        <w:tc>
          <w:tcPr>
            <w:tcW w:w="2310" w:type="dxa"/>
          </w:tcPr>
          <w:p w14:paraId="66C8F11C" w14:textId="40C6DA93" w:rsidR="00F92DE6" w:rsidRDefault="00F92DE6" w:rsidP="00F92DE6">
            <w:r>
              <w:t>inMunicipality</w:t>
            </w:r>
          </w:p>
        </w:tc>
        <w:tc>
          <w:tcPr>
            <w:tcW w:w="4293" w:type="dxa"/>
          </w:tcPr>
          <w:p w14:paraId="45D6A752" w14:textId="749FCA2D" w:rsidR="00F92DE6" w:rsidRDefault="00F92DE6" w:rsidP="00F92DE6">
            <w:r>
              <w:t>exactly 1 Municipality (?) tbd – where should municipalities be defined</w:t>
            </w:r>
          </w:p>
        </w:tc>
      </w:tr>
      <w:tr w:rsidR="00F92DE6" w:rsidRPr="00700C00" w14:paraId="3EDDFEA8" w14:textId="77777777" w:rsidTr="00F92DE6">
        <w:trPr>
          <w:cantSplit/>
        </w:trPr>
        <w:tc>
          <w:tcPr>
            <w:tcW w:w="2747" w:type="dxa"/>
            <w:vMerge/>
          </w:tcPr>
          <w:p w14:paraId="3F527E64" w14:textId="77777777" w:rsidR="00F92DE6" w:rsidRPr="00700C00" w:rsidRDefault="00F92DE6" w:rsidP="00F92DE6"/>
        </w:tc>
        <w:tc>
          <w:tcPr>
            <w:tcW w:w="2310" w:type="dxa"/>
          </w:tcPr>
          <w:p w14:paraId="5AC7858A" w14:textId="59D43CD7" w:rsidR="00F92DE6" w:rsidRDefault="00F92DE6" w:rsidP="00F92DE6">
            <w:r>
              <w:t>inPlanningDistrict</w:t>
            </w:r>
          </w:p>
        </w:tc>
        <w:tc>
          <w:tcPr>
            <w:tcW w:w="4293" w:type="dxa"/>
          </w:tcPr>
          <w:p w14:paraId="335AD65A" w14:textId="3E2EE3B7" w:rsidR="00F92DE6" w:rsidRPr="00700C00" w:rsidRDefault="00F92DE6" w:rsidP="00F92DE6">
            <w:r>
              <w:t>exactly 1 PlanningDistrict</w:t>
            </w:r>
          </w:p>
        </w:tc>
      </w:tr>
      <w:tr w:rsidR="00F92DE6" w:rsidRPr="00700C00" w14:paraId="0E4A4349" w14:textId="77777777" w:rsidTr="00F92DE6">
        <w:trPr>
          <w:cantSplit/>
        </w:trPr>
        <w:tc>
          <w:tcPr>
            <w:tcW w:w="2747" w:type="dxa"/>
            <w:vMerge w:val="restart"/>
          </w:tcPr>
          <w:p w14:paraId="2837BB81" w14:textId="77777777" w:rsidR="00F92DE6" w:rsidRPr="00700C00" w:rsidRDefault="00F92DE6" w:rsidP="00F92DE6">
            <w:r w:rsidRPr="00700C00">
              <w:t>NetworkTransfer</w:t>
            </w:r>
          </w:p>
        </w:tc>
        <w:tc>
          <w:tcPr>
            <w:tcW w:w="2310" w:type="dxa"/>
          </w:tcPr>
          <w:p w14:paraId="7D2104F9" w14:textId="77777777" w:rsidR="00F92DE6" w:rsidRPr="00700C00" w:rsidRDefault="00F92DE6" w:rsidP="00F92DE6">
            <w:r w:rsidRPr="00700C00">
              <w:t>controlFor</w:t>
            </w:r>
          </w:p>
        </w:tc>
        <w:tc>
          <w:tcPr>
            <w:tcW w:w="4293" w:type="dxa"/>
          </w:tcPr>
          <w:p w14:paraId="76C8BEBD" w14:textId="77777777" w:rsidR="00F92DE6" w:rsidRPr="00700C00" w:rsidRDefault="00F92DE6" w:rsidP="00F92DE6">
            <w:r w:rsidRPr="00700C00">
              <w:t>only Node</w:t>
            </w:r>
          </w:p>
        </w:tc>
      </w:tr>
      <w:tr w:rsidR="00F92DE6" w:rsidRPr="00700C00" w14:paraId="0541CC10" w14:textId="77777777" w:rsidTr="00F92DE6">
        <w:trPr>
          <w:cantSplit/>
        </w:trPr>
        <w:tc>
          <w:tcPr>
            <w:tcW w:w="2747" w:type="dxa"/>
            <w:vMerge/>
          </w:tcPr>
          <w:p w14:paraId="52040D47" w14:textId="77777777" w:rsidR="00F92DE6" w:rsidRPr="00700C00" w:rsidRDefault="00F92DE6" w:rsidP="00F92DE6"/>
        </w:tc>
        <w:tc>
          <w:tcPr>
            <w:tcW w:w="2310" w:type="dxa"/>
          </w:tcPr>
          <w:p w14:paraId="007E3AC2" w14:textId="77777777" w:rsidR="00F92DE6" w:rsidRPr="00700C00" w:rsidRDefault="00F92DE6" w:rsidP="00F92DE6">
            <w:r w:rsidRPr="00700C00">
              <w:t>connectsNetworks</w:t>
            </w:r>
          </w:p>
        </w:tc>
        <w:tc>
          <w:tcPr>
            <w:tcW w:w="4293" w:type="dxa"/>
          </w:tcPr>
          <w:p w14:paraId="05A0CF6A" w14:textId="77777777" w:rsidR="00F92DE6" w:rsidRPr="00700C00" w:rsidRDefault="00F92DE6" w:rsidP="00F92DE6">
            <w:r w:rsidRPr="00700C00">
              <w:t>min 2 Network</w:t>
            </w:r>
          </w:p>
        </w:tc>
      </w:tr>
      <w:tr w:rsidR="00F92DE6" w:rsidRPr="00700C00" w14:paraId="0236C6AB" w14:textId="77777777" w:rsidTr="00F92DE6">
        <w:trPr>
          <w:cantSplit/>
        </w:trPr>
        <w:tc>
          <w:tcPr>
            <w:tcW w:w="2747" w:type="dxa"/>
            <w:vMerge w:val="restart"/>
          </w:tcPr>
          <w:p w14:paraId="483E236A" w14:textId="77777777" w:rsidR="00F92DE6" w:rsidRPr="00700C00" w:rsidRDefault="00F92DE6" w:rsidP="00F92DE6">
            <w:r w:rsidRPr="00700C00">
              <w:t>FlowControl</w:t>
            </w:r>
          </w:p>
        </w:tc>
        <w:tc>
          <w:tcPr>
            <w:tcW w:w="2310" w:type="dxa"/>
          </w:tcPr>
          <w:p w14:paraId="12E16A69" w14:textId="77777777" w:rsidR="00F92DE6" w:rsidRPr="00700C00" w:rsidRDefault="00F92DE6" w:rsidP="00F92DE6">
            <w:r w:rsidRPr="00700C00">
              <w:t>controlFor</w:t>
            </w:r>
          </w:p>
        </w:tc>
        <w:tc>
          <w:tcPr>
            <w:tcW w:w="4293" w:type="dxa"/>
          </w:tcPr>
          <w:p w14:paraId="6CBBF870" w14:textId="77777777" w:rsidR="00F92DE6" w:rsidRPr="00700C00" w:rsidRDefault="00F92DE6" w:rsidP="00F92DE6">
            <w:r>
              <w:t>only Node</w:t>
            </w:r>
          </w:p>
        </w:tc>
      </w:tr>
      <w:tr w:rsidR="00F92DE6" w:rsidRPr="00700C00" w14:paraId="68F59E37" w14:textId="77777777" w:rsidTr="00F92DE6">
        <w:trPr>
          <w:cantSplit/>
        </w:trPr>
        <w:tc>
          <w:tcPr>
            <w:tcW w:w="2747" w:type="dxa"/>
            <w:vMerge/>
          </w:tcPr>
          <w:p w14:paraId="0A7049D8" w14:textId="77777777" w:rsidR="00F92DE6" w:rsidRPr="00700C00" w:rsidRDefault="00F92DE6" w:rsidP="00F92DE6"/>
        </w:tc>
        <w:tc>
          <w:tcPr>
            <w:tcW w:w="2310" w:type="dxa"/>
          </w:tcPr>
          <w:p w14:paraId="10CD8E09" w14:textId="77777777" w:rsidR="00F92DE6" w:rsidRPr="00700C00" w:rsidRDefault="00F92DE6" w:rsidP="00F92DE6">
            <w:r w:rsidRPr="00700C00">
              <w:t>hasInflow</w:t>
            </w:r>
          </w:p>
        </w:tc>
        <w:tc>
          <w:tcPr>
            <w:tcW w:w="4293" w:type="dxa"/>
          </w:tcPr>
          <w:p w14:paraId="38CE99F8" w14:textId="77777777" w:rsidR="00F92DE6" w:rsidRPr="00700C00" w:rsidRDefault="00F92DE6" w:rsidP="00F92DE6">
            <w:pPr>
              <w:tabs>
                <w:tab w:val="center" w:pos="2335"/>
              </w:tabs>
            </w:pPr>
            <w:r>
              <w:t>min 1 Arc</w:t>
            </w:r>
          </w:p>
        </w:tc>
      </w:tr>
      <w:tr w:rsidR="00F92DE6" w:rsidRPr="00700C00" w14:paraId="30637A3C" w14:textId="77777777" w:rsidTr="00F92DE6">
        <w:trPr>
          <w:cantSplit/>
        </w:trPr>
        <w:tc>
          <w:tcPr>
            <w:tcW w:w="2747" w:type="dxa"/>
            <w:vMerge/>
          </w:tcPr>
          <w:p w14:paraId="31C38158" w14:textId="77777777" w:rsidR="00F92DE6" w:rsidRPr="00700C00" w:rsidRDefault="00F92DE6" w:rsidP="00F92DE6"/>
        </w:tc>
        <w:tc>
          <w:tcPr>
            <w:tcW w:w="2310" w:type="dxa"/>
          </w:tcPr>
          <w:p w14:paraId="3445CCE2" w14:textId="77777777" w:rsidR="00F92DE6" w:rsidRPr="00700C00" w:rsidRDefault="00F92DE6" w:rsidP="00F92DE6">
            <w:r w:rsidRPr="00700C00">
              <w:t>hasOutflow</w:t>
            </w:r>
          </w:p>
        </w:tc>
        <w:tc>
          <w:tcPr>
            <w:tcW w:w="4293" w:type="dxa"/>
          </w:tcPr>
          <w:p w14:paraId="74D1D19D" w14:textId="77777777" w:rsidR="00F92DE6" w:rsidRPr="00700C00" w:rsidRDefault="00F92DE6" w:rsidP="00F92DE6">
            <w:pPr>
              <w:tabs>
                <w:tab w:val="center" w:pos="2335"/>
              </w:tabs>
            </w:pPr>
            <w:r w:rsidRPr="00700C00">
              <w:t>min 1 Arc</w:t>
            </w:r>
          </w:p>
        </w:tc>
      </w:tr>
      <w:tr w:rsidR="00F92DE6" w:rsidRPr="00700C00" w14:paraId="19001CF7" w14:textId="77777777" w:rsidTr="00F92DE6">
        <w:trPr>
          <w:cantSplit/>
        </w:trPr>
        <w:tc>
          <w:tcPr>
            <w:tcW w:w="2747" w:type="dxa"/>
            <w:vMerge w:val="restart"/>
          </w:tcPr>
          <w:p w14:paraId="73550F8F" w14:textId="77777777" w:rsidR="00F92DE6" w:rsidRPr="00700C00" w:rsidRDefault="00F92DE6" w:rsidP="00F92DE6">
            <w:r w:rsidRPr="00700C00">
              <w:t>SignalControl</w:t>
            </w:r>
            <w:r>
              <w:t>PD</w:t>
            </w:r>
          </w:p>
        </w:tc>
        <w:tc>
          <w:tcPr>
            <w:tcW w:w="2310" w:type="dxa"/>
          </w:tcPr>
          <w:p w14:paraId="2142D0E5" w14:textId="77777777" w:rsidR="00F92DE6" w:rsidRPr="00700C00" w:rsidRDefault="00F92DE6" w:rsidP="00F92DE6">
            <w:r>
              <w:t>subClassOf</w:t>
            </w:r>
          </w:p>
        </w:tc>
        <w:tc>
          <w:tcPr>
            <w:tcW w:w="4293" w:type="dxa"/>
          </w:tcPr>
          <w:p w14:paraId="1B54A30E" w14:textId="77777777" w:rsidR="00F92DE6" w:rsidRPr="00700C00" w:rsidRDefault="00F92DE6" w:rsidP="00F92DE6">
            <w:r>
              <w:t>change:</w:t>
            </w:r>
            <w:r w:rsidRPr="00700C00">
              <w:t>TimeVarying</w:t>
            </w:r>
            <w:r>
              <w:t>Concept</w:t>
            </w:r>
          </w:p>
        </w:tc>
      </w:tr>
      <w:tr w:rsidR="00F92DE6" w:rsidRPr="00700C00" w14:paraId="0BC3596E" w14:textId="77777777" w:rsidTr="00F92DE6">
        <w:trPr>
          <w:cantSplit/>
        </w:trPr>
        <w:tc>
          <w:tcPr>
            <w:tcW w:w="2747" w:type="dxa"/>
            <w:vMerge/>
          </w:tcPr>
          <w:p w14:paraId="3463F125" w14:textId="77777777" w:rsidR="00F92DE6" w:rsidRPr="00700C00" w:rsidRDefault="00F92DE6" w:rsidP="00F92DE6"/>
        </w:tc>
        <w:tc>
          <w:tcPr>
            <w:tcW w:w="2310" w:type="dxa"/>
          </w:tcPr>
          <w:p w14:paraId="7926E1DE" w14:textId="77777777" w:rsidR="00F92DE6" w:rsidRDefault="00F92DE6" w:rsidP="00F92DE6">
            <w:r>
              <w:t>equivalentClass</w:t>
            </w:r>
          </w:p>
        </w:tc>
        <w:tc>
          <w:tcPr>
            <w:tcW w:w="4293" w:type="dxa"/>
          </w:tcPr>
          <w:p w14:paraId="63B40226" w14:textId="77777777" w:rsidR="00F92DE6" w:rsidRPr="00700C00" w:rsidRDefault="00F92DE6" w:rsidP="00F92DE6">
            <w:r>
              <w:t>change:</w:t>
            </w:r>
            <w:r w:rsidRPr="00700C00">
              <w:t>hasManifestation so</w:t>
            </w:r>
            <w:r>
              <w:t>me SignalControl</w:t>
            </w:r>
            <w:r w:rsidRPr="00700C00">
              <w:t xml:space="preserve"> </w:t>
            </w:r>
            <w:r>
              <w:t>and  change:hasManifestation only SignalControl</w:t>
            </w:r>
          </w:p>
        </w:tc>
      </w:tr>
      <w:tr w:rsidR="00F92DE6" w:rsidRPr="00700C00" w14:paraId="20C3A6D2" w14:textId="77777777" w:rsidTr="00F92DE6">
        <w:trPr>
          <w:cantSplit/>
        </w:trPr>
        <w:tc>
          <w:tcPr>
            <w:tcW w:w="2747" w:type="dxa"/>
            <w:vMerge/>
          </w:tcPr>
          <w:p w14:paraId="604A7A78" w14:textId="77777777" w:rsidR="00F92DE6" w:rsidRPr="00700C00" w:rsidRDefault="00F92DE6" w:rsidP="00F92DE6"/>
        </w:tc>
        <w:tc>
          <w:tcPr>
            <w:tcW w:w="2310" w:type="dxa"/>
          </w:tcPr>
          <w:p w14:paraId="24493F90" w14:textId="77777777" w:rsidR="00F92DE6" w:rsidRDefault="00F92DE6" w:rsidP="00F92DE6">
            <w:r>
              <w:t>change:existsAt</w:t>
            </w:r>
          </w:p>
        </w:tc>
        <w:tc>
          <w:tcPr>
            <w:tcW w:w="4293" w:type="dxa"/>
          </w:tcPr>
          <w:p w14:paraId="2918355B" w14:textId="77777777" w:rsidR="00F92DE6" w:rsidRDefault="00F92DE6" w:rsidP="00F92DE6">
            <w:r>
              <w:t>exactly 1  time:Interval</w:t>
            </w:r>
          </w:p>
        </w:tc>
      </w:tr>
      <w:tr w:rsidR="00F92DE6" w:rsidRPr="00700C00" w14:paraId="67C6C3D2" w14:textId="77777777" w:rsidTr="00F92DE6">
        <w:trPr>
          <w:cantSplit/>
        </w:trPr>
        <w:tc>
          <w:tcPr>
            <w:tcW w:w="2747" w:type="dxa"/>
            <w:vMerge/>
          </w:tcPr>
          <w:p w14:paraId="0CE39A10" w14:textId="77777777" w:rsidR="00F92DE6" w:rsidRPr="00700C00" w:rsidRDefault="00F92DE6" w:rsidP="00F92DE6"/>
        </w:tc>
        <w:tc>
          <w:tcPr>
            <w:tcW w:w="2310" w:type="dxa"/>
          </w:tcPr>
          <w:p w14:paraId="129A0E23" w14:textId="77777777" w:rsidR="00F92DE6" w:rsidRPr="00700C00" w:rsidRDefault="00F92DE6" w:rsidP="00F92DE6">
            <w:r w:rsidRPr="00700C00">
              <w:t>controlFor</w:t>
            </w:r>
          </w:p>
        </w:tc>
        <w:tc>
          <w:tcPr>
            <w:tcW w:w="4293" w:type="dxa"/>
          </w:tcPr>
          <w:p w14:paraId="3B1D22A4" w14:textId="77777777" w:rsidR="00F92DE6" w:rsidRPr="00700C00" w:rsidRDefault="00F92DE6" w:rsidP="00F92DE6">
            <w:r>
              <w:t>only Node</w:t>
            </w:r>
          </w:p>
        </w:tc>
      </w:tr>
      <w:tr w:rsidR="00F92DE6" w:rsidRPr="00700C00" w14:paraId="4090C857" w14:textId="77777777" w:rsidTr="00F92DE6">
        <w:trPr>
          <w:cantSplit/>
        </w:trPr>
        <w:tc>
          <w:tcPr>
            <w:tcW w:w="2747" w:type="dxa"/>
            <w:vMerge/>
          </w:tcPr>
          <w:p w14:paraId="4F532BC0" w14:textId="77777777" w:rsidR="00F92DE6" w:rsidRPr="00700C00" w:rsidRDefault="00F92DE6" w:rsidP="00F92DE6"/>
        </w:tc>
        <w:tc>
          <w:tcPr>
            <w:tcW w:w="2310" w:type="dxa"/>
          </w:tcPr>
          <w:p w14:paraId="44C24422" w14:textId="77777777" w:rsidR="00F92DE6" w:rsidRPr="00700C00" w:rsidRDefault="00F92DE6" w:rsidP="00F92DE6">
            <w:r w:rsidRPr="00700C00">
              <w:t>hasInflow</w:t>
            </w:r>
          </w:p>
        </w:tc>
        <w:tc>
          <w:tcPr>
            <w:tcW w:w="4293" w:type="dxa"/>
          </w:tcPr>
          <w:p w14:paraId="6BBCAEF4" w14:textId="77777777" w:rsidR="00F92DE6" w:rsidRPr="00700C00" w:rsidRDefault="00F92DE6" w:rsidP="00F92DE6">
            <w:pPr>
              <w:tabs>
                <w:tab w:val="center" w:pos="2335"/>
              </w:tabs>
            </w:pPr>
            <w:r w:rsidRPr="00700C00">
              <w:t>min 1 Arc</w:t>
            </w:r>
          </w:p>
        </w:tc>
      </w:tr>
      <w:tr w:rsidR="00F92DE6" w:rsidRPr="00700C00" w14:paraId="2564B0A0" w14:textId="77777777" w:rsidTr="00F92DE6">
        <w:trPr>
          <w:cantSplit/>
        </w:trPr>
        <w:tc>
          <w:tcPr>
            <w:tcW w:w="2747" w:type="dxa"/>
            <w:vMerge/>
          </w:tcPr>
          <w:p w14:paraId="0D629BA2" w14:textId="77777777" w:rsidR="00F92DE6" w:rsidRPr="00700C00" w:rsidRDefault="00F92DE6" w:rsidP="00F92DE6"/>
        </w:tc>
        <w:tc>
          <w:tcPr>
            <w:tcW w:w="2310" w:type="dxa"/>
          </w:tcPr>
          <w:p w14:paraId="1AF94A27" w14:textId="77777777" w:rsidR="00F92DE6" w:rsidRPr="00700C00" w:rsidRDefault="00F92DE6" w:rsidP="00F92DE6">
            <w:r w:rsidRPr="00700C00">
              <w:t>hasOutflow</w:t>
            </w:r>
          </w:p>
        </w:tc>
        <w:tc>
          <w:tcPr>
            <w:tcW w:w="4293" w:type="dxa"/>
          </w:tcPr>
          <w:p w14:paraId="689E8BC3" w14:textId="77777777" w:rsidR="00F92DE6" w:rsidRPr="00700C00" w:rsidRDefault="00F92DE6" w:rsidP="00F92DE6">
            <w:pPr>
              <w:tabs>
                <w:tab w:val="center" w:pos="2335"/>
              </w:tabs>
            </w:pPr>
            <w:r w:rsidRPr="00700C00">
              <w:t>min 1 Arc</w:t>
            </w:r>
          </w:p>
        </w:tc>
      </w:tr>
      <w:tr w:rsidR="00F92DE6" w:rsidRPr="00700C00" w14:paraId="2C47B339" w14:textId="77777777" w:rsidTr="00F92DE6">
        <w:trPr>
          <w:cantSplit/>
        </w:trPr>
        <w:tc>
          <w:tcPr>
            <w:tcW w:w="2747" w:type="dxa"/>
            <w:vMerge w:val="restart"/>
          </w:tcPr>
          <w:p w14:paraId="22D8BC79" w14:textId="77777777" w:rsidR="00F92DE6" w:rsidRPr="00700C00" w:rsidRDefault="00F92DE6" w:rsidP="00F92DE6">
            <w:r>
              <w:t>SignalControl</w:t>
            </w:r>
          </w:p>
        </w:tc>
        <w:tc>
          <w:tcPr>
            <w:tcW w:w="2310" w:type="dxa"/>
          </w:tcPr>
          <w:p w14:paraId="6FC33955" w14:textId="77777777" w:rsidR="00F92DE6" w:rsidRPr="00700C00" w:rsidRDefault="00F92DE6" w:rsidP="00F92DE6">
            <w:r>
              <w:t>subClassOf</w:t>
            </w:r>
          </w:p>
        </w:tc>
        <w:tc>
          <w:tcPr>
            <w:tcW w:w="4293" w:type="dxa"/>
          </w:tcPr>
          <w:p w14:paraId="2F7B67BE" w14:textId="77777777" w:rsidR="00F92DE6" w:rsidRPr="00700C00" w:rsidRDefault="00F92DE6" w:rsidP="00F92DE6">
            <w:pPr>
              <w:tabs>
                <w:tab w:val="center" w:pos="2335"/>
              </w:tabs>
            </w:pPr>
            <w:r>
              <w:t>change:Manifestation</w:t>
            </w:r>
          </w:p>
        </w:tc>
      </w:tr>
      <w:tr w:rsidR="00F92DE6" w:rsidRPr="00700C00" w14:paraId="5932C4BA" w14:textId="77777777" w:rsidTr="00F92DE6">
        <w:trPr>
          <w:cantSplit/>
        </w:trPr>
        <w:tc>
          <w:tcPr>
            <w:tcW w:w="2747" w:type="dxa"/>
            <w:vMerge/>
          </w:tcPr>
          <w:p w14:paraId="55B36B52" w14:textId="77777777" w:rsidR="00F92DE6" w:rsidRDefault="00F92DE6" w:rsidP="00F92DE6"/>
        </w:tc>
        <w:tc>
          <w:tcPr>
            <w:tcW w:w="2310" w:type="dxa"/>
          </w:tcPr>
          <w:p w14:paraId="5F290BEB" w14:textId="77777777" w:rsidR="00F92DE6" w:rsidRPr="00700C00" w:rsidRDefault="00F92DE6" w:rsidP="00F92DE6">
            <w:r w:rsidRPr="00700C00">
              <w:t>equivalentClass</w:t>
            </w:r>
          </w:p>
        </w:tc>
        <w:tc>
          <w:tcPr>
            <w:tcW w:w="4293" w:type="dxa"/>
          </w:tcPr>
          <w:p w14:paraId="44BB1C20" w14:textId="77777777" w:rsidR="00F92DE6" w:rsidRPr="00700C00" w:rsidRDefault="00F92DE6" w:rsidP="00F92DE6">
            <w:r>
              <w:t>change:</w:t>
            </w:r>
            <w:r w:rsidRPr="00700C00">
              <w:t xml:space="preserve">manifestationOf some </w:t>
            </w:r>
            <w:r>
              <w:t>SignalControlPD</w:t>
            </w:r>
            <w:r w:rsidRPr="00700C00">
              <w:t xml:space="preserve"> and </w:t>
            </w:r>
            <w:r>
              <w:t xml:space="preserve"> change:</w:t>
            </w:r>
            <w:r w:rsidRPr="00700C00">
              <w:t xml:space="preserve">manifestationOf only </w:t>
            </w:r>
            <w:r>
              <w:t>SignalControlPD</w:t>
            </w:r>
          </w:p>
        </w:tc>
      </w:tr>
      <w:tr w:rsidR="00F92DE6" w:rsidRPr="00700C00" w14:paraId="10A92D20" w14:textId="77777777" w:rsidTr="00F92DE6">
        <w:trPr>
          <w:cantSplit/>
        </w:trPr>
        <w:tc>
          <w:tcPr>
            <w:tcW w:w="2747" w:type="dxa"/>
            <w:vMerge/>
          </w:tcPr>
          <w:p w14:paraId="0BB1E9E4" w14:textId="77777777" w:rsidR="00F92DE6" w:rsidRDefault="00F92DE6" w:rsidP="00F92DE6"/>
        </w:tc>
        <w:tc>
          <w:tcPr>
            <w:tcW w:w="2310" w:type="dxa"/>
          </w:tcPr>
          <w:p w14:paraId="43668CE5" w14:textId="77777777" w:rsidR="00F92DE6" w:rsidRPr="00700C00" w:rsidRDefault="00F92DE6" w:rsidP="00F92DE6">
            <w:r>
              <w:t>change:existsAt</w:t>
            </w:r>
          </w:p>
        </w:tc>
        <w:tc>
          <w:tcPr>
            <w:tcW w:w="4293" w:type="dxa"/>
          </w:tcPr>
          <w:p w14:paraId="50380874" w14:textId="77777777" w:rsidR="00F92DE6" w:rsidRPr="00700C00" w:rsidRDefault="00F92DE6" w:rsidP="00F92DE6">
            <w:r>
              <w:t>exactly 1  time:TemporalEntity</w:t>
            </w:r>
          </w:p>
        </w:tc>
      </w:tr>
      <w:tr w:rsidR="00F92DE6" w:rsidRPr="00700C00" w14:paraId="756B4EA1" w14:textId="77777777" w:rsidTr="00F92DE6">
        <w:trPr>
          <w:cantSplit/>
        </w:trPr>
        <w:tc>
          <w:tcPr>
            <w:tcW w:w="2747" w:type="dxa"/>
            <w:vMerge/>
          </w:tcPr>
          <w:p w14:paraId="4534D614" w14:textId="77777777" w:rsidR="00F92DE6" w:rsidRPr="00700C00" w:rsidRDefault="00F92DE6" w:rsidP="00F92DE6"/>
        </w:tc>
        <w:tc>
          <w:tcPr>
            <w:tcW w:w="2310" w:type="dxa"/>
          </w:tcPr>
          <w:p w14:paraId="1705929D" w14:textId="77777777" w:rsidR="00F92DE6" w:rsidRPr="00700C00" w:rsidRDefault="00F92DE6" w:rsidP="00F92DE6">
            <w:r w:rsidRPr="00700C00">
              <w:t>hasPhase</w:t>
            </w:r>
          </w:p>
        </w:tc>
        <w:tc>
          <w:tcPr>
            <w:tcW w:w="4293" w:type="dxa"/>
          </w:tcPr>
          <w:p w14:paraId="4BD6403D" w14:textId="77777777" w:rsidR="00F92DE6" w:rsidRPr="00700C00" w:rsidRDefault="00F92DE6" w:rsidP="00F92DE6">
            <w:pPr>
              <w:tabs>
                <w:tab w:val="center" w:pos="2335"/>
              </w:tabs>
            </w:pPr>
            <w:r w:rsidRPr="00700C00">
              <w:t>only SignalPhase</w:t>
            </w:r>
          </w:p>
        </w:tc>
      </w:tr>
      <w:tr w:rsidR="00F92DE6" w:rsidRPr="00700C00" w14:paraId="224EB09E" w14:textId="77777777" w:rsidTr="00F92DE6">
        <w:trPr>
          <w:cantSplit/>
        </w:trPr>
        <w:tc>
          <w:tcPr>
            <w:tcW w:w="2747" w:type="dxa"/>
          </w:tcPr>
          <w:p w14:paraId="30B47AF6" w14:textId="77777777" w:rsidR="00F92DE6" w:rsidRPr="00700C00" w:rsidRDefault="00F92DE6" w:rsidP="00F92DE6">
            <w:r w:rsidRPr="00700C00">
              <w:t>SignalPhase</w:t>
            </w:r>
          </w:p>
        </w:tc>
        <w:tc>
          <w:tcPr>
            <w:tcW w:w="2310" w:type="dxa"/>
          </w:tcPr>
          <w:p w14:paraId="16DE0E9B" w14:textId="77777777" w:rsidR="00F92DE6" w:rsidRPr="00700C00" w:rsidRDefault="00F92DE6" w:rsidP="00F92DE6">
            <w:r w:rsidRPr="00700C00">
              <w:t>signalLength</w:t>
            </w:r>
          </w:p>
        </w:tc>
        <w:tc>
          <w:tcPr>
            <w:tcW w:w="4293" w:type="dxa"/>
          </w:tcPr>
          <w:p w14:paraId="5FE2FE9D" w14:textId="77777777" w:rsidR="00F92DE6" w:rsidRPr="00700C00" w:rsidRDefault="00F92DE6" w:rsidP="00F92DE6">
            <w:pPr>
              <w:tabs>
                <w:tab w:val="center" w:pos="2335"/>
              </w:tabs>
            </w:pPr>
            <w:r w:rsidRPr="00700C00">
              <w:t xml:space="preserve">only </w:t>
            </w:r>
            <w:r>
              <w:t xml:space="preserve"> time:</w:t>
            </w:r>
            <w:r w:rsidRPr="00700C00">
              <w:t>Duration</w:t>
            </w:r>
            <w:r>
              <w:t>Description</w:t>
            </w:r>
          </w:p>
        </w:tc>
      </w:tr>
      <w:tr w:rsidR="00F92DE6" w:rsidRPr="00700C00" w14:paraId="14316781" w14:textId="77777777" w:rsidTr="00F92DE6">
        <w:trPr>
          <w:cantSplit/>
        </w:trPr>
        <w:tc>
          <w:tcPr>
            <w:tcW w:w="2747" w:type="dxa"/>
          </w:tcPr>
          <w:p w14:paraId="3D79A79C" w14:textId="15878EFC" w:rsidR="00F92DE6" w:rsidRDefault="00F92DE6" w:rsidP="00F92DE6">
            <w:r>
              <w:t>TransportationComplexPD</w:t>
            </w:r>
          </w:p>
        </w:tc>
        <w:tc>
          <w:tcPr>
            <w:tcW w:w="2310" w:type="dxa"/>
          </w:tcPr>
          <w:p w14:paraId="7F1FD27A" w14:textId="0CD90117" w:rsidR="00F92DE6" w:rsidRPr="00700C00" w:rsidRDefault="00F92DE6" w:rsidP="00F92DE6">
            <w:r>
              <w:t>subClassOf</w:t>
            </w:r>
          </w:p>
        </w:tc>
        <w:tc>
          <w:tcPr>
            <w:tcW w:w="4293" w:type="dxa"/>
          </w:tcPr>
          <w:p w14:paraId="02DA851D" w14:textId="7ED3317D" w:rsidR="00F92DE6" w:rsidRPr="00700C00" w:rsidRDefault="00F92DE6" w:rsidP="00F92DE6">
            <w:pPr>
              <w:tabs>
                <w:tab w:val="center" w:pos="2335"/>
              </w:tabs>
            </w:pPr>
            <w:r>
              <w:t>change:TimeVaryingConcept</w:t>
            </w:r>
          </w:p>
        </w:tc>
      </w:tr>
      <w:tr w:rsidR="00F92DE6" w:rsidRPr="00700C00" w14:paraId="797EB454" w14:textId="77777777" w:rsidTr="00F92DE6">
        <w:trPr>
          <w:cantSplit/>
        </w:trPr>
        <w:tc>
          <w:tcPr>
            <w:tcW w:w="2747" w:type="dxa"/>
          </w:tcPr>
          <w:p w14:paraId="4F18EB2E" w14:textId="77777777" w:rsidR="00F92DE6" w:rsidRDefault="00F92DE6" w:rsidP="00F92DE6"/>
        </w:tc>
        <w:tc>
          <w:tcPr>
            <w:tcW w:w="2310" w:type="dxa"/>
          </w:tcPr>
          <w:p w14:paraId="0A032126" w14:textId="0C6EDB22" w:rsidR="00F92DE6" w:rsidRPr="00700C00" w:rsidRDefault="00F92DE6" w:rsidP="00F92DE6">
            <w:r w:rsidRPr="00700C00">
              <w:t>equivalentClass</w:t>
            </w:r>
          </w:p>
        </w:tc>
        <w:tc>
          <w:tcPr>
            <w:tcW w:w="4293" w:type="dxa"/>
          </w:tcPr>
          <w:p w14:paraId="351B75B0" w14:textId="405F5869" w:rsidR="00F92DE6" w:rsidRPr="00700C00" w:rsidRDefault="00F92DE6" w:rsidP="00F92DE6">
            <w:pPr>
              <w:tabs>
                <w:tab w:val="center" w:pos="2335"/>
              </w:tabs>
            </w:pPr>
            <w:r>
              <w:t>change:</w:t>
            </w:r>
            <w:r w:rsidRPr="00700C00">
              <w:t>hasM</w:t>
            </w:r>
            <w:r>
              <w:t>anifestation some TransportationComplex</w:t>
            </w:r>
            <w:r w:rsidRPr="00700C00">
              <w:t xml:space="preserve"> and </w:t>
            </w:r>
            <w:r>
              <w:t xml:space="preserve"> change:</w:t>
            </w:r>
            <w:r w:rsidRPr="00700C00">
              <w:t xml:space="preserve">hasManifestation only </w:t>
            </w:r>
            <w:r>
              <w:t>TransportationComplex</w:t>
            </w:r>
          </w:p>
        </w:tc>
      </w:tr>
      <w:tr w:rsidR="00F92DE6" w:rsidRPr="00700C00" w14:paraId="65D3B917" w14:textId="77777777" w:rsidTr="00F92DE6">
        <w:trPr>
          <w:cantSplit/>
        </w:trPr>
        <w:tc>
          <w:tcPr>
            <w:tcW w:w="2747" w:type="dxa"/>
            <w:vMerge w:val="restart"/>
          </w:tcPr>
          <w:p w14:paraId="3901E972" w14:textId="69E2CA42" w:rsidR="00F92DE6" w:rsidRDefault="00F92DE6" w:rsidP="00F92DE6">
            <w:r>
              <w:t>TransportationComplex</w:t>
            </w:r>
          </w:p>
        </w:tc>
        <w:tc>
          <w:tcPr>
            <w:tcW w:w="2310" w:type="dxa"/>
          </w:tcPr>
          <w:p w14:paraId="1965892B" w14:textId="74159BD6" w:rsidR="00F92DE6" w:rsidRPr="00700C00" w:rsidRDefault="00F92DE6" w:rsidP="00F92DE6">
            <w:r w:rsidRPr="00700C00">
              <w:t>subclassOf</w:t>
            </w:r>
          </w:p>
        </w:tc>
        <w:tc>
          <w:tcPr>
            <w:tcW w:w="4293" w:type="dxa"/>
          </w:tcPr>
          <w:p w14:paraId="674BE66C" w14:textId="7C085BEC" w:rsidR="00F92DE6" w:rsidRPr="00700C00" w:rsidRDefault="00F92DE6" w:rsidP="00F92DE6">
            <w:pPr>
              <w:tabs>
                <w:tab w:val="center" w:pos="2335"/>
              </w:tabs>
            </w:pPr>
            <w:r>
              <w:t>change:</w:t>
            </w:r>
            <w:r w:rsidRPr="00700C00">
              <w:t>Manifestation</w:t>
            </w:r>
          </w:p>
        </w:tc>
      </w:tr>
      <w:tr w:rsidR="00F92DE6" w:rsidRPr="00700C00" w14:paraId="0A7D8F9E" w14:textId="77777777" w:rsidTr="00F92DE6">
        <w:trPr>
          <w:cantSplit/>
        </w:trPr>
        <w:tc>
          <w:tcPr>
            <w:tcW w:w="2747" w:type="dxa"/>
            <w:vMerge/>
          </w:tcPr>
          <w:p w14:paraId="6DAF2788" w14:textId="77777777" w:rsidR="00F92DE6" w:rsidRDefault="00F92DE6" w:rsidP="00F92DE6"/>
        </w:tc>
        <w:tc>
          <w:tcPr>
            <w:tcW w:w="2310" w:type="dxa"/>
          </w:tcPr>
          <w:p w14:paraId="738C86E9" w14:textId="5AFBAC39" w:rsidR="00F92DE6" w:rsidRDefault="00F92DE6" w:rsidP="00F92DE6">
            <w:r w:rsidRPr="00700C00">
              <w:t>equivalentClass</w:t>
            </w:r>
          </w:p>
        </w:tc>
        <w:tc>
          <w:tcPr>
            <w:tcW w:w="4293" w:type="dxa"/>
          </w:tcPr>
          <w:p w14:paraId="7120983F" w14:textId="5B9E14F1" w:rsidR="00F92DE6" w:rsidRPr="00700C00" w:rsidRDefault="00F92DE6" w:rsidP="00F92DE6">
            <w:pPr>
              <w:tabs>
                <w:tab w:val="center" w:pos="2335"/>
              </w:tabs>
            </w:pPr>
            <w:r>
              <w:t>change:</w:t>
            </w:r>
            <w:r w:rsidRPr="00700C00">
              <w:t xml:space="preserve">manifestationOf some  </w:t>
            </w:r>
            <w:r>
              <w:t>TransportationComplexPD</w:t>
            </w:r>
            <w:r w:rsidRPr="00700C00">
              <w:t xml:space="preserve"> and </w:t>
            </w:r>
            <w:r>
              <w:t xml:space="preserve"> change:</w:t>
            </w:r>
            <w:r w:rsidRPr="00700C00">
              <w:t xml:space="preserve">manifestationOf only  </w:t>
            </w:r>
            <w:r>
              <w:t>TransportationComplexPD</w:t>
            </w:r>
          </w:p>
        </w:tc>
      </w:tr>
      <w:tr w:rsidR="00F92DE6" w:rsidRPr="00700C00" w14:paraId="057C8BE0" w14:textId="77777777" w:rsidTr="00F92DE6">
        <w:trPr>
          <w:cantSplit/>
        </w:trPr>
        <w:tc>
          <w:tcPr>
            <w:tcW w:w="2747" w:type="dxa"/>
            <w:vMerge/>
          </w:tcPr>
          <w:p w14:paraId="4C01E24B" w14:textId="77777777" w:rsidR="00F92DE6" w:rsidRDefault="00F92DE6" w:rsidP="00F92DE6"/>
        </w:tc>
        <w:tc>
          <w:tcPr>
            <w:tcW w:w="2310" w:type="dxa"/>
          </w:tcPr>
          <w:p w14:paraId="7F533E58" w14:textId="38DC763B" w:rsidR="00F92DE6" w:rsidRDefault="00F92DE6" w:rsidP="00F92DE6">
            <w:r>
              <w:t>spatial_loc:hasL</w:t>
            </w:r>
            <w:r w:rsidRPr="00700C00">
              <w:t>ocation</w:t>
            </w:r>
          </w:p>
        </w:tc>
        <w:tc>
          <w:tcPr>
            <w:tcW w:w="4293" w:type="dxa"/>
          </w:tcPr>
          <w:p w14:paraId="378BB3C6" w14:textId="5CD52903" w:rsidR="00F92DE6" w:rsidRPr="00700C00" w:rsidRDefault="00F92DE6" w:rsidP="00F92DE6">
            <w:pPr>
              <w:tabs>
                <w:tab w:val="center" w:pos="2335"/>
              </w:tabs>
            </w:pPr>
            <w:r w:rsidRPr="00700C00">
              <w:t xml:space="preserve">only </w:t>
            </w:r>
            <w:r>
              <w:t xml:space="preserve">  spatial_loc:Feature</w:t>
            </w:r>
          </w:p>
        </w:tc>
      </w:tr>
      <w:tr w:rsidR="00F92DE6" w:rsidRPr="00700C00" w14:paraId="6A8EC4AB" w14:textId="77777777" w:rsidTr="00F92DE6">
        <w:trPr>
          <w:cantSplit/>
        </w:trPr>
        <w:tc>
          <w:tcPr>
            <w:tcW w:w="2747" w:type="dxa"/>
            <w:vMerge w:val="restart"/>
          </w:tcPr>
          <w:p w14:paraId="791F0FBE" w14:textId="77777777" w:rsidR="00F92DE6" w:rsidRPr="00700C00" w:rsidRDefault="00F92DE6" w:rsidP="00F92DE6">
            <w:r>
              <w:t>otn:</w:t>
            </w:r>
            <w:r w:rsidRPr="00700C00">
              <w:t>Road</w:t>
            </w:r>
          </w:p>
        </w:tc>
        <w:tc>
          <w:tcPr>
            <w:tcW w:w="2310" w:type="dxa"/>
          </w:tcPr>
          <w:p w14:paraId="37ABDFB7" w14:textId="77777777" w:rsidR="00F92DE6" w:rsidRPr="00700C00" w:rsidRDefault="00F92DE6" w:rsidP="00F92DE6">
            <w:r w:rsidRPr="00700C00">
              <w:t>has</w:t>
            </w:r>
            <w:r>
              <w:t>Road</w:t>
            </w:r>
            <w:r w:rsidRPr="00700C00">
              <w:t>Id</w:t>
            </w:r>
          </w:p>
        </w:tc>
        <w:tc>
          <w:tcPr>
            <w:tcW w:w="4293" w:type="dxa"/>
          </w:tcPr>
          <w:p w14:paraId="57B23457" w14:textId="77777777" w:rsidR="00F92DE6" w:rsidRPr="00700C00" w:rsidRDefault="00F92DE6" w:rsidP="00F92DE6">
            <w:pPr>
              <w:tabs>
                <w:tab w:val="center" w:pos="2335"/>
              </w:tabs>
            </w:pPr>
            <w:r w:rsidRPr="00700C00">
              <w:t xml:space="preserve">only </w:t>
            </w:r>
            <w:r>
              <w:t>Road</w:t>
            </w:r>
            <w:r w:rsidRPr="00700C00">
              <w:t>Id</w:t>
            </w:r>
          </w:p>
        </w:tc>
      </w:tr>
      <w:tr w:rsidR="00F92DE6" w:rsidRPr="00700C00" w14:paraId="7324F71C" w14:textId="77777777" w:rsidTr="00F92DE6">
        <w:trPr>
          <w:cantSplit/>
        </w:trPr>
        <w:tc>
          <w:tcPr>
            <w:tcW w:w="2747" w:type="dxa"/>
            <w:vMerge/>
          </w:tcPr>
          <w:p w14:paraId="021BD6E0" w14:textId="77777777" w:rsidR="00F92DE6" w:rsidRPr="00700C00" w:rsidRDefault="00F92DE6" w:rsidP="00F92DE6"/>
        </w:tc>
        <w:tc>
          <w:tcPr>
            <w:tcW w:w="2310" w:type="dxa"/>
          </w:tcPr>
          <w:p w14:paraId="010F016E" w14:textId="77777777" w:rsidR="00F92DE6" w:rsidRPr="00700C00" w:rsidRDefault="00F92DE6" w:rsidP="00F92DE6">
            <w:r w:rsidRPr="00700C00">
              <w:t>aggregationOf</w:t>
            </w:r>
          </w:p>
        </w:tc>
        <w:tc>
          <w:tcPr>
            <w:tcW w:w="4293" w:type="dxa"/>
          </w:tcPr>
          <w:p w14:paraId="37B69954" w14:textId="77777777" w:rsidR="00F92DE6" w:rsidRPr="00700C00" w:rsidRDefault="00F92DE6" w:rsidP="00F92DE6">
            <w:pPr>
              <w:tabs>
                <w:tab w:val="center" w:pos="2335"/>
              </w:tabs>
            </w:pPr>
            <w:r w:rsidRPr="00700C00">
              <w:t>only RoadSegment</w:t>
            </w:r>
          </w:p>
        </w:tc>
      </w:tr>
      <w:tr w:rsidR="00F92DE6" w:rsidRPr="00700C00" w14:paraId="08DA7133" w14:textId="77777777" w:rsidTr="00F92DE6">
        <w:trPr>
          <w:cantSplit/>
        </w:trPr>
        <w:tc>
          <w:tcPr>
            <w:tcW w:w="2747" w:type="dxa"/>
            <w:vMerge w:val="restart"/>
          </w:tcPr>
          <w:p w14:paraId="6C28E4D4" w14:textId="77777777" w:rsidR="00F92DE6" w:rsidRPr="00700C00" w:rsidRDefault="00F92DE6" w:rsidP="00F92DE6">
            <w:r w:rsidRPr="00700C00">
              <w:t>RoadSegment</w:t>
            </w:r>
            <w:r>
              <w:t>PD</w:t>
            </w:r>
          </w:p>
        </w:tc>
        <w:tc>
          <w:tcPr>
            <w:tcW w:w="2310" w:type="dxa"/>
          </w:tcPr>
          <w:p w14:paraId="77DF9C5D" w14:textId="77777777" w:rsidR="00F92DE6" w:rsidRPr="00700C00" w:rsidRDefault="00F92DE6" w:rsidP="00F92DE6">
            <w:r w:rsidRPr="00700C00">
              <w:t>subclassOf</w:t>
            </w:r>
          </w:p>
        </w:tc>
        <w:tc>
          <w:tcPr>
            <w:tcW w:w="4293" w:type="dxa"/>
          </w:tcPr>
          <w:p w14:paraId="587E85A8" w14:textId="2B64A6C5" w:rsidR="00F92DE6" w:rsidRPr="00700C00" w:rsidRDefault="00F92DE6" w:rsidP="00F92DE6">
            <w:r>
              <w:t>TransportationComplexPD</w:t>
            </w:r>
          </w:p>
        </w:tc>
      </w:tr>
      <w:tr w:rsidR="00F92DE6" w:rsidRPr="00700C00" w14:paraId="47AD1FA0" w14:textId="77777777" w:rsidTr="00F92DE6">
        <w:trPr>
          <w:cantSplit/>
        </w:trPr>
        <w:tc>
          <w:tcPr>
            <w:tcW w:w="2747" w:type="dxa"/>
            <w:vMerge/>
          </w:tcPr>
          <w:p w14:paraId="3F356BF9" w14:textId="77777777" w:rsidR="00F92DE6" w:rsidRPr="00700C00" w:rsidRDefault="00F92DE6" w:rsidP="00F92DE6"/>
        </w:tc>
        <w:tc>
          <w:tcPr>
            <w:tcW w:w="2310" w:type="dxa"/>
          </w:tcPr>
          <w:p w14:paraId="7F7BFD01" w14:textId="77777777" w:rsidR="00F92DE6" w:rsidRPr="00700C00" w:rsidRDefault="00F92DE6" w:rsidP="00F92DE6">
            <w:r w:rsidRPr="00700C00">
              <w:t>equivalentClass</w:t>
            </w:r>
          </w:p>
        </w:tc>
        <w:tc>
          <w:tcPr>
            <w:tcW w:w="4293" w:type="dxa"/>
          </w:tcPr>
          <w:p w14:paraId="52A60F7D" w14:textId="77777777" w:rsidR="00F92DE6" w:rsidRPr="00700C00" w:rsidRDefault="00F92DE6" w:rsidP="00F92DE6">
            <w:r>
              <w:t>change:</w:t>
            </w:r>
            <w:r w:rsidRPr="00700C00">
              <w:t>hasM</w:t>
            </w:r>
            <w:r>
              <w:t>anifestation some RoadSegment</w:t>
            </w:r>
            <w:r w:rsidRPr="00700C00">
              <w:t xml:space="preserve"> and </w:t>
            </w:r>
            <w:r>
              <w:t xml:space="preserve"> change:</w:t>
            </w:r>
            <w:r w:rsidRPr="00700C00">
              <w:t>hasManifestation only RoadSegment</w:t>
            </w:r>
          </w:p>
        </w:tc>
      </w:tr>
      <w:tr w:rsidR="00F92DE6" w:rsidRPr="00700C00" w14:paraId="7EF04612" w14:textId="77777777" w:rsidTr="00F92DE6">
        <w:trPr>
          <w:cantSplit/>
        </w:trPr>
        <w:tc>
          <w:tcPr>
            <w:tcW w:w="2747" w:type="dxa"/>
            <w:vMerge/>
          </w:tcPr>
          <w:p w14:paraId="57A32892" w14:textId="77777777" w:rsidR="00F92DE6" w:rsidRPr="00700C00" w:rsidRDefault="00F92DE6" w:rsidP="00F92DE6"/>
        </w:tc>
        <w:tc>
          <w:tcPr>
            <w:tcW w:w="2310" w:type="dxa"/>
          </w:tcPr>
          <w:p w14:paraId="29585503" w14:textId="77777777" w:rsidR="00F92DE6" w:rsidRPr="00700C00" w:rsidRDefault="00F92DE6" w:rsidP="00F92DE6">
            <w:r w:rsidRPr="00700C00">
              <w:t>has</w:t>
            </w:r>
            <w:r>
              <w:t>RoadSegment</w:t>
            </w:r>
            <w:r w:rsidRPr="00700C00">
              <w:t>Id</w:t>
            </w:r>
          </w:p>
        </w:tc>
        <w:tc>
          <w:tcPr>
            <w:tcW w:w="4293" w:type="dxa"/>
          </w:tcPr>
          <w:p w14:paraId="3CC2241D" w14:textId="77777777" w:rsidR="00F92DE6" w:rsidRPr="00700C00" w:rsidRDefault="00F92DE6" w:rsidP="00F92DE6">
            <w:pPr>
              <w:tabs>
                <w:tab w:val="center" w:pos="2335"/>
              </w:tabs>
            </w:pPr>
            <w:r w:rsidRPr="00700C00">
              <w:t xml:space="preserve">only </w:t>
            </w:r>
            <w:r>
              <w:t>RoadSegment</w:t>
            </w:r>
            <w:r w:rsidRPr="00700C00">
              <w:t>Id</w:t>
            </w:r>
          </w:p>
        </w:tc>
      </w:tr>
      <w:tr w:rsidR="00F92DE6" w:rsidRPr="00700C00" w14:paraId="2CD7D961" w14:textId="77777777" w:rsidTr="00F92DE6">
        <w:trPr>
          <w:cantSplit/>
        </w:trPr>
        <w:tc>
          <w:tcPr>
            <w:tcW w:w="2747" w:type="dxa"/>
            <w:vMerge/>
          </w:tcPr>
          <w:p w14:paraId="62BD2310" w14:textId="77777777" w:rsidR="00F92DE6" w:rsidRPr="00700C00" w:rsidRDefault="00F92DE6" w:rsidP="00F92DE6"/>
        </w:tc>
        <w:tc>
          <w:tcPr>
            <w:tcW w:w="2310" w:type="dxa"/>
          </w:tcPr>
          <w:p w14:paraId="0CF706D7" w14:textId="77777777" w:rsidR="00F92DE6" w:rsidRPr="00700C00" w:rsidRDefault="00F92DE6" w:rsidP="00F92DE6">
            <w:r>
              <w:t>change:existsAt</w:t>
            </w:r>
          </w:p>
        </w:tc>
        <w:tc>
          <w:tcPr>
            <w:tcW w:w="4293" w:type="dxa"/>
          </w:tcPr>
          <w:p w14:paraId="7BCE1A67" w14:textId="77777777" w:rsidR="00F92DE6" w:rsidRPr="00700C00" w:rsidRDefault="00F92DE6" w:rsidP="00F92DE6">
            <w:r w:rsidRPr="00700C00">
              <w:t xml:space="preserve">exactly 1 </w:t>
            </w:r>
            <w:r>
              <w:t xml:space="preserve"> time:</w:t>
            </w:r>
            <w:r w:rsidRPr="00700C00">
              <w:t>Interval</w:t>
            </w:r>
          </w:p>
        </w:tc>
      </w:tr>
      <w:tr w:rsidR="00F92DE6" w:rsidRPr="00700C00" w14:paraId="2DEA4032" w14:textId="77777777" w:rsidTr="00F92DE6">
        <w:trPr>
          <w:cantSplit/>
        </w:trPr>
        <w:tc>
          <w:tcPr>
            <w:tcW w:w="2747" w:type="dxa"/>
            <w:vMerge w:val="restart"/>
          </w:tcPr>
          <w:p w14:paraId="6FBB30BB" w14:textId="77777777" w:rsidR="00F92DE6" w:rsidRDefault="00F92DE6" w:rsidP="00F92DE6">
            <w:r>
              <w:t>RoadSegment</w:t>
            </w:r>
          </w:p>
        </w:tc>
        <w:tc>
          <w:tcPr>
            <w:tcW w:w="2310" w:type="dxa"/>
          </w:tcPr>
          <w:p w14:paraId="7B49759C" w14:textId="77777777" w:rsidR="00F92DE6" w:rsidRPr="00700C00" w:rsidRDefault="00F92DE6" w:rsidP="00F92DE6">
            <w:r>
              <w:t>equivalentClass</w:t>
            </w:r>
          </w:p>
        </w:tc>
        <w:tc>
          <w:tcPr>
            <w:tcW w:w="4293" w:type="dxa"/>
          </w:tcPr>
          <w:p w14:paraId="4C31CF4B" w14:textId="77777777" w:rsidR="00F92DE6" w:rsidRPr="00700C00" w:rsidRDefault="00F92DE6" w:rsidP="00F92DE6">
            <w:r>
              <w:t>otn:RoadElement</w:t>
            </w:r>
          </w:p>
        </w:tc>
      </w:tr>
      <w:tr w:rsidR="00F92DE6" w:rsidRPr="00700C00" w14:paraId="58A56EF2" w14:textId="77777777" w:rsidTr="00F92DE6">
        <w:trPr>
          <w:cantSplit/>
        </w:trPr>
        <w:tc>
          <w:tcPr>
            <w:tcW w:w="2747" w:type="dxa"/>
            <w:vMerge/>
          </w:tcPr>
          <w:p w14:paraId="09E433BA" w14:textId="77777777" w:rsidR="00F92DE6" w:rsidRPr="00700C00" w:rsidRDefault="00F92DE6" w:rsidP="00F92DE6"/>
        </w:tc>
        <w:tc>
          <w:tcPr>
            <w:tcW w:w="2310" w:type="dxa"/>
          </w:tcPr>
          <w:p w14:paraId="12A11002" w14:textId="77777777" w:rsidR="00F92DE6" w:rsidRPr="00700C00" w:rsidRDefault="00F92DE6" w:rsidP="00F92DE6">
            <w:r>
              <w:t>subClassOf</w:t>
            </w:r>
          </w:p>
        </w:tc>
        <w:tc>
          <w:tcPr>
            <w:tcW w:w="4293" w:type="dxa"/>
          </w:tcPr>
          <w:p w14:paraId="47EFE15C" w14:textId="77777777" w:rsidR="00F92DE6" w:rsidRPr="00700C00" w:rsidRDefault="00F92DE6" w:rsidP="00F92DE6">
            <w:r w:rsidRPr="004C7583">
              <w:t>TransportationComplex</w:t>
            </w:r>
          </w:p>
        </w:tc>
      </w:tr>
      <w:tr w:rsidR="00F92DE6" w:rsidRPr="00700C00" w14:paraId="0E17BEB9" w14:textId="77777777" w:rsidTr="00F92DE6">
        <w:trPr>
          <w:cantSplit/>
        </w:trPr>
        <w:tc>
          <w:tcPr>
            <w:tcW w:w="2747" w:type="dxa"/>
            <w:vMerge/>
          </w:tcPr>
          <w:p w14:paraId="5D9E22AA" w14:textId="77777777" w:rsidR="00F92DE6" w:rsidRPr="00700C00" w:rsidRDefault="00F92DE6" w:rsidP="00F92DE6"/>
        </w:tc>
        <w:tc>
          <w:tcPr>
            <w:tcW w:w="2310" w:type="dxa"/>
          </w:tcPr>
          <w:p w14:paraId="16A4AB0D" w14:textId="77777777" w:rsidR="00F92DE6" w:rsidRPr="00700C00" w:rsidRDefault="00F92DE6" w:rsidP="00F92DE6">
            <w:r w:rsidRPr="00700C00">
              <w:t>equivalentClass</w:t>
            </w:r>
          </w:p>
        </w:tc>
        <w:tc>
          <w:tcPr>
            <w:tcW w:w="4293" w:type="dxa"/>
          </w:tcPr>
          <w:p w14:paraId="4642DCA7" w14:textId="77777777" w:rsidR="00F92DE6" w:rsidRPr="00700C00" w:rsidRDefault="00F92DE6" w:rsidP="00F92DE6">
            <w:r>
              <w:t>change:</w:t>
            </w:r>
            <w:r w:rsidRPr="00700C00">
              <w:t>manifestationOf some  RoadSegment</w:t>
            </w:r>
            <w:r>
              <w:t>PD</w:t>
            </w:r>
            <w:r w:rsidRPr="00700C00">
              <w:t xml:space="preserve"> and </w:t>
            </w:r>
            <w:r>
              <w:t xml:space="preserve"> change:</w:t>
            </w:r>
            <w:r w:rsidRPr="00700C00">
              <w:t>manifestationOf only  RoadSegment</w:t>
            </w:r>
            <w:r>
              <w:t>PD</w:t>
            </w:r>
          </w:p>
        </w:tc>
      </w:tr>
      <w:tr w:rsidR="00F92DE6" w:rsidRPr="00700C00" w14:paraId="72AFC6EF" w14:textId="77777777" w:rsidTr="00F92DE6">
        <w:trPr>
          <w:cantSplit/>
        </w:trPr>
        <w:tc>
          <w:tcPr>
            <w:tcW w:w="2747" w:type="dxa"/>
            <w:vMerge/>
          </w:tcPr>
          <w:p w14:paraId="3FFC80B2" w14:textId="77777777" w:rsidR="00F92DE6" w:rsidRPr="00700C00" w:rsidRDefault="00F92DE6" w:rsidP="00F92DE6"/>
        </w:tc>
        <w:tc>
          <w:tcPr>
            <w:tcW w:w="2310" w:type="dxa"/>
          </w:tcPr>
          <w:p w14:paraId="54E1FD10" w14:textId="77777777" w:rsidR="00F92DE6" w:rsidRPr="00700C00" w:rsidRDefault="00F92DE6" w:rsidP="00F92DE6">
            <w:r>
              <w:t>change:existsAt</w:t>
            </w:r>
          </w:p>
        </w:tc>
        <w:tc>
          <w:tcPr>
            <w:tcW w:w="4293" w:type="dxa"/>
          </w:tcPr>
          <w:p w14:paraId="7CB624D4" w14:textId="77777777" w:rsidR="00F92DE6" w:rsidRPr="00700C00" w:rsidRDefault="00F92DE6" w:rsidP="00F92DE6">
            <w:r w:rsidRPr="00700C00">
              <w:t xml:space="preserve">exactly 1 </w:t>
            </w:r>
            <w:r>
              <w:t xml:space="preserve"> time:</w:t>
            </w:r>
            <w:r w:rsidRPr="00700C00">
              <w:t>TemporalEntity</w:t>
            </w:r>
          </w:p>
        </w:tc>
      </w:tr>
      <w:tr w:rsidR="00F92DE6" w:rsidRPr="00700C00" w14:paraId="258FA17A" w14:textId="77777777" w:rsidTr="00F92DE6">
        <w:trPr>
          <w:cantSplit/>
        </w:trPr>
        <w:tc>
          <w:tcPr>
            <w:tcW w:w="2747" w:type="dxa"/>
            <w:vMerge/>
          </w:tcPr>
          <w:p w14:paraId="5C6FAAA5" w14:textId="77777777" w:rsidR="00F92DE6" w:rsidRPr="00700C00" w:rsidRDefault="00F92DE6" w:rsidP="00F92DE6"/>
        </w:tc>
        <w:tc>
          <w:tcPr>
            <w:tcW w:w="2310" w:type="dxa"/>
          </w:tcPr>
          <w:p w14:paraId="42F26477" w14:textId="77777777" w:rsidR="00F92DE6" w:rsidRPr="00700C00" w:rsidRDefault="00F92DE6" w:rsidP="00F92DE6">
            <w:r>
              <w:t>spatial_loc:hasL</w:t>
            </w:r>
            <w:r w:rsidRPr="00700C00">
              <w:t>ocation</w:t>
            </w:r>
          </w:p>
        </w:tc>
        <w:tc>
          <w:tcPr>
            <w:tcW w:w="4293" w:type="dxa"/>
          </w:tcPr>
          <w:p w14:paraId="680511FA" w14:textId="77777777" w:rsidR="00F92DE6" w:rsidRPr="00700C00" w:rsidRDefault="00F92DE6" w:rsidP="00F92DE6">
            <w:pPr>
              <w:tabs>
                <w:tab w:val="center" w:pos="2335"/>
              </w:tabs>
            </w:pPr>
            <w:r w:rsidRPr="00700C00">
              <w:t xml:space="preserve">only </w:t>
            </w:r>
            <w:r>
              <w:t xml:space="preserve">  spatial_loc:SpatialFeature</w:t>
            </w:r>
          </w:p>
        </w:tc>
      </w:tr>
      <w:tr w:rsidR="00F92DE6" w:rsidRPr="00700C00" w14:paraId="3A9BB695" w14:textId="77777777" w:rsidTr="00F92DE6">
        <w:trPr>
          <w:cantSplit/>
          <w:trHeight w:val="213"/>
        </w:trPr>
        <w:tc>
          <w:tcPr>
            <w:tcW w:w="2747" w:type="dxa"/>
          </w:tcPr>
          <w:p w14:paraId="6020B73D" w14:textId="02B839D7" w:rsidR="00F92DE6" w:rsidRPr="00700C00" w:rsidRDefault="00F92DE6" w:rsidP="00F92DE6">
            <w:r w:rsidRPr="0026789E">
              <w:rPr>
                <w:highlight w:val="yellow"/>
              </w:rPr>
              <w:t>Mode</w:t>
            </w:r>
          </w:p>
        </w:tc>
        <w:tc>
          <w:tcPr>
            <w:tcW w:w="2310" w:type="dxa"/>
          </w:tcPr>
          <w:p w14:paraId="62227F5E" w14:textId="1C462158" w:rsidR="00F92DE6" w:rsidRDefault="00F92DE6" w:rsidP="00F92DE6">
            <w:r>
              <w:t>equivalentClass</w:t>
            </w:r>
            <w:r>
              <w:rPr>
                <w:rStyle w:val="FootnoteReference"/>
              </w:rPr>
              <w:footnoteReference w:id="16"/>
            </w:r>
          </w:p>
        </w:tc>
        <w:tc>
          <w:tcPr>
            <w:tcW w:w="4293" w:type="dxa"/>
          </w:tcPr>
          <w:p w14:paraId="607D1BAD" w14:textId="604A7C69" w:rsidR="00F92DE6" w:rsidRPr="00700C00" w:rsidRDefault="00F92DE6" w:rsidP="00F92DE6">
            <w:pPr>
              <w:tabs>
                <w:tab w:val="center" w:pos="2335"/>
              </w:tabs>
            </w:pPr>
            <w:r>
              <w:t>{C,E,F,H,I,J,B,G,L,M,P,Q,R,S,A,K,T,U,V,W,Y}</w:t>
            </w:r>
          </w:p>
        </w:tc>
      </w:tr>
      <w:tr w:rsidR="00F92DE6" w:rsidRPr="00700C00" w14:paraId="0684E2D7" w14:textId="77777777" w:rsidTr="00F92DE6">
        <w:trPr>
          <w:cantSplit/>
          <w:trHeight w:val="213"/>
        </w:trPr>
        <w:tc>
          <w:tcPr>
            <w:tcW w:w="2747" w:type="dxa"/>
          </w:tcPr>
          <w:p w14:paraId="09E964C2" w14:textId="32FF1624" w:rsidR="00F92DE6" w:rsidRPr="0026789E" w:rsidRDefault="00F92DE6" w:rsidP="00F92DE6">
            <w:pPr>
              <w:rPr>
                <w:highlight w:val="yellow"/>
              </w:rPr>
            </w:pPr>
            <w:r>
              <w:rPr>
                <w:highlight w:val="yellow"/>
              </w:rPr>
              <w:t>Municipality</w:t>
            </w:r>
          </w:p>
        </w:tc>
        <w:tc>
          <w:tcPr>
            <w:tcW w:w="2310" w:type="dxa"/>
          </w:tcPr>
          <w:p w14:paraId="59CB2EEE" w14:textId="77777777" w:rsidR="00F92DE6" w:rsidRDefault="00F92DE6" w:rsidP="00F92DE6"/>
        </w:tc>
        <w:tc>
          <w:tcPr>
            <w:tcW w:w="4293" w:type="dxa"/>
          </w:tcPr>
          <w:p w14:paraId="62D45319" w14:textId="77777777" w:rsidR="00F92DE6" w:rsidRDefault="00F92DE6" w:rsidP="00F92DE6">
            <w:pPr>
              <w:tabs>
                <w:tab w:val="center" w:pos="2335"/>
              </w:tabs>
            </w:pPr>
          </w:p>
        </w:tc>
      </w:tr>
      <w:tr w:rsidR="00F92DE6" w:rsidRPr="00700C00" w14:paraId="42526FBC" w14:textId="77777777" w:rsidTr="00F92DE6">
        <w:trPr>
          <w:cantSplit/>
          <w:trHeight w:val="213"/>
        </w:trPr>
        <w:tc>
          <w:tcPr>
            <w:tcW w:w="2747" w:type="dxa"/>
          </w:tcPr>
          <w:p w14:paraId="0BC67CB6" w14:textId="6F954773" w:rsidR="00F92DE6" w:rsidRDefault="00F92DE6" w:rsidP="00F92DE6">
            <w:pPr>
              <w:rPr>
                <w:highlight w:val="yellow"/>
              </w:rPr>
            </w:pPr>
            <w:r>
              <w:rPr>
                <w:highlight w:val="yellow"/>
              </w:rPr>
              <w:t>PlanningDistrict</w:t>
            </w:r>
          </w:p>
        </w:tc>
        <w:tc>
          <w:tcPr>
            <w:tcW w:w="2310" w:type="dxa"/>
          </w:tcPr>
          <w:p w14:paraId="58AB01EC" w14:textId="77777777" w:rsidR="00F92DE6" w:rsidRDefault="00F92DE6" w:rsidP="00F92DE6"/>
        </w:tc>
        <w:tc>
          <w:tcPr>
            <w:tcW w:w="4293" w:type="dxa"/>
          </w:tcPr>
          <w:p w14:paraId="33759E9B" w14:textId="77777777" w:rsidR="00F92DE6" w:rsidRDefault="00F92DE6" w:rsidP="00F92DE6">
            <w:pPr>
              <w:tabs>
                <w:tab w:val="center" w:pos="2335"/>
              </w:tabs>
            </w:pPr>
          </w:p>
        </w:tc>
      </w:tr>
      <w:tr w:rsidR="00F92DE6" w:rsidRPr="00700C00" w14:paraId="4B94BE37" w14:textId="77777777" w:rsidTr="00F92DE6">
        <w:trPr>
          <w:cantSplit/>
          <w:trHeight w:val="213"/>
        </w:trPr>
        <w:tc>
          <w:tcPr>
            <w:tcW w:w="2747" w:type="dxa"/>
            <w:vMerge w:val="restart"/>
          </w:tcPr>
          <w:p w14:paraId="69C15A69" w14:textId="17DA9605" w:rsidR="00F92DE6" w:rsidRDefault="00F92DE6" w:rsidP="00F92DE6">
            <w:pPr>
              <w:rPr>
                <w:highlight w:val="yellow"/>
              </w:rPr>
            </w:pPr>
            <w:ins w:id="79" w:author="Megan Katsumi" w:date="2018-11-14T08:39:00Z">
              <w:r>
                <w:t>LoopDetector</w:t>
              </w:r>
            </w:ins>
          </w:p>
        </w:tc>
        <w:tc>
          <w:tcPr>
            <w:tcW w:w="2310" w:type="dxa"/>
          </w:tcPr>
          <w:p w14:paraId="39B665CE" w14:textId="768C97D5" w:rsidR="00F92DE6" w:rsidRDefault="00F92DE6" w:rsidP="00F92DE6">
            <w:ins w:id="80" w:author="Megan Katsumi" w:date="2018-11-14T09:12:00Z">
              <w:r>
                <w:t>sosa:</w:t>
              </w:r>
            </w:ins>
            <w:ins w:id="81" w:author="Megan Katsumi" w:date="2018-11-14T10:30:00Z">
              <w:r>
                <w:t>detects</w:t>
              </w:r>
            </w:ins>
          </w:p>
        </w:tc>
        <w:tc>
          <w:tcPr>
            <w:tcW w:w="4293" w:type="dxa"/>
          </w:tcPr>
          <w:p w14:paraId="256C6CC0" w14:textId="2E4DF2A3" w:rsidR="00F92DE6" w:rsidRDefault="00F92DE6" w:rsidP="00F92DE6">
            <w:pPr>
              <w:tabs>
                <w:tab w:val="center" w:pos="2335"/>
              </w:tabs>
            </w:pPr>
            <w:ins w:id="82" w:author="Megan Katsumi" w:date="2018-11-14T09:12:00Z">
              <w:r>
                <w:t>{vehicle_presence}</w:t>
              </w:r>
            </w:ins>
          </w:p>
        </w:tc>
      </w:tr>
      <w:tr w:rsidR="00F92DE6" w:rsidRPr="00700C00" w14:paraId="09F035E4" w14:textId="77777777" w:rsidTr="00F92DE6">
        <w:trPr>
          <w:cantSplit/>
          <w:trHeight w:val="213"/>
        </w:trPr>
        <w:tc>
          <w:tcPr>
            <w:tcW w:w="2747" w:type="dxa"/>
            <w:vMerge/>
          </w:tcPr>
          <w:p w14:paraId="78A3CBBD" w14:textId="77777777" w:rsidR="00F92DE6" w:rsidRPr="00B45397" w:rsidRDefault="00F92DE6" w:rsidP="00F92DE6"/>
        </w:tc>
        <w:tc>
          <w:tcPr>
            <w:tcW w:w="2310" w:type="dxa"/>
          </w:tcPr>
          <w:p w14:paraId="3ECC0B45" w14:textId="75205655" w:rsidR="00F92DE6" w:rsidRDefault="00F92DE6" w:rsidP="00F92DE6">
            <w:ins w:id="83" w:author="Megan Katsumi" w:date="2018-11-14T10:30:00Z">
              <w:r>
                <w:t>sosa:observes</w:t>
              </w:r>
            </w:ins>
          </w:p>
        </w:tc>
        <w:tc>
          <w:tcPr>
            <w:tcW w:w="4293" w:type="dxa"/>
          </w:tcPr>
          <w:p w14:paraId="34D9286A" w14:textId="443F730D" w:rsidR="00F92DE6" w:rsidRDefault="00F92DE6" w:rsidP="00F92DE6">
            <w:pPr>
              <w:tabs>
                <w:tab w:val="center" w:pos="2335"/>
              </w:tabs>
            </w:pPr>
            <w:ins w:id="84" w:author="Megan Katsumi" w:date="2018-11-14T10:30:00Z">
              <w:r>
                <w:t>{road_occupancy}</w:t>
              </w:r>
            </w:ins>
          </w:p>
        </w:tc>
      </w:tr>
      <w:tr w:rsidR="00F92DE6" w:rsidRPr="00700C00" w14:paraId="5A8C12D9" w14:textId="77777777" w:rsidTr="00F92DE6">
        <w:trPr>
          <w:cantSplit/>
          <w:trHeight w:val="213"/>
        </w:trPr>
        <w:tc>
          <w:tcPr>
            <w:tcW w:w="2747" w:type="dxa"/>
            <w:vMerge/>
          </w:tcPr>
          <w:p w14:paraId="72FD6E41" w14:textId="77777777" w:rsidR="00F92DE6" w:rsidRPr="00B45397" w:rsidRDefault="00F92DE6" w:rsidP="00F92DE6"/>
        </w:tc>
        <w:tc>
          <w:tcPr>
            <w:tcW w:w="2310" w:type="dxa"/>
          </w:tcPr>
          <w:p w14:paraId="7F7BA786" w14:textId="5AC820E6" w:rsidR="00F92DE6" w:rsidRDefault="00F92DE6" w:rsidP="00F92DE6">
            <w:ins w:id="85" w:author="Megan Katsumi" w:date="2018-11-14T10:32:00Z">
              <w:r>
                <w:t>sosa:observes</w:t>
              </w:r>
            </w:ins>
          </w:p>
        </w:tc>
        <w:tc>
          <w:tcPr>
            <w:tcW w:w="4293" w:type="dxa"/>
          </w:tcPr>
          <w:p w14:paraId="45D6BFE2" w14:textId="6B215E2F" w:rsidR="00F92DE6" w:rsidRDefault="00F92DE6" w:rsidP="00F92DE6">
            <w:pPr>
              <w:tabs>
                <w:tab w:val="center" w:pos="2335"/>
              </w:tabs>
            </w:pPr>
            <w:ins w:id="86" w:author="Megan Katsumi" w:date="2018-11-14T10:32:00Z">
              <w:r>
                <w:t>{vehicle_volume}</w:t>
              </w:r>
            </w:ins>
          </w:p>
        </w:tc>
      </w:tr>
      <w:tr w:rsidR="00F92DE6" w:rsidRPr="00700C00" w14:paraId="17FE53B0" w14:textId="77777777" w:rsidTr="00F92DE6">
        <w:trPr>
          <w:cantSplit/>
          <w:trHeight w:val="213"/>
        </w:trPr>
        <w:tc>
          <w:tcPr>
            <w:tcW w:w="2747" w:type="dxa"/>
            <w:vMerge/>
          </w:tcPr>
          <w:p w14:paraId="0E947DBE" w14:textId="77777777" w:rsidR="00F92DE6" w:rsidRPr="00B45397" w:rsidRDefault="00F92DE6" w:rsidP="00F92DE6"/>
        </w:tc>
        <w:tc>
          <w:tcPr>
            <w:tcW w:w="2310" w:type="dxa"/>
          </w:tcPr>
          <w:p w14:paraId="71A89605" w14:textId="7A27286F" w:rsidR="00F92DE6" w:rsidRDefault="00F92DE6" w:rsidP="00F92DE6">
            <w:ins w:id="87" w:author="Megan Katsumi" w:date="2018-11-14T10:32:00Z">
              <w:r>
                <w:t>sosa:observes</w:t>
              </w:r>
            </w:ins>
          </w:p>
        </w:tc>
        <w:tc>
          <w:tcPr>
            <w:tcW w:w="4293" w:type="dxa"/>
          </w:tcPr>
          <w:p w14:paraId="6B904044" w14:textId="4B4711CD" w:rsidR="00F92DE6" w:rsidRDefault="00F92DE6" w:rsidP="00F92DE6">
            <w:pPr>
              <w:tabs>
                <w:tab w:val="center" w:pos="2335"/>
              </w:tabs>
            </w:pPr>
            <w:ins w:id="88" w:author="Megan Katsumi" w:date="2018-11-14T10:32:00Z">
              <w:r>
                <w:t>{</w:t>
              </w:r>
            </w:ins>
            <w:ins w:id="89" w:author="Megan Katsumi" w:date="2018-11-14T10:33:00Z">
              <w:r>
                <w:t>mean_</w:t>
              </w:r>
            </w:ins>
            <w:ins w:id="90" w:author="Megan Katsumi" w:date="2018-11-14T11:14:00Z">
              <w:r>
                <w:t>travel_</w:t>
              </w:r>
            </w:ins>
            <w:ins w:id="91" w:author="Megan Katsumi" w:date="2018-11-14T10:33:00Z">
              <w:r>
                <w:t>speed}</w:t>
              </w:r>
            </w:ins>
          </w:p>
        </w:tc>
      </w:tr>
      <w:tr w:rsidR="00F92DE6" w:rsidRPr="00700C00" w14:paraId="70672C5C" w14:textId="77777777" w:rsidTr="00F92DE6">
        <w:trPr>
          <w:cantSplit/>
          <w:trHeight w:val="213"/>
        </w:trPr>
        <w:tc>
          <w:tcPr>
            <w:tcW w:w="2747" w:type="dxa"/>
            <w:vMerge/>
          </w:tcPr>
          <w:p w14:paraId="51C00A66" w14:textId="77777777" w:rsidR="00F92DE6" w:rsidRPr="00B45397" w:rsidRDefault="00F92DE6" w:rsidP="00F92DE6"/>
        </w:tc>
        <w:tc>
          <w:tcPr>
            <w:tcW w:w="2310" w:type="dxa"/>
          </w:tcPr>
          <w:p w14:paraId="4F5BC5CB" w14:textId="0082B979" w:rsidR="00F92DE6" w:rsidRDefault="00F92DE6" w:rsidP="00F92DE6">
            <w:ins w:id="92" w:author="Megan Katsumi" w:date="2018-11-14T09:25:00Z">
              <w:r>
                <w:t>sosa:madeObservation</w:t>
              </w:r>
            </w:ins>
          </w:p>
        </w:tc>
        <w:tc>
          <w:tcPr>
            <w:tcW w:w="4293" w:type="dxa"/>
          </w:tcPr>
          <w:p w14:paraId="0EBFD551" w14:textId="3211FBD3" w:rsidR="00F92DE6" w:rsidRDefault="00F92DE6" w:rsidP="00F92DE6">
            <w:pPr>
              <w:tabs>
                <w:tab w:val="center" w:pos="2335"/>
              </w:tabs>
            </w:pPr>
            <w:ins w:id="93" w:author="Megan Katsumi" w:date="2018-11-14T09:25:00Z">
              <w:r>
                <w:t>only (sosa:Observation and sosa:hasFeatureOfInterest</w:t>
              </w:r>
            </w:ins>
            <w:ins w:id="94" w:author="Megan Katsumi" w:date="2018-11-14T09:26:00Z">
              <w:r>
                <w:t xml:space="preserve"> only transport:</w:t>
              </w:r>
            </w:ins>
            <w:ins w:id="95" w:author="Megan Katsumi" w:date="2018-11-14T10:27:00Z">
              <w:r>
                <w:t>Arc</w:t>
              </w:r>
            </w:ins>
            <w:ins w:id="96" w:author="Megan Katsumi" w:date="2018-11-14T10:35:00Z">
              <w:r>
                <w:t xml:space="preserve"> and sosa:</w:t>
              </w:r>
            </w:ins>
            <w:ins w:id="97" w:author="Megan Katsumi" w:date="2018-11-14T12:23:00Z">
              <w:r>
                <w:t>wasO</w:t>
              </w:r>
            </w:ins>
            <w:ins w:id="98" w:author="Megan Katsumi" w:date="2018-11-14T10:35:00Z">
              <w:r>
                <w:t xml:space="preserve">riginatedBy </w:t>
              </w:r>
              <w:r>
                <w:lastRenderedPageBreak/>
                <w:t>{vehicle</w:t>
              </w:r>
            </w:ins>
            <w:ins w:id="99" w:author="Megan Katsumi" w:date="2018-11-14T10:36:00Z">
              <w:r>
                <w:t>_presence}</w:t>
              </w:r>
            </w:ins>
            <w:r>
              <w:t xml:space="preserve"> and </w:t>
            </w:r>
            <w:r w:rsidRPr="009C34EF">
              <w:rPr>
                <w:highlight w:val="yellow"/>
              </w:rPr>
              <w:t>sosa:hasResult RoadOccupancy or VehicleVolume or MeanTravelSpeed</w:t>
            </w:r>
            <w:ins w:id="100" w:author="Megan Katsumi" w:date="2018-11-14T09:26:00Z">
              <w:r w:rsidRPr="009C34EF">
                <w:rPr>
                  <w:highlight w:val="yellow"/>
                </w:rPr>
                <w:t>)</w:t>
              </w:r>
            </w:ins>
          </w:p>
        </w:tc>
      </w:tr>
      <w:tr w:rsidR="00F92DE6" w:rsidRPr="00700C00" w14:paraId="4B58502A" w14:textId="77777777" w:rsidTr="00F92DE6">
        <w:trPr>
          <w:cantSplit/>
          <w:trHeight w:val="213"/>
        </w:trPr>
        <w:tc>
          <w:tcPr>
            <w:tcW w:w="2747" w:type="dxa"/>
          </w:tcPr>
          <w:p w14:paraId="685D3EED" w14:textId="7B268F5F" w:rsidR="00F92DE6" w:rsidRPr="00B45397" w:rsidRDefault="00F92DE6" w:rsidP="00F92DE6">
            <w:ins w:id="101" w:author="Megan Katsumi" w:date="2018-11-14T09:12:00Z">
              <w:r>
                <w:lastRenderedPageBreak/>
                <w:t>{vehicle_presence}</w:t>
              </w:r>
            </w:ins>
          </w:p>
        </w:tc>
        <w:tc>
          <w:tcPr>
            <w:tcW w:w="2310" w:type="dxa"/>
          </w:tcPr>
          <w:p w14:paraId="5C43F9F7" w14:textId="51179C7A" w:rsidR="00F92DE6" w:rsidRDefault="00F92DE6" w:rsidP="00F92DE6">
            <w:r>
              <w:t>a</w:t>
            </w:r>
          </w:p>
        </w:tc>
        <w:tc>
          <w:tcPr>
            <w:tcW w:w="4293" w:type="dxa"/>
          </w:tcPr>
          <w:p w14:paraId="36D959D7" w14:textId="1DA2F19C" w:rsidR="00F92DE6" w:rsidRDefault="00F92DE6" w:rsidP="00F92DE6">
            <w:pPr>
              <w:tabs>
                <w:tab w:val="center" w:pos="2335"/>
              </w:tabs>
            </w:pPr>
            <w:r>
              <w:t>ssn:Stimulus</w:t>
            </w:r>
          </w:p>
        </w:tc>
      </w:tr>
      <w:tr w:rsidR="00F92DE6" w:rsidRPr="00700C00" w14:paraId="0F4BB822" w14:textId="77777777" w:rsidTr="00F92DE6">
        <w:trPr>
          <w:cantSplit/>
          <w:trHeight w:val="213"/>
        </w:trPr>
        <w:tc>
          <w:tcPr>
            <w:tcW w:w="2747" w:type="dxa"/>
          </w:tcPr>
          <w:p w14:paraId="29F4C713" w14:textId="115727B3" w:rsidR="00F92DE6" w:rsidRPr="00B45397" w:rsidRDefault="00F92DE6" w:rsidP="00F92DE6">
            <w:ins w:id="102" w:author="Megan Katsumi" w:date="2018-11-14T10:30:00Z">
              <w:r>
                <w:t>{road_occupancy}</w:t>
              </w:r>
            </w:ins>
          </w:p>
        </w:tc>
        <w:tc>
          <w:tcPr>
            <w:tcW w:w="2310" w:type="dxa"/>
          </w:tcPr>
          <w:p w14:paraId="2E85F786" w14:textId="0F1BABF1" w:rsidR="00F92DE6" w:rsidRDefault="00F92DE6" w:rsidP="00F92DE6">
            <w:r>
              <w:t>a</w:t>
            </w:r>
          </w:p>
        </w:tc>
        <w:tc>
          <w:tcPr>
            <w:tcW w:w="4293" w:type="dxa"/>
          </w:tcPr>
          <w:p w14:paraId="64759E6D" w14:textId="2FA898FB" w:rsidR="00F92DE6" w:rsidRDefault="00F92DE6" w:rsidP="00F92DE6">
            <w:pPr>
              <w:tabs>
                <w:tab w:val="center" w:pos="2335"/>
              </w:tabs>
            </w:pPr>
            <w:r>
              <w:t>ssn:ObservableProperty</w:t>
            </w:r>
          </w:p>
        </w:tc>
      </w:tr>
      <w:tr w:rsidR="00F92DE6" w:rsidRPr="00700C00" w14:paraId="6857F4B5" w14:textId="77777777" w:rsidTr="00F92DE6">
        <w:trPr>
          <w:cantSplit/>
          <w:trHeight w:val="213"/>
        </w:trPr>
        <w:tc>
          <w:tcPr>
            <w:tcW w:w="2747" w:type="dxa"/>
          </w:tcPr>
          <w:p w14:paraId="5D2BF818" w14:textId="579ABEFD" w:rsidR="00F92DE6" w:rsidRPr="00B45397" w:rsidRDefault="00F92DE6" w:rsidP="00F92DE6">
            <w:ins w:id="103" w:author="Megan Katsumi" w:date="2018-11-14T10:32:00Z">
              <w:r>
                <w:t>{vehicle_volume}</w:t>
              </w:r>
            </w:ins>
          </w:p>
        </w:tc>
        <w:tc>
          <w:tcPr>
            <w:tcW w:w="2310" w:type="dxa"/>
          </w:tcPr>
          <w:p w14:paraId="7AD9877C" w14:textId="3F726C15" w:rsidR="00F92DE6" w:rsidRDefault="00F92DE6" w:rsidP="00F92DE6">
            <w:r>
              <w:t>a</w:t>
            </w:r>
          </w:p>
        </w:tc>
        <w:tc>
          <w:tcPr>
            <w:tcW w:w="4293" w:type="dxa"/>
          </w:tcPr>
          <w:p w14:paraId="062F86ED" w14:textId="23A9431D" w:rsidR="00F92DE6" w:rsidRDefault="00F92DE6" w:rsidP="00F92DE6">
            <w:pPr>
              <w:tabs>
                <w:tab w:val="center" w:pos="2335"/>
              </w:tabs>
            </w:pPr>
            <w:r>
              <w:t>ssn:ObservableProperty</w:t>
            </w:r>
          </w:p>
        </w:tc>
      </w:tr>
      <w:tr w:rsidR="00F92DE6" w:rsidRPr="00700C00" w14:paraId="17DCD1EF" w14:textId="77777777" w:rsidTr="00F92DE6">
        <w:trPr>
          <w:cantSplit/>
          <w:trHeight w:val="213"/>
        </w:trPr>
        <w:tc>
          <w:tcPr>
            <w:tcW w:w="2747" w:type="dxa"/>
          </w:tcPr>
          <w:p w14:paraId="2C3ED140" w14:textId="669DDC41" w:rsidR="00F92DE6" w:rsidRPr="009C34EF" w:rsidRDefault="00F92DE6" w:rsidP="00F92DE6">
            <w:ins w:id="104" w:author="Megan Katsumi" w:date="2018-11-14T10:32:00Z">
              <w:r w:rsidRPr="009C34EF">
                <w:t>{</w:t>
              </w:r>
            </w:ins>
            <w:ins w:id="105" w:author="Megan Katsumi" w:date="2018-11-14T10:33:00Z">
              <w:r w:rsidRPr="009C34EF">
                <w:t>mean_</w:t>
              </w:r>
            </w:ins>
            <w:ins w:id="106" w:author="Megan Katsumi" w:date="2018-11-14T11:14:00Z">
              <w:r w:rsidRPr="009C34EF">
                <w:t>travel_</w:t>
              </w:r>
            </w:ins>
            <w:ins w:id="107" w:author="Megan Katsumi" w:date="2018-11-14T10:33:00Z">
              <w:r w:rsidRPr="009C34EF">
                <w:t>speed}</w:t>
              </w:r>
            </w:ins>
          </w:p>
        </w:tc>
        <w:tc>
          <w:tcPr>
            <w:tcW w:w="2310" w:type="dxa"/>
          </w:tcPr>
          <w:p w14:paraId="00EE3D33" w14:textId="65088B4B" w:rsidR="00F92DE6" w:rsidRPr="009C34EF" w:rsidRDefault="00F92DE6" w:rsidP="00F92DE6">
            <w:r w:rsidRPr="009C34EF">
              <w:t>a</w:t>
            </w:r>
          </w:p>
        </w:tc>
        <w:tc>
          <w:tcPr>
            <w:tcW w:w="4293" w:type="dxa"/>
          </w:tcPr>
          <w:p w14:paraId="4EAE82CD" w14:textId="13D4BA81" w:rsidR="00F92DE6" w:rsidRDefault="00F92DE6" w:rsidP="00F92DE6">
            <w:pPr>
              <w:tabs>
                <w:tab w:val="center" w:pos="2335"/>
              </w:tabs>
            </w:pPr>
            <w:r>
              <w:t>ssn:ObservableProperty</w:t>
            </w:r>
          </w:p>
        </w:tc>
      </w:tr>
      <w:tr w:rsidR="00F92DE6" w:rsidRPr="00700C00" w14:paraId="6CFC8A57" w14:textId="77777777" w:rsidTr="00F92DE6">
        <w:trPr>
          <w:cantSplit/>
          <w:trHeight w:val="213"/>
        </w:trPr>
        <w:tc>
          <w:tcPr>
            <w:tcW w:w="2747" w:type="dxa"/>
            <w:vMerge w:val="restart"/>
          </w:tcPr>
          <w:p w14:paraId="13EA95FF" w14:textId="5485112D" w:rsidR="00F92DE6" w:rsidRPr="009C34EF" w:rsidRDefault="00F92DE6" w:rsidP="00F92DE6">
            <w:r w:rsidRPr="009C34EF">
              <w:t>VehicleVolume</w:t>
            </w:r>
          </w:p>
        </w:tc>
        <w:tc>
          <w:tcPr>
            <w:tcW w:w="2310" w:type="dxa"/>
          </w:tcPr>
          <w:p w14:paraId="29891F32" w14:textId="0FF0CB7C" w:rsidR="00F92DE6" w:rsidRPr="009C34EF" w:rsidRDefault="00F92DE6" w:rsidP="00F92DE6">
            <w:r w:rsidRPr="009C34EF">
              <w:t>subClassOf</w:t>
            </w:r>
          </w:p>
        </w:tc>
        <w:tc>
          <w:tcPr>
            <w:tcW w:w="4293" w:type="dxa"/>
          </w:tcPr>
          <w:p w14:paraId="0C7E868D" w14:textId="546FFBCD" w:rsidR="00F92DE6" w:rsidRDefault="00F92DE6" w:rsidP="00F92DE6">
            <w:pPr>
              <w:tabs>
                <w:tab w:val="center" w:pos="2335"/>
              </w:tabs>
            </w:pPr>
            <w:r>
              <w:t>om-2:Quantity</w:t>
            </w:r>
          </w:p>
        </w:tc>
      </w:tr>
      <w:tr w:rsidR="00F92DE6" w:rsidRPr="00700C00" w14:paraId="444814AA" w14:textId="77777777" w:rsidTr="00F92DE6">
        <w:trPr>
          <w:cantSplit/>
          <w:trHeight w:val="213"/>
        </w:trPr>
        <w:tc>
          <w:tcPr>
            <w:tcW w:w="2747" w:type="dxa"/>
            <w:vMerge/>
          </w:tcPr>
          <w:p w14:paraId="6E2774A0" w14:textId="77777777" w:rsidR="00F92DE6" w:rsidRPr="009C6FB4" w:rsidRDefault="00F92DE6" w:rsidP="00F92DE6">
            <w:pPr>
              <w:rPr>
                <w:highlight w:val="yellow"/>
              </w:rPr>
            </w:pPr>
          </w:p>
        </w:tc>
        <w:tc>
          <w:tcPr>
            <w:tcW w:w="2310" w:type="dxa"/>
          </w:tcPr>
          <w:p w14:paraId="7AB1FD81" w14:textId="3BE6A8AE" w:rsidR="00F92DE6" w:rsidRPr="009C6FB4" w:rsidRDefault="00F92DE6" w:rsidP="00F92DE6">
            <w:pPr>
              <w:rPr>
                <w:highlight w:val="yellow"/>
              </w:rPr>
            </w:pPr>
            <w:r>
              <w:t>om-2:hasValue</w:t>
            </w:r>
          </w:p>
        </w:tc>
        <w:tc>
          <w:tcPr>
            <w:tcW w:w="4293" w:type="dxa"/>
          </w:tcPr>
          <w:p w14:paraId="195746E9" w14:textId="1AE1F14E" w:rsidR="00F92DE6" w:rsidRDefault="00F92DE6" w:rsidP="00F92DE6">
            <w:pPr>
              <w:tabs>
                <w:tab w:val="center" w:pos="2335"/>
              </w:tabs>
            </w:pPr>
            <w:r>
              <w:t>only (om-2:hasU</w:t>
            </w:r>
            <w:r w:rsidRPr="0093359F">
              <w:t>nit only CardinalityUnitPerTime)</w:t>
            </w:r>
          </w:p>
        </w:tc>
      </w:tr>
      <w:tr w:rsidR="00F92DE6" w:rsidRPr="00700C00" w14:paraId="538F828F" w14:textId="77777777" w:rsidTr="00F92DE6">
        <w:trPr>
          <w:cantSplit/>
          <w:trHeight w:val="213"/>
        </w:trPr>
        <w:tc>
          <w:tcPr>
            <w:tcW w:w="2747" w:type="dxa"/>
            <w:vMerge/>
          </w:tcPr>
          <w:p w14:paraId="683FB695" w14:textId="77777777" w:rsidR="00F92DE6" w:rsidRPr="009C6FB4" w:rsidRDefault="00F92DE6" w:rsidP="00F92DE6">
            <w:pPr>
              <w:rPr>
                <w:highlight w:val="yellow"/>
              </w:rPr>
            </w:pPr>
          </w:p>
        </w:tc>
        <w:tc>
          <w:tcPr>
            <w:tcW w:w="2310" w:type="dxa"/>
          </w:tcPr>
          <w:p w14:paraId="6F4C570E" w14:textId="43909532" w:rsidR="00F92DE6" w:rsidRPr="009C6FB4" w:rsidRDefault="00F92DE6" w:rsidP="00F92DE6">
            <w:pPr>
              <w:rPr>
                <w:highlight w:val="yellow"/>
              </w:rPr>
            </w:pPr>
            <w:r w:rsidRPr="009C6FB4">
              <w:rPr>
                <w:highlight w:val="yellow"/>
              </w:rPr>
              <w:t>gci:cardinalityOf</w:t>
            </w:r>
          </w:p>
        </w:tc>
        <w:tc>
          <w:tcPr>
            <w:tcW w:w="4293" w:type="dxa"/>
          </w:tcPr>
          <w:p w14:paraId="5EB4A7A0" w14:textId="0972D84E" w:rsidR="00F92DE6" w:rsidRPr="009C6FB4" w:rsidRDefault="00F92DE6" w:rsidP="00F92DE6">
            <w:pPr>
              <w:tabs>
                <w:tab w:val="center" w:pos="2335"/>
              </w:tabs>
              <w:rPr>
                <w:highlight w:val="yellow"/>
              </w:rPr>
            </w:pPr>
            <w:r>
              <w:rPr>
                <w:highlight w:val="yellow"/>
              </w:rPr>
              <w:t>only Loc</w:t>
            </w:r>
            <w:r w:rsidRPr="009C6FB4">
              <w:rPr>
                <w:highlight w:val="yellow"/>
              </w:rPr>
              <w:t>VehiclePopulation</w:t>
            </w:r>
          </w:p>
        </w:tc>
      </w:tr>
      <w:tr w:rsidR="00F92DE6" w:rsidRPr="00700C00" w14:paraId="1B462979" w14:textId="77777777" w:rsidTr="00F92DE6">
        <w:trPr>
          <w:cantSplit/>
          <w:trHeight w:val="213"/>
        </w:trPr>
        <w:tc>
          <w:tcPr>
            <w:tcW w:w="2747" w:type="dxa"/>
          </w:tcPr>
          <w:p w14:paraId="16804DC5" w14:textId="68296401" w:rsidR="00F92DE6" w:rsidRDefault="00F92DE6" w:rsidP="00F92DE6">
            <w:pPr>
              <w:rPr>
                <w:highlight w:val="yellow"/>
              </w:rPr>
            </w:pPr>
            <w:r>
              <w:rPr>
                <w:highlight w:val="yellow"/>
              </w:rPr>
              <w:t>Loc</w:t>
            </w:r>
            <w:r w:rsidRPr="009C6FB4">
              <w:rPr>
                <w:highlight w:val="yellow"/>
              </w:rPr>
              <w:t xml:space="preserve">VehiclePopulation* </w:t>
            </w:r>
          </w:p>
          <w:p w14:paraId="4A3905A7" w14:textId="29B773CE" w:rsidR="00F92DE6" w:rsidRPr="004A52BD" w:rsidRDefault="00F92DE6" w:rsidP="00F92DE6">
            <w:pPr>
              <w:rPr>
                <w:sz w:val="16"/>
                <w:szCs w:val="16"/>
                <w:highlight w:val="yellow"/>
              </w:rPr>
            </w:pPr>
            <w:r w:rsidRPr="004A52BD">
              <w:rPr>
                <w:sz w:val="16"/>
                <w:szCs w:val="16"/>
                <w:highlight w:val="yellow"/>
              </w:rPr>
              <w:t>*precise definition only possible for a particular location</w:t>
            </w:r>
          </w:p>
        </w:tc>
        <w:tc>
          <w:tcPr>
            <w:tcW w:w="2310" w:type="dxa"/>
          </w:tcPr>
          <w:p w14:paraId="089AA6DF" w14:textId="5813116F" w:rsidR="00F92DE6" w:rsidRPr="009C6FB4" w:rsidRDefault="00F92DE6" w:rsidP="00F92DE6">
            <w:pPr>
              <w:rPr>
                <w:highlight w:val="yellow"/>
              </w:rPr>
            </w:pPr>
            <w:r w:rsidRPr="009C6FB4">
              <w:rPr>
                <w:highlight w:val="yellow"/>
              </w:rPr>
              <w:t>gci:definedBy</w:t>
            </w:r>
          </w:p>
        </w:tc>
        <w:tc>
          <w:tcPr>
            <w:tcW w:w="4293" w:type="dxa"/>
          </w:tcPr>
          <w:p w14:paraId="30006C44" w14:textId="3D3E96CA" w:rsidR="00F92DE6" w:rsidRDefault="00F92DE6" w:rsidP="00F92DE6">
            <w:pPr>
              <w:tabs>
                <w:tab w:val="center" w:pos="2335"/>
              </w:tabs>
              <w:rPr>
                <w:highlight w:val="yellow"/>
              </w:rPr>
            </w:pPr>
            <w:r w:rsidRPr="009C34EF">
              <w:t>only (Vehicle</w:t>
            </w:r>
            <w:r>
              <w:t xml:space="preserve"> and hasLocation some Feature)</w:t>
            </w:r>
          </w:p>
        </w:tc>
      </w:tr>
      <w:tr w:rsidR="00F92DE6" w:rsidRPr="00700C00" w14:paraId="7747EDBB" w14:textId="77777777" w:rsidTr="00F92DE6">
        <w:trPr>
          <w:cantSplit/>
          <w:trHeight w:val="213"/>
        </w:trPr>
        <w:tc>
          <w:tcPr>
            <w:tcW w:w="2747" w:type="dxa"/>
            <w:vMerge w:val="restart"/>
          </w:tcPr>
          <w:p w14:paraId="3218CB43" w14:textId="43C6BD45" w:rsidR="00F92DE6" w:rsidRPr="009C6FB4" w:rsidRDefault="00F92DE6" w:rsidP="00F92DE6">
            <w:pPr>
              <w:rPr>
                <w:highlight w:val="yellow"/>
              </w:rPr>
            </w:pPr>
            <w:r w:rsidRPr="009C6FB4">
              <w:t>RoadOccupancy</w:t>
            </w:r>
          </w:p>
        </w:tc>
        <w:tc>
          <w:tcPr>
            <w:tcW w:w="2310" w:type="dxa"/>
          </w:tcPr>
          <w:p w14:paraId="7C3A99CF" w14:textId="3A57DA0E" w:rsidR="00F92DE6" w:rsidRPr="009C6FB4" w:rsidRDefault="00F92DE6" w:rsidP="00F92DE6">
            <w:pPr>
              <w:rPr>
                <w:highlight w:val="yellow"/>
              </w:rPr>
            </w:pPr>
            <w:r>
              <w:t>subClassOf</w:t>
            </w:r>
          </w:p>
        </w:tc>
        <w:tc>
          <w:tcPr>
            <w:tcW w:w="4293" w:type="dxa"/>
          </w:tcPr>
          <w:p w14:paraId="6F2B9D8C" w14:textId="57552AB1" w:rsidR="00F92DE6" w:rsidRPr="009C6FB4" w:rsidRDefault="00F92DE6" w:rsidP="00F92DE6">
            <w:pPr>
              <w:tabs>
                <w:tab w:val="center" w:pos="2335"/>
              </w:tabs>
              <w:rPr>
                <w:highlight w:val="yellow"/>
              </w:rPr>
            </w:pPr>
            <w:r>
              <w:t>om-2:Quantity</w:t>
            </w:r>
          </w:p>
        </w:tc>
      </w:tr>
      <w:tr w:rsidR="00F92DE6" w:rsidRPr="00700C00" w14:paraId="56CCE989" w14:textId="77777777" w:rsidTr="00F92DE6">
        <w:trPr>
          <w:cantSplit/>
          <w:trHeight w:val="213"/>
        </w:trPr>
        <w:tc>
          <w:tcPr>
            <w:tcW w:w="2747" w:type="dxa"/>
            <w:vMerge/>
          </w:tcPr>
          <w:p w14:paraId="79395656" w14:textId="77777777" w:rsidR="00F92DE6" w:rsidRPr="009C6FB4" w:rsidRDefault="00F92DE6" w:rsidP="00F92DE6"/>
        </w:tc>
        <w:tc>
          <w:tcPr>
            <w:tcW w:w="2310" w:type="dxa"/>
          </w:tcPr>
          <w:p w14:paraId="27B223FE" w14:textId="0E28039D" w:rsidR="00F92DE6" w:rsidRDefault="00F92DE6" w:rsidP="00F92DE6">
            <w:r>
              <w:t>om-2:hasValue</w:t>
            </w:r>
          </w:p>
        </w:tc>
        <w:tc>
          <w:tcPr>
            <w:tcW w:w="4293" w:type="dxa"/>
          </w:tcPr>
          <w:p w14:paraId="781B9FC3" w14:textId="301F6585" w:rsidR="00F92DE6" w:rsidRDefault="00F92DE6" w:rsidP="00F92DE6">
            <w:pPr>
              <w:tabs>
                <w:tab w:val="center" w:pos="2335"/>
              </w:tabs>
            </w:pPr>
            <w:r>
              <w:t>only (om-2:hasUnit only RoadOccupancyUnit)</w:t>
            </w:r>
          </w:p>
        </w:tc>
      </w:tr>
      <w:tr w:rsidR="00F92DE6" w:rsidRPr="00700C00" w14:paraId="7FF51CEA" w14:textId="77777777" w:rsidTr="00F92DE6">
        <w:trPr>
          <w:cantSplit/>
          <w:trHeight w:val="213"/>
        </w:trPr>
        <w:tc>
          <w:tcPr>
            <w:tcW w:w="2747" w:type="dxa"/>
            <w:vMerge w:val="restart"/>
          </w:tcPr>
          <w:p w14:paraId="27522F2C" w14:textId="79633869" w:rsidR="00F92DE6" w:rsidRPr="009C6FB4" w:rsidRDefault="00F92DE6" w:rsidP="00F92DE6">
            <w:r w:rsidRPr="009C6FB4">
              <w:t>RoadOccupancyUnit</w:t>
            </w:r>
          </w:p>
        </w:tc>
        <w:tc>
          <w:tcPr>
            <w:tcW w:w="2310" w:type="dxa"/>
          </w:tcPr>
          <w:p w14:paraId="16E8674F" w14:textId="6E781AA3" w:rsidR="00F92DE6" w:rsidRDefault="00F92DE6" w:rsidP="00F92DE6">
            <w:r>
              <w:t>subClassOf</w:t>
            </w:r>
          </w:p>
        </w:tc>
        <w:tc>
          <w:tcPr>
            <w:tcW w:w="4293" w:type="dxa"/>
          </w:tcPr>
          <w:p w14:paraId="6CCFEE47" w14:textId="10A2E138" w:rsidR="00F92DE6" w:rsidRDefault="00F92DE6" w:rsidP="00F92DE6">
            <w:pPr>
              <w:tabs>
                <w:tab w:val="center" w:pos="2335"/>
              </w:tabs>
            </w:pPr>
            <w:r>
              <w:t>om-2:UnitDivision</w:t>
            </w:r>
          </w:p>
        </w:tc>
      </w:tr>
      <w:tr w:rsidR="00F92DE6" w:rsidRPr="00700C00" w14:paraId="574B7C7E" w14:textId="77777777" w:rsidTr="00F92DE6">
        <w:trPr>
          <w:cantSplit/>
          <w:trHeight w:val="213"/>
        </w:trPr>
        <w:tc>
          <w:tcPr>
            <w:tcW w:w="2747" w:type="dxa"/>
            <w:vMerge/>
          </w:tcPr>
          <w:p w14:paraId="0A71431E" w14:textId="77777777" w:rsidR="00F92DE6" w:rsidRPr="009C6FB4" w:rsidRDefault="00F92DE6" w:rsidP="00F92DE6"/>
        </w:tc>
        <w:tc>
          <w:tcPr>
            <w:tcW w:w="2310" w:type="dxa"/>
          </w:tcPr>
          <w:p w14:paraId="36287C30" w14:textId="05F3C6CB" w:rsidR="00F92DE6" w:rsidRDefault="00F92DE6" w:rsidP="00F92DE6">
            <w:r w:rsidRPr="00E80D3C">
              <w:t>om-2:hasNumerator</w:t>
            </w:r>
          </w:p>
        </w:tc>
        <w:tc>
          <w:tcPr>
            <w:tcW w:w="4293" w:type="dxa"/>
          </w:tcPr>
          <w:p w14:paraId="4A31104F" w14:textId="741E0520" w:rsidR="00F92DE6" w:rsidRDefault="00F92DE6" w:rsidP="00F92DE6">
            <w:pPr>
              <w:tabs>
                <w:tab w:val="center" w:pos="2335"/>
              </w:tabs>
            </w:pPr>
            <w:r w:rsidRPr="00E80D3C">
              <w:t>only om-2:TimeUnit</w:t>
            </w:r>
          </w:p>
        </w:tc>
      </w:tr>
      <w:tr w:rsidR="00F92DE6" w:rsidRPr="00700C00" w14:paraId="4A2B6C33" w14:textId="77777777" w:rsidTr="00F92DE6">
        <w:trPr>
          <w:cantSplit/>
          <w:trHeight w:val="213"/>
        </w:trPr>
        <w:tc>
          <w:tcPr>
            <w:tcW w:w="2747" w:type="dxa"/>
            <w:vMerge/>
          </w:tcPr>
          <w:p w14:paraId="3081012A" w14:textId="77777777" w:rsidR="00F92DE6" w:rsidRPr="009C6FB4" w:rsidRDefault="00F92DE6" w:rsidP="00F92DE6"/>
        </w:tc>
        <w:tc>
          <w:tcPr>
            <w:tcW w:w="2310" w:type="dxa"/>
          </w:tcPr>
          <w:p w14:paraId="60167548" w14:textId="7EE2BB69" w:rsidR="00F92DE6" w:rsidRPr="00E80D3C" w:rsidRDefault="00F92DE6" w:rsidP="00F92DE6">
            <w:r w:rsidRPr="00E80D3C">
              <w:t>om-2:hasDenominator</w:t>
            </w:r>
          </w:p>
        </w:tc>
        <w:tc>
          <w:tcPr>
            <w:tcW w:w="4293" w:type="dxa"/>
          </w:tcPr>
          <w:p w14:paraId="589E40DE" w14:textId="5B3CB802" w:rsidR="00F92DE6" w:rsidRPr="00E80D3C" w:rsidRDefault="00F92DE6" w:rsidP="00F92DE6">
            <w:pPr>
              <w:tabs>
                <w:tab w:val="center" w:pos="2335"/>
              </w:tabs>
            </w:pPr>
            <w:r w:rsidRPr="00E80D3C">
              <w:t>only om-2:TimeUnit</w:t>
            </w:r>
          </w:p>
        </w:tc>
      </w:tr>
      <w:tr w:rsidR="00F92DE6" w:rsidRPr="00700C00" w14:paraId="36AC9B63" w14:textId="77777777" w:rsidTr="00F92DE6">
        <w:trPr>
          <w:cantSplit/>
          <w:trHeight w:val="213"/>
        </w:trPr>
        <w:tc>
          <w:tcPr>
            <w:tcW w:w="2747" w:type="dxa"/>
            <w:vMerge w:val="restart"/>
          </w:tcPr>
          <w:p w14:paraId="61A6146B" w14:textId="16D1F06C" w:rsidR="00F92DE6" w:rsidRPr="009C6FB4" w:rsidRDefault="00F92DE6" w:rsidP="00F92DE6">
            <w:r w:rsidRPr="009C6FB4">
              <w:t>MeanTravelSpeed</w:t>
            </w:r>
          </w:p>
        </w:tc>
        <w:tc>
          <w:tcPr>
            <w:tcW w:w="2310" w:type="dxa"/>
          </w:tcPr>
          <w:p w14:paraId="3B6A2DD4" w14:textId="0F010F57" w:rsidR="00F92DE6" w:rsidRDefault="00F92DE6" w:rsidP="00F92DE6">
            <w:r>
              <w:t>subClassOf</w:t>
            </w:r>
          </w:p>
        </w:tc>
        <w:tc>
          <w:tcPr>
            <w:tcW w:w="4293" w:type="dxa"/>
          </w:tcPr>
          <w:p w14:paraId="736CF980" w14:textId="36B6479C" w:rsidR="00F92DE6" w:rsidRDefault="00F92DE6" w:rsidP="00F92DE6">
            <w:pPr>
              <w:tabs>
                <w:tab w:val="center" w:pos="2335"/>
              </w:tabs>
            </w:pPr>
            <w:r>
              <w:t>om-2:Speed</w:t>
            </w:r>
          </w:p>
        </w:tc>
      </w:tr>
      <w:tr w:rsidR="00F92DE6" w:rsidRPr="00700C00" w14:paraId="0872B3FD" w14:textId="77777777" w:rsidTr="00F92DE6">
        <w:trPr>
          <w:cantSplit/>
          <w:trHeight w:val="213"/>
        </w:trPr>
        <w:tc>
          <w:tcPr>
            <w:tcW w:w="2747" w:type="dxa"/>
            <w:vMerge/>
          </w:tcPr>
          <w:p w14:paraId="3ED22CB5" w14:textId="77777777" w:rsidR="00F92DE6" w:rsidRPr="009C6FB4" w:rsidRDefault="00F92DE6" w:rsidP="00F92DE6"/>
        </w:tc>
        <w:tc>
          <w:tcPr>
            <w:tcW w:w="2310" w:type="dxa"/>
          </w:tcPr>
          <w:p w14:paraId="2009F512" w14:textId="336F9627" w:rsidR="00F92DE6" w:rsidRDefault="00F92DE6" w:rsidP="00F92DE6">
            <w:r>
              <w:t>om-2:hasAggregateFunction</w:t>
            </w:r>
          </w:p>
        </w:tc>
        <w:tc>
          <w:tcPr>
            <w:tcW w:w="4293" w:type="dxa"/>
          </w:tcPr>
          <w:p w14:paraId="390B7ACC" w14:textId="5AE01435" w:rsidR="00F92DE6" w:rsidRDefault="00F92DE6" w:rsidP="00F92DE6">
            <w:pPr>
              <w:tabs>
                <w:tab w:val="center" w:pos="2335"/>
              </w:tabs>
            </w:pPr>
            <w:r>
              <w:t>value {om-2:average}</w:t>
            </w:r>
          </w:p>
        </w:tc>
      </w:tr>
      <w:tr w:rsidR="00F92DE6" w:rsidRPr="00700C00" w14:paraId="7497DC74" w14:textId="77777777" w:rsidTr="00F92DE6">
        <w:trPr>
          <w:cantSplit/>
          <w:trHeight w:val="213"/>
        </w:trPr>
        <w:tc>
          <w:tcPr>
            <w:tcW w:w="2747" w:type="dxa"/>
          </w:tcPr>
          <w:p w14:paraId="680B6E03" w14:textId="7D64CF13" w:rsidR="00F92DE6" w:rsidRPr="009C6FB4" w:rsidRDefault="00F92DE6" w:rsidP="00F92DE6">
            <w:r>
              <w:t>LaneCapacity_unit</w:t>
            </w:r>
          </w:p>
        </w:tc>
        <w:tc>
          <w:tcPr>
            <w:tcW w:w="2310" w:type="dxa"/>
          </w:tcPr>
          <w:p w14:paraId="19885C7B" w14:textId="39B27470" w:rsidR="00F92DE6" w:rsidRDefault="00F92DE6" w:rsidP="00F92DE6">
            <w:r>
              <w:t>subClassOf</w:t>
            </w:r>
          </w:p>
        </w:tc>
        <w:tc>
          <w:tcPr>
            <w:tcW w:w="4293" w:type="dxa"/>
          </w:tcPr>
          <w:p w14:paraId="1F50AA09" w14:textId="6D35CB1A" w:rsidR="00F92DE6" w:rsidRDefault="00F92DE6" w:rsidP="00F92DE6">
            <w:pPr>
              <w:tabs>
                <w:tab w:val="center" w:pos="2335"/>
              </w:tabs>
            </w:pPr>
            <w:r>
              <w:t>om-2:Unit</w:t>
            </w:r>
          </w:p>
        </w:tc>
      </w:tr>
      <w:tr w:rsidR="00F92DE6" w:rsidRPr="00700C00" w14:paraId="716ABE76" w14:textId="77777777" w:rsidTr="00F92DE6">
        <w:trPr>
          <w:cantSplit/>
          <w:trHeight w:val="213"/>
        </w:trPr>
        <w:tc>
          <w:tcPr>
            <w:tcW w:w="2747" w:type="dxa"/>
          </w:tcPr>
          <w:p w14:paraId="7935357A" w14:textId="7D96493B" w:rsidR="00F92DE6" w:rsidRDefault="00F92DE6" w:rsidP="00F92DE6">
            <w:r>
              <w:t>LinkCapacity_unit</w:t>
            </w:r>
          </w:p>
        </w:tc>
        <w:tc>
          <w:tcPr>
            <w:tcW w:w="2310" w:type="dxa"/>
          </w:tcPr>
          <w:p w14:paraId="09517406" w14:textId="5DF36CDA" w:rsidR="00F92DE6" w:rsidRDefault="00F92DE6" w:rsidP="00F92DE6">
            <w:r>
              <w:t>subClassOf</w:t>
            </w:r>
          </w:p>
        </w:tc>
        <w:tc>
          <w:tcPr>
            <w:tcW w:w="4293" w:type="dxa"/>
          </w:tcPr>
          <w:p w14:paraId="14DCB079" w14:textId="5EA3E0A7" w:rsidR="00F92DE6" w:rsidRDefault="00F92DE6" w:rsidP="00F92DE6">
            <w:pPr>
              <w:tabs>
                <w:tab w:val="center" w:pos="2335"/>
              </w:tabs>
            </w:pPr>
            <w:r>
              <w:t>om-2:Unit</w:t>
            </w:r>
          </w:p>
        </w:tc>
      </w:tr>
      <w:tr w:rsidR="00F92DE6" w:rsidRPr="00700C00" w14:paraId="366DB0D4" w14:textId="77777777" w:rsidTr="00F92DE6">
        <w:trPr>
          <w:cantSplit/>
          <w:trHeight w:val="213"/>
        </w:trPr>
        <w:tc>
          <w:tcPr>
            <w:tcW w:w="2747" w:type="dxa"/>
          </w:tcPr>
          <w:p w14:paraId="7FD4AF79" w14:textId="610DC0EB" w:rsidR="00F92DE6" w:rsidRDefault="00F92DE6" w:rsidP="00F92DE6">
            <w:r>
              <w:t>{vehicles_per_hour}</w:t>
            </w:r>
          </w:p>
        </w:tc>
        <w:tc>
          <w:tcPr>
            <w:tcW w:w="2310" w:type="dxa"/>
          </w:tcPr>
          <w:p w14:paraId="1D5CAFD8" w14:textId="63E3DF1E" w:rsidR="00F92DE6" w:rsidRDefault="00F92DE6" w:rsidP="00F92DE6">
            <w:r>
              <w:t>a</w:t>
            </w:r>
          </w:p>
        </w:tc>
        <w:tc>
          <w:tcPr>
            <w:tcW w:w="4293" w:type="dxa"/>
          </w:tcPr>
          <w:p w14:paraId="07D2A0C1" w14:textId="68395327" w:rsidR="00F92DE6" w:rsidRDefault="00F92DE6" w:rsidP="00F92DE6">
            <w:pPr>
              <w:tabs>
                <w:tab w:val="center" w:pos="2335"/>
              </w:tabs>
            </w:pPr>
            <w:r>
              <w:t>LaneCapacity_unit</w:t>
            </w:r>
          </w:p>
        </w:tc>
      </w:tr>
      <w:tr w:rsidR="00F92DE6" w:rsidRPr="00700C00" w14:paraId="5747D7B1" w14:textId="77777777" w:rsidTr="00F92DE6">
        <w:trPr>
          <w:cantSplit/>
          <w:trHeight w:val="213"/>
        </w:trPr>
        <w:tc>
          <w:tcPr>
            <w:tcW w:w="2747" w:type="dxa"/>
          </w:tcPr>
          <w:p w14:paraId="31728BC3" w14:textId="7853106E" w:rsidR="00F92DE6" w:rsidRDefault="00F92DE6" w:rsidP="00F92DE6">
            <w:r>
              <w:t>{vehicles_per_hour_per_lane}</w:t>
            </w:r>
          </w:p>
        </w:tc>
        <w:tc>
          <w:tcPr>
            <w:tcW w:w="2310" w:type="dxa"/>
          </w:tcPr>
          <w:p w14:paraId="126890DC" w14:textId="51FB277D" w:rsidR="00F92DE6" w:rsidRDefault="00F92DE6" w:rsidP="00F92DE6">
            <w:r>
              <w:t>a</w:t>
            </w:r>
          </w:p>
        </w:tc>
        <w:tc>
          <w:tcPr>
            <w:tcW w:w="4293" w:type="dxa"/>
          </w:tcPr>
          <w:p w14:paraId="5089F34E" w14:textId="1A36E244" w:rsidR="00F92DE6" w:rsidRDefault="00F92DE6" w:rsidP="00F92DE6">
            <w:pPr>
              <w:tabs>
                <w:tab w:val="center" w:pos="2335"/>
              </w:tabs>
            </w:pPr>
            <w:r>
              <w:t>LinkCapacity_unit</w:t>
            </w:r>
          </w:p>
        </w:tc>
      </w:tr>
    </w:tbl>
    <w:p w14:paraId="5BC230BC" w14:textId="77777777" w:rsidR="007E14C1" w:rsidRDefault="007E14C1"/>
    <w:p w14:paraId="72D98DC5" w14:textId="1E1C8453" w:rsidR="008D401E" w:rsidRDefault="00921F44" w:rsidP="001D3F17">
      <w:pPr>
        <w:pStyle w:val="ListParagraph"/>
        <w:numPr>
          <w:ilvl w:val="0"/>
          <w:numId w:val="10"/>
        </w:numPr>
      </w:pPr>
      <w:r>
        <w:t>Note that</w:t>
      </w:r>
      <w:r w:rsidR="00A1065B">
        <w:t xml:space="preserve"> </w:t>
      </w:r>
      <w:r>
        <w:t xml:space="preserve">the </w:t>
      </w:r>
      <w:r w:rsidR="00216156">
        <w:t xml:space="preserve">classes of observable properties </w:t>
      </w:r>
      <w:r>
        <w:t>are</w:t>
      </w:r>
      <w:r w:rsidR="00D9136D">
        <w:t xml:space="preserve"> primarily introduced for consistency with the SSN representation as a means of capturing the semantics of a class of Sensors (in this case, Loop Detectors).</w:t>
      </w:r>
      <w:r w:rsidR="00216156">
        <w:t xml:space="preserve"> Any instance of, e.g. RoadOccupancy simply corresponds to a RoadSegment occupied by som</w:t>
      </w:r>
      <w:r w:rsidR="00A1065B">
        <w:t>e thing, or occupied by nothing:</w:t>
      </w:r>
      <w:r w:rsidR="00A1065B">
        <w:br/>
        <w:t xml:space="preserve">RoadOccupancy(x) </w:t>
      </w:r>
      <w:r w:rsidR="00A1065B">
        <w:sym w:font="Wingdings" w:char="F0F3"/>
      </w:r>
      <w:r w:rsidR="00A1065B">
        <w:t xml:space="preserve"> isPropertyOf(x,y) &amp; RoadSegment(y) &amp; [ exists (t) occupiedBy(y,t) | -exists(t) occupiedBy(y,t)]</w:t>
      </w:r>
      <w:r w:rsidR="00A1065B">
        <w:br/>
        <w:t>As a consequence of the 4D representation, an instance of the observable property RoadOccupancy refers to a property of</w:t>
      </w:r>
      <w:r w:rsidR="00D9136D">
        <w:t xml:space="preserve"> </w:t>
      </w:r>
      <w:r w:rsidR="00A1065B">
        <w:t>a road segment at some time, t.</w:t>
      </w:r>
    </w:p>
    <w:p w14:paraId="46D5159A" w14:textId="469CE826" w:rsidR="007F39F0" w:rsidRDefault="007F39F0" w:rsidP="001D3F17">
      <w:pPr>
        <w:pStyle w:val="ListParagraph"/>
        <w:numPr>
          <w:ilvl w:val="0"/>
          <w:numId w:val="10"/>
        </w:numPr>
      </w:pPr>
      <w:r>
        <w:t>Additional semantics of sensors and observations</w:t>
      </w:r>
      <w:r w:rsidR="000274B3">
        <w:t>: temporal restrictions, connection to object properties</w:t>
      </w:r>
    </w:p>
    <w:p w14:paraId="77AA8E08" w14:textId="5294AD06" w:rsidR="007F39F0" w:rsidRDefault="003D14D7" w:rsidP="001D3F17">
      <w:pPr>
        <w:pStyle w:val="ListParagraph"/>
        <w:numPr>
          <w:ilvl w:val="0"/>
          <w:numId w:val="10"/>
        </w:numPr>
      </w:pPr>
      <w:r>
        <w:t>A RoadSegment’s vehicle c</w:t>
      </w:r>
      <w:r w:rsidR="007F39F0">
        <w:t xml:space="preserve">ount can be calculated based on the KB, but can we </w:t>
      </w:r>
      <w:r w:rsidR="00921F44">
        <w:t>formalize</w:t>
      </w:r>
      <w:r w:rsidR="007F39F0">
        <w:t xml:space="preserve"> the relationship between the count and the KB? i.e. number of observations in a given interval?</w:t>
      </w:r>
    </w:p>
    <w:p w14:paraId="43D4819A" w14:textId="470D306E" w:rsidR="007E14C1" w:rsidRDefault="007E14C1"/>
    <w:tbl>
      <w:tblPr>
        <w:tblStyle w:val="TableGrid"/>
        <w:tblpPr w:leftFromText="180" w:rightFromText="180" w:vertAnchor="text" w:horzAnchor="margin" w:tblpY="128"/>
        <w:tblW w:w="0" w:type="auto"/>
        <w:tblLook w:val="04A0" w:firstRow="1" w:lastRow="0" w:firstColumn="1" w:lastColumn="0" w:noHBand="0" w:noVBand="1"/>
      </w:tblPr>
      <w:tblGrid>
        <w:gridCol w:w="2913"/>
        <w:gridCol w:w="2762"/>
        <w:gridCol w:w="3675"/>
      </w:tblGrid>
      <w:tr w:rsidR="00357841" w:rsidRPr="00700C00" w14:paraId="42BEA435" w14:textId="77777777" w:rsidTr="006E0ED2">
        <w:trPr>
          <w:cantSplit/>
          <w:trHeight w:val="213"/>
        </w:trPr>
        <w:tc>
          <w:tcPr>
            <w:tcW w:w="3035" w:type="dxa"/>
            <w:vMerge w:val="restart"/>
          </w:tcPr>
          <w:p w14:paraId="20D28D9D" w14:textId="466BE2A8" w:rsidR="00357841" w:rsidRDefault="00357841" w:rsidP="00357841">
            <w:pPr>
              <w:rPr>
                <w:highlight w:val="yellow"/>
              </w:rPr>
            </w:pPr>
            <w:r>
              <w:t>IntersectionPD</w:t>
            </w:r>
          </w:p>
        </w:tc>
        <w:tc>
          <w:tcPr>
            <w:tcW w:w="2580" w:type="dxa"/>
          </w:tcPr>
          <w:p w14:paraId="488F87BE" w14:textId="513E4F39" w:rsidR="00357841" w:rsidRDefault="00357841" w:rsidP="00357841">
            <w:r w:rsidRPr="00700C00">
              <w:t>subclassOf</w:t>
            </w:r>
          </w:p>
        </w:tc>
        <w:tc>
          <w:tcPr>
            <w:tcW w:w="3735" w:type="dxa"/>
          </w:tcPr>
          <w:p w14:paraId="45575758" w14:textId="5E722C13" w:rsidR="00357841" w:rsidRDefault="00357841" w:rsidP="00357841">
            <w:pPr>
              <w:tabs>
                <w:tab w:val="center" w:pos="2335"/>
              </w:tabs>
            </w:pPr>
            <w:r>
              <w:t>change:</w:t>
            </w:r>
            <w:r w:rsidRPr="00700C00">
              <w:t>TimeVarying</w:t>
            </w:r>
            <w:r>
              <w:t>Concept</w:t>
            </w:r>
          </w:p>
        </w:tc>
      </w:tr>
      <w:tr w:rsidR="00357841" w:rsidRPr="00700C00" w14:paraId="575764D2" w14:textId="77777777" w:rsidTr="006E0ED2">
        <w:trPr>
          <w:cantSplit/>
          <w:trHeight w:val="213"/>
        </w:trPr>
        <w:tc>
          <w:tcPr>
            <w:tcW w:w="3035" w:type="dxa"/>
            <w:vMerge/>
          </w:tcPr>
          <w:p w14:paraId="12995F1A" w14:textId="77777777" w:rsidR="00357841" w:rsidRPr="00700C00" w:rsidRDefault="00357841" w:rsidP="00357841"/>
        </w:tc>
        <w:tc>
          <w:tcPr>
            <w:tcW w:w="2580" w:type="dxa"/>
          </w:tcPr>
          <w:p w14:paraId="20E22DFB" w14:textId="4EC3A813" w:rsidR="00357841" w:rsidRPr="00700C00" w:rsidRDefault="00357841" w:rsidP="00357841">
            <w:r w:rsidRPr="00700C00">
              <w:t>equivalentClass</w:t>
            </w:r>
          </w:p>
        </w:tc>
        <w:tc>
          <w:tcPr>
            <w:tcW w:w="3735" w:type="dxa"/>
          </w:tcPr>
          <w:p w14:paraId="200ABF3E" w14:textId="240F5DC1" w:rsidR="00357841" w:rsidRDefault="00357841" w:rsidP="00357841">
            <w:pPr>
              <w:tabs>
                <w:tab w:val="center" w:pos="2335"/>
              </w:tabs>
            </w:pPr>
            <w:r>
              <w:t>change:</w:t>
            </w:r>
            <w:r w:rsidRPr="00700C00">
              <w:t>hasM</w:t>
            </w:r>
            <w:r>
              <w:t>anifestation some Intersection</w:t>
            </w:r>
            <w:r w:rsidRPr="00700C00">
              <w:t xml:space="preserve"> and </w:t>
            </w:r>
            <w:r>
              <w:t xml:space="preserve"> change:</w:t>
            </w:r>
            <w:r w:rsidRPr="00700C00">
              <w:t xml:space="preserve">hasManifestation only </w:t>
            </w:r>
            <w:r>
              <w:t>Intersection</w:t>
            </w:r>
          </w:p>
        </w:tc>
      </w:tr>
      <w:tr w:rsidR="00357841" w:rsidRPr="00700C00" w14:paraId="452A6E12" w14:textId="77777777" w:rsidTr="006E0ED2">
        <w:trPr>
          <w:cantSplit/>
          <w:trHeight w:val="213"/>
        </w:trPr>
        <w:tc>
          <w:tcPr>
            <w:tcW w:w="3035" w:type="dxa"/>
            <w:vMerge/>
          </w:tcPr>
          <w:p w14:paraId="1C4DC920" w14:textId="77777777" w:rsidR="00357841" w:rsidRPr="00700C00" w:rsidRDefault="00357841" w:rsidP="00357841"/>
        </w:tc>
        <w:tc>
          <w:tcPr>
            <w:tcW w:w="2580" w:type="dxa"/>
          </w:tcPr>
          <w:p w14:paraId="6F29957B" w14:textId="5084983E" w:rsidR="00357841" w:rsidRPr="00700C00" w:rsidRDefault="00357841" w:rsidP="00357841">
            <w:r>
              <w:t>inverse(accessesComplex)</w:t>
            </w:r>
          </w:p>
        </w:tc>
        <w:tc>
          <w:tcPr>
            <w:tcW w:w="3735" w:type="dxa"/>
          </w:tcPr>
          <w:p w14:paraId="29588D1E" w14:textId="4E897B34" w:rsidR="00357841" w:rsidRDefault="00357841" w:rsidP="00357841">
            <w:pPr>
              <w:tabs>
                <w:tab w:val="center" w:pos="2335"/>
              </w:tabs>
            </w:pPr>
            <w:r>
              <w:t>only NodePD</w:t>
            </w:r>
          </w:p>
        </w:tc>
      </w:tr>
      <w:tr w:rsidR="00357841" w:rsidRPr="00700C00" w14:paraId="339E83AB" w14:textId="77777777" w:rsidTr="006E0ED2">
        <w:trPr>
          <w:cantSplit/>
          <w:trHeight w:val="213"/>
        </w:trPr>
        <w:tc>
          <w:tcPr>
            <w:tcW w:w="3035" w:type="dxa"/>
            <w:vMerge/>
          </w:tcPr>
          <w:p w14:paraId="7C008A2D" w14:textId="77777777" w:rsidR="00357841" w:rsidRPr="00700C00" w:rsidRDefault="00357841" w:rsidP="00357841"/>
        </w:tc>
        <w:tc>
          <w:tcPr>
            <w:tcW w:w="2580" w:type="dxa"/>
          </w:tcPr>
          <w:p w14:paraId="3BC1ED83" w14:textId="632DF96E" w:rsidR="00357841" w:rsidRPr="00700C00" w:rsidRDefault="00357841" w:rsidP="00357841">
            <w:r>
              <w:t>change:existsAt</w:t>
            </w:r>
          </w:p>
        </w:tc>
        <w:tc>
          <w:tcPr>
            <w:tcW w:w="3735" w:type="dxa"/>
          </w:tcPr>
          <w:p w14:paraId="19C19C86" w14:textId="7C8C703A" w:rsidR="00357841" w:rsidRPr="00700C00" w:rsidRDefault="00357841" w:rsidP="00357841">
            <w:pPr>
              <w:tabs>
                <w:tab w:val="center" w:pos="2335"/>
              </w:tabs>
            </w:pPr>
            <w:r w:rsidRPr="00700C00">
              <w:t xml:space="preserve">exactly 1 </w:t>
            </w:r>
            <w:r>
              <w:t>time:</w:t>
            </w:r>
            <w:r w:rsidRPr="00700C00">
              <w:t>Interval</w:t>
            </w:r>
          </w:p>
        </w:tc>
      </w:tr>
      <w:tr w:rsidR="00357841" w:rsidRPr="00700C00" w14:paraId="424D6586" w14:textId="77777777" w:rsidTr="006E0ED2">
        <w:trPr>
          <w:cantSplit/>
          <w:trHeight w:val="213"/>
        </w:trPr>
        <w:tc>
          <w:tcPr>
            <w:tcW w:w="3035" w:type="dxa"/>
            <w:vMerge w:val="restart"/>
          </w:tcPr>
          <w:p w14:paraId="2182AA04" w14:textId="44C95A80" w:rsidR="00357841" w:rsidRPr="00700C00" w:rsidRDefault="00357841" w:rsidP="00357841">
            <w:r>
              <w:t>Intersection</w:t>
            </w:r>
          </w:p>
        </w:tc>
        <w:tc>
          <w:tcPr>
            <w:tcW w:w="2580" w:type="dxa"/>
          </w:tcPr>
          <w:p w14:paraId="2CC12FF9" w14:textId="66C642BA" w:rsidR="00357841" w:rsidRDefault="00357841" w:rsidP="00357841">
            <w:r>
              <w:t>equivalentClass</w:t>
            </w:r>
          </w:p>
        </w:tc>
        <w:tc>
          <w:tcPr>
            <w:tcW w:w="3735" w:type="dxa"/>
          </w:tcPr>
          <w:p w14:paraId="0A5A391B" w14:textId="5EFAD114" w:rsidR="00357841" w:rsidRPr="00700C00" w:rsidRDefault="00357841" w:rsidP="00357841">
            <w:pPr>
              <w:tabs>
                <w:tab w:val="center" w:pos="2335"/>
              </w:tabs>
            </w:pPr>
            <w:r>
              <w:t>otn:RoadElement</w:t>
            </w:r>
          </w:p>
        </w:tc>
      </w:tr>
      <w:tr w:rsidR="00357841" w:rsidRPr="00700C00" w14:paraId="11E4339D" w14:textId="77777777" w:rsidTr="006E0ED2">
        <w:trPr>
          <w:cantSplit/>
          <w:trHeight w:val="213"/>
        </w:trPr>
        <w:tc>
          <w:tcPr>
            <w:tcW w:w="3035" w:type="dxa"/>
            <w:vMerge/>
          </w:tcPr>
          <w:p w14:paraId="439D2C8B" w14:textId="77777777" w:rsidR="00357841" w:rsidRDefault="00357841" w:rsidP="00357841"/>
        </w:tc>
        <w:tc>
          <w:tcPr>
            <w:tcW w:w="2580" w:type="dxa"/>
          </w:tcPr>
          <w:p w14:paraId="7FC2A83C" w14:textId="7A9CB957" w:rsidR="00357841" w:rsidRDefault="00357841" w:rsidP="00357841">
            <w:r w:rsidRPr="00700C00">
              <w:t>subclassOf</w:t>
            </w:r>
          </w:p>
        </w:tc>
        <w:tc>
          <w:tcPr>
            <w:tcW w:w="3735" w:type="dxa"/>
          </w:tcPr>
          <w:p w14:paraId="69BCFA88" w14:textId="697F3E5B" w:rsidR="00357841" w:rsidRDefault="00357841" w:rsidP="00357841">
            <w:pPr>
              <w:tabs>
                <w:tab w:val="center" w:pos="2335"/>
              </w:tabs>
            </w:pPr>
            <w:r>
              <w:t>change:</w:t>
            </w:r>
            <w:r w:rsidRPr="00700C00">
              <w:t>Manifestation</w:t>
            </w:r>
          </w:p>
        </w:tc>
      </w:tr>
      <w:tr w:rsidR="00357841" w:rsidRPr="00700C00" w14:paraId="104AF7F3" w14:textId="77777777" w:rsidTr="006E0ED2">
        <w:trPr>
          <w:cantSplit/>
          <w:trHeight w:val="213"/>
        </w:trPr>
        <w:tc>
          <w:tcPr>
            <w:tcW w:w="3035" w:type="dxa"/>
            <w:vMerge/>
          </w:tcPr>
          <w:p w14:paraId="786322C1" w14:textId="77777777" w:rsidR="00357841" w:rsidRDefault="00357841" w:rsidP="00357841"/>
        </w:tc>
        <w:tc>
          <w:tcPr>
            <w:tcW w:w="2580" w:type="dxa"/>
          </w:tcPr>
          <w:p w14:paraId="0E394472" w14:textId="2716E1E5" w:rsidR="00357841" w:rsidRPr="00700C00" w:rsidRDefault="00357841" w:rsidP="00357841">
            <w:r>
              <w:t>subClassOf</w:t>
            </w:r>
          </w:p>
        </w:tc>
        <w:tc>
          <w:tcPr>
            <w:tcW w:w="3735" w:type="dxa"/>
          </w:tcPr>
          <w:p w14:paraId="4603867B" w14:textId="33E4E602" w:rsidR="00357841" w:rsidRDefault="00357841" w:rsidP="00357841">
            <w:pPr>
              <w:tabs>
                <w:tab w:val="center" w:pos="2335"/>
              </w:tabs>
            </w:pPr>
            <w:r w:rsidRPr="004C7583">
              <w:t>TransportationComplex</w:t>
            </w:r>
          </w:p>
        </w:tc>
      </w:tr>
      <w:tr w:rsidR="00357841" w:rsidRPr="00700C00" w14:paraId="0A78F3D0" w14:textId="77777777" w:rsidTr="006E0ED2">
        <w:trPr>
          <w:cantSplit/>
          <w:trHeight w:val="213"/>
        </w:trPr>
        <w:tc>
          <w:tcPr>
            <w:tcW w:w="3035" w:type="dxa"/>
            <w:vMerge/>
          </w:tcPr>
          <w:p w14:paraId="299FFE02" w14:textId="77777777" w:rsidR="00357841" w:rsidRDefault="00357841" w:rsidP="00357841"/>
        </w:tc>
        <w:tc>
          <w:tcPr>
            <w:tcW w:w="2580" w:type="dxa"/>
          </w:tcPr>
          <w:p w14:paraId="79E069DD" w14:textId="5D2E1ADF" w:rsidR="00357841" w:rsidRDefault="00357841" w:rsidP="00357841">
            <w:r w:rsidRPr="00700C00">
              <w:t>equivalentClass</w:t>
            </w:r>
          </w:p>
        </w:tc>
        <w:tc>
          <w:tcPr>
            <w:tcW w:w="3735" w:type="dxa"/>
          </w:tcPr>
          <w:p w14:paraId="314A4D01" w14:textId="4CC9D293" w:rsidR="00357841" w:rsidRPr="004C7583" w:rsidRDefault="00357841" w:rsidP="00357841">
            <w:pPr>
              <w:tabs>
                <w:tab w:val="center" w:pos="2335"/>
              </w:tabs>
            </w:pPr>
            <w:r>
              <w:t>change:</w:t>
            </w:r>
            <w:r w:rsidRPr="00700C00">
              <w:t>manifestationOf some  RoadSegment</w:t>
            </w:r>
            <w:r>
              <w:t>PD</w:t>
            </w:r>
            <w:r w:rsidRPr="00700C00">
              <w:t xml:space="preserve"> and </w:t>
            </w:r>
            <w:r>
              <w:t xml:space="preserve"> change:</w:t>
            </w:r>
            <w:r w:rsidRPr="00700C00">
              <w:t>manifestationOf only  RoadSegment</w:t>
            </w:r>
            <w:r>
              <w:t>PD</w:t>
            </w:r>
          </w:p>
        </w:tc>
      </w:tr>
      <w:tr w:rsidR="00357841" w:rsidRPr="00700C00" w14:paraId="40323835" w14:textId="77777777" w:rsidTr="006E0ED2">
        <w:trPr>
          <w:cantSplit/>
          <w:trHeight w:val="213"/>
        </w:trPr>
        <w:tc>
          <w:tcPr>
            <w:tcW w:w="3035" w:type="dxa"/>
            <w:vMerge/>
          </w:tcPr>
          <w:p w14:paraId="464E7313" w14:textId="77777777" w:rsidR="00357841" w:rsidRDefault="00357841" w:rsidP="00357841"/>
        </w:tc>
        <w:tc>
          <w:tcPr>
            <w:tcW w:w="2580" w:type="dxa"/>
          </w:tcPr>
          <w:p w14:paraId="4AA17219" w14:textId="61A317A1" w:rsidR="00357841" w:rsidRPr="00700C00" w:rsidRDefault="00357841" w:rsidP="00357841">
            <w:r>
              <w:t>change:existsAt</w:t>
            </w:r>
          </w:p>
        </w:tc>
        <w:tc>
          <w:tcPr>
            <w:tcW w:w="3735" w:type="dxa"/>
          </w:tcPr>
          <w:p w14:paraId="2EA30CE3" w14:textId="32BA6D56" w:rsidR="00357841" w:rsidRDefault="00357841" w:rsidP="00357841">
            <w:pPr>
              <w:tabs>
                <w:tab w:val="center" w:pos="2335"/>
              </w:tabs>
            </w:pPr>
            <w:r w:rsidRPr="00700C00">
              <w:t xml:space="preserve">exactly 1 </w:t>
            </w:r>
            <w:r>
              <w:t>time:</w:t>
            </w:r>
            <w:r w:rsidRPr="00700C00">
              <w:t>TemporalEntity</w:t>
            </w:r>
          </w:p>
        </w:tc>
      </w:tr>
      <w:tr w:rsidR="00357841" w:rsidRPr="00700C00" w14:paraId="0712BF74" w14:textId="77777777" w:rsidTr="006E0ED2">
        <w:trPr>
          <w:cantSplit/>
          <w:trHeight w:val="213"/>
        </w:trPr>
        <w:tc>
          <w:tcPr>
            <w:tcW w:w="3035" w:type="dxa"/>
            <w:vMerge/>
          </w:tcPr>
          <w:p w14:paraId="3C5B158A" w14:textId="77777777" w:rsidR="00357841" w:rsidRDefault="00357841" w:rsidP="00357841"/>
        </w:tc>
        <w:tc>
          <w:tcPr>
            <w:tcW w:w="2580" w:type="dxa"/>
          </w:tcPr>
          <w:p w14:paraId="0D561DF6" w14:textId="754782A7" w:rsidR="00357841" w:rsidRDefault="00357841" w:rsidP="00357841">
            <w:r>
              <w:t>spatial_loc:hasL</w:t>
            </w:r>
            <w:r w:rsidRPr="00700C00">
              <w:t>ocation</w:t>
            </w:r>
          </w:p>
        </w:tc>
        <w:tc>
          <w:tcPr>
            <w:tcW w:w="3735" w:type="dxa"/>
          </w:tcPr>
          <w:p w14:paraId="3BC81D24" w14:textId="617921F7" w:rsidR="00357841" w:rsidRPr="00700C00" w:rsidRDefault="00357841" w:rsidP="00357841">
            <w:pPr>
              <w:tabs>
                <w:tab w:val="center" w:pos="2335"/>
              </w:tabs>
            </w:pPr>
            <w:r>
              <w:t>only geosparql:Feature</w:t>
            </w:r>
          </w:p>
        </w:tc>
      </w:tr>
      <w:tr w:rsidR="00357841" w:rsidRPr="00700C00" w14:paraId="21E89A69" w14:textId="77777777" w:rsidTr="006E0ED2">
        <w:trPr>
          <w:cantSplit/>
          <w:trHeight w:val="213"/>
        </w:trPr>
        <w:tc>
          <w:tcPr>
            <w:tcW w:w="3035" w:type="dxa"/>
            <w:vMerge/>
          </w:tcPr>
          <w:p w14:paraId="45935F7F" w14:textId="77777777" w:rsidR="00357841" w:rsidRDefault="00357841" w:rsidP="00357841"/>
        </w:tc>
        <w:tc>
          <w:tcPr>
            <w:tcW w:w="2580" w:type="dxa"/>
          </w:tcPr>
          <w:p w14:paraId="41C357CA" w14:textId="0F5C2357" w:rsidR="00357841" w:rsidRDefault="00357841" w:rsidP="00357841">
            <w:r>
              <w:t>inverse(accessesComplex)</w:t>
            </w:r>
          </w:p>
        </w:tc>
        <w:tc>
          <w:tcPr>
            <w:tcW w:w="3735" w:type="dxa"/>
          </w:tcPr>
          <w:p w14:paraId="7E0BB340" w14:textId="24CBB705" w:rsidR="00357841" w:rsidRDefault="00357841" w:rsidP="00357841">
            <w:pPr>
              <w:tabs>
                <w:tab w:val="center" w:pos="2335"/>
              </w:tabs>
            </w:pPr>
            <w:r>
              <w:t>only Node</w:t>
            </w:r>
          </w:p>
        </w:tc>
      </w:tr>
    </w:tbl>
    <w:p w14:paraId="12329040" w14:textId="77777777" w:rsidR="00581122" w:rsidRDefault="00581122" w:rsidP="00EA354A">
      <w:pPr>
        <w:rPr>
          <w:b/>
        </w:rPr>
      </w:pPr>
    </w:p>
    <w:p w14:paraId="38D4B34E" w14:textId="77777777" w:rsidR="00D4596C" w:rsidRDefault="007B5361" w:rsidP="00EA354A">
      <w:pPr>
        <w:rPr>
          <w:b/>
        </w:rPr>
      </w:pPr>
      <w:r w:rsidRPr="00581122">
        <w:rPr>
          <w:b/>
        </w:rPr>
        <w:t>Ontologies</w:t>
      </w:r>
      <w:r w:rsidR="003B6261">
        <w:rPr>
          <w:b/>
        </w:rPr>
        <w:t xml:space="preserve"> Reused</w:t>
      </w:r>
      <w:r w:rsidRPr="00581122">
        <w:rPr>
          <w:b/>
        </w:rPr>
        <w:t>:</w:t>
      </w:r>
    </w:p>
    <w:p w14:paraId="2151300B" w14:textId="77777777" w:rsidR="001E5B10" w:rsidRDefault="001E5B10" w:rsidP="009E4A69">
      <w:pPr>
        <w:pStyle w:val="ListParagraph"/>
      </w:pPr>
      <w:r>
        <w:t>Change</w:t>
      </w:r>
    </w:p>
    <w:p w14:paraId="52EF78D3" w14:textId="4DC9F120" w:rsidR="00C24DEA" w:rsidRDefault="001E5B10" w:rsidP="009E4A69">
      <w:pPr>
        <w:pStyle w:val="ListParagraph"/>
      </w:pPr>
      <w:r>
        <w:t>SpatialLoc</w:t>
      </w:r>
    </w:p>
    <w:p w14:paraId="5394B1B6" w14:textId="2025CF90" w:rsidR="005F67F8" w:rsidRDefault="00B37423" w:rsidP="009E4A69">
      <w:pPr>
        <w:pStyle w:val="ListParagraph"/>
      </w:pPr>
      <w:r>
        <w:t>SSN</w:t>
      </w:r>
      <w:r w:rsidR="005F67F8">
        <w:t>: Semantic Sensor Network ontology to capture sensors and their observations. These observations are processed or used directly as attributes of the network.</w:t>
      </w:r>
    </w:p>
    <w:p w14:paraId="044A53BF" w14:textId="28F6C66B" w:rsidR="00E91E39" w:rsidRDefault="00A62727" w:rsidP="00E91E39">
      <w:pPr>
        <w:rPr>
          <w:b/>
        </w:rPr>
      </w:pPr>
      <w:r>
        <w:rPr>
          <w:b/>
        </w:rPr>
        <w:t>Notes:</w:t>
      </w:r>
    </w:p>
    <w:p w14:paraId="1F8769E9" w14:textId="2A01154B" w:rsidR="00A62727" w:rsidRDefault="00A62727" w:rsidP="001D3F17">
      <w:pPr>
        <w:pStyle w:val="ListParagraph"/>
        <w:numPr>
          <w:ilvl w:val="0"/>
          <w:numId w:val="7"/>
        </w:numPr>
      </w:pPr>
      <w:r>
        <w:t xml:space="preserve">We observe that the properties </w:t>
      </w:r>
      <w:r>
        <w:rPr>
          <w:i/>
        </w:rPr>
        <w:t>inMunicipality</w:t>
      </w:r>
      <w:r>
        <w:t xml:space="preserve"> and </w:t>
      </w:r>
      <w:r>
        <w:rPr>
          <w:i/>
        </w:rPr>
        <w:t>inPlanningDistrict</w:t>
      </w:r>
      <w:r>
        <w:t xml:space="preserve"> </w:t>
      </w:r>
      <w:r w:rsidR="002B623B">
        <w:t>may</w:t>
      </w:r>
      <w:r w:rsidR="00D739CC">
        <w:t xml:space="preserve"> apply to other areas of the domain (e.g. land use, building </w:t>
      </w:r>
      <w:r w:rsidR="00AE69CB">
        <w:t xml:space="preserve">ontologies), </w:t>
      </w:r>
      <w:r w:rsidR="002B623B">
        <w:t>in which case</w:t>
      </w:r>
      <w:r w:rsidR="00D739CC">
        <w:t xml:space="preserve"> they will be better defined at a lower (more foundational) level within the ontology</w:t>
      </w:r>
      <w:r w:rsidR="002B623B">
        <w:t xml:space="preserve">. However, as they are currently only required for the Transportation System sub-ontology, </w:t>
      </w:r>
      <w:r w:rsidR="00D739CC">
        <w:t xml:space="preserve">it is currently not clear where and how this should be done. For now, we define these properties within the Transportation Network System ontology and leave the final organization for a future iteration </w:t>
      </w:r>
      <w:r w:rsidR="002B623B">
        <w:t>if and when requirements for their widespread use are identified.</w:t>
      </w:r>
    </w:p>
    <w:p w14:paraId="069AA189" w14:textId="69A18E53" w:rsidR="00E5248F" w:rsidRDefault="00E5248F" w:rsidP="00E5248F">
      <w:pPr>
        <w:rPr>
          <w:b/>
        </w:rPr>
      </w:pPr>
      <w:r>
        <w:rPr>
          <w:b/>
        </w:rPr>
        <w:t>Future Work:</w:t>
      </w:r>
    </w:p>
    <w:p w14:paraId="75DDF305" w14:textId="63A835D4" w:rsidR="00E5248F" w:rsidRDefault="00E5248F" w:rsidP="00F80297">
      <w:pPr>
        <w:pStyle w:val="ListParagraph"/>
        <w:numPr>
          <w:ilvl w:val="0"/>
          <w:numId w:val="7"/>
        </w:numPr>
      </w:pPr>
      <w:r>
        <w:t>Define lane and link capacity units in greater detail</w:t>
      </w:r>
      <w:r w:rsidR="00092042">
        <w:t xml:space="preserve"> (e.g. with numerators and denominators)</w:t>
      </w:r>
      <w:r>
        <w:t>.</w:t>
      </w:r>
    </w:p>
    <w:p w14:paraId="4725EDA4" w14:textId="151A8E70" w:rsidR="00F80297" w:rsidRPr="00E5248F" w:rsidRDefault="00F80297" w:rsidP="00F80297">
      <w:pPr>
        <w:pStyle w:val="ListParagraph"/>
        <w:numPr>
          <w:ilvl w:val="0"/>
          <w:numId w:val="7"/>
        </w:numPr>
      </w:pPr>
      <w:r w:rsidRPr="00503161">
        <w:t>There is a relationship between the modes of access of a link and those of the arcs it contains that should be captured in a more detailed representation.</w:t>
      </w:r>
    </w:p>
    <w:p w14:paraId="327B6795" w14:textId="77777777" w:rsidR="009D0500" w:rsidRDefault="00DF48AD" w:rsidP="009D0500">
      <w:pPr>
        <w:pStyle w:val="Heading3"/>
      </w:pPr>
      <w:bookmarkStart w:id="108" w:name="_Toc17365188"/>
      <w:r>
        <w:t xml:space="preserve">Travel </w:t>
      </w:r>
      <w:r w:rsidR="00E91E39">
        <w:t>Costs</w:t>
      </w:r>
      <w:bookmarkEnd w:id="108"/>
    </w:p>
    <w:p w14:paraId="43418483" w14:textId="707AB8DE" w:rsidR="00D479C9" w:rsidRPr="00D479C9" w:rsidRDefault="0089518D" w:rsidP="00D479C9">
      <w:pPr>
        <w:rPr>
          <w:i/>
        </w:rPr>
      </w:pPr>
      <w:r>
        <w:rPr>
          <w:i/>
        </w:rPr>
        <w:t>http://ontology.eil.utoronto.ca/icity/</w:t>
      </w:r>
      <w:r w:rsidR="00D479C9">
        <w:rPr>
          <w:i/>
        </w:rPr>
        <w:t>TravelCost</w:t>
      </w:r>
      <w:r w:rsidR="00AC0B4C">
        <w:rPr>
          <w:i/>
        </w:rPr>
        <w:t>.owl</w:t>
      </w:r>
    </w:p>
    <w:p w14:paraId="43857712" w14:textId="77777777" w:rsidR="009D0500" w:rsidRPr="009D0500" w:rsidRDefault="009D0500" w:rsidP="009D0500">
      <w:pPr>
        <w:rPr>
          <w:b/>
        </w:rPr>
      </w:pPr>
      <w:r w:rsidRPr="009D0500">
        <w:rPr>
          <w:b/>
        </w:rPr>
        <w:t>Namespace: icity-travelcost</w:t>
      </w:r>
    </w:p>
    <w:p w14:paraId="7235D370" w14:textId="77777777" w:rsidR="00E91E39" w:rsidRDefault="007C1354" w:rsidP="00E91E39">
      <w:r>
        <w:t>A</w:t>
      </w:r>
      <w:r w:rsidR="00E91E39">
        <w:t>n extension of the transportation network (and other generic ontologies)</w:t>
      </w:r>
      <w:r>
        <w:t xml:space="preserve"> is required in order</w:t>
      </w:r>
      <w:r w:rsidR="00E91E39">
        <w:t xml:space="preserve"> to represent the different costs associated with accessing</w:t>
      </w:r>
      <w:r>
        <w:t xml:space="preserve"> and travelling on</w:t>
      </w:r>
      <w:r w:rsidR="00E91E39">
        <w:t xml:space="preserve"> the networks. These may take the form of </w:t>
      </w:r>
      <w:r w:rsidR="004519E4">
        <w:t xml:space="preserve">direct costs </w:t>
      </w:r>
      <w:r w:rsidR="00E91E39">
        <w:t xml:space="preserve">such as </w:t>
      </w:r>
      <w:r w:rsidR="004519E4">
        <w:t xml:space="preserve">tolls and fares, or possible indirect costs such as vehicle wear and tear, gas, etc. In addition, there may be non-monetary costs associated with travel such as pollution and travel time. Costs are associated with Network </w:t>
      </w:r>
      <w:r w:rsidR="00284650">
        <w:t>access</w:t>
      </w:r>
      <w:r w:rsidR="004519E4">
        <w:t xml:space="preserve">, but also with individual Arcs. They may </w:t>
      </w:r>
      <w:r w:rsidR="00284650">
        <w:t xml:space="preserve">also </w:t>
      </w:r>
      <w:r w:rsidR="004519E4">
        <w:t>be dependent on situational factors such as time of day</w:t>
      </w:r>
      <w:r w:rsidR="00284650">
        <w:t>, or age of traveler.</w:t>
      </w:r>
      <w:r w:rsidR="002D7288">
        <w:t xml:space="preserve"> Travel Costs define the costs associated with accessing the transportation system; a travel cost is a property of an arc or its network. We define a separate extension of Trip Costs to capture other, indirect costs that may vary between individual trips; a trip cost is a property of some instance of travelling.</w:t>
      </w:r>
    </w:p>
    <w:p w14:paraId="15FD7117" w14:textId="77777777" w:rsidR="00284650" w:rsidRDefault="00284650" w:rsidP="009E4A69">
      <w:pPr>
        <w:pStyle w:val="ListParagraph"/>
      </w:pPr>
      <w:r>
        <w:t>Travel Cost: There are different types of Travel Costs which are derived from different factors, and may be defined in different ways.</w:t>
      </w:r>
      <w:r w:rsidR="00EA2DD1">
        <w:t xml:space="preserve"> Travel Costs apply to Arcs and / or Networks.</w:t>
      </w:r>
    </w:p>
    <w:p w14:paraId="36E84D82" w14:textId="77777777" w:rsidR="00806205" w:rsidRDefault="00806205" w:rsidP="009E4A69">
      <w:pPr>
        <w:pStyle w:val="ListParagraph"/>
      </w:pPr>
      <w:r>
        <w:t>Distance Fee</w:t>
      </w:r>
      <w:r w:rsidR="00D1195A">
        <w:t xml:space="preserve"> is a type of Travel Cost</w:t>
      </w:r>
      <w:r>
        <w:br/>
        <w:t>Distance Fee has an associated Cost</w:t>
      </w:r>
      <w:r w:rsidR="0071652C">
        <w:br/>
        <w:t>It applies for a certain distance (between nodes, or per km)</w:t>
      </w:r>
      <w:r w:rsidR="0071652C">
        <w:br/>
        <w:t>It applies to some Arc</w:t>
      </w:r>
      <w:r>
        <w:br/>
      </w:r>
      <w:r>
        <w:lastRenderedPageBreak/>
        <w:t>It may have an associated time-of-day applicability</w:t>
      </w:r>
      <w:r>
        <w:br/>
        <w:t>It may be associated to specific modes</w:t>
      </w:r>
      <w:r w:rsidR="0071652C">
        <w:t xml:space="preserve"> of transport</w:t>
      </w:r>
    </w:p>
    <w:p w14:paraId="08F23904" w14:textId="77777777" w:rsidR="00806205" w:rsidRDefault="00806205" w:rsidP="009E4A69">
      <w:pPr>
        <w:pStyle w:val="ListParagraph"/>
      </w:pPr>
      <w:r>
        <w:t>Access Fee</w:t>
      </w:r>
      <w:r w:rsidR="00D1195A">
        <w:t xml:space="preserve"> is a type of Travel Cost</w:t>
      </w:r>
      <w:r>
        <w:br/>
        <w:t>Access Fee has an associated Cost</w:t>
      </w:r>
      <w:r>
        <w:br/>
        <w:t>It may have an associated time-of-day applicability</w:t>
      </w:r>
      <w:r>
        <w:br/>
        <w:t>It may be associated to specific modes</w:t>
      </w:r>
      <w:r w:rsidR="0071652C">
        <w:br/>
        <w:t>It applies to some Network</w:t>
      </w:r>
    </w:p>
    <w:tbl>
      <w:tblPr>
        <w:tblStyle w:val="TableGrid"/>
        <w:tblpPr w:leftFromText="180" w:rightFromText="180" w:vertAnchor="text" w:horzAnchor="margin" w:tblpY="128"/>
        <w:tblW w:w="0" w:type="auto"/>
        <w:tblLook w:val="04A0" w:firstRow="1" w:lastRow="0" w:firstColumn="1" w:lastColumn="0" w:noHBand="0" w:noVBand="1"/>
      </w:tblPr>
      <w:tblGrid>
        <w:gridCol w:w="2456"/>
        <w:gridCol w:w="2433"/>
        <w:gridCol w:w="4461"/>
      </w:tblGrid>
      <w:tr w:rsidR="00BC5636" w14:paraId="07A27AE5" w14:textId="77777777" w:rsidTr="00EA2DD1">
        <w:trPr>
          <w:cantSplit/>
        </w:trPr>
        <w:tc>
          <w:tcPr>
            <w:tcW w:w="2271" w:type="dxa"/>
            <w:shd w:val="clear" w:color="auto" w:fill="00FFFF"/>
          </w:tcPr>
          <w:p w14:paraId="4F81F830" w14:textId="77777777" w:rsidR="00BC5636" w:rsidRDefault="00BC5636" w:rsidP="00333D45">
            <w:r>
              <w:t>Object</w:t>
            </w:r>
          </w:p>
        </w:tc>
        <w:tc>
          <w:tcPr>
            <w:tcW w:w="2527" w:type="dxa"/>
            <w:shd w:val="clear" w:color="auto" w:fill="00FFFF"/>
          </w:tcPr>
          <w:p w14:paraId="481B29F2" w14:textId="77777777" w:rsidR="00BC5636" w:rsidRDefault="00BC5636" w:rsidP="00333D45">
            <w:r>
              <w:t>Property</w:t>
            </w:r>
          </w:p>
        </w:tc>
        <w:tc>
          <w:tcPr>
            <w:tcW w:w="4778" w:type="dxa"/>
            <w:shd w:val="clear" w:color="auto" w:fill="00FFFF"/>
          </w:tcPr>
          <w:p w14:paraId="552500F4" w14:textId="77777777" w:rsidR="00BC5636" w:rsidRDefault="00BC5636" w:rsidP="00333D45">
            <w:r>
              <w:t>Value</w:t>
            </w:r>
          </w:p>
        </w:tc>
      </w:tr>
      <w:tr w:rsidR="00EA2DD1" w14:paraId="753CF7FF" w14:textId="77777777" w:rsidTr="00EA2DD1">
        <w:trPr>
          <w:cantSplit/>
        </w:trPr>
        <w:tc>
          <w:tcPr>
            <w:tcW w:w="2271" w:type="dxa"/>
            <w:vMerge w:val="restart"/>
          </w:tcPr>
          <w:p w14:paraId="7F514608" w14:textId="77777777" w:rsidR="00EA2DD1" w:rsidRDefault="00EA2DD1" w:rsidP="00BC5636">
            <w:r>
              <w:t>TravelCost</w:t>
            </w:r>
          </w:p>
        </w:tc>
        <w:tc>
          <w:tcPr>
            <w:tcW w:w="2527" w:type="dxa"/>
          </w:tcPr>
          <w:p w14:paraId="6BF88C80" w14:textId="77777777" w:rsidR="00EA2DD1" w:rsidRDefault="00EA2DD1" w:rsidP="00333D45">
            <w:r>
              <w:t>travelCostOf</w:t>
            </w:r>
          </w:p>
        </w:tc>
        <w:tc>
          <w:tcPr>
            <w:tcW w:w="4778" w:type="dxa"/>
          </w:tcPr>
          <w:p w14:paraId="39330469" w14:textId="77777777" w:rsidR="00EA2DD1" w:rsidRDefault="00EA2DD1" w:rsidP="00333D45">
            <w:r>
              <w:t>only (transportation:Arc or transportation:Network)</w:t>
            </w:r>
          </w:p>
        </w:tc>
      </w:tr>
      <w:tr w:rsidR="00EA2DD1" w14:paraId="6970C4CD" w14:textId="77777777" w:rsidTr="00EA2DD1">
        <w:trPr>
          <w:cantSplit/>
        </w:trPr>
        <w:tc>
          <w:tcPr>
            <w:tcW w:w="2271" w:type="dxa"/>
            <w:vMerge/>
          </w:tcPr>
          <w:p w14:paraId="3F02F942" w14:textId="77777777" w:rsidR="00EA2DD1" w:rsidRDefault="00EA2DD1" w:rsidP="00EA2DD1"/>
        </w:tc>
        <w:tc>
          <w:tcPr>
            <w:tcW w:w="2527" w:type="dxa"/>
          </w:tcPr>
          <w:p w14:paraId="70212A1F" w14:textId="77777777" w:rsidR="00EA2DD1" w:rsidRDefault="00EA2DD1" w:rsidP="00EA2DD1">
            <w:r>
              <w:t>applicableFor</w:t>
            </w:r>
          </w:p>
        </w:tc>
        <w:tc>
          <w:tcPr>
            <w:tcW w:w="4778" w:type="dxa"/>
          </w:tcPr>
          <w:p w14:paraId="4359DC99" w14:textId="77777777" w:rsidR="00EA2DD1" w:rsidRDefault="00EA2DD1" w:rsidP="00EA2DD1">
            <w:r>
              <w:t>only time:TimePeriod or time:CalendarPeriod</w:t>
            </w:r>
          </w:p>
        </w:tc>
      </w:tr>
      <w:tr w:rsidR="00EA2DD1" w14:paraId="52CA6B7A" w14:textId="77777777" w:rsidTr="00EA2DD1">
        <w:trPr>
          <w:cantSplit/>
        </w:trPr>
        <w:tc>
          <w:tcPr>
            <w:tcW w:w="2271" w:type="dxa"/>
            <w:vMerge/>
          </w:tcPr>
          <w:p w14:paraId="263AE9E8" w14:textId="77777777" w:rsidR="00EA2DD1" w:rsidRDefault="00EA2DD1" w:rsidP="00EA2DD1"/>
        </w:tc>
        <w:tc>
          <w:tcPr>
            <w:tcW w:w="2527" w:type="dxa"/>
          </w:tcPr>
          <w:p w14:paraId="3D2C1F4E" w14:textId="77777777" w:rsidR="00EA2DD1" w:rsidRDefault="00EA2DD1" w:rsidP="00EA2DD1">
            <w:r>
              <w:t>applicableTo</w:t>
            </w:r>
          </w:p>
        </w:tc>
        <w:tc>
          <w:tcPr>
            <w:tcW w:w="4778" w:type="dxa"/>
          </w:tcPr>
          <w:p w14:paraId="60B9CBC0" w14:textId="380980C8" w:rsidR="00EA2DD1" w:rsidRDefault="00EA2DD1" w:rsidP="00EA2DD1">
            <w:r>
              <w:t xml:space="preserve">only </w:t>
            </w:r>
            <w:r w:rsidR="00A40F30">
              <w:t>transportation</w:t>
            </w:r>
            <w:r>
              <w:t>:Mode</w:t>
            </w:r>
          </w:p>
        </w:tc>
      </w:tr>
      <w:tr w:rsidR="00EA2DD1" w14:paraId="5E0AFC71" w14:textId="77777777" w:rsidTr="00EA2DD1">
        <w:trPr>
          <w:cantSplit/>
        </w:trPr>
        <w:tc>
          <w:tcPr>
            <w:tcW w:w="2271" w:type="dxa"/>
            <w:vMerge/>
          </w:tcPr>
          <w:p w14:paraId="3A8A0249" w14:textId="77777777" w:rsidR="00EA2DD1" w:rsidRDefault="00EA2DD1" w:rsidP="00EA2DD1"/>
        </w:tc>
        <w:tc>
          <w:tcPr>
            <w:tcW w:w="2527" w:type="dxa"/>
          </w:tcPr>
          <w:p w14:paraId="5B8671A0" w14:textId="77777777" w:rsidR="00EA2DD1" w:rsidRDefault="00EA2DD1" w:rsidP="00EA2DD1">
            <w:r>
              <w:t>hasMonetaryCost</w:t>
            </w:r>
          </w:p>
        </w:tc>
        <w:tc>
          <w:tcPr>
            <w:tcW w:w="4778" w:type="dxa"/>
          </w:tcPr>
          <w:p w14:paraId="4FC1EF6D" w14:textId="77777777" w:rsidR="00EA2DD1" w:rsidRDefault="00EA2DD1" w:rsidP="00EA2DD1">
            <w:r>
              <w:t>only monetary:MonetaryValue</w:t>
            </w:r>
          </w:p>
        </w:tc>
      </w:tr>
      <w:tr w:rsidR="00EA2DD1" w14:paraId="49090E9E" w14:textId="77777777" w:rsidTr="00EA2DD1">
        <w:trPr>
          <w:cantSplit/>
        </w:trPr>
        <w:tc>
          <w:tcPr>
            <w:tcW w:w="2271" w:type="dxa"/>
          </w:tcPr>
          <w:p w14:paraId="66835EB4" w14:textId="77777777" w:rsidR="00EA2DD1" w:rsidRDefault="00EA2DD1" w:rsidP="00EA2DD1">
            <w:r>
              <w:t>transportation:Arc</w:t>
            </w:r>
          </w:p>
        </w:tc>
        <w:tc>
          <w:tcPr>
            <w:tcW w:w="2527" w:type="dxa"/>
          </w:tcPr>
          <w:p w14:paraId="58D50F8F" w14:textId="77777777" w:rsidR="00EA2DD1" w:rsidRDefault="00EA2DD1" w:rsidP="00EA2DD1">
            <w:r>
              <w:t>hasTravelCost</w:t>
            </w:r>
          </w:p>
        </w:tc>
        <w:tc>
          <w:tcPr>
            <w:tcW w:w="4778" w:type="dxa"/>
          </w:tcPr>
          <w:p w14:paraId="00C2B792" w14:textId="77777777" w:rsidR="00EA2DD1" w:rsidRDefault="00EA2DD1" w:rsidP="00EA2DD1">
            <w:r>
              <w:t>only TravelCost</w:t>
            </w:r>
          </w:p>
        </w:tc>
      </w:tr>
      <w:tr w:rsidR="00EA2DD1" w14:paraId="1109060D" w14:textId="77777777" w:rsidTr="00EA2DD1">
        <w:trPr>
          <w:cantSplit/>
        </w:trPr>
        <w:tc>
          <w:tcPr>
            <w:tcW w:w="2271" w:type="dxa"/>
          </w:tcPr>
          <w:p w14:paraId="7B828E2D" w14:textId="77777777" w:rsidR="00EA2DD1" w:rsidRDefault="00EA2DD1" w:rsidP="00EA2DD1">
            <w:r>
              <w:t>transportation:Network</w:t>
            </w:r>
          </w:p>
        </w:tc>
        <w:tc>
          <w:tcPr>
            <w:tcW w:w="2527" w:type="dxa"/>
          </w:tcPr>
          <w:p w14:paraId="5A95444A" w14:textId="77777777" w:rsidR="00EA2DD1" w:rsidRDefault="00EA2DD1" w:rsidP="00EA2DD1">
            <w:r>
              <w:t>hasTravelCost</w:t>
            </w:r>
          </w:p>
        </w:tc>
        <w:tc>
          <w:tcPr>
            <w:tcW w:w="4778" w:type="dxa"/>
          </w:tcPr>
          <w:p w14:paraId="2B69B31C" w14:textId="77777777" w:rsidR="00EA2DD1" w:rsidRDefault="00EA2DD1" w:rsidP="00EA2DD1">
            <w:r>
              <w:t>only TravelCost</w:t>
            </w:r>
          </w:p>
        </w:tc>
      </w:tr>
      <w:tr w:rsidR="00EA2DD1" w14:paraId="5E917E4F" w14:textId="77777777" w:rsidTr="00EA2DD1">
        <w:trPr>
          <w:cantSplit/>
        </w:trPr>
        <w:tc>
          <w:tcPr>
            <w:tcW w:w="2271" w:type="dxa"/>
            <w:vMerge w:val="restart"/>
          </w:tcPr>
          <w:p w14:paraId="2239E223" w14:textId="77777777" w:rsidR="00EA2DD1" w:rsidRPr="00BC5636" w:rsidRDefault="00EA2DD1" w:rsidP="00EA2DD1">
            <w:r>
              <w:t>DistanceFee</w:t>
            </w:r>
          </w:p>
        </w:tc>
        <w:tc>
          <w:tcPr>
            <w:tcW w:w="2527" w:type="dxa"/>
          </w:tcPr>
          <w:p w14:paraId="21A52226" w14:textId="77777777" w:rsidR="00EA2DD1" w:rsidRDefault="00EA2DD1" w:rsidP="00EA2DD1">
            <w:r>
              <w:t>subclassOf</w:t>
            </w:r>
          </w:p>
        </w:tc>
        <w:tc>
          <w:tcPr>
            <w:tcW w:w="4778" w:type="dxa"/>
          </w:tcPr>
          <w:p w14:paraId="571BBF94" w14:textId="77777777" w:rsidR="00EA2DD1" w:rsidRDefault="00EA2DD1" w:rsidP="00EA2DD1">
            <w:r>
              <w:t>TravelCost</w:t>
            </w:r>
          </w:p>
        </w:tc>
      </w:tr>
      <w:tr w:rsidR="00EA2DD1" w14:paraId="4F0DF649" w14:textId="77777777" w:rsidTr="00EA2DD1">
        <w:trPr>
          <w:cantSplit/>
        </w:trPr>
        <w:tc>
          <w:tcPr>
            <w:tcW w:w="2271" w:type="dxa"/>
            <w:vMerge/>
          </w:tcPr>
          <w:p w14:paraId="0EA78BF9" w14:textId="77777777" w:rsidR="00EA2DD1" w:rsidRDefault="00EA2DD1" w:rsidP="00EA2DD1"/>
        </w:tc>
        <w:tc>
          <w:tcPr>
            <w:tcW w:w="2527" w:type="dxa"/>
          </w:tcPr>
          <w:p w14:paraId="4CB178D1" w14:textId="77777777" w:rsidR="00EA2DD1" w:rsidRDefault="00EA2DD1" w:rsidP="00EA2DD1">
            <w:r>
              <w:t>forDistance</w:t>
            </w:r>
          </w:p>
        </w:tc>
        <w:tc>
          <w:tcPr>
            <w:tcW w:w="4778" w:type="dxa"/>
          </w:tcPr>
          <w:p w14:paraId="4F74CDF4" w14:textId="02584E6A" w:rsidR="00EA2DD1" w:rsidRDefault="00265148" w:rsidP="00EA2DD1">
            <w:r>
              <w:t>only om:</w:t>
            </w:r>
            <w:r w:rsidR="00DE37DA">
              <w:t>length</w:t>
            </w:r>
          </w:p>
        </w:tc>
      </w:tr>
      <w:tr w:rsidR="00EA2DD1" w14:paraId="75C4ACBB" w14:textId="77777777" w:rsidTr="00EA2DD1">
        <w:trPr>
          <w:cantSplit/>
        </w:trPr>
        <w:tc>
          <w:tcPr>
            <w:tcW w:w="2271" w:type="dxa"/>
            <w:vMerge/>
          </w:tcPr>
          <w:p w14:paraId="65AE36E5" w14:textId="77777777" w:rsidR="00EA2DD1" w:rsidRDefault="00EA2DD1" w:rsidP="00EA2DD1"/>
        </w:tc>
        <w:tc>
          <w:tcPr>
            <w:tcW w:w="2527" w:type="dxa"/>
          </w:tcPr>
          <w:p w14:paraId="677CCA01" w14:textId="77777777" w:rsidR="00EA2DD1" w:rsidRDefault="00EA2DD1" w:rsidP="00EA2DD1">
            <w:r>
              <w:t>travelCostOf</w:t>
            </w:r>
          </w:p>
        </w:tc>
        <w:tc>
          <w:tcPr>
            <w:tcW w:w="4778" w:type="dxa"/>
          </w:tcPr>
          <w:p w14:paraId="395E67E6" w14:textId="77777777" w:rsidR="00EA2DD1" w:rsidRDefault="00EA2DD1" w:rsidP="00EA2DD1">
            <w:r>
              <w:t>only transportation:Arc</w:t>
            </w:r>
          </w:p>
        </w:tc>
      </w:tr>
      <w:tr w:rsidR="00EA2DD1" w14:paraId="29D555ED" w14:textId="77777777" w:rsidTr="00EA2DD1">
        <w:trPr>
          <w:cantSplit/>
        </w:trPr>
        <w:tc>
          <w:tcPr>
            <w:tcW w:w="2271" w:type="dxa"/>
            <w:vMerge w:val="restart"/>
          </w:tcPr>
          <w:p w14:paraId="15237B65" w14:textId="77777777" w:rsidR="00EA2DD1" w:rsidRDefault="00EA2DD1" w:rsidP="00EA2DD1">
            <w:r>
              <w:t>AccessFee</w:t>
            </w:r>
          </w:p>
        </w:tc>
        <w:tc>
          <w:tcPr>
            <w:tcW w:w="2527" w:type="dxa"/>
          </w:tcPr>
          <w:p w14:paraId="0D41961B" w14:textId="77777777" w:rsidR="00EA2DD1" w:rsidRDefault="00EA2DD1" w:rsidP="00EA2DD1">
            <w:r>
              <w:t>subClassOf</w:t>
            </w:r>
          </w:p>
        </w:tc>
        <w:tc>
          <w:tcPr>
            <w:tcW w:w="4778" w:type="dxa"/>
          </w:tcPr>
          <w:p w14:paraId="28283711" w14:textId="77777777" w:rsidR="00EA2DD1" w:rsidRDefault="00EA2DD1" w:rsidP="00EA2DD1">
            <w:r>
              <w:t>TravelCost</w:t>
            </w:r>
          </w:p>
        </w:tc>
      </w:tr>
      <w:tr w:rsidR="00EA2DD1" w14:paraId="4F177C4C" w14:textId="77777777" w:rsidTr="00EA2DD1">
        <w:trPr>
          <w:cantSplit/>
        </w:trPr>
        <w:tc>
          <w:tcPr>
            <w:tcW w:w="2271" w:type="dxa"/>
            <w:vMerge/>
          </w:tcPr>
          <w:p w14:paraId="784E3B43" w14:textId="77777777" w:rsidR="00EA2DD1" w:rsidRDefault="00EA2DD1" w:rsidP="00EA2DD1"/>
        </w:tc>
        <w:tc>
          <w:tcPr>
            <w:tcW w:w="2527" w:type="dxa"/>
          </w:tcPr>
          <w:p w14:paraId="6C447532" w14:textId="77777777" w:rsidR="00EA2DD1" w:rsidRDefault="00EA2DD1" w:rsidP="00EA2DD1">
            <w:r>
              <w:t>travelCostOf</w:t>
            </w:r>
          </w:p>
        </w:tc>
        <w:tc>
          <w:tcPr>
            <w:tcW w:w="4778" w:type="dxa"/>
          </w:tcPr>
          <w:p w14:paraId="1950E2BF" w14:textId="77777777" w:rsidR="00EA2DD1" w:rsidRDefault="00EA2DD1" w:rsidP="00EA2DD1">
            <w:r>
              <w:t>only transportation:Network</w:t>
            </w:r>
          </w:p>
        </w:tc>
      </w:tr>
    </w:tbl>
    <w:p w14:paraId="53085151" w14:textId="77777777" w:rsidR="00CC1399" w:rsidRDefault="00CC1399" w:rsidP="00A73421">
      <w:pPr>
        <w:pStyle w:val="ListParagraph"/>
        <w:numPr>
          <w:ilvl w:val="0"/>
          <w:numId w:val="0"/>
        </w:numPr>
        <w:ind w:left="720"/>
      </w:pPr>
    </w:p>
    <w:tbl>
      <w:tblPr>
        <w:tblStyle w:val="TableGrid"/>
        <w:tblpPr w:leftFromText="180" w:rightFromText="180" w:vertAnchor="text" w:horzAnchor="margin" w:tblpY="128"/>
        <w:tblW w:w="0" w:type="auto"/>
        <w:tblLook w:val="04A0" w:firstRow="1" w:lastRow="0" w:firstColumn="1" w:lastColumn="0" w:noHBand="0" w:noVBand="1"/>
      </w:tblPr>
      <w:tblGrid>
        <w:gridCol w:w="2212"/>
        <w:gridCol w:w="2489"/>
        <w:gridCol w:w="4649"/>
      </w:tblGrid>
      <w:tr w:rsidR="00E16073" w14:paraId="277DEBF2" w14:textId="77777777" w:rsidTr="00A73421">
        <w:tc>
          <w:tcPr>
            <w:tcW w:w="2248" w:type="dxa"/>
            <w:shd w:val="clear" w:color="auto" w:fill="00FFFF"/>
          </w:tcPr>
          <w:p w14:paraId="012464E0" w14:textId="77777777" w:rsidR="00E16073" w:rsidRDefault="00E16073" w:rsidP="00A73421">
            <w:pPr>
              <w:tabs>
                <w:tab w:val="left" w:pos="1027"/>
              </w:tabs>
            </w:pPr>
            <w:r>
              <w:t>Property</w:t>
            </w:r>
            <w:r>
              <w:tab/>
            </w:r>
          </w:p>
        </w:tc>
        <w:tc>
          <w:tcPr>
            <w:tcW w:w="2534" w:type="dxa"/>
            <w:shd w:val="clear" w:color="auto" w:fill="00FFFF"/>
          </w:tcPr>
          <w:p w14:paraId="6C3E8DAF" w14:textId="77777777" w:rsidR="00E16073" w:rsidRDefault="00E16073" w:rsidP="00A73421">
            <w:r>
              <w:t>Characteristic</w:t>
            </w:r>
          </w:p>
        </w:tc>
        <w:tc>
          <w:tcPr>
            <w:tcW w:w="4794" w:type="dxa"/>
            <w:shd w:val="clear" w:color="auto" w:fill="00FFFF"/>
          </w:tcPr>
          <w:p w14:paraId="36CE6824" w14:textId="77777777" w:rsidR="00E16073" w:rsidRDefault="00E16073" w:rsidP="00A73421">
            <w:r>
              <w:t>Value (if applicable)</w:t>
            </w:r>
          </w:p>
        </w:tc>
      </w:tr>
      <w:tr w:rsidR="00E16073" w14:paraId="1BB1A4B8" w14:textId="77777777" w:rsidTr="00A73421">
        <w:tc>
          <w:tcPr>
            <w:tcW w:w="2248" w:type="dxa"/>
          </w:tcPr>
          <w:p w14:paraId="24D1659A" w14:textId="77777777" w:rsidR="00E16073" w:rsidRDefault="00E16073" w:rsidP="00A73421">
            <w:r>
              <w:t>travelCostOf</w:t>
            </w:r>
          </w:p>
        </w:tc>
        <w:tc>
          <w:tcPr>
            <w:tcW w:w="2534" w:type="dxa"/>
          </w:tcPr>
          <w:p w14:paraId="103391C0" w14:textId="77777777" w:rsidR="00E16073" w:rsidRDefault="00E16073" w:rsidP="00A73421">
            <w:r>
              <w:t>inverseOf</w:t>
            </w:r>
          </w:p>
        </w:tc>
        <w:tc>
          <w:tcPr>
            <w:tcW w:w="4794" w:type="dxa"/>
          </w:tcPr>
          <w:p w14:paraId="256B2D32" w14:textId="77777777" w:rsidR="00E16073" w:rsidRDefault="00E16073" w:rsidP="00A73421">
            <w:r>
              <w:t>hasTravelCost</w:t>
            </w:r>
          </w:p>
        </w:tc>
      </w:tr>
    </w:tbl>
    <w:p w14:paraId="0908DA40" w14:textId="77777777" w:rsidR="00CC1399" w:rsidRPr="00A73421" w:rsidRDefault="00CC1399" w:rsidP="00A73421">
      <w:pPr>
        <w:pStyle w:val="ListParagraph"/>
        <w:numPr>
          <w:ilvl w:val="0"/>
          <w:numId w:val="0"/>
        </w:numPr>
        <w:rPr>
          <w:b/>
        </w:rPr>
      </w:pPr>
      <w:r w:rsidRPr="00A73421">
        <w:rPr>
          <w:b/>
        </w:rPr>
        <w:t>Ontologies</w:t>
      </w:r>
      <w:r w:rsidR="003B6261" w:rsidRPr="00A73421">
        <w:rPr>
          <w:b/>
        </w:rPr>
        <w:t xml:space="preserve"> Reused</w:t>
      </w:r>
      <w:r w:rsidRPr="00A73421">
        <w:rPr>
          <w:b/>
        </w:rPr>
        <w:t>:</w:t>
      </w:r>
    </w:p>
    <w:p w14:paraId="33A96D97" w14:textId="77777777" w:rsidR="00CC1399" w:rsidRPr="00CC1399" w:rsidRDefault="00CC1399" w:rsidP="009E4A69">
      <w:pPr>
        <w:pStyle w:val="ListParagraph"/>
      </w:pPr>
      <w:r>
        <w:t>iCity-Transportation</w:t>
      </w:r>
      <w:r w:rsidR="005B2B4C">
        <w:t xml:space="preserve"> </w:t>
      </w:r>
      <w:r>
        <w:t>Network</w:t>
      </w:r>
    </w:p>
    <w:p w14:paraId="05DE175F" w14:textId="77777777" w:rsidR="00B053A6" w:rsidRDefault="00B053A6" w:rsidP="00B053A6">
      <w:pPr>
        <w:pStyle w:val="Heading2"/>
      </w:pPr>
      <w:bookmarkStart w:id="109" w:name="_Toc17365189"/>
      <w:r>
        <w:t>Parking Ontology</w:t>
      </w:r>
      <w:bookmarkEnd w:id="109"/>
    </w:p>
    <w:p w14:paraId="34333F00" w14:textId="0835EC54" w:rsidR="00D479C9" w:rsidRPr="00D479C9" w:rsidRDefault="0089518D" w:rsidP="00D479C9">
      <w:pPr>
        <w:rPr>
          <w:i/>
        </w:rPr>
      </w:pPr>
      <w:r>
        <w:rPr>
          <w:i/>
        </w:rPr>
        <w:t>http://ontology.eil.utoronto.ca/icity/</w:t>
      </w:r>
      <w:r w:rsidR="00D479C9" w:rsidRPr="00D479C9">
        <w:rPr>
          <w:i/>
        </w:rPr>
        <w:t>Parking</w:t>
      </w:r>
      <w:r w:rsidR="00AC0B4C">
        <w:rPr>
          <w:i/>
        </w:rPr>
        <w:t>.owl</w:t>
      </w:r>
    </w:p>
    <w:p w14:paraId="2D04B247" w14:textId="77777777" w:rsidR="003B6261" w:rsidRPr="003B6261" w:rsidRDefault="003B6261" w:rsidP="003B6261">
      <w:pPr>
        <w:rPr>
          <w:b/>
        </w:rPr>
      </w:pPr>
      <w:r w:rsidRPr="003B6261">
        <w:rPr>
          <w:b/>
        </w:rPr>
        <w:t>Namespace: parking</w:t>
      </w:r>
    </w:p>
    <w:p w14:paraId="2524A0E2" w14:textId="701B8A46" w:rsidR="00FB5BA5" w:rsidRDefault="00B053A6">
      <w:pPr>
        <w:pStyle w:val="ListParagraph"/>
      </w:pPr>
      <w:r>
        <w:t>Parking</w:t>
      </w:r>
      <w:r w:rsidR="001529B8">
        <w:t xml:space="preserve"> </w:t>
      </w:r>
      <w:r w:rsidR="00E936B1">
        <w:t>Area</w:t>
      </w:r>
      <w:r>
        <w:t>: Parking</w:t>
      </w:r>
      <w:r w:rsidR="001529B8">
        <w:t xml:space="preserve"> </w:t>
      </w:r>
      <w:r w:rsidR="00E936B1">
        <w:t>Area</w:t>
      </w:r>
      <w:r>
        <w:t xml:space="preserve"> refers to some area that enables parking of Vehicles.</w:t>
      </w:r>
      <w:r w:rsidR="001529B8">
        <w:br/>
        <w:t xml:space="preserve">A Parking Area may contain </w:t>
      </w:r>
      <w:r w:rsidR="001529B8" w:rsidRPr="001529B8">
        <w:rPr>
          <w:b/>
        </w:rPr>
        <w:t>sub-Parking Areas</w:t>
      </w:r>
      <w:r w:rsidR="001529B8">
        <w:t>, the area of which may change.</w:t>
      </w:r>
      <w:r>
        <w:br/>
      </w:r>
      <w:r w:rsidR="00E936B1">
        <w:t xml:space="preserve">A </w:t>
      </w:r>
      <w:r>
        <w:t>Parking</w:t>
      </w:r>
      <w:r w:rsidR="001529B8">
        <w:t xml:space="preserve"> </w:t>
      </w:r>
      <w:r w:rsidR="00E936B1">
        <w:t>Area</w:t>
      </w:r>
      <w:r>
        <w:t xml:space="preserve"> </w:t>
      </w:r>
      <w:r w:rsidR="00E936B1">
        <w:t xml:space="preserve">has some Parking </w:t>
      </w:r>
      <w:r w:rsidR="00E936B1" w:rsidRPr="001529B8">
        <w:rPr>
          <w:b/>
        </w:rPr>
        <w:t>Policy</w:t>
      </w:r>
      <w:r w:rsidR="00E936B1">
        <w:br/>
      </w:r>
      <w:r w:rsidR="001529B8">
        <w:t xml:space="preserve">A Parking Area may provide </w:t>
      </w:r>
      <w:r w:rsidR="001529B8" w:rsidRPr="001529B8">
        <w:rPr>
          <w:b/>
        </w:rPr>
        <w:t>car changing</w:t>
      </w:r>
      <w:r w:rsidR="001529B8">
        <w:t xml:space="preserve"> stations.</w:t>
      </w:r>
      <w:r w:rsidR="001529B8">
        <w:rPr>
          <w:b/>
        </w:rPr>
        <w:br/>
      </w:r>
      <w:r w:rsidR="001529B8">
        <w:t xml:space="preserve">A Parking Area has some </w:t>
      </w:r>
      <w:r w:rsidR="001529B8" w:rsidRPr="001529B8">
        <w:rPr>
          <w:b/>
        </w:rPr>
        <w:t>Location</w:t>
      </w:r>
      <w:r w:rsidR="001529B8">
        <w:t>.</w:t>
      </w:r>
      <w:r w:rsidR="00550947">
        <w:br/>
        <w:t>A Parking Area has some vacancy (or occupancy) at some point in time.</w:t>
      </w:r>
      <w:r w:rsidR="009D5240">
        <w:rPr>
          <w:highlight w:val="yellow"/>
        </w:rPr>
        <w:br/>
      </w:r>
      <w:r w:rsidR="009D5240" w:rsidRPr="005C1EB3">
        <w:rPr>
          <w:highlight w:val="yellow"/>
        </w:rPr>
        <w:t xml:space="preserve">A parking area may be owned by some Person or Organization, and it may be allocated </w:t>
      </w:r>
      <w:r w:rsidR="004032A3" w:rsidRPr="005C1EB3">
        <w:rPr>
          <w:highlight w:val="yellow"/>
        </w:rPr>
        <w:t>for</w:t>
      </w:r>
      <w:r w:rsidR="009D5240" w:rsidRPr="005C1EB3">
        <w:rPr>
          <w:highlight w:val="yellow"/>
        </w:rPr>
        <w:t xml:space="preserve"> some Building, Location, Person, or Organization. Note that ownership and allocation of a Parking Area are distinct: an organization may own a parking area, but it may be allocated (e.g. rented) to some other organization or individual(s).</w:t>
      </w:r>
      <w:r w:rsidR="00550947">
        <w:br/>
        <w:t>A Parking Area may have some hours of operation.</w:t>
      </w:r>
      <w:r w:rsidR="004B598C">
        <w:br/>
        <w:t>A Parking Area may have some limit on the dimensions of allowed vehicles (height/width/length)</w:t>
      </w:r>
      <w:r w:rsidR="00C42448">
        <w:br/>
      </w:r>
      <w:r w:rsidR="00C42448">
        <w:rPr>
          <w:i/>
        </w:rPr>
        <w:t>associated location information (e.g. nearby crossroads, landmark, etc)</w:t>
      </w:r>
      <w:r w:rsidR="001529B8">
        <w:br/>
      </w:r>
      <w:r w:rsidR="00FB5BA5">
        <w:t>Different types (subclasses) of</w:t>
      </w:r>
      <w:r w:rsidR="00E936B1">
        <w:t xml:space="preserve"> Parking Area</w:t>
      </w:r>
      <w:r w:rsidR="00FB5BA5">
        <w:t xml:space="preserve"> may be defined as required</w:t>
      </w:r>
      <w:r w:rsidR="00E936B1">
        <w:t>, such as Street Parking Area, Lot Parking Area, Garage Parking Area, Illegal Parking Area, Loading/Unloading Zone Parking</w:t>
      </w:r>
      <w:r w:rsidR="00E936B1" w:rsidRPr="00E936B1">
        <w:t xml:space="preserve"> </w:t>
      </w:r>
      <w:r w:rsidR="00E936B1">
        <w:t>Area</w:t>
      </w:r>
      <w:r w:rsidR="00C42448">
        <w:t>,…</w:t>
      </w:r>
    </w:p>
    <w:p w14:paraId="4B9A9D2C" w14:textId="6B0EE0D3" w:rsidR="00FB5BA5" w:rsidRDefault="00FB5BA5" w:rsidP="009E4A69">
      <w:pPr>
        <w:pStyle w:val="ListParagraph"/>
      </w:pPr>
      <w:r>
        <w:t xml:space="preserve">Parking Space: A Parking Space is a Parking Area with the capacity for a single vehicle. </w:t>
      </w:r>
      <w:r w:rsidR="00F5340C">
        <w:t>(hasCapacity 1, hasVacancy 0 or 1)</w:t>
      </w:r>
      <w:r w:rsidR="00580ECE">
        <w:t xml:space="preserve">. </w:t>
      </w:r>
      <w:r>
        <w:t>Specializations of parking space may be defined based on accommodated vehicle type (e.g. small vehicles, commercial vehicles, electric vehicles,…).</w:t>
      </w:r>
      <w:r w:rsidR="00550947">
        <w:br/>
      </w:r>
      <w:r w:rsidR="00C42448">
        <w:t xml:space="preserve">has </w:t>
      </w:r>
      <w:r w:rsidR="00550947">
        <w:t>Reservations?</w:t>
      </w:r>
      <w:r w:rsidR="00550947">
        <w:br/>
      </w:r>
      <w:r w:rsidR="00C42448">
        <w:t xml:space="preserve">has </w:t>
      </w:r>
      <w:r w:rsidR="00550947">
        <w:t>Schedules?</w:t>
      </w:r>
      <w:r>
        <w:br/>
      </w:r>
      <w:r>
        <w:lastRenderedPageBreak/>
        <w:t>A Parking Space may or may not be occupied by some vehicle at a particular point in time.</w:t>
      </w:r>
      <w:r w:rsidR="00345902">
        <w:t xml:space="preserve"> If a space is occupied, its availability may be determined (or approximated) based on the scheduled/purchased time by its current occupant.</w:t>
      </w:r>
    </w:p>
    <w:p w14:paraId="4FAF4088" w14:textId="7B791DD1" w:rsidR="00C6591B" w:rsidRPr="00D67F19" w:rsidRDefault="00C6591B" w:rsidP="009E4A69">
      <w:pPr>
        <w:pStyle w:val="ListParagraph"/>
      </w:pPr>
      <w:r w:rsidRPr="00D67F19">
        <w:t xml:space="preserve">A Parking </w:t>
      </w:r>
      <w:r w:rsidR="006A26AB" w:rsidRPr="00D67F19">
        <w:t>Facility</w:t>
      </w:r>
      <w:r w:rsidRPr="00D67F19">
        <w:t xml:space="preserve"> is a parking area that is not </w:t>
      </w:r>
      <w:r w:rsidR="005631DB" w:rsidRPr="00D67F19">
        <w:t xml:space="preserve">contained by any other parking area. A Parking </w:t>
      </w:r>
      <w:r w:rsidR="006A26AB" w:rsidRPr="00D67F19">
        <w:t>Facility</w:t>
      </w:r>
      <w:r w:rsidR="005631DB" w:rsidRPr="00D67F19">
        <w:t xml:space="preserve"> may be owned by some organization and have some hours of operation; it may have a name, contact phone number, address, and possibly an associated website. </w:t>
      </w:r>
    </w:p>
    <w:p w14:paraId="23B8D708" w14:textId="615B0E1E" w:rsidR="00F5340C" w:rsidRDefault="00345902" w:rsidP="009E4A69">
      <w:pPr>
        <w:pStyle w:val="ListParagraph"/>
      </w:pPr>
      <w:r>
        <w:t>Accessible Parking</w:t>
      </w:r>
      <w:r w:rsidR="00F5340C">
        <w:t xml:space="preserve"> Space: A type of parking space reserved for users with disabilities</w:t>
      </w:r>
    </w:p>
    <w:p w14:paraId="74C44EA2" w14:textId="2A0988AD" w:rsidR="00C42448" w:rsidRDefault="00C42448" w:rsidP="009E4A69">
      <w:pPr>
        <w:pStyle w:val="ListParagraph"/>
      </w:pPr>
      <w:r>
        <w:t>EV Space: A type of parking space that provides access to some EV Charger(s)</w:t>
      </w:r>
    </w:p>
    <w:p w14:paraId="185FCC95" w14:textId="75E3DE00" w:rsidR="00FB5BA5" w:rsidRDefault="001529B8" w:rsidP="009E4A69">
      <w:pPr>
        <w:pStyle w:val="ListParagraph"/>
      </w:pPr>
      <w:r>
        <w:t>Parking Policy: A Parking Policy dictates under what terms some Parking Area is accessible for parking.</w:t>
      </w:r>
      <w:r>
        <w:br/>
        <w:t xml:space="preserve">A Parking Policy may have a </w:t>
      </w:r>
      <w:r w:rsidRPr="008E6E32">
        <w:rPr>
          <w:b/>
        </w:rPr>
        <w:t>Rate</w:t>
      </w:r>
      <w:r>
        <w:t>.</w:t>
      </w:r>
      <w:r>
        <w:br/>
        <w:t xml:space="preserve">A Parking Policy may have a </w:t>
      </w:r>
      <w:r w:rsidRPr="008E6E32">
        <w:rPr>
          <w:b/>
        </w:rPr>
        <w:t>max duration</w:t>
      </w:r>
      <w:r>
        <w:t>.</w:t>
      </w:r>
      <w:r>
        <w:br/>
        <w:t xml:space="preserve">A Parking Policy may have </w:t>
      </w:r>
      <w:r w:rsidRPr="008E6E32">
        <w:rPr>
          <w:b/>
        </w:rPr>
        <w:t>allowable periods</w:t>
      </w:r>
      <w:r w:rsidR="00550947">
        <w:rPr>
          <w:b/>
        </w:rPr>
        <w:t xml:space="preserve"> </w:t>
      </w:r>
      <w:r w:rsidR="00550947" w:rsidRPr="00E80D3C">
        <w:rPr>
          <w:i/>
        </w:rPr>
        <w:t>(these periods must be during the hours of operation of the parking area)</w:t>
      </w:r>
      <w:r>
        <w:t>.</w:t>
      </w:r>
      <w:r w:rsidR="00FB5BA5">
        <w:br/>
        <w:t>A Parking Policy may apply only to a particular class of users.</w:t>
      </w:r>
      <w:r w:rsidR="00D26047">
        <w:br/>
        <w:t>Different sorts of parking policies (subclasses) may be defined: e.g. free parking, policies for EVs, persons with accessibility needs</w:t>
      </w:r>
      <w:r w:rsidR="00A54A76">
        <w:t>.</w:t>
      </w:r>
    </w:p>
    <w:p w14:paraId="08983A1A" w14:textId="3D210F23" w:rsidR="001529B8" w:rsidRDefault="001529B8" w:rsidP="009E4A69">
      <w:pPr>
        <w:pStyle w:val="ListParagraph"/>
      </w:pPr>
      <w:r>
        <w:t xml:space="preserve">Rate: A Rate has a </w:t>
      </w:r>
      <w:r w:rsidR="00FA15AE">
        <w:rPr>
          <w:b/>
        </w:rPr>
        <w:t>monetary</w:t>
      </w:r>
      <w:r w:rsidR="00FA15AE" w:rsidRPr="008E6E32">
        <w:rPr>
          <w:b/>
        </w:rPr>
        <w:t xml:space="preserve"> </w:t>
      </w:r>
      <w:r w:rsidRPr="008E6E32">
        <w:rPr>
          <w:b/>
        </w:rPr>
        <w:t>value</w:t>
      </w:r>
      <w:r>
        <w:t xml:space="preserve"> and an </w:t>
      </w:r>
      <w:r w:rsidRPr="008E6E32">
        <w:rPr>
          <w:b/>
        </w:rPr>
        <w:t>associated duration</w:t>
      </w:r>
      <w:r>
        <w:t>.</w:t>
      </w:r>
      <w:r>
        <w:br/>
        <w:t xml:space="preserve">A Rate has a </w:t>
      </w:r>
      <w:r w:rsidRPr="008E6E32">
        <w:rPr>
          <w:b/>
        </w:rPr>
        <w:t>ParkingPaymentMethod</w:t>
      </w:r>
      <w:r>
        <w:t xml:space="preserve"> (e.g. mobile, license plate entry, cashier, meter)</w:t>
      </w:r>
      <w:r w:rsidR="00070B80">
        <w:t>.</w:t>
      </w:r>
      <w:r w:rsidR="0040449F">
        <w:br/>
        <w:t>A Rate may have some minimum charge, specified as either a monetary value or duration (e.g. regardless of the time parked, the customer will be charged at least $5, or the rate will be applied for at least 30 min).</w:t>
      </w:r>
      <w:r w:rsidR="00A7515E">
        <w:t xml:space="preserve"> A maximum cost may also be specified; for example</w:t>
      </w:r>
      <w:r w:rsidR="00EB59E8">
        <w:t>,</w:t>
      </w:r>
      <w:r w:rsidR="00A7515E">
        <w:t xml:space="preserve"> the rate may be $5 per hour, with a maximum of $20 to park for the remainder of the policy’s hours of operation.</w:t>
      </w:r>
      <w:r w:rsidR="00EB59E8">
        <w:t xml:space="preserve"> It is not always the case that the maximum cost coincides with the maximum time-based rate of the hours parked.</w:t>
      </w:r>
    </w:p>
    <w:p w14:paraId="016BD376" w14:textId="20B419CB" w:rsidR="00550947" w:rsidRDefault="00550947">
      <w:pPr>
        <w:pStyle w:val="ListParagraph"/>
      </w:pPr>
      <w:r>
        <w:t>EV charger:</w:t>
      </w:r>
      <w:r w:rsidR="00345902">
        <w:t xml:space="preserve"> A charger for electric vehicles is an amenity which may be provided by some parking spaces.</w:t>
      </w:r>
      <w:r w:rsidR="00345902">
        <w:br/>
        <w:t>An EV charger has some model and is capable of charging certain classes of vehicles.</w:t>
      </w:r>
      <w:r w:rsidR="00345902">
        <w:br/>
        <w:t>An EV charger may be available or unavailable at a given time. This availability may be predetermined based on the scheduled duration of a vehicle’s occupancy, and the time left to charge the vehicle.</w:t>
      </w:r>
    </w:p>
    <w:p w14:paraId="0583C0FE" w14:textId="191F379A" w:rsidR="006F7C33" w:rsidRPr="002F7C60" w:rsidRDefault="006F7C33" w:rsidP="00E80D3C"/>
    <w:tbl>
      <w:tblPr>
        <w:tblStyle w:val="TableGrid"/>
        <w:tblpPr w:leftFromText="180" w:rightFromText="180" w:vertAnchor="text" w:horzAnchor="margin" w:tblpY="128"/>
        <w:tblW w:w="0" w:type="auto"/>
        <w:tblLook w:val="04A0" w:firstRow="1" w:lastRow="0" w:firstColumn="1" w:lastColumn="0" w:noHBand="0" w:noVBand="1"/>
      </w:tblPr>
      <w:tblGrid>
        <w:gridCol w:w="2003"/>
        <w:gridCol w:w="3549"/>
        <w:gridCol w:w="3798"/>
      </w:tblGrid>
      <w:tr w:rsidR="00B053A6" w14:paraId="0FFD5377" w14:textId="77777777" w:rsidTr="0040449F">
        <w:trPr>
          <w:cantSplit/>
        </w:trPr>
        <w:tc>
          <w:tcPr>
            <w:tcW w:w="2003" w:type="dxa"/>
            <w:shd w:val="clear" w:color="auto" w:fill="00FFFF"/>
          </w:tcPr>
          <w:p w14:paraId="52F9B735" w14:textId="77777777" w:rsidR="00B053A6" w:rsidRDefault="00B053A6" w:rsidP="002515AE">
            <w:r>
              <w:t>Object</w:t>
            </w:r>
          </w:p>
        </w:tc>
        <w:tc>
          <w:tcPr>
            <w:tcW w:w="3549" w:type="dxa"/>
            <w:shd w:val="clear" w:color="auto" w:fill="00FFFF"/>
          </w:tcPr>
          <w:p w14:paraId="50F65C32" w14:textId="77777777" w:rsidR="00B053A6" w:rsidRDefault="00B053A6" w:rsidP="002515AE">
            <w:r>
              <w:t>Property</w:t>
            </w:r>
          </w:p>
        </w:tc>
        <w:tc>
          <w:tcPr>
            <w:tcW w:w="3798" w:type="dxa"/>
            <w:shd w:val="clear" w:color="auto" w:fill="00FFFF"/>
          </w:tcPr>
          <w:p w14:paraId="163BD23E" w14:textId="77777777" w:rsidR="00B053A6" w:rsidRDefault="00B053A6" w:rsidP="002515AE">
            <w:r>
              <w:t>Value</w:t>
            </w:r>
          </w:p>
        </w:tc>
      </w:tr>
      <w:tr w:rsidR="00783A08" w14:paraId="0C34CE29" w14:textId="77777777" w:rsidTr="0040449F">
        <w:trPr>
          <w:cantSplit/>
        </w:trPr>
        <w:tc>
          <w:tcPr>
            <w:tcW w:w="2003" w:type="dxa"/>
            <w:vMerge w:val="restart"/>
          </w:tcPr>
          <w:p w14:paraId="0477C5E4" w14:textId="77777777" w:rsidR="00783A08" w:rsidRDefault="00783A08" w:rsidP="00FE6277">
            <w:r>
              <w:t>ParkingAreaPD</w:t>
            </w:r>
          </w:p>
        </w:tc>
        <w:tc>
          <w:tcPr>
            <w:tcW w:w="3549" w:type="dxa"/>
          </w:tcPr>
          <w:p w14:paraId="01EF5E26" w14:textId="77777777" w:rsidR="00783A08" w:rsidRDefault="00783A08" w:rsidP="002515AE">
            <w:r>
              <w:t>subclassOf</w:t>
            </w:r>
          </w:p>
        </w:tc>
        <w:tc>
          <w:tcPr>
            <w:tcW w:w="3798" w:type="dxa"/>
          </w:tcPr>
          <w:p w14:paraId="56FB929F" w14:textId="77777777" w:rsidR="00783A08" w:rsidRDefault="00783A08" w:rsidP="002515AE">
            <w:r>
              <w:t>change:TimeVaryingConcept</w:t>
            </w:r>
          </w:p>
        </w:tc>
      </w:tr>
      <w:tr w:rsidR="00783A08" w14:paraId="3D1E91BE" w14:textId="77777777" w:rsidTr="0040449F">
        <w:trPr>
          <w:cantSplit/>
        </w:trPr>
        <w:tc>
          <w:tcPr>
            <w:tcW w:w="2003" w:type="dxa"/>
            <w:vMerge/>
          </w:tcPr>
          <w:p w14:paraId="60D5B0B1" w14:textId="77777777" w:rsidR="00783A08" w:rsidRDefault="00783A08" w:rsidP="00FE6277"/>
        </w:tc>
        <w:tc>
          <w:tcPr>
            <w:tcW w:w="3549" w:type="dxa"/>
          </w:tcPr>
          <w:p w14:paraId="00E8602E" w14:textId="77777777" w:rsidR="00783A08" w:rsidRDefault="00783A08" w:rsidP="00FE6277">
            <w:r>
              <w:t>equivalentClass</w:t>
            </w:r>
          </w:p>
        </w:tc>
        <w:tc>
          <w:tcPr>
            <w:tcW w:w="3798" w:type="dxa"/>
          </w:tcPr>
          <w:p w14:paraId="6DBE6B12" w14:textId="77777777" w:rsidR="00783A08" w:rsidRDefault="00783A08" w:rsidP="0041621A">
            <w:r>
              <w:t>change:hasManifestation some ParkingArea and  change:hasManifestation only ParkingArea</w:t>
            </w:r>
          </w:p>
        </w:tc>
      </w:tr>
      <w:tr w:rsidR="00783A08" w14:paraId="38E14C3F" w14:textId="77777777" w:rsidTr="0040449F">
        <w:trPr>
          <w:cantSplit/>
        </w:trPr>
        <w:tc>
          <w:tcPr>
            <w:tcW w:w="2003" w:type="dxa"/>
            <w:vMerge/>
          </w:tcPr>
          <w:p w14:paraId="58CA034F" w14:textId="77777777" w:rsidR="00783A08" w:rsidRDefault="00783A08" w:rsidP="00FE6277"/>
        </w:tc>
        <w:tc>
          <w:tcPr>
            <w:tcW w:w="3549" w:type="dxa"/>
          </w:tcPr>
          <w:p w14:paraId="58EDCD02" w14:textId="77777777" w:rsidR="00783A08" w:rsidRDefault="00783A08" w:rsidP="00FE6277">
            <w:r>
              <w:t>change:existsAt</w:t>
            </w:r>
          </w:p>
        </w:tc>
        <w:tc>
          <w:tcPr>
            <w:tcW w:w="3798" w:type="dxa"/>
          </w:tcPr>
          <w:p w14:paraId="35DEA15D" w14:textId="77777777" w:rsidR="00783A08" w:rsidRDefault="00783A08" w:rsidP="00FE6277">
            <w:r>
              <w:t>exactly 1 time:Interval</w:t>
            </w:r>
          </w:p>
        </w:tc>
      </w:tr>
      <w:tr w:rsidR="00783A08" w14:paraId="48C87012" w14:textId="77777777" w:rsidTr="0040449F">
        <w:trPr>
          <w:cantSplit/>
        </w:trPr>
        <w:tc>
          <w:tcPr>
            <w:tcW w:w="2003" w:type="dxa"/>
            <w:vMerge/>
          </w:tcPr>
          <w:p w14:paraId="3636D019" w14:textId="77777777" w:rsidR="00783A08" w:rsidRDefault="00783A08" w:rsidP="00FE6277"/>
        </w:tc>
        <w:tc>
          <w:tcPr>
            <w:tcW w:w="3549" w:type="dxa"/>
          </w:tcPr>
          <w:p w14:paraId="6FDA264C" w14:textId="77777777" w:rsidR="00783A08" w:rsidRDefault="00783A08" w:rsidP="00FE6277">
            <w:r>
              <w:t>spatial_loc:hasLocation</w:t>
            </w:r>
          </w:p>
        </w:tc>
        <w:tc>
          <w:tcPr>
            <w:tcW w:w="3798" w:type="dxa"/>
          </w:tcPr>
          <w:p w14:paraId="1EFC1BEF" w14:textId="17622863" w:rsidR="00783A08" w:rsidRDefault="00783A08" w:rsidP="002768AB">
            <w:r>
              <w:t>exactly 1 spatial_loc:SpatialFeature</w:t>
            </w:r>
          </w:p>
        </w:tc>
      </w:tr>
      <w:tr w:rsidR="00783A08" w14:paraId="731ABEE6" w14:textId="77777777" w:rsidTr="0040449F">
        <w:trPr>
          <w:cantSplit/>
        </w:trPr>
        <w:tc>
          <w:tcPr>
            <w:tcW w:w="2003" w:type="dxa"/>
            <w:vMerge/>
          </w:tcPr>
          <w:p w14:paraId="60C62304" w14:textId="77777777" w:rsidR="00783A08" w:rsidRDefault="00783A08" w:rsidP="00FE6277"/>
        </w:tc>
        <w:tc>
          <w:tcPr>
            <w:tcW w:w="3549" w:type="dxa"/>
          </w:tcPr>
          <w:p w14:paraId="2C3A4C76" w14:textId="641A8386" w:rsidR="00783A08" w:rsidRDefault="00783A08" w:rsidP="00FE6277">
            <w:r>
              <w:t>spatial_loc:hasAssociatedLocation</w:t>
            </w:r>
          </w:p>
        </w:tc>
        <w:tc>
          <w:tcPr>
            <w:tcW w:w="3798" w:type="dxa"/>
          </w:tcPr>
          <w:p w14:paraId="539415F2" w14:textId="0A4A6A45" w:rsidR="00783A08" w:rsidRDefault="00783A08" w:rsidP="002768AB">
            <w:r>
              <w:t>only spatial_loc:SpatialFeature</w:t>
            </w:r>
          </w:p>
        </w:tc>
      </w:tr>
      <w:tr w:rsidR="003B4D7A" w14:paraId="1DB5B466" w14:textId="77777777" w:rsidTr="0040449F">
        <w:trPr>
          <w:cantSplit/>
        </w:trPr>
        <w:tc>
          <w:tcPr>
            <w:tcW w:w="2003" w:type="dxa"/>
            <w:vMerge/>
          </w:tcPr>
          <w:p w14:paraId="7F08DA0E" w14:textId="77777777" w:rsidR="003B4D7A" w:rsidRDefault="003B4D7A" w:rsidP="00FE6277"/>
        </w:tc>
        <w:tc>
          <w:tcPr>
            <w:tcW w:w="3549" w:type="dxa"/>
          </w:tcPr>
          <w:p w14:paraId="11A259E7" w14:textId="7E6082DF" w:rsidR="003B4D7A" w:rsidRDefault="00D5637A" w:rsidP="00FE6277">
            <w:r>
              <w:t>parkingPartOfBuilding</w:t>
            </w:r>
          </w:p>
        </w:tc>
        <w:tc>
          <w:tcPr>
            <w:tcW w:w="3798" w:type="dxa"/>
          </w:tcPr>
          <w:p w14:paraId="1C5FAE7D" w14:textId="50A9EB32" w:rsidR="003B4D7A" w:rsidRDefault="00D5637A" w:rsidP="002768AB">
            <w:r>
              <w:t>only Building</w:t>
            </w:r>
          </w:p>
        </w:tc>
      </w:tr>
      <w:tr w:rsidR="00783A08" w14:paraId="56A5ACB8" w14:textId="77777777" w:rsidTr="0040449F">
        <w:trPr>
          <w:cantSplit/>
        </w:trPr>
        <w:tc>
          <w:tcPr>
            <w:tcW w:w="2003" w:type="dxa"/>
            <w:vMerge/>
          </w:tcPr>
          <w:p w14:paraId="49AFDD6A" w14:textId="77777777" w:rsidR="00783A08" w:rsidRDefault="00783A08" w:rsidP="00FE6277"/>
        </w:tc>
        <w:tc>
          <w:tcPr>
            <w:tcW w:w="3549" w:type="dxa"/>
          </w:tcPr>
          <w:p w14:paraId="7ACE106F" w14:textId="274A69CB" w:rsidR="00783A08" w:rsidRDefault="00783A08" w:rsidP="00FE6277">
            <w:r>
              <w:t>maxAdmittableHeight</w:t>
            </w:r>
          </w:p>
        </w:tc>
        <w:tc>
          <w:tcPr>
            <w:tcW w:w="3798" w:type="dxa"/>
          </w:tcPr>
          <w:p w14:paraId="4E5965DD" w14:textId="316535A8" w:rsidR="00783A08" w:rsidRDefault="00783A08" w:rsidP="002768AB">
            <w:r>
              <w:t>exactly 1 om:length</w:t>
            </w:r>
          </w:p>
        </w:tc>
      </w:tr>
      <w:tr w:rsidR="00783A08" w14:paraId="6803DC93" w14:textId="77777777" w:rsidTr="0040449F">
        <w:trPr>
          <w:cantSplit/>
        </w:trPr>
        <w:tc>
          <w:tcPr>
            <w:tcW w:w="2003" w:type="dxa"/>
            <w:vMerge/>
          </w:tcPr>
          <w:p w14:paraId="466B5B0F" w14:textId="77777777" w:rsidR="00783A08" w:rsidRDefault="00783A08" w:rsidP="00C861C8"/>
        </w:tc>
        <w:tc>
          <w:tcPr>
            <w:tcW w:w="3549" w:type="dxa"/>
          </w:tcPr>
          <w:p w14:paraId="1F913388" w14:textId="54B91321" w:rsidR="00783A08" w:rsidRDefault="00783A08" w:rsidP="00C861C8">
            <w:r>
              <w:t>maxAdmittableWidth</w:t>
            </w:r>
          </w:p>
        </w:tc>
        <w:tc>
          <w:tcPr>
            <w:tcW w:w="3798" w:type="dxa"/>
          </w:tcPr>
          <w:p w14:paraId="20729D28" w14:textId="02E82E55" w:rsidR="00783A08" w:rsidRDefault="00783A08" w:rsidP="00C861C8">
            <w:r>
              <w:t>exactly 1  om:length</w:t>
            </w:r>
          </w:p>
        </w:tc>
      </w:tr>
      <w:tr w:rsidR="00783A08" w14:paraId="3E03977D" w14:textId="77777777" w:rsidTr="0040449F">
        <w:trPr>
          <w:cantSplit/>
        </w:trPr>
        <w:tc>
          <w:tcPr>
            <w:tcW w:w="2003" w:type="dxa"/>
            <w:vMerge/>
          </w:tcPr>
          <w:p w14:paraId="36598E83" w14:textId="77777777" w:rsidR="00783A08" w:rsidRDefault="00783A08" w:rsidP="00C861C8"/>
        </w:tc>
        <w:tc>
          <w:tcPr>
            <w:tcW w:w="3549" w:type="dxa"/>
          </w:tcPr>
          <w:p w14:paraId="24BD0DD6" w14:textId="6DB4174D" w:rsidR="00783A08" w:rsidRDefault="00783A08" w:rsidP="00C861C8">
            <w:r>
              <w:t>maxAdmittableLength</w:t>
            </w:r>
          </w:p>
        </w:tc>
        <w:tc>
          <w:tcPr>
            <w:tcW w:w="3798" w:type="dxa"/>
          </w:tcPr>
          <w:p w14:paraId="03C880D8" w14:textId="0565E5D9" w:rsidR="00783A08" w:rsidRDefault="00783A08" w:rsidP="00C861C8">
            <w:r>
              <w:t>exactly 1  om:length</w:t>
            </w:r>
          </w:p>
        </w:tc>
      </w:tr>
      <w:tr w:rsidR="00783A08" w14:paraId="47FCBED3" w14:textId="77777777" w:rsidTr="0040449F">
        <w:trPr>
          <w:cantSplit/>
        </w:trPr>
        <w:tc>
          <w:tcPr>
            <w:tcW w:w="2003" w:type="dxa"/>
            <w:vMerge/>
          </w:tcPr>
          <w:p w14:paraId="2E5A98F4" w14:textId="77777777" w:rsidR="00783A08" w:rsidRDefault="00783A08" w:rsidP="00C861C8"/>
        </w:tc>
        <w:tc>
          <w:tcPr>
            <w:tcW w:w="3549" w:type="dxa"/>
          </w:tcPr>
          <w:p w14:paraId="64AA882E" w14:textId="2197CC80" w:rsidR="00783A08" w:rsidRDefault="00783A08" w:rsidP="00C861C8">
            <w:r>
              <w:t>has Address</w:t>
            </w:r>
          </w:p>
        </w:tc>
        <w:tc>
          <w:tcPr>
            <w:tcW w:w="3798" w:type="dxa"/>
          </w:tcPr>
          <w:p w14:paraId="7D3727BF" w14:textId="578D0086" w:rsidR="00783A08" w:rsidRDefault="00783A08" w:rsidP="00C861C8">
            <w:r>
              <w:t>only icontact:Address</w:t>
            </w:r>
          </w:p>
        </w:tc>
      </w:tr>
      <w:tr w:rsidR="005C1EB3" w14:paraId="5EC75941" w14:textId="77777777" w:rsidTr="0040449F">
        <w:trPr>
          <w:cantSplit/>
        </w:trPr>
        <w:tc>
          <w:tcPr>
            <w:tcW w:w="2003" w:type="dxa"/>
            <w:vMerge w:val="restart"/>
          </w:tcPr>
          <w:p w14:paraId="4C8050FC" w14:textId="77777777" w:rsidR="005C1EB3" w:rsidRDefault="005C1EB3" w:rsidP="00C861C8">
            <w:r>
              <w:t>ParkingArea</w:t>
            </w:r>
          </w:p>
        </w:tc>
        <w:tc>
          <w:tcPr>
            <w:tcW w:w="3549" w:type="dxa"/>
          </w:tcPr>
          <w:p w14:paraId="71AFA358" w14:textId="77777777" w:rsidR="005C1EB3" w:rsidRDefault="005C1EB3" w:rsidP="00C861C8">
            <w:r>
              <w:t>subclassOf</w:t>
            </w:r>
          </w:p>
        </w:tc>
        <w:tc>
          <w:tcPr>
            <w:tcW w:w="3798" w:type="dxa"/>
          </w:tcPr>
          <w:p w14:paraId="7A1A51F7" w14:textId="77777777" w:rsidR="005C1EB3" w:rsidRDefault="005C1EB3" w:rsidP="00C861C8">
            <w:r>
              <w:t>change:Manifestation</w:t>
            </w:r>
          </w:p>
        </w:tc>
      </w:tr>
      <w:tr w:rsidR="005C1EB3" w14:paraId="11BA226C" w14:textId="77777777" w:rsidTr="0040449F">
        <w:trPr>
          <w:cantSplit/>
        </w:trPr>
        <w:tc>
          <w:tcPr>
            <w:tcW w:w="2003" w:type="dxa"/>
            <w:vMerge/>
          </w:tcPr>
          <w:p w14:paraId="20B7FB71" w14:textId="77777777" w:rsidR="005C1EB3" w:rsidRDefault="005C1EB3" w:rsidP="00C861C8"/>
        </w:tc>
        <w:tc>
          <w:tcPr>
            <w:tcW w:w="3549" w:type="dxa"/>
          </w:tcPr>
          <w:p w14:paraId="4D35D5F2" w14:textId="77777777" w:rsidR="005C1EB3" w:rsidRDefault="005C1EB3" w:rsidP="00C861C8">
            <w:r>
              <w:t>equivalentClass</w:t>
            </w:r>
          </w:p>
        </w:tc>
        <w:tc>
          <w:tcPr>
            <w:tcW w:w="3798" w:type="dxa"/>
          </w:tcPr>
          <w:p w14:paraId="255D9216" w14:textId="77777777" w:rsidR="005C1EB3" w:rsidRDefault="005C1EB3" w:rsidP="00C861C8">
            <w:r>
              <w:t>change:manifestationOf some ParkingAreaPD and  change:manifestationOf only ParkingAreaPD</w:t>
            </w:r>
          </w:p>
        </w:tc>
      </w:tr>
      <w:tr w:rsidR="005C1EB3" w14:paraId="3D3D779E" w14:textId="77777777" w:rsidTr="0040449F">
        <w:trPr>
          <w:cantSplit/>
        </w:trPr>
        <w:tc>
          <w:tcPr>
            <w:tcW w:w="2003" w:type="dxa"/>
            <w:vMerge/>
          </w:tcPr>
          <w:p w14:paraId="2CC74734" w14:textId="77777777" w:rsidR="005C1EB3" w:rsidRDefault="005C1EB3" w:rsidP="00C861C8"/>
        </w:tc>
        <w:tc>
          <w:tcPr>
            <w:tcW w:w="3549" w:type="dxa"/>
          </w:tcPr>
          <w:p w14:paraId="740351AE" w14:textId="77777777" w:rsidR="005C1EB3" w:rsidRDefault="005C1EB3" w:rsidP="00C861C8">
            <w:r>
              <w:t>change:existsAt</w:t>
            </w:r>
          </w:p>
        </w:tc>
        <w:tc>
          <w:tcPr>
            <w:tcW w:w="3798" w:type="dxa"/>
          </w:tcPr>
          <w:p w14:paraId="3E617E77" w14:textId="77777777" w:rsidR="005C1EB3" w:rsidRDefault="005C1EB3" w:rsidP="00C861C8">
            <w:r>
              <w:t>exactly 1  time:TemporalEntity</w:t>
            </w:r>
          </w:p>
        </w:tc>
      </w:tr>
      <w:tr w:rsidR="005C1EB3" w14:paraId="163A9AD0" w14:textId="77777777" w:rsidTr="0040449F">
        <w:trPr>
          <w:cantSplit/>
        </w:trPr>
        <w:tc>
          <w:tcPr>
            <w:tcW w:w="2003" w:type="dxa"/>
            <w:vMerge/>
          </w:tcPr>
          <w:p w14:paraId="7A22C0D0" w14:textId="77777777" w:rsidR="005C1EB3" w:rsidRDefault="005C1EB3" w:rsidP="00C861C8"/>
        </w:tc>
        <w:tc>
          <w:tcPr>
            <w:tcW w:w="3549" w:type="dxa"/>
          </w:tcPr>
          <w:p w14:paraId="224BD24B" w14:textId="6FE98685" w:rsidR="003A7D7E" w:rsidRPr="00723D39" w:rsidRDefault="00891743" w:rsidP="00C861C8">
            <w:r w:rsidRPr="00723D39">
              <w:t>hasSubParkingArea</w:t>
            </w:r>
          </w:p>
        </w:tc>
        <w:tc>
          <w:tcPr>
            <w:tcW w:w="3798" w:type="dxa"/>
          </w:tcPr>
          <w:p w14:paraId="51CF3BEC" w14:textId="77777777" w:rsidR="005C1EB3" w:rsidRPr="00723D39" w:rsidRDefault="005C1EB3" w:rsidP="00C861C8">
            <w:r w:rsidRPr="00723D39">
              <w:t>only ParkingArea</w:t>
            </w:r>
          </w:p>
        </w:tc>
      </w:tr>
      <w:tr w:rsidR="005C1EB3" w14:paraId="50FBF965" w14:textId="77777777" w:rsidTr="0040449F">
        <w:trPr>
          <w:cantSplit/>
        </w:trPr>
        <w:tc>
          <w:tcPr>
            <w:tcW w:w="2003" w:type="dxa"/>
            <w:vMerge/>
          </w:tcPr>
          <w:p w14:paraId="7E60B349" w14:textId="77777777" w:rsidR="005C1EB3" w:rsidRDefault="005C1EB3" w:rsidP="00C861C8"/>
        </w:tc>
        <w:tc>
          <w:tcPr>
            <w:tcW w:w="3549" w:type="dxa"/>
          </w:tcPr>
          <w:p w14:paraId="5ECAF998" w14:textId="260EECC5" w:rsidR="005C1EB3" w:rsidRDefault="005C1EB3" w:rsidP="00C861C8">
            <w:r>
              <w:t>hasVehicleCapacity</w:t>
            </w:r>
          </w:p>
        </w:tc>
        <w:tc>
          <w:tcPr>
            <w:tcW w:w="3798" w:type="dxa"/>
          </w:tcPr>
          <w:p w14:paraId="2BD622A6" w14:textId="0E16232B" w:rsidR="005C1EB3" w:rsidRDefault="005C1EB3" w:rsidP="00C861C8">
            <w:r>
              <w:t>only (CapacitySize and gci:cardinality_of only (gci:defined_by only Vehicle))</w:t>
            </w:r>
          </w:p>
        </w:tc>
      </w:tr>
      <w:tr w:rsidR="005C1EB3" w14:paraId="32775CC7" w14:textId="77777777" w:rsidTr="0040449F">
        <w:trPr>
          <w:cantSplit/>
        </w:trPr>
        <w:tc>
          <w:tcPr>
            <w:tcW w:w="2003" w:type="dxa"/>
            <w:vMerge/>
          </w:tcPr>
          <w:p w14:paraId="6151DB60" w14:textId="77777777" w:rsidR="005C1EB3" w:rsidRDefault="005C1EB3" w:rsidP="00C861C8"/>
        </w:tc>
        <w:tc>
          <w:tcPr>
            <w:tcW w:w="3549" w:type="dxa"/>
          </w:tcPr>
          <w:p w14:paraId="1C59EC76" w14:textId="77777777" w:rsidR="005C1EB3" w:rsidRDefault="005C1EB3" w:rsidP="00C861C8">
            <w:r>
              <w:t>hasParkingPolicy</w:t>
            </w:r>
          </w:p>
        </w:tc>
        <w:tc>
          <w:tcPr>
            <w:tcW w:w="3798" w:type="dxa"/>
          </w:tcPr>
          <w:p w14:paraId="40D124A3" w14:textId="77777777" w:rsidR="005C1EB3" w:rsidRDefault="005C1EB3" w:rsidP="00C861C8">
            <w:r>
              <w:t>only ParkingPolicy</w:t>
            </w:r>
          </w:p>
        </w:tc>
      </w:tr>
      <w:tr w:rsidR="005C1EB3" w14:paraId="2A9BA09E" w14:textId="77777777" w:rsidTr="0040449F">
        <w:trPr>
          <w:cantSplit/>
        </w:trPr>
        <w:tc>
          <w:tcPr>
            <w:tcW w:w="2003" w:type="dxa"/>
            <w:vMerge/>
          </w:tcPr>
          <w:p w14:paraId="282F16C9" w14:textId="77777777" w:rsidR="005C1EB3" w:rsidRDefault="005C1EB3" w:rsidP="00C861C8"/>
        </w:tc>
        <w:tc>
          <w:tcPr>
            <w:tcW w:w="3549" w:type="dxa"/>
          </w:tcPr>
          <w:p w14:paraId="3189E45A" w14:textId="77777777" w:rsidR="005C1EB3" w:rsidRDefault="005C1EB3" w:rsidP="00C861C8">
            <w:pPr>
              <w:tabs>
                <w:tab w:val="left" w:pos="1515"/>
              </w:tabs>
            </w:pPr>
            <w:r>
              <w:t>hasChargingStations</w:t>
            </w:r>
          </w:p>
        </w:tc>
        <w:tc>
          <w:tcPr>
            <w:tcW w:w="3798" w:type="dxa"/>
          </w:tcPr>
          <w:p w14:paraId="120A278A" w14:textId="77777777" w:rsidR="005C1EB3" w:rsidRDefault="005C1EB3" w:rsidP="00C861C8">
            <w:r>
              <w:t>exactly 1 xsd:integer</w:t>
            </w:r>
          </w:p>
        </w:tc>
      </w:tr>
      <w:tr w:rsidR="005C1EB3" w14:paraId="5169430A" w14:textId="77777777" w:rsidTr="0040449F">
        <w:trPr>
          <w:cantSplit/>
        </w:trPr>
        <w:tc>
          <w:tcPr>
            <w:tcW w:w="2003" w:type="dxa"/>
            <w:vMerge/>
          </w:tcPr>
          <w:p w14:paraId="4C1D11DA" w14:textId="77777777" w:rsidR="005C1EB3" w:rsidRDefault="005C1EB3" w:rsidP="00C861C8"/>
        </w:tc>
        <w:tc>
          <w:tcPr>
            <w:tcW w:w="3549" w:type="dxa"/>
          </w:tcPr>
          <w:p w14:paraId="1242BFAD" w14:textId="7B1B5506" w:rsidR="005C1EB3" w:rsidRDefault="005C1EB3" w:rsidP="00C861C8">
            <w:pPr>
              <w:tabs>
                <w:tab w:val="left" w:pos="1515"/>
              </w:tabs>
            </w:pPr>
            <w:r>
              <w:t>resource:ownedBy</w:t>
            </w:r>
          </w:p>
        </w:tc>
        <w:tc>
          <w:tcPr>
            <w:tcW w:w="3798" w:type="dxa"/>
          </w:tcPr>
          <w:p w14:paraId="25BFFD68" w14:textId="32626434" w:rsidR="005C1EB3" w:rsidRDefault="005C1EB3" w:rsidP="00C861C8">
            <w:r>
              <w:t>some Person or Organization</w:t>
            </w:r>
          </w:p>
        </w:tc>
      </w:tr>
      <w:tr w:rsidR="005C1EB3" w14:paraId="36872DF5" w14:textId="77777777" w:rsidTr="0040449F">
        <w:trPr>
          <w:cantSplit/>
        </w:trPr>
        <w:tc>
          <w:tcPr>
            <w:tcW w:w="2003" w:type="dxa"/>
            <w:vMerge/>
          </w:tcPr>
          <w:p w14:paraId="1ED7DB92" w14:textId="77777777" w:rsidR="005C1EB3" w:rsidRDefault="005C1EB3" w:rsidP="00C861C8"/>
        </w:tc>
        <w:tc>
          <w:tcPr>
            <w:tcW w:w="3549" w:type="dxa"/>
          </w:tcPr>
          <w:p w14:paraId="5A0F2CCE" w14:textId="7AFAE651" w:rsidR="005C1EB3" w:rsidRDefault="005C1EB3" w:rsidP="00C861C8">
            <w:pPr>
              <w:tabs>
                <w:tab w:val="left" w:pos="1515"/>
              </w:tabs>
            </w:pPr>
            <w:r>
              <w:t>occupiedBy</w:t>
            </w:r>
          </w:p>
        </w:tc>
        <w:tc>
          <w:tcPr>
            <w:tcW w:w="3798" w:type="dxa"/>
          </w:tcPr>
          <w:p w14:paraId="1336C097" w14:textId="0662BB39" w:rsidR="005C1EB3" w:rsidRDefault="005C1EB3" w:rsidP="00C861C8">
            <w:r>
              <w:t>only Vehicle</w:t>
            </w:r>
          </w:p>
        </w:tc>
      </w:tr>
      <w:tr w:rsidR="005C1EB3" w14:paraId="3B781502" w14:textId="77777777" w:rsidTr="0040449F">
        <w:trPr>
          <w:cantSplit/>
        </w:trPr>
        <w:tc>
          <w:tcPr>
            <w:tcW w:w="2003" w:type="dxa"/>
            <w:vMerge/>
          </w:tcPr>
          <w:p w14:paraId="32A42A47" w14:textId="77777777" w:rsidR="005C1EB3" w:rsidRDefault="005C1EB3" w:rsidP="00C861C8"/>
        </w:tc>
        <w:tc>
          <w:tcPr>
            <w:tcW w:w="3549" w:type="dxa"/>
          </w:tcPr>
          <w:p w14:paraId="5EF6A5A1" w14:textId="08CAD368" w:rsidR="005C1EB3" w:rsidRDefault="005C1EB3" w:rsidP="00C861C8">
            <w:pPr>
              <w:tabs>
                <w:tab w:val="left" w:pos="1515"/>
              </w:tabs>
            </w:pPr>
            <w:r>
              <w:t>isOpen</w:t>
            </w:r>
          </w:p>
        </w:tc>
        <w:tc>
          <w:tcPr>
            <w:tcW w:w="3798" w:type="dxa"/>
          </w:tcPr>
          <w:p w14:paraId="373D0866" w14:textId="681D02E9" w:rsidR="005C1EB3" w:rsidRDefault="005C1EB3" w:rsidP="00C861C8">
            <w:r>
              <w:t>exactly 1 xsd:boolean</w:t>
            </w:r>
          </w:p>
        </w:tc>
      </w:tr>
      <w:tr w:rsidR="005C1EB3" w14:paraId="2EE14226" w14:textId="77777777" w:rsidTr="0040449F">
        <w:trPr>
          <w:cantSplit/>
        </w:trPr>
        <w:tc>
          <w:tcPr>
            <w:tcW w:w="2003" w:type="dxa"/>
            <w:vMerge/>
          </w:tcPr>
          <w:p w14:paraId="3F6AA442" w14:textId="77777777" w:rsidR="005C1EB3" w:rsidRDefault="005C1EB3" w:rsidP="00C861C8"/>
        </w:tc>
        <w:tc>
          <w:tcPr>
            <w:tcW w:w="3549" w:type="dxa"/>
          </w:tcPr>
          <w:p w14:paraId="792C435A" w14:textId="143B36BC" w:rsidR="005C1EB3" w:rsidRDefault="005C1EB3" w:rsidP="00C861C8">
            <w:pPr>
              <w:tabs>
                <w:tab w:val="left" w:pos="1515"/>
              </w:tabs>
            </w:pPr>
            <w:r>
              <w:t>hasParkingService</w:t>
            </w:r>
          </w:p>
        </w:tc>
        <w:tc>
          <w:tcPr>
            <w:tcW w:w="3798" w:type="dxa"/>
          </w:tcPr>
          <w:p w14:paraId="3220C98F" w14:textId="0C123D01" w:rsidR="005C1EB3" w:rsidRDefault="005C1EB3" w:rsidP="00C861C8">
            <w:r>
              <w:t>only ParkingService</w:t>
            </w:r>
          </w:p>
        </w:tc>
      </w:tr>
      <w:tr w:rsidR="005C1EB3" w14:paraId="2484F6BC" w14:textId="77777777" w:rsidTr="0040449F">
        <w:trPr>
          <w:cantSplit/>
        </w:trPr>
        <w:tc>
          <w:tcPr>
            <w:tcW w:w="2003" w:type="dxa"/>
            <w:vMerge/>
          </w:tcPr>
          <w:p w14:paraId="089496E5" w14:textId="77777777" w:rsidR="005C1EB3" w:rsidRDefault="005C1EB3" w:rsidP="00C861C8"/>
        </w:tc>
        <w:tc>
          <w:tcPr>
            <w:tcW w:w="3549" w:type="dxa"/>
          </w:tcPr>
          <w:p w14:paraId="476D891C" w14:textId="07C05427" w:rsidR="005C1EB3" w:rsidRPr="005C1EB3" w:rsidRDefault="005C1EB3" w:rsidP="00C861C8">
            <w:pPr>
              <w:tabs>
                <w:tab w:val="left" w:pos="1515"/>
              </w:tabs>
            </w:pPr>
            <w:r w:rsidRPr="005C1EB3">
              <w:t>parkingAllocatedTo</w:t>
            </w:r>
          </w:p>
        </w:tc>
        <w:tc>
          <w:tcPr>
            <w:tcW w:w="3798" w:type="dxa"/>
          </w:tcPr>
          <w:p w14:paraId="5031E0AC" w14:textId="500A9939" w:rsidR="005C1EB3" w:rsidRPr="005C1EB3" w:rsidRDefault="005C1EB3" w:rsidP="00C861C8">
            <w:r w:rsidRPr="005C1EB3">
              <w:t>only (Person or Building or Organization or Feature)</w:t>
            </w:r>
          </w:p>
        </w:tc>
      </w:tr>
      <w:tr w:rsidR="001D7CBC" w14:paraId="12C9AB6B" w14:textId="77777777" w:rsidTr="0040449F">
        <w:trPr>
          <w:cantSplit/>
        </w:trPr>
        <w:tc>
          <w:tcPr>
            <w:tcW w:w="2003" w:type="dxa"/>
            <w:vMerge w:val="restart"/>
          </w:tcPr>
          <w:p w14:paraId="7EE78338" w14:textId="386C0908" w:rsidR="001D7CBC" w:rsidRDefault="00E65DBC" w:rsidP="001D7CBC">
            <w:r>
              <w:t>ParkingFacility</w:t>
            </w:r>
            <w:r w:rsidR="001D7CBC">
              <w:t>PD</w:t>
            </w:r>
          </w:p>
        </w:tc>
        <w:tc>
          <w:tcPr>
            <w:tcW w:w="3549" w:type="dxa"/>
          </w:tcPr>
          <w:p w14:paraId="12A1FA5A" w14:textId="46165F60" w:rsidR="001D7CBC" w:rsidRDefault="001D7CBC" w:rsidP="001D7CBC">
            <w:pPr>
              <w:tabs>
                <w:tab w:val="left" w:pos="1515"/>
              </w:tabs>
            </w:pPr>
            <w:r>
              <w:t>subclassOf</w:t>
            </w:r>
          </w:p>
        </w:tc>
        <w:tc>
          <w:tcPr>
            <w:tcW w:w="3798" w:type="dxa"/>
          </w:tcPr>
          <w:p w14:paraId="6B0DFDAC" w14:textId="6B9FC2DD" w:rsidR="001D7CBC" w:rsidRDefault="00A87357" w:rsidP="001D7CBC">
            <w:r>
              <w:t>park:ParkingAreaPD</w:t>
            </w:r>
          </w:p>
        </w:tc>
      </w:tr>
      <w:tr w:rsidR="001D7CBC" w14:paraId="50DC567A" w14:textId="77777777" w:rsidTr="0040449F">
        <w:trPr>
          <w:cantSplit/>
        </w:trPr>
        <w:tc>
          <w:tcPr>
            <w:tcW w:w="2003" w:type="dxa"/>
            <w:vMerge/>
          </w:tcPr>
          <w:p w14:paraId="37748024" w14:textId="77777777" w:rsidR="001D7CBC" w:rsidRDefault="001D7CBC" w:rsidP="001D7CBC"/>
        </w:tc>
        <w:tc>
          <w:tcPr>
            <w:tcW w:w="3549" w:type="dxa"/>
          </w:tcPr>
          <w:p w14:paraId="0B64B960" w14:textId="697AFA3D" w:rsidR="001D7CBC" w:rsidRDefault="001D7CBC" w:rsidP="001D7CBC">
            <w:pPr>
              <w:tabs>
                <w:tab w:val="left" w:pos="1515"/>
              </w:tabs>
            </w:pPr>
            <w:r>
              <w:t>equivalentClass</w:t>
            </w:r>
          </w:p>
        </w:tc>
        <w:tc>
          <w:tcPr>
            <w:tcW w:w="3798" w:type="dxa"/>
          </w:tcPr>
          <w:p w14:paraId="3228589D" w14:textId="2C1D519E" w:rsidR="001D7CBC" w:rsidRDefault="001D7CBC" w:rsidP="001D7CBC">
            <w:r>
              <w:t>change:hasManifestation some ParkingLot and  change:hasManifestation only ParkingLot</w:t>
            </w:r>
          </w:p>
        </w:tc>
      </w:tr>
      <w:tr w:rsidR="003329EF" w14:paraId="1D140910" w14:textId="77777777" w:rsidTr="0040449F">
        <w:trPr>
          <w:cantSplit/>
        </w:trPr>
        <w:tc>
          <w:tcPr>
            <w:tcW w:w="2003" w:type="dxa"/>
            <w:vMerge w:val="restart"/>
          </w:tcPr>
          <w:p w14:paraId="219E0F6E" w14:textId="6B913B1B" w:rsidR="003329EF" w:rsidRDefault="003329EF" w:rsidP="001D7CBC">
            <w:r>
              <w:t>Parkin</w:t>
            </w:r>
            <w:r w:rsidR="00E65DBC">
              <w:t>gFacility</w:t>
            </w:r>
          </w:p>
        </w:tc>
        <w:tc>
          <w:tcPr>
            <w:tcW w:w="3549" w:type="dxa"/>
          </w:tcPr>
          <w:p w14:paraId="47C2BAF0" w14:textId="030915CD" w:rsidR="003329EF" w:rsidRDefault="003329EF" w:rsidP="001D7CBC">
            <w:pPr>
              <w:tabs>
                <w:tab w:val="left" w:pos="1515"/>
              </w:tabs>
            </w:pPr>
            <w:r>
              <w:t>subClassOf</w:t>
            </w:r>
          </w:p>
        </w:tc>
        <w:tc>
          <w:tcPr>
            <w:tcW w:w="3798" w:type="dxa"/>
          </w:tcPr>
          <w:p w14:paraId="148A6A13" w14:textId="0E960D1A" w:rsidR="003329EF" w:rsidRDefault="003329EF" w:rsidP="001D7CBC">
            <w:r>
              <w:t>ParkingArea</w:t>
            </w:r>
          </w:p>
        </w:tc>
      </w:tr>
      <w:tr w:rsidR="003329EF" w14:paraId="277FD077" w14:textId="77777777" w:rsidTr="0040449F">
        <w:trPr>
          <w:cantSplit/>
        </w:trPr>
        <w:tc>
          <w:tcPr>
            <w:tcW w:w="2003" w:type="dxa"/>
            <w:vMerge/>
          </w:tcPr>
          <w:p w14:paraId="139D5142" w14:textId="77777777" w:rsidR="003329EF" w:rsidRDefault="003329EF" w:rsidP="001D7CBC"/>
        </w:tc>
        <w:tc>
          <w:tcPr>
            <w:tcW w:w="3549" w:type="dxa"/>
          </w:tcPr>
          <w:p w14:paraId="15431A09" w14:textId="741F34B1" w:rsidR="003329EF" w:rsidRDefault="00723D39" w:rsidP="001D7CBC">
            <w:pPr>
              <w:tabs>
                <w:tab w:val="left" w:pos="1515"/>
              </w:tabs>
            </w:pPr>
            <w:r>
              <w:t>subParkingAreaOf</w:t>
            </w:r>
          </w:p>
        </w:tc>
        <w:tc>
          <w:tcPr>
            <w:tcW w:w="3798" w:type="dxa"/>
          </w:tcPr>
          <w:p w14:paraId="4A4A8291" w14:textId="1B5BBC36" w:rsidR="003329EF" w:rsidRDefault="003329EF" w:rsidP="001D7CBC">
            <w:r w:rsidRPr="003073EE">
              <w:t>exactly 0 ParkingArea</w:t>
            </w:r>
          </w:p>
        </w:tc>
      </w:tr>
      <w:tr w:rsidR="003329EF" w14:paraId="02166B3D" w14:textId="77777777" w:rsidTr="0040449F">
        <w:trPr>
          <w:cantSplit/>
        </w:trPr>
        <w:tc>
          <w:tcPr>
            <w:tcW w:w="2003" w:type="dxa"/>
            <w:vMerge/>
          </w:tcPr>
          <w:p w14:paraId="67568C91" w14:textId="77777777" w:rsidR="003329EF" w:rsidRDefault="003329EF" w:rsidP="001D7CBC"/>
        </w:tc>
        <w:tc>
          <w:tcPr>
            <w:tcW w:w="3549" w:type="dxa"/>
          </w:tcPr>
          <w:p w14:paraId="7E5B7F33" w14:textId="311CB5AA" w:rsidR="003329EF" w:rsidRDefault="003329EF" w:rsidP="001D7CBC">
            <w:pPr>
              <w:tabs>
                <w:tab w:val="left" w:pos="1515"/>
              </w:tabs>
            </w:pPr>
            <w:r>
              <w:t>foaf:name</w:t>
            </w:r>
          </w:p>
        </w:tc>
        <w:tc>
          <w:tcPr>
            <w:tcW w:w="3798" w:type="dxa"/>
          </w:tcPr>
          <w:p w14:paraId="172BB048" w14:textId="3571FE92" w:rsidR="003329EF" w:rsidRDefault="003329EF" w:rsidP="001D7CBC">
            <w:r>
              <w:t>only xsd:string</w:t>
            </w:r>
          </w:p>
        </w:tc>
      </w:tr>
      <w:tr w:rsidR="003329EF" w14:paraId="2EFC7382" w14:textId="77777777" w:rsidTr="0040449F">
        <w:trPr>
          <w:cantSplit/>
        </w:trPr>
        <w:tc>
          <w:tcPr>
            <w:tcW w:w="2003" w:type="dxa"/>
            <w:vMerge/>
          </w:tcPr>
          <w:p w14:paraId="0FF1B9AF" w14:textId="77777777" w:rsidR="003329EF" w:rsidRDefault="003329EF" w:rsidP="001D7CBC"/>
        </w:tc>
        <w:tc>
          <w:tcPr>
            <w:tcW w:w="3549" w:type="dxa"/>
          </w:tcPr>
          <w:p w14:paraId="476D2AAB" w14:textId="25E8152D" w:rsidR="003329EF" w:rsidRDefault="003329EF" w:rsidP="001D7CBC">
            <w:pPr>
              <w:tabs>
                <w:tab w:val="left" w:pos="1515"/>
              </w:tabs>
            </w:pPr>
            <w:r>
              <w:t>icontact:hasWebsite</w:t>
            </w:r>
          </w:p>
        </w:tc>
        <w:tc>
          <w:tcPr>
            <w:tcW w:w="3798" w:type="dxa"/>
          </w:tcPr>
          <w:p w14:paraId="420AAF86" w14:textId="538115BF" w:rsidR="003329EF" w:rsidRDefault="003329EF" w:rsidP="001D7CBC">
            <w:r>
              <w:t>only xsd:string</w:t>
            </w:r>
          </w:p>
        </w:tc>
      </w:tr>
      <w:tr w:rsidR="003329EF" w14:paraId="2BE5EAA7" w14:textId="77777777" w:rsidTr="0040449F">
        <w:trPr>
          <w:cantSplit/>
        </w:trPr>
        <w:tc>
          <w:tcPr>
            <w:tcW w:w="2003" w:type="dxa"/>
            <w:vMerge/>
          </w:tcPr>
          <w:p w14:paraId="28215DCD" w14:textId="77777777" w:rsidR="003329EF" w:rsidRDefault="003329EF" w:rsidP="001D7CBC"/>
        </w:tc>
        <w:tc>
          <w:tcPr>
            <w:tcW w:w="3549" w:type="dxa"/>
          </w:tcPr>
          <w:p w14:paraId="23185060" w14:textId="6ECD9390" w:rsidR="003329EF" w:rsidRDefault="003329EF" w:rsidP="001D7CBC">
            <w:pPr>
              <w:tabs>
                <w:tab w:val="left" w:pos="1515"/>
              </w:tabs>
            </w:pPr>
            <w:r>
              <w:t>icontact:hasAddress</w:t>
            </w:r>
          </w:p>
        </w:tc>
        <w:tc>
          <w:tcPr>
            <w:tcW w:w="3798" w:type="dxa"/>
          </w:tcPr>
          <w:p w14:paraId="76D0309D" w14:textId="58DB4320" w:rsidR="003329EF" w:rsidRPr="003073EE" w:rsidRDefault="003329EF" w:rsidP="001D7CBC">
            <w:r>
              <w:t>only contact:Address</w:t>
            </w:r>
          </w:p>
        </w:tc>
      </w:tr>
      <w:tr w:rsidR="003329EF" w14:paraId="18021E5A" w14:textId="77777777" w:rsidTr="0040449F">
        <w:trPr>
          <w:cantSplit/>
        </w:trPr>
        <w:tc>
          <w:tcPr>
            <w:tcW w:w="2003" w:type="dxa"/>
            <w:vMerge/>
          </w:tcPr>
          <w:p w14:paraId="4A8E8534" w14:textId="77777777" w:rsidR="003329EF" w:rsidRDefault="003329EF" w:rsidP="001D7CBC"/>
        </w:tc>
        <w:tc>
          <w:tcPr>
            <w:tcW w:w="3549" w:type="dxa"/>
          </w:tcPr>
          <w:p w14:paraId="5898EBB0" w14:textId="1A0054BE" w:rsidR="003329EF" w:rsidRDefault="003329EF" w:rsidP="001D7CBC">
            <w:pPr>
              <w:tabs>
                <w:tab w:val="left" w:pos="1515"/>
              </w:tabs>
            </w:pPr>
            <w:r>
              <w:t>icontact:hasOperatingHours</w:t>
            </w:r>
          </w:p>
        </w:tc>
        <w:tc>
          <w:tcPr>
            <w:tcW w:w="3798" w:type="dxa"/>
          </w:tcPr>
          <w:p w14:paraId="7D96A9EF" w14:textId="65C4B9E4" w:rsidR="003329EF" w:rsidRDefault="003329EF" w:rsidP="001D7CBC">
            <w:r>
              <w:t>only rec:HoursOfOperation</w:t>
            </w:r>
          </w:p>
        </w:tc>
      </w:tr>
      <w:tr w:rsidR="003329EF" w14:paraId="709E361E" w14:textId="77777777" w:rsidTr="0040449F">
        <w:trPr>
          <w:cantSplit/>
        </w:trPr>
        <w:tc>
          <w:tcPr>
            <w:tcW w:w="2003" w:type="dxa"/>
            <w:vMerge/>
          </w:tcPr>
          <w:p w14:paraId="65321F48" w14:textId="77777777" w:rsidR="003329EF" w:rsidRDefault="003329EF" w:rsidP="001D7CBC"/>
        </w:tc>
        <w:tc>
          <w:tcPr>
            <w:tcW w:w="3549" w:type="dxa"/>
          </w:tcPr>
          <w:p w14:paraId="4EE7093D" w14:textId="008F2340" w:rsidR="003329EF" w:rsidRDefault="003329EF" w:rsidP="001D7CBC">
            <w:pPr>
              <w:tabs>
                <w:tab w:val="left" w:pos="1515"/>
              </w:tabs>
            </w:pPr>
            <w:r>
              <w:t>icontact:hasTelephone</w:t>
            </w:r>
          </w:p>
        </w:tc>
        <w:tc>
          <w:tcPr>
            <w:tcW w:w="3798" w:type="dxa"/>
          </w:tcPr>
          <w:p w14:paraId="105A3B36" w14:textId="0E47F597" w:rsidR="003329EF" w:rsidRDefault="003329EF" w:rsidP="001D7CBC">
            <w:r>
              <w:t>only icontact:PhoneNumber</w:t>
            </w:r>
          </w:p>
        </w:tc>
      </w:tr>
      <w:tr w:rsidR="001D7CBC" w14:paraId="5B7E2CBF" w14:textId="77777777" w:rsidTr="0040449F">
        <w:trPr>
          <w:cantSplit/>
        </w:trPr>
        <w:tc>
          <w:tcPr>
            <w:tcW w:w="2003" w:type="dxa"/>
            <w:vMerge w:val="restart"/>
          </w:tcPr>
          <w:p w14:paraId="7AEA5E00" w14:textId="12877F92" w:rsidR="001D7CBC" w:rsidRDefault="001D7CBC" w:rsidP="001D7CBC">
            <w:r>
              <w:t>ParkingSpace</w:t>
            </w:r>
          </w:p>
        </w:tc>
        <w:tc>
          <w:tcPr>
            <w:tcW w:w="3549" w:type="dxa"/>
          </w:tcPr>
          <w:p w14:paraId="0C250CBB" w14:textId="70746069" w:rsidR="001D7CBC" w:rsidRDefault="001D7CBC" w:rsidP="001D7CBC">
            <w:pPr>
              <w:tabs>
                <w:tab w:val="left" w:pos="1515"/>
              </w:tabs>
            </w:pPr>
            <w:r>
              <w:t>subclassOf</w:t>
            </w:r>
          </w:p>
        </w:tc>
        <w:tc>
          <w:tcPr>
            <w:tcW w:w="3798" w:type="dxa"/>
          </w:tcPr>
          <w:p w14:paraId="0466169D" w14:textId="3BA396A7" w:rsidR="001D7CBC" w:rsidRDefault="001D7CBC" w:rsidP="001D7CBC">
            <w:r>
              <w:t>ParkingArea</w:t>
            </w:r>
          </w:p>
        </w:tc>
      </w:tr>
      <w:tr w:rsidR="001D7CBC" w14:paraId="7B29EDCD" w14:textId="77777777" w:rsidTr="0040449F">
        <w:trPr>
          <w:cantSplit/>
        </w:trPr>
        <w:tc>
          <w:tcPr>
            <w:tcW w:w="2003" w:type="dxa"/>
            <w:vMerge/>
          </w:tcPr>
          <w:p w14:paraId="259C5D0F" w14:textId="77777777" w:rsidR="001D7CBC" w:rsidRDefault="001D7CBC" w:rsidP="001D7CBC"/>
        </w:tc>
        <w:tc>
          <w:tcPr>
            <w:tcW w:w="3549" w:type="dxa"/>
          </w:tcPr>
          <w:p w14:paraId="7AAAD001" w14:textId="617B3A9B" w:rsidR="001D7CBC" w:rsidRDefault="001D7CBC" w:rsidP="001D7CBC">
            <w:pPr>
              <w:tabs>
                <w:tab w:val="left" w:pos="1515"/>
              </w:tabs>
            </w:pPr>
            <w:r>
              <w:t>hasVehicleCapacity</w:t>
            </w:r>
          </w:p>
        </w:tc>
        <w:tc>
          <w:tcPr>
            <w:tcW w:w="3798" w:type="dxa"/>
          </w:tcPr>
          <w:p w14:paraId="05FAA21D" w14:textId="600DCC1B" w:rsidR="001D7CBC" w:rsidRDefault="001D7CBC" w:rsidP="001D7CBC">
            <w:r>
              <w:t>some (om:hasValue some ( om:has_numerical_value value 1))</w:t>
            </w:r>
          </w:p>
        </w:tc>
      </w:tr>
      <w:tr w:rsidR="001D7CBC" w14:paraId="644417F4" w14:textId="77777777" w:rsidTr="0040449F">
        <w:trPr>
          <w:cantSplit/>
        </w:trPr>
        <w:tc>
          <w:tcPr>
            <w:tcW w:w="2003" w:type="dxa"/>
            <w:vMerge w:val="restart"/>
          </w:tcPr>
          <w:p w14:paraId="06E3B725" w14:textId="1D4CC15F" w:rsidR="001D7CBC" w:rsidRDefault="001D7CBC" w:rsidP="001D7CBC">
            <w:r>
              <w:t>AccessibleSpace</w:t>
            </w:r>
          </w:p>
        </w:tc>
        <w:tc>
          <w:tcPr>
            <w:tcW w:w="3549" w:type="dxa"/>
          </w:tcPr>
          <w:p w14:paraId="68F5C89A" w14:textId="680128D8" w:rsidR="001D7CBC" w:rsidRDefault="001D7CBC" w:rsidP="001D7CBC">
            <w:pPr>
              <w:tabs>
                <w:tab w:val="left" w:pos="1515"/>
              </w:tabs>
            </w:pPr>
            <w:r>
              <w:t>subclassOf</w:t>
            </w:r>
          </w:p>
        </w:tc>
        <w:tc>
          <w:tcPr>
            <w:tcW w:w="3798" w:type="dxa"/>
          </w:tcPr>
          <w:p w14:paraId="381DA4B2" w14:textId="0F88CF39" w:rsidR="001D7CBC" w:rsidRDefault="001D7CBC" w:rsidP="001D7CBC">
            <w:r>
              <w:t>ParkingSpace</w:t>
            </w:r>
          </w:p>
        </w:tc>
      </w:tr>
      <w:tr w:rsidR="001D7CBC" w14:paraId="1FE9C8A4" w14:textId="77777777" w:rsidTr="0040449F">
        <w:trPr>
          <w:cantSplit/>
        </w:trPr>
        <w:tc>
          <w:tcPr>
            <w:tcW w:w="2003" w:type="dxa"/>
            <w:vMerge/>
          </w:tcPr>
          <w:p w14:paraId="7AB0F3F3" w14:textId="77777777" w:rsidR="001D7CBC" w:rsidRDefault="001D7CBC" w:rsidP="001D7CBC"/>
        </w:tc>
        <w:tc>
          <w:tcPr>
            <w:tcW w:w="3549" w:type="dxa"/>
          </w:tcPr>
          <w:p w14:paraId="718BA44A" w14:textId="6299A636" w:rsidR="001D7CBC" w:rsidRDefault="001D7CBC" w:rsidP="001D7CBC">
            <w:pPr>
              <w:tabs>
                <w:tab w:val="left" w:pos="1515"/>
              </w:tabs>
            </w:pPr>
            <w:r>
              <w:t>hasParkingPolicy</w:t>
            </w:r>
          </w:p>
        </w:tc>
        <w:tc>
          <w:tcPr>
            <w:tcW w:w="3798" w:type="dxa"/>
          </w:tcPr>
          <w:p w14:paraId="152AA432" w14:textId="3B8A4899" w:rsidR="001D7CBC" w:rsidRDefault="001D7CBC" w:rsidP="001D7CBC">
            <w:r>
              <w:t>only AccessibilityParkingPolicy (to define)</w:t>
            </w:r>
          </w:p>
        </w:tc>
      </w:tr>
      <w:tr w:rsidR="001D7CBC" w14:paraId="6C8E04C8" w14:textId="77777777" w:rsidTr="0040449F">
        <w:trPr>
          <w:cantSplit/>
        </w:trPr>
        <w:tc>
          <w:tcPr>
            <w:tcW w:w="2003" w:type="dxa"/>
            <w:vMerge w:val="restart"/>
          </w:tcPr>
          <w:p w14:paraId="2C554C5A" w14:textId="1F5A587B" w:rsidR="001D7CBC" w:rsidRDefault="001D7CBC" w:rsidP="001D7CBC">
            <w:r>
              <w:t>EVSpace</w:t>
            </w:r>
          </w:p>
        </w:tc>
        <w:tc>
          <w:tcPr>
            <w:tcW w:w="3549" w:type="dxa"/>
          </w:tcPr>
          <w:p w14:paraId="5F5ED217" w14:textId="0E826EA3" w:rsidR="001D7CBC" w:rsidRDefault="001D7CBC" w:rsidP="001D7CBC">
            <w:pPr>
              <w:tabs>
                <w:tab w:val="left" w:pos="1515"/>
              </w:tabs>
            </w:pPr>
            <w:r>
              <w:t>subclassOf</w:t>
            </w:r>
          </w:p>
        </w:tc>
        <w:tc>
          <w:tcPr>
            <w:tcW w:w="3798" w:type="dxa"/>
          </w:tcPr>
          <w:p w14:paraId="53AE9B70" w14:textId="3CDB2E25" w:rsidR="001D7CBC" w:rsidRDefault="001D7CBC" w:rsidP="001D7CBC">
            <w:r>
              <w:t>ParkingSpace</w:t>
            </w:r>
          </w:p>
        </w:tc>
      </w:tr>
      <w:tr w:rsidR="001D7CBC" w14:paraId="7DFE3BE5" w14:textId="77777777" w:rsidTr="0040449F">
        <w:trPr>
          <w:cantSplit/>
        </w:trPr>
        <w:tc>
          <w:tcPr>
            <w:tcW w:w="2003" w:type="dxa"/>
            <w:vMerge/>
          </w:tcPr>
          <w:p w14:paraId="29DB3E9F" w14:textId="77777777" w:rsidR="001D7CBC" w:rsidRDefault="001D7CBC" w:rsidP="001D7CBC"/>
        </w:tc>
        <w:tc>
          <w:tcPr>
            <w:tcW w:w="3549" w:type="dxa"/>
          </w:tcPr>
          <w:p w14:paraId="5AFE176D" w14:textId="4BD45404" w:rsidR="001D7CBC" w:rsidRDefault="001D7CBC" w:rsidP="001D7CBC">
            <w:pPr>
              <w:tabs>
                <w:tab w:val="left" w:pos="1515"/>
              </w:tabs>
            </w:pPr>
            <w:r>
              <w:t>hasParkingPolicy</w:t>
            </w:r>
          </w:p>
        </w:tc>
        <w:tc>
          <w:tcPr>
            <w:tcW w:w="3798" w:type="dxa"/>
          </w:tcPr>
          <w:p w14:paraId="60D59D3E" w14:textId="2BA80322" w:rsidR="001D7CBC" w:rsidRDefault="001D7CBC" w:rsidP="001D7CBC">
            <w:r>
              <w:t>only EVParkingPolicty (to define)</w:t>
            </w:r>
          </w:p>
        </w:tc>
      </w:tr>
      <w:tr w:rsidR="001D7CBC" w14:paraId="77854632" w14:textId="77777777" w:rsidTr="0040449F">
        <w:trPr>
          <w:cantSplit/>
        </w:trPr>
        <w:tc>
          <w:tcPr>
            <w:tcW w:w="2003" w:type="dxa"/>
          </w:tcPr>
          <w:p w14:paraId="367DDAD1" w14:textId="4EE2D5AA" w:rsidR="001D7CBC" w:rsidRDefault="001D7CBC" w:rsidP="001D7CBC">
            <w:r>
              <w:t>ParkingService</w:t>
            </w:r>
          </w:p>
        </w:tc>
        <w:tc>
          <w:tcPr>
            <w:tcW w:w="3549" w:type="dxa"/>
          </w:tcPr>
          <w:p w14:paraId="154053E1" w14:textId="6F2BAB01" w:rsidR="001D7CBC" w:rsidRDefault="001D7CBC" w:rsidP="001D7CBC">
            <w:r>
              <w:t>*may be defined in greater detail in the future</w:t>
            </w:r>
          </w:p>
        </w:tc>
        <w:tc>
          <w:tcPr>
            <w:tcW w:w="3798" w:type="dxa"/>
          </w:tcPr>
          <w:p w14:paraId="5FDE8AF2" w14:textId="77777777" w:rsidR="001D7CBC" w:rsidRDefault="001D7CBC" w:rsidP="001D7CBC"/>
        </w:tc>
      </w:tr>
      <w:tr w:rsidR="001D7CBC" w14:paraId="55A46C2F" w14:textId="77777777" w:rsidTr="0040449F">
        <w:trPr>
          <w:cantSplit/>
        </w:trPr>
        <w:tc>
          <w:tcPr>
            <w:tcW w:w="2003" w:type="dxa"/>
          </w:tcPr>
          <w:p w14:paraId="3C70531B" w14:textId="1FD7251D" w:rsidR="001D7CBC" w:rsidRDefault="001D7CBC" w:rsidP="001D7CBC">
            <w:r>
              <w:t>Valet</w:t>
            </w:r>
          </w:p>
        </w:tc>
        <w:tc>
          <w:tcPr>
            <w:tcW w:w="3549" w:type="dxa"/>
          </w:tcPr>
          <w:p w14:paraId="3C30F8CB" w14:textId="22A37067" w:rsidR="001D7CBC" w:rsidRDefault="001D7CBC" w:rsidP="001D7CBC">
            <w:r>
              <w:t>subclassOf</w:t>
            </w:r>
          </w:p>
        </w:tc>
        <w:tc>
          <w:tcPr>
            <w:tcW w:w="3798" w:type="dxa"/>
          </w:tcPr>
          <w:p w14:paraId="3DC55040" w14:textId="731BE865" w:rsidR="001D7CBC" w:rsidRDefault="001D7CBC" w:rsidP="001D7CBC">
            <w:r>
              <w:t>ParkingService</w:t>
            </w:r>
          </w:p>
        </w:tc>
      </w:tr>
      <w:tr w:rsidR="001D7CBC" w14:paraId="6FCC04C4" w14:textId="77777777" w:rsidTr="0040449F">
        <w:trPr>
          <w:cantSplit/>
        </w:trPr>
        <w:tc>
          <w:tcPr>
            <w:tcW w:w="2003" w:type="dxa"/>
          </w:tcPr>
          <w:p w14:paraId="6F9D7B72" w14:textId="00DFD25C" w:rsidR="001D7CBC" w:rsidRDefault="001D7CBC" w:rsidP="001D7CBC">
            <w:r>
              <w:t>Carwash</w:t>
            </w:r>
          </w:p>
        </w:tc>
        <w:tc>
          <w:tcPr>
            <w:tcW w:w="3549" w:type="dxa"/>
          </w:tcPr>
          <w:p w14:paraId="0795B15D" w14:textId="2595D057" w:rsidR="001D7CBC" w:rsidRDefault="001D7CBC" w:rsidP="001D7CBC">
            <w:r>
              <w:t>subclassOf</w:t>
            </w:r>
          </w:p>
        </w:tc>
        <w:tc>
          <w:tcPr>
            <w:tcW w:w="3798" w:type="dxa"/>
          </w:tcPr>
          <w:p w14:paraId="14C1F476" w14:textId="7F6666EE" w:rsidR="001D7CBC" w:rsidRDefault="001D7CBC" w:rsidP="001D7CBC">
            <w:r>
              <w:t>ParkingService</w:t>
            </w:r>
          </w:p>
        </w:tc>
      </w:tr>
      <w:tr w:rsidR="001D7CBC" w14:paraId="6A257D94" w14:textId="77777777" w:rsidTr="0040449F">
        <w:trPr>
          <w:cantSplit/>
        </w:trPr>
        <w:tc>
          <w:tcPr>
            <w:tcW w:w="2003" w:type="dxa"/>
            <w:vMerge w:val="restart"/>
          </w:tcPr>
          <w:p w14:paraId="2F6D8BD1" w14:textId="77777777" w:rsidR="001D7CBC" w:rsidRDefault="001D7CBC" w:rsidP="001D7CBC">
            <w:r>
              <w:t>ParkingPolicy</w:t>
            </w:r>
          </w:p>
        </w:tc>
        <w:tc>
          <w:tcPr>
            <w:tcW w:w="3549" w:type="dxa"/>
          </w:tcPr>
          <w:p w14:paraId="1899902B" w14:textId="77777777" w:rsidR="001D7CBC" w:rsidRDefault="001D7CBC" w:rsidP="001D7CBC">
            <w:r>
              <w:t>hasParkingRate</w:t>
            </w:r>
          </w:p>
        </w:tc>
        <w:tc>
          <w:tcPr>
            <w:tcW w:w="3798" w:type="dxa"/>
          </w:tcPr>
          <w:p w14:paraId="563C80C9" w14:textId="77777777" w:rsidR="001D7CBC" w:rsidRDefault="001D7CBC" w:rsidP="001D7CBC">
            <w:r>
              <w:t>only ParkingRate</w:t>
            </w:r>
          </w:p>
        </w:tc>
      </w:tr>
      <w:tr w:rsidR="001D7CBC" w14:paraId="27A17EA1" w14:textId="77777777" w:rsidTr="0040449F">
        <w:trPr>
          <w:cantSplit/>
        </w:trPr>
        <w:tc>
          <w:tcPr>
            <w:tcW w:w="2003" w:type="dxa"/>
            <w:vMerge/>
          </w:tcPr>
          <w:p w14:paraId="3B4F7972" w14:textId="77777777" w:rsidR="001D7CBC" w:rsidRDefault="001D7CBC" w:rsidP="001D7CBC"/>
        </w:tc>
        <w:tc>
          <w:tcPr>
            <w:tcW w:w="3549" w:type="dxa"/>
          </w:tcPr>
          <w:p w14:paraId="72F2ECB8" w14:textId="77777777" w:rsidR="001D7CBC" w:rsidRDefault="001D7CBC" w:rsidP="001D7CBC">
            <w:r>
              <w:t>maxDuration</w:t>
            </w:r>
          </w:p>
        </w:tc>
        <w:tc>
          <w:tcPr>
            <w:tcW w:w="3798" w:type="dxa"/>
          </w:tcPr>
          <w:p w14:paraId="6C7034AB" w14:textId="4C1EB989" w:rsidR="001D7CBC" w:rsidRDefault="001D7CBC" w:rsidP="001D7CBC">
            <w:r>
              <w:t>only time:DurationDescription</w:t>
            </w:r>
          </w:p>
        </w:tc>
      </w:tr>
      <w:tr w:rsidR="001D7CBC" w14:paraId="7EE0DB5B" w14:textId="77777777" w:rsidTr="0040449F">
        <w:trPr>
          <w:cantSplit/>
        </w:trPr>
        <w:tc>
          <w:tcPr>
            <w:tcW w:w="2003" w:type="dxa"/>
            <w:vMerge/>
          </w:tcPr>
          <w:p w14:paraId="7983BFBA" w14:textId="77777777" w:rsidR="001D7CBC" w:rsidRDefault="001D7CBC" w:rsidP="001D7CBC"/>
        </w:tc>
        <w:tc>
          <w:tcPr>
            <w:tcW w:w="3549" w:type="dxa"/>
          </w:tcPr>
          <w:p w14:paraId="4E5F2939" w14:textId="67C8DAC0" w:rsidR="001D7CBC" w:rsidRDefault="00A77D71" w:rsidP="001D7CBC">
            <w:r>
              <w:t>applies</w:t>
            </w:r>
            <w:r w:rsidR="006568C6">
              <w:t>During</w:t>
            </w:r>
          </w:p>
        </w:tc>
        <w:tc>
          <w:tcPr>
            <w:tcW w:w="3798" w:type="dxa"/>
          </w:tcPr>
          <w:p w14:paraId="33BD43DA" w14:textId="0DCE52AB" w:rsidR="001D7CBC" w:rsidRDefault="001D7CBC" w:rsidP="001D7CBC">
            <w:r>
              <w:t xml:space="preserve">only </w:t>
            </w:r>
            <w:r w:rsidR="006568C6">
              <w:t>contact:HoursOfOperation</w:t>
            </w:r>
          </w:p>
        </w:tc>
      </w:tr>
      <w:tr w:rsidR="001D7CBC" w14:paraId="7AA24ACE" w14:textId="77777777" w:rsidTr="0040449F">
        <w:trPr>
          <w:cantSplit/>
        </w:trPr>
        <w:tc>
          <w:tcPr>
            <w:tcW w:w="2003" w:type="dxa"/>
            <w:vMerge/>
          </w:tcPr>
          <w:p w14:paraId="64FA05B3" w14:textId="77777777" w:rsidR="001D7CBC" w:rsidRDefault="001D7CBC" w:rsidP="001D7CBC"/>
        </w:tc>
        <w:tc>
          <w:tcPr>
            <w:tcW w:w="3549" w:type="dxa"/>
          </w:tcPr>
          <w:p w14:paraId="66B985A8" w14:textId="3F1CB619" w:rsidR="001D7CBC" w:rsidRDefault="001D7CBC" w:rsidP="001D7CBC">
            <w:r>
              <w:t>appliesTo</w:t>
            </w:r>
          </w:p>
        </w:tc>
        <w:tc>
          <w:tcPr>
            <w:tcW w:w="3798" w:type="dxa"/>
          </w:tcPr>
          <w:p w14:paraId="764971DE" w14:textId="723CFB8E" w:rsidR="001D7CBC" w:rsidRDefault="001D7CBC" w:rsidP="001D7CBC">
            <w:r>
              <w:t>only person:Person</w:t>
            </w:r>
          </w:p>
        </w:tc>
      </w:tr>
      <w:tr w:rsidR="001D7CBC" w14:paraId="22D4E5A0" w14:textId="77777777" w:rsidTr="0040449F">
        <w:trPr>
          <w:cantSplit/>
        </w:trPr>
        <w:tc>
          <w:tcPr>
            <w:tcW w:w="2003" w:type="dxa"/>
            <w:vMerge/>
          </w:tcPr>
          <w:p w14:paraId="2580D33D" w14:textId="77777777" w:rsidR="001D7CBC" w:rsidRDefault="001D7CBC" w:rsidP="001D7CBC"/>
        </w:tc>
        <w:tc>
          <w:tcPr>
            <w:tcW w:w="3549" w:type="dxa"/>
          </w:tcPr>
          <w:p w14:paraId="5A3482E8" w14:textId="5C79E857" w:rsidR="001D7CBC" w:rsidRDefault="001D7CBC" w:rsidP="001D7CBC">
            <w:r>
              <w:t>appliesFor</w:t>
            </w:r>
          </w:p>
        </w:tc>
        <w:tc>
          <w:tcPr>
            <w:tcW w:w="3798" w:type="dxa"/>
          </w:tcPr>
          <w:p w14:paraId="2B8EDD84" w14:textId="171B6DF4" w:rsidR="001D7CBC" w:rsidRDefault="001D7CBC" w:rsidP="001D7CBC">
            <w:r>
              <w:t>only vehicle:VehicleType</w:t>
            </w:r>
          </w:p>
        </w:tc>
      </w:tr>
      <w:tr w:rsidR="001D7CBC" w14:paraId="77B128EF" w14:textId="77777777" w:rsidTr="0040449F">
        <w:trPr>
          <w:cantSplit/>
        </w:trPr>
        <w:tc>
          <w:tcPr>
            <w:tcW w:w="2003" w:type="dxa"/>
            <w:vMerge/>
          </w:tcPr>
          <w:p w14:paraId="1DC53134" w14:textId="77777777" w:rsidR="001D7CBC" w:rsidRDefault="001D7CBC" w:rsidP="001D7CBC"/>
        </w:tc>
        <w:tc>
          <w:tcPr>
            <w:tcW w:w="3549" w:type="dxa"/>
          </w:tcPr>
          <w:p w14:paraId="30FD5AF4" w14:textId="627C4E9D" w:rsidR="001D7CBC" w:rsidRDefault="001D7CBC" w:rsidP="001D7CBC">
            <w:r>
              <w:t>hasGracePeriod</w:t>
            </w:r>
          </w:p>
        </w:tc>
        <w:tc>
          <w:tcPr>
            <w:tcW w:w="3798" w:type="dxa"/>
          </w:tcPr>
          <w:p w14:paraId="02970BED" w14:textId="55E0BC45" w:rsidR="001D7CBC" w:rsidRDefault="001D7CBC" w:rsidP="001D7CBC">
            <w:r>
              <w:t>max 1 time:DurationDescription</w:t>
            </w:r>
          </w:p>
        </w:tc>
      </w:tr>
      <w:tr w:rsidR="001D7CBC" w14:paraId="3DC4784D" w14:textId="77777777" w:rsidTr="0040449F">
        <w:trPr>
          <w:cantSplit/>
        </w:trPr>
        <w:tc>
          <w:tcPr>
            <w:tcW w:w="2003" w:type="dxa"/>
            <w:vMerge/>
          </w:tcPr>
          <w:p w14:paraId="2AA6977E" w14:textId="77777777" w:rsidR="001D7CBC" w:rsidRDefault="001D7CBC" w:rsidP="001D7CBC"/>
        </w:tc>
        <w:tc>
          <w:tcPr>
            <w:tcW w:w="3549" w:type="dxa"/>
          </w:tcPr>
          <w:p w14:paraId="540E988F" w14:textId="34D3E6BB" w:rsidR="001D7CBC" w:rsidRDefault="001D7CBC" w:rsidP="001D7CBC">
            <w:r>
              <w:t>excludesPublicHoliday</w:t>
            </w:r>
          </w:p>
        </w:tc>
        <w:tc>
          <w:tcPr>
            <w:tcW w:w="3798" w:type="dxa"/>
          </w:tcPr>
          <w:p w14:paraId="4EFF9358" w14:textId="404752F3" w:rsidR="001D7CBC" w:rsidRDefault="001D7CBC" w:rsidP="001D7CBC">
            <w:r>
              <w:t>exactly 1 xsd:boolean</w:t>
            </w:r>
          </w:p>
        </w:tc>
      </w:tr>
      <w:tr w:rsidR="00025862" w14:paraId="3EAE689E" w14:textId="77777777" w:rsidTr="0040449F">
        <w:trPr>
          <w:cantSplit/>
        </w:trPr>
        <w:tc>
          <w:tcPr>
            <w:tcW w:w="2003" w:type="dxa"/>
            <w:vMerge w:val="restart"/>
          </w:tcPr>
          <w:p w14:paraId="134C381C" w14:textId="77777777" w:rsidR="00025862" w:rsidRDefault="00025862" w:rsidP="001D7CBC">
            <w:r>
              <w:t>ParkingRate</w:t>
            </w:r>
          </w:p>
        </w:tc>
        <w:tc>
          <w:tcPr>
            <w:tcW w:w="3549" w:type="dxa"/>
          </w:tcPr>
          <w:p w14:paraId="6E113BFF" w14:textId="77777777" w:rsidR="00025862" w:rsidRDefault="00025862" w:rsidP="001D7CBC">
            <w:r>
              <w:t>hasMonetaryCost</w:t>
            </w:r>
          </w:p>
        </w:tc>
        <w:tc>
          <w:tcPr>
            <w:tcW w:w="3798" w:type="dxa"/>
          </w:tcPr>
          <w:p w14:paraId="26379DD3" w14:textId="5606A570" w:rsidR="00025862" w:rsidRDefault="00025862" w:rsidP="001D7CBC">
            <w:r>
              <w:t>only om:MonetaryValue</w:t>
            </w:r>
          </w:p>
        </w:tc>
      </w:tr>
      <w:tr w:rsidR="00025862" w14:paraId="290E6A0F" w14:textId="77777777" w:rsidTr="0040449F">
        <w:trPr>
          <w:cantSplit/>
        </w:trPr>
        <w:tc>
          <w:tcPr>
            <w:tcW w:w="2003" w:type="dxa"/>
            <w:vMerge/>
          </w:tcPr>
          <w:p w14:paraId="43F03B62" w14:textId="77777777" w:rsidR="00025862" w:rsidRDefault="00025862" w:rsidP="001D7CBC"/>
        </w:tc>
        <w:tc>
          <w:tcPr>
            <w:tcW w:w="3549" w:type="dxa"/>
          </w:tcPr>
          <w:p w14:paraId="7222EB1A" w14:textId="77777777" w:rsidR="00025862" w:rsidRDefault="00025862" w:rsidP="001D7CBC">
            <w:r>
              <w:t>forDuration</w:t>
            </w:r>
          </w:p>
        </w:tc>
        <w:tc>
          <w:tcPr>
            <w:tcW w:w="3798" w:type="dxa"/>
          </w:tcPr>
          <w:p w14:paraId="40A22FBE" w14:textId="511A78C7" w:rsidR="00025862" w:rsidRDefault="00025862" w:rsidP="001D7CBC">
            <w:r>
              <w:t>only time:DurationDescription</w:t>
            </w:r>
          </w:p>
        </w:tc>
      </w:tr>
      <w:tr w:rsidR="00025862" w14:paraId="45607FCA" w14:textId="77777777" w:rsidTr="0040449F">
        <w:trPr>
          <w:cantSplit/>
        </w:trPr>
        <w:tc>
          <w:tcPr>
            <w:tcW w:w="2003" w:type="dxa"/>
            <w:vMerge/>
          </w:tcPr>
          <w:p w14:paraId="290799B7" w14:textId="77777777" w:rsidR="00025862" w:rsidRDefault="00025862" w:rsidP="001D7CBC"/>
        </w:tc>
        <w:tc>
          <w:tcPr>
            <w:tcW w:w="3549" w:type="dxa"/>
          </w:tcPr>
          <w:p w14:paraId="23A0DA46" w14:textId="77777777" w:rsidR="00025862" w:rsidRDefault="00025862" w:rsidP="001D7CBC">
            <w:r>
              <w:t>hasPayment</w:t>
            </w:r>
          </w:p>
        </w:tc>
        <w:tc>
          <w:tcPr>
            <w:tcW w:w="3798" w:type="dxa"/>
          </w:tcPr>
          <w:p w14:paraId="6CE26C45" w14:textId="77777777" w:rsidR="00025862" w:rsidRDefault="00025862" w:rsidP="001D7CBC">
            <w:r>
              <w:t>only ParkingPaymentMethod</w:t>
            </w:r>
          </w:p>
        </w:tc>
      </w:tr>
      <w:tr w:rsidR="00025862" w14:paraId="4732B57B" w14:textId="77777777" w:rsidTr="0040449F">
        <w:trPr>
          <w:cantSplit/>
        </w:trPr>
        <w:tc>
          <w:tcPr>
            <w:tcW w:w="2003" w:type="dxa"/>
            <w:vMerge/>
          </w:tcPr>
          <w:p w14:paraId="00DAF968" w14:textId="77777777" w:rsidR="00025862" w:rsidRDefault="00025862" w:rsidP="001D7CBC"/>
        </w:tc>
        <w:tc>
          <w:tcPr>
            <w:tcW w:w="3549" w:type="dxa"/>
          </w:tcPr>
          <w:p w14:paraId="6B9EBC15" w14:textId="7F68F8F6" w:rsidR="00025862" w:rsidRDefault="00025862" w:rsidP="001D7CBC">
            <w:r>
              <w:t>appliesTo</w:t>
            </w:r>
          </w:p>
        </w:tc>
        <w:tc>
          <w:tcPr>
            <w:tcW w:w="3798" w:type="dxa"/>
          </w:tcPr>
          <w:p w14:paraId="43A25F66" w14:textId="288B7D15" w:rsidR="00025862" w:rsidRDefault="00025862" w:rsidP="001D7CBC">
            <w:r>
              <w:t>only person:Person</w:t>
            </w:r>
          </w:p>
        </w:tc>
      </w:tr>
      <w:tr w:rsidR="00025862" w14:paraId="33D30661" w14:textId="77777777" w:rsidTr="0040449F">
        <w:trPr>
          <w:cantSplit/>
        </w:trPr>
        <w:tc>
          <w:tcPr>
            <w:tcW w:w="2003" w:type="dxa"/>
            <w:vMerge/>
          </w:tcPr>
          <w:p w14:paraId="5BE600D2" w14:textId="77777777" w:rsidR="00025862" w:rsidRDefault="00025862" w:rsidP="001D7CBC"/>
        </w:tc>
        <w:tc>
          <w:tcPr>
            <w:tcW w:w="3549" w:type="dxa"/>
          </w:tcPr>
          <w:p w14:paraId="21BA4EFC" w14:textId="1C3605A5" w:rsidR="00025862" w:rsidRDefault="00025862" w:rsidP="001D7CBC">
            <w:r>
              <w:t>min</w:t>
            </w:r>
            <w:r w:rsidR="00CF71F2">
              <w:t>Parking</w:t>
            </w:r>
            <w:r>
              <w:t>Charge</w:t>
            </w:r>
          </w:p>
        </w:tc>
        <w:tc>
          <w:tcPr>
            <w:tcW w:w="3798" w:type="dxa"/>
          </w:tcPr>
          <w:p w14:paraId="0374D319" w14:textId="26466E3E" w:rsidR="00025862" w:rsidRDefault="00025862" w:rsidP="001D7CBC">
            <w:r>
              <w:t>only (om:MonetaryValue or time:DurationDescription)</w:t>
            </w:r>
          </w:p>
        </w:tc>
      </w:tr>
      <w:tr w:rsidR="00025862" w14:paraId="5338AA53" w14:textId="77777777" w:rsidTr="0040449F">
        <w:trPr>
          <w:cantSplit/>
        </w:trPr>
        <w:tc>
          <w:tcPr>
            <w:tcW w:w="2003" w:type="dxa"/>
            <w:vMerge/>
          </w:tcPr>
          <w:p w14:paraId="222E5275" w14:textId="77777777" w:rsidR="00025862" w:rsidRDefault="00025862" w:rsidP="001D7CBC"/>
        </w:tc>
        <w:tc>
          <w:tcPr>
            <w:tcW w:w="3549" w:type="dxa"/>
          </w:tcPr>
          <w:p w14:paraId="661E232A" w14:textId="01D3C478" w:rsidR="00025862" w:rsidRDefault="00025862" w:rsidP="001D7CBC">
            <w:r>
              <w:t>max</w:t>
            </w:r>
            <w:r w:rsidR="00261D05">
              <w:t>Parking</w:t>
            </w:r>
            <w:r>
              <w:t>Cost</w:t>
            </w:r>
          </w:p>
        </w:tc>
        <w:tc>
          <w:tcPr>
            <w:tcW w:w="3798" w:type="dxa"/>
          </w:tcPr>
          <w:p w14:paraId="2D37DD7C" w14:textId="7098CC53" w:rsidR="00025862" w:rsidRDefault="00025862" w:rsidP="001D7CBC">
            <w:r>
              <w:t>only om:MonetaryValue</w:t>
            </w:r>
          </w:p>
        </w:tc>
      </w:tr>
      <w:tr w:rsidR="00292F36" w14:paraId="2B40D23C" w14:textId="77777777" w:rsidTr="0040449F">
        <w:trPr>
          <w:cantSplit/>
        </w:trPr>
        <w:tc>
          <w:tcPr>
            <w:tcW w:w="2003" w:type="dxa"/>
          </w:tcPr>
          <w:p w14:paraId="52D7E4E9" w14:textId="25106F9D" w:rsidR="00292F36" w:rsidRDefault="00292F36" w:rsidP="001D7CBC">
            <w:r w:rsidRPr="00466487">
              <w:t>FreeParkingPolicy</w:t>
            </w:r>
          </w:p>
        </w:tc>
        <w:tc>
          <w:tcPr>
            <w:tcW w:w="3549" w:type="dxa"/>
          </w:tcPr>
          <w:p w14:paraId="3F75987C" w14:textId="134C7F3D" w:rsidR="00292F36" w:rsidRDefault="00A54A76" w:rsidP="001D7CBC">
            <w:r>
              <w:t>hasParkingRate</w:t>
            </w:r>
          </w:p>
        </w:tc>
        <w:tc>
          <w:tcPr>
            <w:tcW w:w="3798" w:type="dxa"/>
          </w:tcPr>
          <w:p w14:paraId="1D679EB9" w14:textId="2BA61892" w:rsidR="00292F36" w:rsidRDefault="00A54A76" w:rsidP="001D7CBC">
            <w:r>
              <w:t>only (ParkingRate and hasMonetaryCost only (</w:t>
            </w:r>
            <w:r w:rsidR="00767989">
              <w:t>om:</w:t>
            </w:r>
            <w:r>
              <w:t xml:space="preserve">MonetaryValue and </w:t>
            </w:r>
            <w:r w:rsidR="0056469A">
              <w:t>om:</w:t>
            </w:r>
            <w:r>
              <w:t xml:space="preserve">numerical_value </w:t>
            </w:r>
            <w:r w:rsidR="00BF257D">
              <w:fldChar w:fldCharType="begin"/>
            </w:r>
            <w:r w:rsidR="00BF257D">
              <w:instrText xml:space="preserve"> ADDIN EN.CITE &lt;EndNote&gt;&lt;Cite ExcludeYear="1"&gt;&lt;Author&gt;Cox&lt;/Author&gt;&lt;Year&gt;2001&lt;/Year&gt;&lt;IDText&gt;Geography markup language (GML) 2.0&lt;/IDText&gt;&lt;DisplayText&gt;[2]&lt;/DisplayText&gt;&lt;record&gt;&lt;titles&gt;&lt;title&gt;Geography markup language (GML) 2.0&lt;/title&gt;&lt;secondary-title&gt;URL: http://www. opengis. net/gml/01-029/GML2. html&lt;/secondary-title&gt;&lt;/titles&gt;&lt;contributors&gt;&lt;authors&gt;&lt;author&gt;Cox, Simon&lt;/author&gt;&lt;author&gt;Cuthbert, Adrian&lt;/author&gt;&lt;author&gt;Lake, Ron&lt;/author&gt;&lt;author&gt;Martell, Richard&lt;/author&gt;&lt;/authors&gt;&lt;/contributors&gt;&lt;added-date format="utc"&gt;1562954815&lt;/added-date&gt;&lt;ref-type name="Journal Article"&gt;17&lt;/ref-type&gt;&lt;dates&gt;&lt;year&gt;2001&lt;/year&gt;&lt;/dates&gt;&lt;rec-number&gt;15&lt;/rec-number&gt;&lt;last-updated-date format="utc"&gt;1562954815&lt;/last-updated-date&gt;&lt;/record&gt;&lt;/Cite&gt;&lt;/EndNote&gt;</w:instrText>
            </w:r>
            <w:r w:rsidR="00BF257D">
              <w:fldChar w:fldCharType="separate"/>
            </w:r>
            <w:r w:rsidR="00BF257D">
              <w:rPr>
                <w:noProof/>
              </w:rPr>
              <w:t>[2]</w:t>
            </w:r>
            <w:r w:rsidR="00BF257D">
              <w:fldChar w:fldCharType="end"/>
            </w:r>
            <w:r>
              <w:t>))</w:t>
            </w:r>
          </w:p>
        </w:tc>
      </w:tr>
    </w:tbl>
    <w:p w14:paraId="6005BD18" w14:textId="77777777" w:rsidR="00891743" w:rsidRDefault="00891743" w:rsidP="00E45F01">
      <w:pPr>
        <w:pStyle w:val="ListParagraph"/>
        <w:numPr>
          <w:ilvl w:val="0"/>
          <w:numId w:val="0"/>
        </w:numPr>
        <w:ind w:left="360"/>
        <w:rPr>
          <w:b/>
          <w:sz w:val="24"/>
        </w:rPr>
      </w:pPr>
    </w:p>
    <w:tbl>
      <w:tblPr>
        <w:tblStyle w:val="TableGrid"/>
        <w:tblpPr w:leftFromText="180" w:rightFromText="180" w:vertAnchor="text" w:horzAnchor="margin" w:tblpY="128"/>
        <w:tblW w:w="0" w:type="auto"/>
        <w:tblLook w:val="04A0" w:firstRow="1" w:lastRow="0" w:firstColumn="1" w:lastColumn="0" w:noHBand="0" w:noVBand="1"/>
      </w:tblPr>
      <w:tblGrid>
        <w:gridCol w:w="2240"/>
        <w:gridCol w:w="2481"/>
        <w:gridCol w:w="4629"/>
      </w:tblGrid>
      <w:tr w:rsidR="000A1FF2" w14:paraId="39AAB8AB" w14:textId="77777777" w:rsidTr="000A1FF2">
        <w:tc>
          <w:tcPr>
            <w:tcW w:w="2240" w:type="dxa"/>
            <w:shd w:val="clear" w:color="auto" w:fill="00FFFF"/>
          </w:tcPr>
          <w:p w14:paraId="5F38BF95" w14:textId="77777777" w:rsidR="00891743" w:rsidRDefault="00891743" w:rsidP="008663AF">
            <w:pPr>
              <w:tabs>
                <w:tab w:val="left" w:pos="1027"/>
              </w:tabs>
            </w:pPr>
            <w:r>
              <w:t>Property</w:t>
            </w:r>
            <w:r>
              <w:tab/>
            </w:r>
          </w:p>
        </w:tc>
        <w:tc>
          <w:tcPr>
            <w:tcW w:w="2481" w:type="dxa"/>
            <w:shd w:val="clear" w:color="auto" w:fill="00FFFF"/>
          </w:tcPr>
          <w:p w14:paraId="1F1AABA5" w14:textId="77777777" w:rsidR="00891743" w:rsidRDefault="00891743" w:rsidP="008663AF">
            <w:r>
              <w:t>Characteristic</w:t>
            </w:r>
          </w:p>
        </w:tc>
        <w:tc>
          <w:tcPr>
            <w:tcW w:w="4629" w:type="dxa"/>
            <w:shd w:val="clear" w:color="auto" w:fill="00FFFF"/>
          </w:tcPr>
          <w:p w14:paraId="5D379DB9" w14:textId="77777777" w:rsidR="00891743" w:rsidRDefault="00891743" w:rsidP="008663AF">
            <w:r>
              <w:t>Value (if applicable)</w:t>
            </w:r>
          </w:p>
        </w:tc>
      </w:tr>
      <w:tr w:rsidR="00916B43" w14:paraId="64E7E773" w14:textId="77777777" w:rsidTr="000A1FF2">
        <w:tc>
          <w:tcPr>
            <w:tcW w:w="2240" w:type="dxa"/>
            <w:vMerge w:val="restart"/>
          </w:tcPr>
          <w:p w14:paraId="657B58A0" w14:textId="278601FF" w:rsidR="00916B43" w:rsidRDefault="00916B43" w:rsidP="008663AF">
            <w:r>
              <w:t>hasSubParkingArea</w:t>
            </w:r>
          </w:p>
        </w:tc>
        <w:tc>
          <w:tcPr>
            <w:tcW w:w="2481" w:type="dxa"/>
          </w:tcPr>
          <w:p w14:paraId="4803F087" w14:textId="0E794EC0" w:rsidR="00916B43" w:rsidRDefault="00916B43" w:rsidP="008663AF">
            <w:r>
              <w:t>subPropertyOf</w:t>
            </w:r>
          </w:p>
        </w:tc>
        <w:tc>
          <w:tcPr>
            <w:tcW w:w="4629" w:type="dxa"/>
          </w:tcPr>
          <w:p w14:paraId="5A2F554A" w14:textId="48453469" w:rsidR="00916B43" w:rsidRDefault="00916B43" w:rsidP="008663AF">
            <w:r>
              <w:t>mer:hasProperPart</w:t>
            </w:r>
          </w:p>
        </w:tc>
      </w:tr>
      <w:tr w:rsidR="00916B43" w14:paraId="0D638573" w14:textId="77777777" w:rsidTr="000A1FF2">
        <w:tc>
          <w:tcPr>
            <w:tcW w:w="2240" w:type="dxa"/>
            <w:vMerge/>
          </w:tcPr>
          <w:p w14:paraId="74F91628" w14:textId="77777777" w:rsidR="00916B43" w:rsidRDefault="00916B43" w:rsidP="008663AF"/>
        </w:tc>
        <w:tc>
          <w:tcPr>
            <w:tcW w:w="2481" w:type="dxa"/>
          </w:tcPr>
          <w:p w14:paraId="12D3FBFD" w14:textId="1B66099B" w:rsidR="00916B43" w:rsidRDefault="00916B43" w:rsidP="008663AF">
            <w:r>
              <w:t>domain</w:t>
            </w:r>
          </w:p>
        </w:tc>
        <w:tc>
          <w:tcPr>
            <w:tcW w:w="4629" w:type="dxa"/>
          </w:tcPr>
          <w:p w14:paraId="6976CB56" w14:textId="2CB9317B" w:rsidR="00916B43" w:rsidRDefault="00916B43" w:rsidP="008663AF">
            <w:r>
              <w:t>ParkingArea</w:t>
            </w:r>
          </w:p>
        </w:tc>
      </w:tr>
      <w:tr w:rsidR="00916B43" w14:paraId="55A68BCA" w14:textId="77777777" w:rsidTr="000A1FF2">
        <w:tc>
          <w:tcPr>
            <w:tcW w:w="2240" w:type="dxa"/>
            <w:vMerge/>
          </w:tcPr>
          <w:p w14:paraId="78472EC6" w14:textId="29A5E947" w:rsidR="00916B43" w:rsidRDefault="00916B43" w:rsidP="008663AF"/>
        </w:tc>
        <w:tc>
          <w:tcPr>
            <w:tcW w:w="2481" w:type="dxa"/>
          </w:tcPr>
          <w:p w14:paraId="5DDA5578" w14:textId="66FA0B87" w:rsidR="00916B43" w:rsidRDefault="00916B43" w:rsidP="008663AF">
            <w:r>
              <w:t>range</w:t>
            </w:r>
          </w:p>
        </w:tc>
        <w:tc>
          <w:tcPr>
            <w:tcW w:w="4629" w:type="dxa"/>
          </w:tcPr>
          <w:p w14:paraId="1C0DBA08" w14:textId="1CC3D04C" w:rsidR="00916B43" w:rsidRDefault="00916B43" w:rsidP="008663AF">
            <w:r>
              <w:t>ParkingArea</w:t>
            </w:r>
          </w:p>
        </w:tc>
      </w:tr>
      <w:tr w:rsidR="00916B43" w14:paraId="41D544F4" w14:textId="77777777" w:rsidTr="000A1FF2">
        <w:tc>
          <w:tcPr>
            <w:tcW w:w="2240" w:type="dxa"/>
            <w:vMerge/>
          </w:tcPr>
          <w:p w14:paraId="5256815E" w14:textId="77777777" w:rsidR="00916B43" w:rsidRDefault="00916B43" w:rsidP="008663AF"/>
        </w:tc>
        <w:tc>
          <w:tcPr>
            <w:tcW w:w="2481" w:type="dxa"/>
          </w:tcPr>
          <w:p w14:paraId="5BADE3FD" w14:textId="05E6DA2A" w:rsidR="00916B43" w:rsidRDefault="00916B43" w:rsidP="008663AF">
            <w:r>
              <w:t>inverse</w:t>
            </w:r>
          </w:p>
        </w:tc>
        <w:tc>
          <w:tcPr>
            <w:tcW w:w="4629" w:type="dxa"/>
          </w:tcPr>
          <w:p w14:paraId="39104FE1" w14:textId="49795E54" w:rsidR="00916B43" w:rsidRDefault="00916B43" w:rsidP="008663AF">
            <w:r>
              <w:t>subParkingAreaOf</w:t>
            </w:r>
          </w:p>
        </w:tc>
      </w:tr>
      <w:tr w:rsidR="00916B43" w14:paraId="2C8D33E0" w14:textId="77777777" w:rsidTr="000A1FF2">
        <w:tc>
          <w:tcPr>
            <w:tcW w:w="2240" w:type="dxa"/>
            <w:vMerge w:val="restart"/>
          </w:tcPr>
          <w:p w14:paraId="78CF7568" w14:textId="0349F2F7" w:rsidR="00916B43" w:rsidRDefault="00916B43" w:rsidP="008663AF">
            <w:r>
              <w:t>subParkingAreaOf</w:t>
            </w:r>
          </w:p>
        </w:tc>
        <w:tc>
          <w:tcPr>
            <w:tcW w:w="2481" w:type="dxa"/>
          </w:tcPr>
          <w:p w14:paraId="49D81376" w14:textId="370E008E" w:rsidR="00916B43" w:rsidRDefault="00916B43" w:rsidP="008663AF">
            <w:r>
              <w:t>subPropertyOf</w:t>
            </w:r>
          </w:p>
        </w:tc>
        <w:tc>
          <w:tcPr>
            <w:tcW w:w="4629" w:type="dxa"/>
          </w:tcPr>
          <w:p w14:paraId="016F794D" w14:textId="1056533B" w:rsidR="00916B43" w:rsidRDefault="00916B43" w:rsidP="008663AF">
            <w:r>
              <w:t>mer:properPartOf</w:t>
            </w:r>
          </w:p>
        </w:tc>
      </w:tr>
      <w:tr w:rsidR="00916B43" w14:paraId="29508A0E" w14:textId="77777777" w:rsidTr="000A1FF2">
        <w:tc>
          <w:tcPr>
            <w:tcW w:w="2240" w:type="dxa"/>
            <w:vMerge/>
          </w:tcPr>
          <w:p w14:paraId="4EF905F0" w14:textId="77777777" w:rsidR="00916B43" w:rsidRDefault="00916B43" w:rsidP="00723D39"/>
        </w:tc>
        <w:tc>
          <w:tcPr>
            <w:tcW w:w="2481" w:type="dxa"/>
          </w:tcPr>
          <w:p w14:paraId="4265BA3B" w14:textId="271A583C" w:rsidR="00916B43" w:rsidRDefault="00916B43" w:rsidP="00723D39">
            <w:r>
              <w:t>domain</w:t>
            </w:r>
          </w:p>
        </w:tc>
        <w:tc>
          <w:tcPr>
            <w:tcW w:w="4629" w:type="dxa"/>
          </w:tcPr>
          <w:p w14:paraId="53A62E71" w14:textId="38B7B14A" w:rsidR="00916B43" w:rsidRDefault="00916B43" w:rsidP="00723D39">
            <w:r>
              <w:t>ParkingArea</w:t>
            </w:r>
          </w:p>
        </w:tc>
      </w:tr>
      <w:tr w:rsidR="00916B43" w14:paraId="66CDD0CA" w14:textId="77777777" w:rsidTr="000A1FF2">
        <w:tc>
          <w:tcPr>
            <w:tcW w:w="2240" w:type="dxa"/>
            <w:vMerge/>
          </w:tcPr>
          <w:p w14:paraId="745AAF53" w14:textId="77777777" w:rsidR="00916B43" w:rsidRDefault="00916B43" w:rsidP="00723D39"/>
        </w:tc>
        <w:tc>
          <w:tcPr>
            <w:tcW w:w="2481" w:type="dxa"/>
          </w:tcPr>
          <w:p w14:paraId="560509CC" w14:textId="00CFBFB6" w:rsidR="00916B43" w:rsidRDefault="00916B43" w:rsidP="00723D39">
            <w:r>
              <w:t>range</w:t>
            </w:r>
          </w:p>
        </w:tc>
        <w:tc>
          <w:tcPr>
            <w:tcW w:w="4629" w:type="dxa"/>
          </w:tcPr>
          <w:p w14:paraId="1A55C0B0" w14:textId="3CFA52ED" w:rsidR="00916B43" w:rsidRDefault="00916B43" w:rsidP="00723D39">
            <w:r>
              <w:t>ParkingArea</w:t>
            </w:r>
          </w:p>
        </w:tc>
      </w:tr>
      <w:tr w:rsidR="00916B43" w14:paraId="1AC8FC21" w14:textId="77777777" w:rsidTr="000A1FF2">
        <w:tc>
          <w:tcPr>
            <w:tcW w:w="2240" w:type="dxa"/>
            <w:vMerge/>
          </w:tcPr>
          <w:p w14:paraId="027C30BF" w14:textId="77777777" w:rsidR="00916B43" w:rsidRDefault="00916B43" w:rsidP="00723D39"/>
        </w:tc>
        <w:tc>
          <w:tcPr>
            <w:tcW w:w="2481" w:type="dxa"/>
          </w:tcPr>
          <w:p w14:paraId="7166BC31" w14:textId="3920A612" w:rsidR="00916B43" w:rsidRDefault="00916B43" w:rsidP="00723D39">
            <w:r>
              <w:t>inverse of</w:t>
            </w:r>
          </w:p>
        </w:tc>
        <w:tc>
          <w:tcPr>
            <w:tcW w:w="4629" w:type="dxa"/>
          </w:tcPr>
          <w:p w14:paraId="0D4E9579" w14:textId="63F1F242" w:rsidR="00916B43" w:rsidRDefault="00916B43" w:rsidP="00723D39">
            <w:r>
              <w:t>hasSubParkingArea</w:t>
            </w:r>
          </w:p>
        </w:tc>
      </w:tr>
    </w:tbl>
    <w:p w14:paraId="088486EC" w14:textId="77777777" w:rsidR="00891743" w:rsidRDefault="00891743" w:rsidP="00E45F01">
      <w:pPr>
        <w:pStyle w:val="ListParagraph"/>
        <w:numPr>
          <w:ilvl w:val="0"/>
          <w:numId w:val="0"/>
        </w:numPr>
        <w:ind w:left="360"/>
        <w:rPr>
          <w:b/>
          <w:sz w:val="24"/>
        </w:rPr>
      </w:pPr>
    </w:p>
    <w:p w14:paraId="22133171" w14:textId="5734328F" w:rsidR="00B053A6" w:rsidRPr="00616EC9" w:rsidRDefault="003B6261" w:rsidP="00E45F01">
      <w:pPr>
        <w:pStyle w:val="ListParagraph"/>
        <w:numPr>
          <w:ilvl w:val="0"/>
          <w:numId w:val="0"/>
        </w:numPr>
        <w:ind w:left="360"/>
        <w:rPr>
          <w:b/>
          <w:sz w:val="24"/>
        </w:rPr>
      </w:pPr>
      <w:r w:rsidRPr="00616EC9">
        <w:rPr>
          <w:b/>
          <w:sz w:val="24"/>
        </w:rPr>
        <w:t>Ontologies Reused:</w:t>
      </w:r>
    </w:p>
    <w:p w14:paraId="555C7359" w14:textId="2A45662B" w:rsidR="003B6261" w:rsidRDefault="00466487" w:rsidP="009E4A69">
      <w:pPr>
        <w:pStyle w:val="ListParagraph"/>
        <w:rPr>
          <w:sz w:val="24"/>
        </w:rPr>
      </w:pPr>
      <w:r>
        <w:rPr>
          <w:sz w:val="24"/>
        </w:rPr>
        <w:t>Mereology</w:t>
      </w:r>
    </w:p>
    <w:p w14:paraId="436D5005" w14:textId="4FCCD1C6" w:rsidR="00466487" w:rsidRDefault="00466487" w:rsidP="009E4A69">
      <w:pPr>
        <w:pStyle w:val="ListParagraph"/>
        <w:rPr>
          <w:sz w:val="24"/>
        </w:rPr>
      </w:pPr>
      <w:r>
        <w:rPr>
          <w:sz w:val="24"/>
        </w:rPr>
        <w:t>Change</w:t>
      </w:r>
    </w:p>
    <w:p w14:paraId="7F987D1B" w14:textId="7FD2B236" w:rsidR="00466487" w:rsidRDefault="00466487" w:rsidP="009E4A69">
      <w:pPr>
        <w:pStyle w:val="ListParagraph"/>
        <w:rPr>
          <w:sz w:val="24"/>
        </w:rPr>
      </w:pPr>
      <w:r>
        <w:rPr>
          <w:sz w:val="24"/>
        </w:rPr>
        <w:t>Time</w:t>
      </w:r>
    </w:p>
    <w:p w14:paraId="510BB694" w14:textId="78C59AF4" w:rsidR="00466487" w:rsidRPr="00616EC9" w:rsidRDefault="00466487" w:rsidP="009E4A69">
      <w:pPr>
        <w:pStyle w:val="ListParagraph"/>
        <w:rPr>
          <w:sz w:val="24"/>
        </w:rPr>
      </w:pPr>
      <w:r>
        <w:rPr>
          <w:sz w:val="24"/>
        </w:rPr>
        <w:t>OM</w:t>
      </w:r>
    </w:p>
    <w:p w14:paraId="16899239" w14:textId="7A385361" w:rsidR="00232ADD" w:rsidRPr="00616EC9" w:rsidRDefault="00232ADD" w:rsidP="009E4A69">
      <w:pPr>
        <w:pStyle w:val="ListParagraph"/>
        <w:rPr>
          <w:sz w:val="24"/>
        </w:rPr>
      </w:pPr>
      <w:r w:rsidRPr="00616EC9">
        <w:rPr>
          <w:sz w:val="24"/>
        </w:rPr>
        <w:t>Person</w:t>
      </w:r>
    </w:p>
    <w:p w14:paraId="36BB658E" w14:textId="01B2BF49" w:rsidR="00232ADD" w:rsidRPr="00616EC9" w:rsidRDefault="00232ADD" w:rsidP="009E4A69">
      <w:pPr>
        <w:pStyle w:val="ListParagraph"/>
        <w:rPr>
          <w:sz w:val="24"/>
        </w:rPr>
      </w:pPr>
      <w:r w:rsidRPr="00616EC9">
        <w:rPr>
          <w:sz w:val="24"/>
        </w:rPr>
        <w:t>Vehicle</w:t>
      </w:r>
    </w:p>
    <w:p w14:paraId="5759ED18" w14:textId="424114C6" w:rsidR="004B7120" w:rsidRPr="00616EC9" w:rsidRDefault="0040449F" w:rsidP="009E4A69">
      <w:pPr>
        <w:pStyle w:val="ListParagraph"/>
        <w:rPr>
          <w:sz w:val="24"/>
        </w:rPr>
      </w:pPr>
      <w:r w:rsidRPr="00616EC9">
        <w:rPr>
          <w:sz w:val="24"/>
        </w:rPr>
        <w:t>Contact</w:t>
      </w:r>
    </w:p>
    <w:p w14:paraId="7D6C247A" w14:textId="1ABE5185" w:rsidR="005631DB" w:rsidRDefault="005631DB" w:rsidP="005631DB">
      <w:pPr>
        <w:rPr>
          <w:b/>
        </w:rPr>
      </w:pPr>
      <w:r>
        <w:rPr>
          <w:b/>
        </w:rPr>
        <w:t>Future work:</w:t>
      </w:r>
    </w:p>
    <w:p w14:paraId="28107752" w14:textId="77F3990D" w:rsidR="005631DB" w:rsidRDefault="005631DB" w:rsidP="005631DB">
      <w:r>
        <w:t>Constraints may be defined to relate the hours of ope</w:t>
      </w:r>
      <w:r w:rsidR="003329EF">
        <w:t xml:space="preserve">ration with the </w:t>
      </w:r>
      <w:r w:rsidR="009250C3">
        <w:t>parking lot’s associated parking policies and their hours of operation: a parking lot should have policies defined during all of its hours of operation.</w:t>
      </w:r>
    </w:p>
    <w:p w14:paraId="28421C49" w14:textId="0B43DE3C" w:rsidR="00B538A1" w:rsidRPr="005631DB" w:rsidRDefault="00B538A1" w:rsidP="005631DB">
      <w:r>
        <w:t>If required, parking services may be defined in greater detail.</w:t>
      </w:r>
    </w:p>
    <w:p w14:paraId="79A3C2AC" w14:textId="77777777" w:rsidR="00232ADD" w:rsidRPr="003B6261" w:rsidRDefault="00232ADD" w:rsidP="00E80D3C">
      <w:pPr>
        <w:pStyle w:val="ListParagraph"/>
        <w:numPr>
          <w:ilvl w:val="0"/>
          <w:numId w:val="0"/>
        </w:numPr>
        <w:ind w:left="720"/>
      </w:pPr>
    </w:p>
    <w:p w14:paraId="56C1F91E" w14:textId="77777777" w:rsidR="00BD7C89" w:rsidRDefault="00CF11C5" w:rsidP="00EA354A">
      <w:pPr>
        <w:pStyle w:val="Heading2"/>
      </w:pPr>
      <w:bookmarkStart w:id="110" w:name="_Toc17365190"/>
      <w:r>
        <w:t>Public</w:t>
      </w:r>
      <w:r w:rsidR="00BD7C89">
        <w:t xml:space="preserve"> Transit Ontology</w:t>
      </w:r>
      <w:bookmarkEnd w:id="110"/>
    </w:p>
    <w:p w14:paraId="6A7EE14B" w14:textId="07F0684A" w:rsidR="00D479C9" w:rsidRDefault="002721AE" w:rsidP="00D479C9">
      <w:pPr>
        <w:rPr>
          <w:i/>
        </w:rPr>
      </w:pPr>
      <w:hyperlink r:id="rId26" w:history="1">
        <w:r w:rsidR="0089518D">
          <w:rPr>
            <w:rStyle w:val="Hyperlink"/>
            <w:i/>
          </w:rPr>
          <w:t>http://ontology.eil.utoronto.ca/icity/</w:t>
        </w:r>
        <w:r w:rsidR="00624998" w:rsidRPr="00E01611">
          <w:rPr>
            <w:rStyle w:val="Hyperlink"/>
            <w:i/>
          </w:rPr>
          <w:t>PublicTransit.owl</w:t>
        </w:r>
      </w:hyperlink>
    </w:p>
    <w:p w14:paraId="2095DB95" w14:textId="77777777" w:rsidR="00CF11C5" w:rsidRPr="00CF11C5" w:rsidRDefault="00CF11C5" w:rsidP="00CF11C5">
      <w:pPr>
        <w:rPr>
          <w:b/>
        </w:rPr>
      </w:pPr>
      <w:r w:rsidRPr="00CF11C5">
        <w:rPr>
          <w:b/>
        </w:rPr>
        <w:t>Namespace: transit</w:t>
      </w:r>
    </w:p>
    <w:p w14:paraId="301594BC" w14:textId="43EAD267" w:rsidR="00D0475D" w:rsidRDefault="00FE6277" w:rsidP="009E4A69">
      <w:pPr>
        <w:pStyle w:val="ListParagraph"/>
      </w:pPr>
      <w:r>
        <w:t>TransitSystem</w:t>
      </w:r>
      <w:r w:rsidR="00D0475D">
        <w:t xml:space="preserve">: A </w:t>
      </w:r>
      <w:r>
        <w:t xml:space="preserve">TransitSystem </w:t>
      </w:r>
      <w:r w:rsidR="00D0475D">
        <w:t xml:space="preserve">is a </w:t>
      </w:r>
      <w:r w:rsidR="00D0475D" w:rsidRPr="0049134E">
        <w:rPr>
          <w:b/>
        </w:rPr>
        <w:t>collection of Routes</w:t>
      </w:r>
      <w:r w:rsidR="0049134E">
        <w:t>.</w:t>
      </w:r>
      <w:r w:rsidR="0049134E">
        <w:br/>
        <w:t xml:space="preserve">A </w:t>
      </w:r>
      <w:r>
        <w:t xml:space="preserve">TransitSystem </w:t>
      </w:r>
      <w:r w:rsidR="0049134E">
        <w:t xml:space="preserve">may be </w:t>
      </w:r>
      <w:r w:rsidR="0049134E" w:rsidRPr="0049134E">
        <w:rPr>
          <w:b/>
        </w:rPr>
        <w:t>accessed by</w:t>
      </w:r>
      <w:r w:rsidR="0049134E">
        <w:t xml:space="preserve"> some Fare or Transit Pass.</w:t>
      </w:r>
    </w:p>
    <w:p w14:paraId="46F7AD37" w14:textId="1DE67030" w:rsidR="008E6E32" w:rsidRDefault="00D0475D" w:rsidP="009E4A69">
      <w:pPr>
        <w:pStyle w:val="ListParagraph"/>
      </w:pPr>
      <w:r>
        <w:t>Route</w:t>
      </w:r>
      <w:r w:rsidR="0063407C">
        <w:t xml:space="preserve">: A Route </w:t>
      </w:r>
      <w:r w:rsidR="0063407C" w:rsidRPr="0049134E">
        <w:t xml:space="preserve">consists of a series of Route </w:t>
      </w:r>
      <w:r w:rsidR="007D3675">
        <w:t xml:space="preserve">Links and may </w:t>
      </w:r>
      <w:r w:rsidR="00322525">
        <w:t>be divided into</w:t>
      </w:r>
      <w:r w:rsidR="007D3675">
        <w:t xml:space="preserve"> Route Sections</w:t>
      </w:r>
      <w:r w:rsidR="0063407C">
        <w:t>.</w:t>
      </w:r>
      <w:r w:rsidR="0063407C">
        <w:br/>
        <w:t xml:space="preserve">A Route has some </w:t>
      </w:r>
      <w:r w:rsidR="0063407C" w:rsidRPr="0049134E">
        <w:t>directionality</w:t>
      </w:r>
      <w:r w:rsidR="007D3675">
        <w:t xml:space="preserve"> (captured by the route links)</w:t>
      </w:r>
      <w:r w:rsidR="004A66F6">
        <w:t>.</w:t>
      </w:r>
    </w:p>
    <w:p w14:paraId="26BCE44F" w14:textId="7FAD0187" w:rsidR="00D0475D" w:rsidRDefault="00D0475D" w:rsidP="009E4A69">
      <w:pPr>
        <w:pStyle w:val="ListParagraph"/>
      </w:pPr>
      <w:r>
        <w:t>Route Section</w:t>
      </w:r>
      <w:r w:rsidR="0063407C">
        <w:t xml:space="preserve">: A Route Section </w:t>
      </w:r>
      <w:r w:rsidR="007D3675">
        <w:t xml:space="preserve">is part of some Route and </w:t>
      </w:r>
      <w:r w:rsidR="0063407C" w:rsidRPr="00E42B68">
        <w:t>consists of</w:t>
      </w:r>
      <w:r w:rsidR="0063407C">
        <w:t xml:space="preserve"> Route Links.</w:t>
      </w:r>
      <w:r w:rsidR="004A66F6">
        <w:br/>
        <w:t xml:space="preserve">A Route Section </w:t>
      </w:r>
      <w:r w:rsidR="003044E9">
        <w:t>begins and ends a</w:t>
      </w:r>
      <w:r w:rsidR="00365B56">
        <w:t>t a Stop Point.</w:t>
      </w:r>
    </w:p>
    <w:p w14:paraId="378F6F8F" w14:textId="1B367685" w:rsidR="00D0475D" w:rsidRDefault="00D0475D" w:rsidP="009E4A69">
      <w:pPr>
        <w:pStyle w:val="ListParagraph"/>
      </w:pPr>
      <w:r>
        <w:t>Route Link</w:t>
      </w:r>
      <w:r w:rsidR="0063407C">
        <w:t xml:space="preserve">: </w:t>
      </w:r>
      <w:r w:rsidR="00E42B68">
        <w:t xml:space="preserve">A Route Link is part of some Route. It </w:t>
      </w:r>
      <w:r w:rsidR="008A718B">
        <w:t>is a primitive element of a route, operating on single</w:t>
      </w:r>
      <w:r w:rsidR="009E4A69">
        <w:t xml:space="preserve"> Arc</w:t>
      </w:r>
      <w:r w:rsidR="00E42B68">
        <w:t xml:space="preserve"> or Link within the transportation system.</w:t>
      </w:r>
    </w:p>
    <w:p w14:paraId="14B79805" w14:textId="22969D4D" w:rsidR="0063407C" w:rsidRDefault="0063407C" w:rsidP="009E4A69">
      <w:pPr>
        <w:pStyle w:val="ListParagraph"/>
      </w:pPr>
      <w:r>
        <w:t xml:space="preserve">Stop Point: A Stop Point marks the </w:t>
      </w:r>
      <w:r w:rsidRPr="0049134E">
        <w:rPr>
          <w:b/>
        </w:rPr>
        <w:t>start or end of</w:t>
      </w:r>
      <w:r>
        <w:t xml:space="preserve"> a Route Link</w:t>
      </w:r>
      <w:r w:rsidR="009344B6">
        <w:t xml:space="preserve"> (e.g. a subway stop or bus stop)</w:t>
      </w:r>
      <w:r>
        <w:t>.</w:t>
      </w:r>
      <w:r w:rsidR="008B1472">
        <w:br/>
        <w:t>A Stop Point is a subclass of a Node, as defined in the Transportation System ontology.</w:t>
      </w:r>
      <w:r>
        <w:br/>
      </w:r>
      <w:r w:rsidR="008B1472">
        <w:lastRenderedPageBreak/>
        <w:t>Like a Node, a</w:t>
      </w:r>
      <w:r>
        <w:t xml:space="preserve"> Stop Point </w:t>
      </w:r>
      <w:r w:rsidRPr="0049134E">
        <w:rPr>
          <w:b/>
        </w:rPr>
        <w:t>has a</w:t>
      </w:r>
      <w:r w:rsidR="008B1472">
        <w:rPr>
          <w:b/>
        </w:rPr>
        <w:t>n associated</w:t>
      </w:r>
      <w:r w:rsidRPr="0049134E">
        <w:rPr>
          <w:b/>
        </w:rPr>
        <w:t xml:space="preserve"> Location</w:t>
      </w:r>
      <w:r>
        <w:t>.</w:t>
      </w:r>
      <w:r>
        <w:br/>
        <w:t>A Person may enter or exit the transit vehicle at a Stop Point.</w:t>
      </w:r>
    </w:p>
    <w:p w14:paraId="1218DA35" w14:textId="4D181069" w:rsidR="003A0FD1" w:rsidRDefault="00D23F24" w:rsidP="003A0FD1">
      <w:pPr>
        <w:pStyle w:val="ListParagraph"/>
        <w:numPr>
          <w:ilvl w:val="0"/>
          <w:numId w:val="0"/>
        </w:numPr>
        <w:ind w:left="720"/>
      </w:pPr>
      <w:r>
        <w:t xml:space="preserve">(to do: </w:t>
      </w:r>
      <w:r w:rsidR="00E87413">
        <w:t>Station subclass of StopPoint</w:t>
      </w:r>
      <w:r>
        <w:t>)</w:t>
      </w:r>
    </w:p>
    <w:p w14:paraId="0C448198" w14:textId="51BDE8A1" w:rsidR="003A0FD1" w:rsidRPr="00774659" w:rsidRDefault="003A0FD1" w:rsidP="003C429B">
      <w:pPr>
        <w:pStyle w:val="ListParagraph"/>
      </w:pPr>
      <w:r w:rsidRPr="00774659">
        <w:t xml:space="preserve">Station: A Station is a specialized type of Stop Point that contains multiple Stop Points. </w:t>
      </w:r>
      <w:r w:rsidRPr="00774659">
        <w:br/>
        <w:t>A Station may have an actual and associated location</w:t>
      </w:r>
      <w:r w:rsidR="00865F82" w:rsidRPr="00774659">
        <w:t>; i</w:t>
      </w:r>
      <w:r w:rsidRPr="00774659">
        <w:t xml:space="preserve">t may </w:t>
      </w:r>
      <w:r w:rsidR="00973356" w:rsidRPr="00774659">
        <w:t>provide</w:t>
      </w:r>
      <w:r w:rsidRPr="00774659">
        <w:t xml:space="preserve"> </w:t>
      </w:r>
      <w:r w:rsidR="00973356" w:rsidRPr="00774659">
        <w:t xml:space="preserve">various </w:t>
      </w:r>
      <w:r w:rsidRPr="00774659">
        <w:t>amenities (e.g. business</w:t>
      </w:r>
      <w:r w:rsidR="00865F82" w:rsidRPr="00774659">
        <w:t xml:space="preserve">es or </w:t>
      </w:r>
      <w:r w:rsidRPr="00774659">
        <w:t>restrooms</w:t>
      </w:r>
      <w:r w:rsidR="00865F82" w:rsidRPr="00774659">
        <w:t>)</w:t>
      </w:r>
    </w:p>
    <w:p w14:paraId="46AFEC98" w14:textId="237896D0" w:rsidR="003C429B" w:rsidRDefault="008B1472" w:rsidP="003C429B">
      <w:pPr>
        <w:pStyle w:val="ListParagraph"/>
      </w:pPr>
      <w:r>
        <w:t xml:space="preserve">Transit Incidents, broadly, </w:t>
      </w:r>
      <w:r w:rsidR="00C24958">
        <w:t>are events of interest that occur on a particular transit trip. Typically, they are problematic, unplanned issues resulting in some delay.</w:t>
      </w:r>
      <w:r w:rsidR="00C24958">
        <w:br/>
      </w:r>
      <w:r>
        <w:t xml:space="preserve">A </w:t>
      </w:r>
      <w:r w:rsidR="003C429B">
        <w:t xml:space="preserve">TransitIncident </w:t>
      </w:r>
      <w:r>
        <w:t xml:space="preserve">is a </w:t>
      </w:r>
      <w:r w:rsidR="003C429B">
        <w:t>subclass of Activity</w:t>
      </w:r>
      <w:r>
        <w:t>.</w:t>
      </w:r>
      <w:r w:rsidR="003C429B">
        <w:br/>
      </w:r>
      <w:r w:rsidR="00C24958">
        <w:t>It is associated with some station or stop point.</w:t>
      </w:r>
      <w:r w:rsidR="003C429B">
        <w:br/>
      </w:r>
      <w:r w:rsidR="00C24958">
        <w:t xml:space="preserve">An incident may be described (and so classified) by a predefined code: </w:t>
      </w:r>
      <w:r w:rsidR="003C429B">
        <w:t>hasCode only xsd:String</w:t>
      </w:r>
      <w:r w:rsidR="001B6C71">
        <w:t>.</w:t>
      </w:r>
      <w:r w:rsidR="003C429B">
        <w:br/>
      </w:r>
      <w:r w:rsidR="00C24958">
        <w:t xml:space="preserve">An incident </w:t>
      </w:r>
      <w:r w:rsidR="001B6C71">
        <w:t>will have some resulting caused gap (i.e. the time from the incident until the next train arrives at the station).</w:t>
      </w:r>
      <w:r w:rsidR="00CF54F2">
        <w:t xml:space="preserve"> </w:t>
      </w:r>
    </w:p>
    <w:p w14:paraId="66145CD5" w14:textId="61ACD83B" w:rsidR="003C429B" w:rsidRDefault="003C429B" w:rsidP="001F0377">
      <w:pPr>
        <w:pStyle w:val="ListParagraph"/>
      </w:pPr>
      <w:r w:rsidRPr="004C00EA">
        <w:t>TransitTrip</w:t>
      </w:r>
      <w:r>
        <w:t xml:space="preserve"> </w:t>
      </w:r>
      <w:r w:rsidR="00C24958">
        <w:t xml:space="preserve">is a </w:t>
      </w:r>
      <w:r>
        <w:t>subclass of Trip</w:t>
      </w:r>
      <w:r w:rsidR="00C24958">
        <w:t xml:space="preserve">. </w:t>
      </w:r>
      <w:r>
        <w:br/>
      </w:r>
      <w:r w:rsidR="00C24958">
        <w:t>Transit Trips have specific restrictions and specialized properties. A Transit Trip occurs on some predefined route. A Transit Trip may also describe</w:t>
      </w:r>
      <w:r w:rsidR="000407A9">
        <w:t xml:space="preserve"> a trip on</w:t>
      </w:r>
      <w:r w:rsidR="00C24958">
        <w:t xml:space="preserve"> some smaller part of a Route, i.e. a Route Link. </w:t>
      </w:r>
      <w:r w:rsidR="000407A9">
        <w:t>I</w:t>
      </w:r>
      <w:r w:rsidR="000566DF">
        <w:t>n exceptional cases,</w:t>
      </w:r>
      <w:r w:rsidR="000407A9">
        <w:t xml:space="preserve"> is possible that a TransitTrip may occur off-route (e.g. </w:t>
      </w:r>
      <w:r w:rsidR="000566DF">
        <w:t xml:space="preserve">detours). </w:t>
      </w:r>
      <w:r w:rsidR="00C24958">
        <w:t>The start and destination of a Tran</w:t>
      </w:r>
      <w:r w:rsidR="00B81F3A">
        <w:t>s</w:t>
      </w:r>
      <w:r w:rsidR="00C24958">
        <w:t>it Trip must be a Stop Point, and all Tr</w:t>
      </w:r>
      <w:r w:rsidR="00B02A71">
        <w:t>ansit Trips must be performed with</w:t>
      </w:r>
      <w:r w:rsidR="00C24958">
        <w:t xml:space="preserve"> a </w:t>
      </w:r>
      <w:r w:rsidR="00E76345">
        <w:t>Transit Vehicle</w:t>
      </w:r>
      <w:r w:rsidR="00384357">
        <w:t>.</w:t>
      </w:r>
    </w:p>
    <w:p w14:paraId="3ACF0C97" w14:textId="3A0EDE71" w:rsidR="0097309C" w:rsidRDefault="00B00C9B" w:rsidP="001F0377">
      <w:pPr>
        <w:pStyle w:val="ListParagraph"/>
      </w:pPr>
      <w:r w:rsidRPr="004C00EA">
        <w:t>Scheduled</w:t>
      </w:r>
      <w:r w:rsidR="0097309C" w:rsidRPr="004C00EA">
        <w:t>TransitTrip</w:t>
      </w:r>
      <w:r w:rsidR="0097309C">
        <w:t xml:space="preserve"> is a type of RecurringEvent that only has TransitTrips as occurrences.</w:t>
      </w:r>
      <w:r w:rsidR="000566DF">
        <w:t xml:space="preserve"> A </w:t>
      </w:r>
      <w:r>
        <w:t>Scheduled</w:t>
      </w:r>
      <w:r w:rsidR="000566DF">
        <w:t>TransitTrip is scheduled on some Route, RouteLink, or RouteSection</w:t>
      </w:r>
      <w:r w:rsidR="00E575F2">
        <w:t xml:space="preserve">, however it is not necessarily the case that the trip is accessible to travelers at the beginning stop point. It is possible that the scheduled trip will not pick up any passengers, or that passengers must pre-arrange in order to be picked up by the scheduled trip. </w:t>
      </w:r>
      <w:r w:rsidR="006D6F57">
        <w:t>A Scheduled Transit Trip may have a pick-up type and/or drop-off type</w:t>
      </w:r>
      <w:r w:rsidR="007C1549">
        <w:t xml:space="preserve"> as defined by some Trip Access Arrangement Type</w:t>
      </w:r>
      <w:r w:rsidR="006D6F57">
        <w:t>: as scheduled, not available, arranged with agency, or arranged with driver.</w:t>
      </w:r>
      <w:r w:rsidR="00790069">
        <w:br/>
        <w:t>ScheduledTransitTrips may be used to specify route and stop timetables.</w:t>
      </w:r>
      <w:r w:rsidR="006A3E39">
        <w:t xml:space="preserve"> Like a TransitTrip, a ScheduledTransitTrip may be described as inbound or outbound with the isOutbound data property.</w:t>
      </w:r>
      <w:r w:rsidR="00C33918">
        <w:t xml:space="preserve"> Scheduled trips may be defined to require only the assignment of vehicles that accommodate a wheelchair rider(s); this property may be captured with the isWheelchairAccessible data property.</w:t>
      </w:r>
      <w:r w:rsidR="0097309C">
        <w:br/>
      </w:r>
      <w:r w:rsidR="00B9425B" w:rsidRPr="002E4131">
        <w:t xml:space="preserve">The start and </w:t>
      </w:r>
      <w:r w:rsidR="00E575F2" w:rsidRPr="002E4131">
        <w:t>end times of scheduled (</w:t>
      </w:r>
      <w:r w:rsidR="000566DF" w:rsidRPr="002E4131">
        <w:t>recurring</w:t>
      </w:r>
      <w:r w:rsidR="00E575F2" w:rsidRPr="002E4131">
        <w:t>)</w:t>
      </w:r>
      <w:r w:rsidR="000566DF" w:rsidRPr="002E4131">
        <w:t xml:space="preserve"> transit trip</w:t>
      </w:r>
      <w:r w:rsidR="00B9425B" w:rsidRPr="002E4131">
        <w:t xml:space="preserve">s may be used to specify </w:t>
      </w:r>
      <w:r w:rsidR="002E4131" w:rsidRPr="002E4131">
        <w:t>route and stop timetables.</w:t>
      </w:r>
    </w:p>
    <w:p w14:paraId="4ABBC78F" w14:textId="2907F211" w:rsidR="00841E6A" w:rsidRPr="00D75E15" w:rsidRDefault="00292F57" w:rsidP="001F0377">
      <w:pPr>
        <w:pStyle w:val="ListParagraph"/>
      </w:pPr>
      <w:r>
        <w:t xml:space="preserve">TransitVehicle is a </w:t>
      </w:r>
      <w:r w:rsidR="00841E6A">
        <w:t>subclass of Vehicle</w:t>
      </w:r>
      <w:r>
        <w:t xml:space="preserve">. </w:t>
      </w:r>
      <w:r>
        <w:br/>
        <w:t xml:space="preserve">A TransitVehicle has a </w:t>
      </w:r>
      <w:r w:rsidR="00696518">
        <w:t xml:space="preserve">transit </w:t>
      </w:r>
      <w:r>
        <w:t>vehicle id.</w:t>
      </w:r>
      <w:r w:rsidR="00696518">
        <w:t xml:space="preserve"> This refers to the identifier assigned by the transit authority, as opposed to a serial number.</w:t>
      </w:r>
      <w:r>
        <w:br/>
        <w:t>Transit Vehicles are owned and operated by some transit authority. There are specialized types of transit vehicles (e.g. different types of streetcars), and a restricted set of modes. Transit Vehicles typically only operate on pre-defined routes, however there are exceptions (e.g. detours, travel for maintenance, etc).</w:t>
      </w:r>
    </w:p>
    <w:p w14:paraId="624FADD7" w14:textId="77777777" w:rsidR="00D0475D" w:rsidRDefault="00B65F67" w:rsidP="009E4A69">
      <w:pPr>
        <w:pStyle w:val="ListParagraph"/>
      </w:pPr>
      <w:r>
        <w:t>AccessMethod</w:t>
      </w:r>
      <w:r w:rsidR="0049134E">
        <w:t>: A</w:t>
      </w:r>
      <w:r>
        <w:t xml:space="preserve">n Access Method </w:t>
      </w:r>
      <w:r w:rsidR="0049134E">
        <w:t xml:space="preserve">is the means of </w:t>
      </w:r>
      <w:r w:rsidR="0049134E" w:rsidRPr="0049134E">
        <w:rPr>
          <w:b/>
        </w:rPr>
        <w:t xml:space="preserve">access </w:t>
      </w:r>
      <w:r w:rsidR="0049134E">
        <w:rPr>
          <w:b/>
        </w:rPr>
        <w:t xml:space="preserve">to </w:t>
      </w:r>
      <w:r>
        <w:t>a Line</w:t>
      </w:r>
      <w:r>
        <w:br/>
        <w:t>An</w:t>
      </w:r>
      <w:r w:rsidR="0049134E">
        <w:t xml:space="preserve"> </w:t>
      </w:r>
      <w:r>
        <w:t>AccessMethod</w:t>
      </w:r>
      <w:r w:rsidRPr="0049134E">
        <w:rPr>
          <w:b/>
        </w:rPr>
        <w:t xml:space="preserve"> </w:t>
      </w:r>
      <w:r w:rsidR="0049134E" w:rsidRPr="0049134E">
        <w:rPr>
          <w:b/>
        </w:rPr>
        <w:t>has a Monetary Value</w:t>
      </w:r>
      <w:r w:rsidR="0049134E">
        <w:t>.</w:t>
      </w:r>
      <w:r w:rsidR="0049134E">
        <w:br/>
        <w:t>A</w:t>
      </w:r>
      <w:r>
        <w:t>n</w:t>
      </w:r>
      <w:r w:rsidR="0049134E">
        <w:t xml:space="preserve"> </w:t>
      </w:r>
      <w:r>
        <w:t xml:space="preserve">AccessMethod </w:t>
      </w:r>
      <w:r w:rsidR="0049134E">
        <w:t xml:space="preserve">may be </w:t>
      </w:r>
      <w:r w:rsidR="0049134E" w:rsidRPr="0049134E">
        <w:rPr>
          <w:b/>
        </w:rPr>
        <w:t>valid for</w:t>
      </w:r>
      <w:r w:rsidR="0049134E">
        <w:t xml:space="preserve"> a specific distance or time.</w:t>
      </w:r>
    </w:p>
    <w:p w14:paraId="25CCE986" w14:textId="77777777" w:rsidR="00481D2C" w:rsidRDefault="00481D2C" w:rsidP="009E4A69">
      <w:pPr>
        <w:pStyle w:val="ListParagraph"/>
      </w:pPr>
      <w:r w:rsidRPr="00CF206D">
        <w:t>Route</w:t>
      </w:r>
      <w:r w:rsidR="00D85E96" w:rsidRPr="00CF206D">
        <w:t>Timetable</w:t>
      </w:r>
      <w:r w:rsidR="00D85E96">
        <w:t xml:space="preserve">: A Timetable </w:t>
      </w:r>
      <w:r w:rsidR="00087D57">
        <w:t>represents schedule information for</w:t>
      </w:r>
      <w:r w:rsidR="00D85E96" w:rsidRPr="0049134E">
        <w:rPr>
          <w:b/>
        </w:rPr>
        <w:t xml:space="preserve"> </w:t>
      </w:r>
      <w:r>
        <w:t>a particular Route</w:t>
      </w:r>
      <w:r w:rsidR="00D85E96">
        <w:t>, or Route Link.</w:t>
      </w:r>
      <w:r w:rsidR="00D85E96">
        <w:br/>
        <w:t xml:space="preserve">A </w:t>
      </w:r>
      <w:r>
        <w:t>Route</w:t>
      </w:r>
      <w:r w:rsidR="00D85E96">
        <w:t xml:space="preserve">Timetable has an </w:t>
      </w:r>
      <w:r w:rsidR="00D85E96" w:rsidRPr="00CC62A3">
        <w:rPr>
          <w:b/>
        </w:rPr>
        <w:t>expected travel time</w:t>
      </w:r>
      <w:r w:rsidR="00D85E96">
        <w:rPr>
          <w:b/>
        </w:rPr>
        <w:t xml:space="preserve"> (Duration)</w:t>
      </w:r>
      <w:r>
        <w:t xml:space="preserve"> for the Route, or Route Link.</w:t>
      </w:r>
    </w:p>
    <w:p w14:paraId="41277A0B" w14:textId="77777777" w:rsidR="00D85E96" w:rsidRDefault="00D85E96" w:rsidP="009E4A69">
      <w:pPr>
        <w:pStyle w:val="ListParagraph"/>
      </w:pPr>
      <w:r>
        <w:t xml:space="preserve">A </w:t>
      </w:r>
      <w:r w:rsidR="00481D2C">
        <w:t>Stop</w:t>
      </w:r>
      <w:r>
        <w:t xml:space="preserve">Timetable has an </w:t>
      </w:r>
      <w:r w:rsidRPr="00CC62A3">
        <w:rPr>
          <w:b/>
        </w:rPr>
        <w:t>expected arrival time</w:t>
      </w:r>
      <w:r>
        <w:rPr>
          <w:b/>
        </w:rPr>
        <w:t xml:space="preserve"> (Time Instant)</w:t>
      </w:r>
      <w:r>
        <w:t xml:space="preserve"> for </w:t>
      </w:r>
      <w:r w:rsidR="00481D2C">
        <w:t>some Stop Point.</w:t>
      </w:r>
    </w:p>
    <w:p w14:paraId="156ADFCD" w14:textId="67A02875" w:rsidR="002D7688" w:rsidRDefault="002D7688" w:rsidP="009E4A69">
      <w:pPr>
        <w:pStyle w:val="ListParagraph"/>
      </w:pPr>
      <w:r>
        <w:t xml:space="preserve">VehicleBlock: </w:t>
      </w:r>
      <w:r w:rsidR="00B71544" w:rsidRPr="00B71544">
        <w:t>A Vehicle Block represents a grouping of transit trips to be allocated to a particular vehicle. A transit trip is part of a single block and each block may contain multiple transit trips, therefore the allocatedFor property relating vehicle blocks and transit trips is inverse functional. Each block may be allocated multiple vehicles, but only one vehicle at a given point in time therefore the allocatedTo property which relates vehicle blocks to vehicles is functional.</w:t>
      </w:r>
    </w:p>
    <w:p w14:paraId="063CFE94" w14:textId="15FC7FC7" w:rsidR="00A860B1" w:rsidRDefault="00A860B1" w:rsidP="009E4A69">
      <w:pPr>
        <w:pStyle w:val="ListParagraph"/>
      </w:pPr>
      <w:r>
        <w:t>Two complementary properties (one object and one data property) have been added to capture information regarding transit passes. The data property provides a simply Boolean value to capture whether a person (at some time) has a transit pass; whereas the object property provides the ability to associate a particular transit pass (with some properties regarding, for example, its access, cost, and balance).</w:t>
      </w:r>
    </w:p>
    <w:tbl>
      <w:tblPr>
        <w:tblStyle w:val="TableGrid"/>
        <w:tblpPr w:leftFromText="180" w:rightFromText="180" w:vertAnchor="text" w:horzAnchor="margin" w:tblpY="128"/>
        <w:tblW w:w="0" w:type="auto"/>
        <w:tblLook w:val="04A0" w:firstRow="1" w:lastRow="0" w:firstColumn="1" w:lastColumn="0" w:noHBand="0" w:noVBand="1"/>
      </w:tblPr>
      <w:tblGrid>
        <w:gridCol w:w="2575"/>
        <w:gridCol w:w="3189"/>
        <w:gridCol w:w="3586"/>
      </w:tblGrid>
      <w:tr w:rsidR="00BF3CFC" w14:paraId="1B8037D3" w14:textId="77777777" w:rsidTr="00022B45">
        <w:trPr>
          <w:cantSplit/>
        </w:trPr>
        <w:tc>
          <w:tcPr>
            <w:tcW w:w="2575" w:type="dxa"/>
            <w:shd w:val="clear" w:color="auto" w:fill="00FFFF"/>
          </w:tcPr>
          <w:p w14:paraId="2281D2F6" w14:textId="77777777" w:rsidR="00BF3CFC" w:rsidRDefault="00BF3CFC" w:rsidP="00BA5A7B">
            <w:r>
              <w:t>Object</w:t>
            </w:r>
          </w:p>
        </w:tc>
        <w:tc>
          <w:tcPr>
            <w:tcW w:w="3189" w:type="dxa"/>
            <w:shd w:val="clear" w:color="auto" w:fill="00FFFF"/>
          </w:tcPr>
          <w:p w14:paraId="6986EE79" w14:textId="77777777" w:rsidR="00BF3CFC" w:rsidRDefault="00BF3CFC" w:rsidP="00BA5A7B">
            <w:r>
              <w:t>Property</w:t>
            </w:r>
          </w:p>
        </w:tc>
        <w:tc>
          <w:tcPr>
            <w:tcW w:w="3586" w:type="dxa"/>
            <w:shd w:val="clear" w:color="auto" w:fill="00FFFF"/>
          </w:tcPr>
          <w:p w14:paraId="78778041" w14:textId="77777777" w:rsidR="00BF3CFC" w:rsidRDefault="00BF3CFC" w:rsidP="00BA5A7B">
            <w:r>
              <w:t>Value</w:t>
            </w:r>
          </w:p>
        </w:tc>
      </w:tr>
      <w:tr w:rsidR="000F4675" w14:paraId="588EE002" w14:textId="77777777" w:rsidTr="00022B45">
        <w:trPr>
          <w:cantSplit/>
        </w:trPr>
        <w:tc>
          <w:tcPr>
            <w:tcW w:w="2575" w:type="dxa"/>
            <w:vMerge w:val="restart"/>
          </w:tcPr>
          <w:p w14:paraId="20EA5705" w14:textId="77777777" w:rsidR="000F4675" w:rsidRDefault="000F4675" w:rsidP="00BA5A7B">
            <w:r>
              <w:lastRenderedPageBreak/>
              <w:t>TransitSystemPD</w:t>
            </w:r>
          </w:p>
        </w:tc>
        <w:tc>
          <w:tcPr>
            <w:tcW w:w="3189" w:type="dxa"/>
          </w:tcPr>
          <w:p w14:paraId="59192B97" w14:textId="77777777" w:rsidR="000F4675" w:rsidRDefault="000F4675" w:rsidP="00BA5A7B">
            <w:r>
              <w:t>subclassOf</w:t>
            </w:r>
          </w:p>
        </w:tc>
        <w:tc>
          <w:tcPr>
            <w:tcW w:w="3586" w:type="dxa"/>
          </w:tcPr>
          <w:p w14:paraId="35AA125A" w14:textId="77777777" w:rsidR="000F4675" w:rsidRDefault="000F4675" w:rsidP="00BA5A7B">
            <w:r>
              <w:t>change:TimeVaryingConcept</w:t>
            </w:r>
          </w:p>
        </w:tc>
      </w:tr>
      <w:tr w:rsidR="000F4675" w14:paraId="689099B4" w14:textId="77777777" w:rsidTr="00022B45">
        <w:trPr>
          <w:cantSplit/>
        </w:trPr>
        <w:tc>
          <w:tcPr>
            <w:tcW w:w="2575" w:type="dxa"/>
            <w:vMerge/>
          </w:tcPr>
          <w:p w14:paraId="7C349A58" w14:textId="77777777" w:rsidR="000F4675" w:rsidRDefault="000F4675" w:rsidP="00BA5A7B"/>
        </w:tc>
        <w:tc>
          <w:tcPr>
            <w:tcW w:w="3189" w:type="dxa"/>
          </w:tcPr>
          <w:p w14:paraId="09121836" w14:textId="77777777" w:rsidR="000F4675" w:rsidRDefault="000F4675" w:rsidP="00BA5A7B">
            <w:r>
              <w:t>equivalentClass</w:t>
            </w:r>
          </w:p>
        </w:tc>
        <w:tc>
          <w:tcPr>
            <w:tcW w:w="3586" w:type="dxa"/>
          </w:tcPr>
          <w:p w14:paraId="16377502" w14:textId="77777777" w:rsidR="000F4675" w:rsidRDefault="000F4675" w:rsidP="0041621A">
            <w:r>
              <w:t>change:hasManifestation some TransitSystem and  change:hasManifestation only TransitSystem</w:t>
            </w:r>
          </w:p>
        </w:tc>
      </w:tr>
      <w:tr w:rsidR="000F4675" w14:paraId="3A3CCFD0" w14:textId="77777777" w:rsidTr="00022B45">
        <w:trPr>
          <w:cantSplit/>
        </w:trPr>
        <w:tc>
          <w:tcPr>
            <w:tcW w:w="2575" w:type="dxa"/>
            <w:vMerge/>
          </w:tcPr>
          <w:p w14:paraId="0E656F47" w14:textId="77777777" w:rsidR="000F4675" w:rsidRDefault="000F4675" w:rsidP="00BA5A7B"/>
        </w:tc>
        <w:tc>
          <w:tcPr>
            <w:tcW w:w="3189" w:type="dxa"/>
          </w:tcPr>
          <w:p w14:paraId="646AA4F2" w14:textId="77777777" w:rsidR="000F4675" w:rsidRDefault="000F4675" w:rsidP="00BA5A7B">
            <w:r>
              <w:t>change:existsAt</w:t>
            </w:r>
          </w:p>
        </w:tc>
        <w:tc>
          <w:tcPr>
            <w:tcW w:w="3586" w:type="dxa"/>
          </w:tcPr>
          <w:p w14:paraId="6A46D3EB" w14:textId="77777777" w:rsidR="000F4675" w:rsidRDefault="000F4675" w:rsidP="00BA5A7B">
            <w:r>
              <w:t>exactly 1 time:Interval</w:t>
            </w:r>
          </w:p>
        </w:tc>
      </w:tr>
      <w:tr w:rsidR="000F4675" w14:paraId="5DB0956C" w14:textId="77777777" w:rsidTr="00022B45">
        <w:trPr>
          <w:cantSplit/>
        </w:trPr>
        <w:tc>
          <w:tcPr>
            <w:tcW w:w="2575" w:type="dxa"/>
            <w:vMerge/>
          </w:tcPr>
          <w:p w14:paraId="57E3B15F" w14:textId="77777777" w:rsidR="000F4675" w:rsidRDefault="000F4675" w:rsidP="00BA5A7B"/>
        </w:tc>
        <w:tc>
          <w:tcPr>
            <w:tcW w:w="3189" w:type="dxa"/>
          </w:tcPr>
          <w:p w14:paraId="551875EF" w14:textId="5A612EA5" w:rsidR="000F4675" w:rsidRDefault="000F4675" w:rsidP="00BA5A7B">
            <w:r>
              <w:t>operatedBy</w:t>
            </w:r>
          </w:p>
        </w:tc>
        <w:tc>
          <w:tcPr>
            <w:tcW w:w="3586" w:type="dxa"/>
          </w:tcPr>
          <w:p w14:paraId="2671254C" w14:textId="5D4744AF" w:rsidR="000F4675" w:rsidRDefault="000F4675" w:rsidP="00BA5A7B">
            <w:r>
              <w:t>org:OrganizationPD</w:t>
            </w:r>
          </w:p>
        </w:tc>
      </w:tr>
      <w:tr w:rsidR="00A47861" w14:paraId="73AD6E04" w14:textId="77777777" w:rsidTr="00022B45">
        <w:trPr>
          <w:cantSplit/>
        </w:trPr>
        <w:tc>
          <w:tcPr>
            <w:tcW w:w="2575" w:type="dxa"/>
            <w:vMerge w:val="restart"/>
          </w:tcPr>
          <w:p w14:paraId="49FD388D" w14:textId="77777777" w:rsidR="00A47861" w:rsidRDefault="00A47861" w:rsidP="00BA5A7B">
            <w:r>
              <w:t>TransitSystem</w:t>
            </w:r>
          </w:p>
        </w:tc>
        <w:tc>
          <w:tcPr>
            <w:tcW w:w="3189" w:type="dxa"/>
          </w:tcPr>
          <w:p w14:paraId="126F58D6" w14:textId="77777777" w:rsidR="00A47861" w:rsidRDefault="00A47861" w:rsidP="00BA5A7B">
            <w:r>
              <w:t>subclassOf</w:t>
            </w:r>
          </w:p>
        </w:tc>
        <w:tc>
          <w:tcPr>
            <w:tcW w:w="3586" w:type="dxa"/>
          </w:tcPr>
          <w:p w14:paraId="54AFB486" w14:textId="77777777" w:rsidR="00A47861" w:rsidRDefault="00CF11C5" w:rsidP="00BA5A7B">
            <w:r>
              <w:t>change:</w:t>
            </w:r>
            <w:r w:rsidR="00A47861">
              <w:t>Manifestation</w:t>
            </w:r>
          </w:p>
        </w:tc>
      </w:tr>
      <w:tr w:rsidR="00A47861" w14:paraId="47035A98" w14:textId="77777777" w:rsidTr="00022B45">
        <w:trPr>
          <w:cantSplit/>
        </w:trPr>
        <w:tc>
          <w:tcPr>
            <w:tcW w:w="2575" w:type="dxa"/>
            <w:vMerge/>
          </w:tcPr>
          <w:p w14:paraId="5F627A86" w14:textId="77777777" w:rsidR="00A47861" w:rsidRDefault="00A47861" w:rsidP="00A47861"/>
        </w:tc>
        <w:tc>
          <w:tcPr>
            <w:tcW w:w="3189" w:type="dxa"/>
          </w:tcPr>
          <w:p w14:paraId="6003563F" w14:textId="77777777" w:rsidR="00A47861" w:rsidRDefault="00A47861" w:rsidP="00A47861">
            <w:r>
              <w:t>equivalentClass</w:t>
            </w:r>
          </w:p>
        </w:tc>
        <w:tc>
          <w:tcPr>
            <w:tcW w:w="3586" w:type="dxa"/>
          </w:tcPr>
          <w:p w14:paraId="7B109A7B" w14:textId="77777777" w:rsidR="00A47861" w:rsidRDefault="00CF11C5" w:rsidP="00A47861">
            <w:r>
              <w:t>change:</w:t>
            </w:r>
            <w:r w:rsidR="00A47861">
              <w:t>manifestationOf some TransitSystem</w:t>
            </w:r>
            <w:r w:rsidR="0041621A">
              <w:t>PD</w:t>
            </w:r>
            <w:r w:rsidR="00A47861">
              <w:t xml:space="preserve"> and </w:t>
            </w:r>
            <w:r>
              <w:t xml:space="preserve"> change:</w:t>
            </w:r>
            <w:r w:rsidR="00A47861">
              <w:t>manifestationOf only TransitSystem</w:t>
            </w:r>
            <w:r w:rsidR="0041621A">
              <w:t>PD</w:t>
            </w:r>
          </w:p>
        </w:tc>
      </w:tr>
      <w:tr w:rsidR="00A47861" w14:paraId="2277623B" w14:textId="77777777" w:rsidTr="00022B45">
        <w:trPr>
          <w:cantSplit/>
        </w:trPr>
        <w:tc>
          <w:tcPr>
            <w:tcW w:w="2575" w:type="dxa"/>
            <w:vMerge/>
          </w:tcPr>
          <w:p w14:paraId="66B74113" w14:textId="77777777" w:rsidR="00A47861" w:rsidRDefault="00A47861" w:rsidP="00A47861"/>
        </w:tc>
        <w:tc>
          <w:tcPr>
            <w:tcW w:w="3189" w:type="dxa"/>
          </w:tcPr>
          <w:p w14:paraId="1F485729" w14:textId="77777777" w:rsidR="00A47861" w:rsidRDefault="00CF11C5" w:rsidP="00A47861">
            <w:r>
              <w:t>change:</w:t>
            </w:r>
            <w:r w:rsidR="006D5597">
              <w:t>existsAt</w:t>
            </w:r>
          </w:p>
        </w:tc>
        <w:tc>
          <w:tcPr>
            <w:tcW w:w="3586" w:type="dxa"/>
          </w:tcPr>
          <w:p w14:paraId="354490E5" w14:textId="77777777" w:rsidR="00A47861" w:rsidRDefault="00A47861" w:rsidP="00A47861">
            <w:r>
              <w:t xml:space="preserve">exactly 1 </w:t>
            </w:r>
            <w:r w:rsidR="00CF11C5">
              <w:t>time:</w:t>
            </w:r>
            <w:r>
              <w:t>TemporalEntity</w:t>
            </w:r>
          </w:p>
        </w:tc>
      </w:tr>
      <w:tr w:rsidR="00A47861" w14:paraId="6969812A" w14:textId="77777777" w:rsidTr="00022B45">
        <w:trPr>
          <w:cantSplit/>
        </w:trPr>
        <w:tc>
          <w:tcPr>
            <w:tcW w:w="2575" w:type="dxa"/>
            <w:vMerge/>
          </w:tcPr>
          <w:p w14:paraId="59003E62" w14:textId="77777777" w:rsidR="00A47861" w:rsidRDefault="00A47861" w:rsidP="00A47861"/>
        </w:tc>
        <w:tc>
          <w:tcPr>
            <w:tcW w:w="3189" w:type="dxa"/>
          </w:tcPr>
          <w:p w14:paraId="79662458" w14:textId="77777777" w:rsidR="00A47861" w:rsidRDefault="00CF11C5" w:rsidP="00A47861">
            <w:r>
              <w:t>hasRoutes</w:t>
            </w:r>
          </w:p>
        </w:tc>
        <w:tc>
          <w:tcPr>
            <w:tcW w:w="3586" w:type="dxa"/>
          </w:tcPr>
          <w:p w14:paraId="5E8D2FA4" w14:textId="77777777" w:rsidR="00A47861" w:rsidRDefault="00A47861" w:rsidP="00A47861">
            <w:r>
              <w:t>only Route</w:t>
            </w:r>
          </w:p>
        </w:tc>
      </w:tr>
      <w:tr w:rsidR="00A47861" w14:paraId="2F499CBF" w14:textId="77777777" w:rsidTr="00022B45">
        <w:trPr>
          <w:cantSplit/>
        </w:trPr>
        <w:tc>
          <w:tcPr>
            <w:tcW w:w="2575" w:type="dxa"/>
            <w:vMerge/>
          </w:tcPr>
          <w:p w14:paraId="0F8D1941" w14:textId="77777777" w:rsidR="00A47861" w:rsidRDefault="00A47861" w:rsidP="00A47861"/>
        </w:tc>
        <w:tc>
          <w:tcPr>
            <w:tcW w:w="3189" w:type="dxa"/>
          </w:tcPr>
          <w:p w14:paraId="330E82CB" w14:textId="77777777" w:rsidR="00A47861" w:rsidRDefault="00A47861" w:rsidP="00A47861">
            <w:r>
              <w:t>accessBy</w:t>
            </w:r>
          </w:p>
        </w:tc>
        <w:tc>
          <w:tcPr>
            <w:tcW w:w="3586" w:type="dxa"/>
          </w:tcPr>
          <w:p w14:paraId="4EBC77B8" w14:textId="77777777" w:rsidR="00A47861" w:rsidRDefault="00100AF5" w:rsidP="00100AF5">
            <w:r>
              <w:t>only AccessMethod</w:t>
            </w:r>
          </w:p>
        </w:tc>
      </w:tr>
      <w:tr w:rsidR="00B65F67" w14:paraId="4B92C9D8" w14:textId="77777777" w:rsidTr="00022B45">
        <w:trPr>
          <w:cantSplit/>
        </w:trPr>
        <w:tc>
          <w:tcPr>
            <w:tcW w:w="2575" w:type="dxa"/>
            <w:vMerge w:val="restart"/>
          </w:tcPr>
          <w:p w14:paraId="360F0921" w14:textId="77777777" w:rsidR="00B65F67" w:rsidRDefault="00B65F67" w:rsidP="00A47861">
            <w:r>
              <w:t>AccessMethod</w:t>
            </w:r>
          </w:p>
        </w:tc>
        <w:tc>
          <w:tcPr>
            <w:tcW w:w="3189" w:type="dxa"/>
          </w:tcPr>
          <w:p w14:paraId="79DE043C" w14:textId="77777777" w:rsidR="00B65F67" w:rsidRDefault="00B65F67" w:rsidP="00A47861">
            <w:r>
              <w:t>hasMonetaryCost</w:t>
            </w:r>
          </w:p>
        </w:tc>
        <w:tc>
          <w:tcPr>
            <w:tcW w:w="3586" w:type="dxa"/>
          </w:tcPr>
          <w:p w14:paraId="55557C6A" w14:textId="77777777" w:rsidR="00B65F67" w:rsidRDefault="00B65F67" w:rsidP="00100AF5">
            <w:r>
              <w:t>only monetary:MonetaryValue</w:t>
            </w:r>
          </w:p>
        </w:tc>
      </w:tr>
      <w:tr w:rsidR="00B65F67" w14:paraId="75F681BC" w14:textId="77777777" w:rsidTr="00022B45">
        <w:trPr>
          <w:cantSplit/>
        </w:trPr>
        <w:tc>
          <w:tcPr>
            <w:tcW w:w="2575" w:type="dxa"/>
            <w:vMerge/>
          </w:tcPr>
          <w:p w14:paraId="59564D6B" w14:textId="77777777" w:rsidR="00B65F67" w:rsidRDefault="00B65F67" w:rsidP="00A47861"/>
        </w:tc>
        <w:tc>
          <w:tcPr>
            <w:tcW w:w="3189" w:type="dxa"/>
          </w:tcPr>
          <w:p w14:paraId="5EE4D590" w14:textId="77777777" w:rsidR="00B65F67" w:rsidRDefault="00B65F67" w:rsidP="00A47861">
            <w:r>
              <w:t>validFor</w:t>
            </w:r>
          </w:p>
        </w:tc>
        <w:tc>
          <w:tcPr>
            <w:tcW w:w="3586" w:type="dxa"/>
          </w:tcPr>
          <w:p w14:paraId="0BE1F166" w14:textId="5781A70F" w:rsidR="00B65F67" w:rsidRDefault="00B65F67" w:rsidP="00100AF5">
            <w:r>
              <w:t>only (</w:t>
            </w:r>
            <w:r w:rsidR="00265148">
              <w:t>time:DurationDescription or o</w:t>
            </w:r>
            <w:r w:rsidR="00E92AB9">
              <w:t>m</w:t>
            </w:r>
            <w:r w:rsidR="00265148">
              <w:t>:</w:t>
            </w:r>
            <w:r w:rsidR="00E92AB9">
              <w:t>l</w:t>
            </w:r>
            <w:r w:rsidR="00936B25">
              <w:t>ength</w:t>
            </w:r>
            <w:r>
              <w:t>)</w:t>
            </w:r>
          </w:p>
        </w:tc>
      </w:tr>
      <w:tr w:rsidR="00100AF5" w14:paraId="0025A44A" w14:textId="77777777" w:rsidTr="00022B45">
        <w:trPr>
          <w:cantSplit/>
        </w:trPr>
        <w:tc>
          <w:tcPr>
            <w:tcW w:w="2575" w:type="dxa"/>
          </w:tcPr>
          <w:p w14:paraId="0CDC0588" w14:textId="77777777" w:rsidR="00100AF5" w:rsidRDefault="00100AF5" w:rsidP="00A47861">
            <w:r>
              <w:t>Fare</w:t>
            </w:r>
          </w:p>
        </w:tc>
        <w:tc>
          <w:tcPr>
            <w:tcW w:w="3189" w:type="dxa"/>
          </w:tcPr>
          <w:p w14:paraId="6FCCEC2C" w14:textId="77777777" w:rsidR="00100AF5" w:rsidRDefault="00100AF5" w:rsidP="00A47861">
            <w:r>
              <w:t>subclassOf</w:t>
            </w:r>
          </w:p>
        </w:tc>
        <w:tc>
          <w:tcPr>
            <w:tcW w:w="3586" w:type="dxa"/>
          </w:tcPr>
          <w:p w14:paraId="238D55E9" w14:textId="77777777" w:rsidR="00100AF5" w:rsidRDefault="00100AF5" w:rsidP="00100AF5">
            <w:r>
              <w:t>AccessMethod</w:t>
            </w:r>
          </w:p>
        </w:tc>
      </w:tr>
      <w:tr w:rsidR="00100AF5" w14:paraId="0A3FBE34" w14:textId="77777777" w:rsidTr="00022B45">
        <w:trPr>
          <w:cantSplit/>
        </w:trPr>
        <w:tc>
          <w:tcPr>
            <w:tcW w:w="2575" w:type="dxa"/>
          </w:tcPr>
          <w:p w14:paraId="3F1C59CA" w14:textId="77777777" w:rsidR="00100AF5" w:rsidRDefault="00100AF5" w:rsidP="00A47861">
            <w:r>
              <w:t>TransitPass</w:t>
            </w:r>
          </w:p>
        </w:tc>
        <w:tc>
          <w:tcPr>
            <w:tcW w:w="3189" w:type="dxa"/>
          </w:tcPr>
          <w:p w14:paraId="3DAD68FC" w14:textId="77777777" w:rsidR="00100AF5" w:rsidRDefault="00100AF5" w:rsidP="00A47861">
            <w:r>
              <w:t>subclassOf</w:t>
            </w:r>
          </w:p>
        </w:tc>
        <w:tc>
          <w:tcPr>
            <w:tcW w:w="3586" w:type="dxa"/>
          </w:tcPr>
          <w:p w14:paraId="40A1622A" w14:textId="77777777" w:rsidR="00100AF5" w:rsidRDefault="00100AF5" w:rsidP="00100AF5">
            <w:r>
              <w:t>AccessMethod</w:t>
            </w:r>
          </w:p>
        </w:tc>
      </w:tr>
      <w:tr w:rsidR="0047255E" w14:paraId="1C5848AF" w14:textId="77777777" w:rsidTr="00022B45">
        <w:trPr>
          <w:cantSplit/>
        </w:trPr>
        <w:tc>
          <w:tcPr>
            <w:tcW w:w="2575" w:type="dxa"/>
            <w:vMerge w:val="restart"/>
          </w:tcPr>
          <w:p w14:paraId="4A70754E" w14:textId="77777777" w:rsidR="0047255E" w:rsidRDefault="0047255E" w:rsidP="00A73421">
            <w:r>
              <w:t>RoutePD</w:t>
            </w:r>
          </w:p>
        </w:tc>
        <w:tc>
          <w:tcPr>
            <w:tcW w:w="3189" w:type="dxa"/>
          </w:tcPr>
          <w:p w14:paraId="575115D0" w14:textId="77777777" w:rsidR="0047255E" w:rsidRPr="00E63A22" w:rsidRDefault="0047255E" w:rsidP="00A47861">
            <w:pPr>
              <w:rPr>
                <w:strike/>
              </w:rPr>
            </w:pPr>
            <w:r w:rsidRPr="00E63A22">
              <w:rPr>
                <w:strike/>
              </w:rPr>
              <w:t>hasRouteId</w:t>
            </w:r>
          </w:p>
        </w:tc>
        <w:tc>
          <w:tcPr>
            <w:tcW w:w="3586" w:type="dxa"/>
          </w:tcPr>
          <w:p w14:paraId="5CBEBCA7" w14:textId="77777777" w:rsidR="0047255E" w:rsidRPr="00E63A22" w:rsidRDefault="0047255E" w:rsidP="00A61295">
            <w:pPr>
              <w:rPr>
                <w:strike/>
              </w:rPr>
            </w:pPr>
            <w:r w:rsidRPr="00E63A22">
              <w:rPr>
                <w:strike/>
              </w:rPr>
              <w:t>exactly 1 RouteId</w:t>
            </w:r>
          </w:p>
        </w:tc>
      </w:tr>
      <w:tr w:rsidR="0047255E" w14:paraId="7BB55C93" w14:textId="77777777" w:rsidTr="00022B45">
        <w:trPr>
          <w:cantSplit/>
        </w:trPr>
        <w:tc>
          <w:tcPr>
            <w:tcW w:w="2575" w:type="dxa"/>
            <w:vMerge/>
          </w:tcPr>
          <w:p w14:paraId="01E91847" w14:textId="77777777" w:rsidR="0047255E" w:rsidRDefault="0047255E" w:rsidP="00A47861"/>
        </w:tc>
        <w:tc>
          <w:tcPr>
            <w:tcW w:w="3189" w:type="dxa"/>
          </w:tcPr>
          <w:p w14:paraId="6654FFD5" w14:textId="77777777" w:rsidR="0047255E" w:rsidRDefault="0047255E" w:rsidP="00A47861">
            <w:r>
              <w:t>subClassOf</w:t>
            </w:r>
          </w:p>
        </w:tc>
        <w:tc>
          <w:tcPr>
            <w:tcW w:w="3586" w:type="dxa"/>
          </w:tcPr>
          <w:p w14:paraId="65E77661" w14:textId="77777777" w:rsidR="0047255E" w:rsidRDefault="0047255E" w:rsidP="00A61295">
            <w:r>
              <w:t>change:TimeVaryingConcept</w:t>
            </w:r>
          </w:p>
        </w:tc>
      </w:tr>
      <w:tr w:rsidR="0047255E" w14:paraId="07DB8636" w14:textId="77777777" w:rsidTr="00022B45">
        <w:trPr>
          <w:cantSplit/>
        </w:trPr>
        <w:tc>
          <w:tcPr>
            <w:tcW w:w="2575" w:type="dxa"/>
            <w:vMerge/>
          </w:tcPr>
          <w:p w14:paraId="77AD5E79" w14:textId="77777777" w:rsidR="0047255E" w:rsidRDefault="0047255E" w:rsidP="00E45F01"/>
        </w:tc>
        <w:tc>
          <w:tcPr>
            <w:tcW w:w="3189" w:type="dxa"/>
          </w:tcPr>
          <w:p w14:paraId="510E3786" w14:textId="77777777" w:rsidR="0047255E" w:rsidRDefault="0047255E" w:rsidP="00E45F01">
            <w:r>
              <w:t>equivalentClass</w:t>
            </w:r>
          </w:p>
        </w:tc>
        <w:tc>
          <w:tcPr>
            <w:tcW w:w="3586" w:type="dxa"/>
          </w:tcPr>
          <w:p w14:paraId="2974FB5A" w14:textId="77777777" w:rsidR="0047255E" w:rsidRDefault="0047255E" w:rsidP="00E45F01">
            <w:r>
              <w:t>change:hasManifestation some Route and  change:hasManifestation only Route</w:t>
            </w:r>
          </w:p>
        </w:tc>
      </w:tr>
      <w:tr w:rsidR="0047255E" w14:paraId="668E04DD" w14:textId="77777777" w:rsidTr="00022B45">
        <w:trPr>
          <w:cantSplit/>
        </w:trPr>
        <w:tc>
          <w:tcPr>
            <w:tcW w:w="2575" w:type="dxa"/>
            <w:vMerge/>
          </w:tcPr>
          <w:p w14:paraId="0BB88948" w14:textId="77777777" w:rsidR="0047255E" w:rsidRDefault="0047255E" w:rsidP="00E45F01"/>
        </w:tc>
        <w:tc>
          <w:tcPr>
            <w:tcW w:w="3189" w:type="dxa"/>
          </w:tcPr>
          <w:p w14:paraId="41774375" w14:textId="77777777" w:rsidR="0047255E" w:rsidRDefault="0047255E" w:rsidP="00E45F01">
            <w:r>
              <w:t>change:existsAt</w:t>
            </w:r>
          </w:p>
        </w:tc>
        <w:tc>
          <w:tcPr>
            <w:tcW w:w="3586" w:type="dxa"/>
          </w:tcPr>
          <w:p w14:paraId="1763B11B" w14:textId="77777777" w:rsidR="0047255E" w:rsidRDefault="0047255E" w:rsidP="00E45F01">
            <w:r>
              <w:t>only time:Interval</w:t>
            </w:r>
          </w:p>
        </w:tc>
      </w:tr>
      <w:tr w:rsidR="0047255E" w14:paraId="210028D9" w14:textId="77777777" w:rsidTr="00022B45">
        <w:trPr>
          <w:cantSplit/>
        </w:trPr>
        <w:tc>
          <w:tcPr>
            <w:tcW w:w="2575" w:type="dxa"/>
            <w:vMerge/>
          </w:tcPr>
          <w:p w14:paraId="346ACF05" w14:textId="77777777" w:rsidR="0047255E" w:rsidRDefault="0047255E" w:rsidP="00E45F01"/>
        </w:tc>
        <w:tc>
          <w:tcPr>
            <w:tcW w:w="3189" w:type="dxa"/>
          </w:tcPr>
          <w:p w14:paraId="0094CF5B" w14:textId="6FF528E4" w:rsidR="0047255E" w:rsidRDefault="0047255E" w:rsidP="00E45F01">
            <w:r>
              <w:t>hasGTFSRouteType</w:t>
            </w:r>
          </w:p>
        </w:tc>
        <w:tc>
          <w:tcPr>
            <w:tcW w:w="3586" w:type="dxa"/>
          </w:tcPr>
          <w:p w14:paraId="67E3960C" w14:textId="5A7D05B9" w:rsidR="0047255E" w:rsidRDefault="0047255E" w:rsidP="00E45F01">
            <w:r>
              <w:t>exactly 1 {0,1,2,3,4,5,6,7}</w:t>
            </w:r>
          </w:p>
        </w:tc>
      </w:tr>
      <w:tr w:rsidR="00197AFC" w14:paraId="76B02B81" w14:textId="77777777" w:rsidTr="00022B45">
        <w:trPr>
          <w:cantSplit/>
        </w:trPr>
        <w:tc>
          <w:tcPr>
            <w:tcW w:w="2575" w:type="dxa"/>
            <w:vMerge w:val="restart"/>
          </w:tcPr>
          <w:p w14:paraId="715D8AFE" w14:textId="77777777" w:rsidR="00197AFC" w:rsidRDefault="00197AFC" w:rsidP="00E45F01">
            <w:r>
              <w:t>Route</w:t>
            </w:r>
          </w:p>
        </w:tc>
        <w:tc>
          <w:tcPr>
            <w:tcW w:w="3189" w:type="dxa"/>
          </w:tcPr>
          <w:p w14:paraId="2CAA2404" w14:textId="77777777" w:rsidR="00197AFC" w:rsidRDefault="00197AFC" w:rsidP="00E45F01">
            <w:r>
              <w:t>subclassOf</w:t>
            </w:r>
          </w:p>
        </w:tc>
        <w:tc>
          <w:tcPr>
            <w:tcW w:w="3586" w:type="dxa"/>
          </w:tcPr>
          <w:p w14:paraId="16347D1B" w14:textId="77777777" w:rsidR="00197AFC" w:rsidRDefault="00197AFC" w:rsidP="00E45F01">
            <w:r>
              <w:t>change:Manifestation</w:t>
            </w:r>
          </w:p>
        </w:tc>
      </w:tr>
      <w:tr w:rsidR="00197AFC" w14:paraId="7745280D" w14:textId="77777777" w:rsidTr="00022B45">
        <w:trPr>
          <w:cantSplit/>
        </w:trPr>
        <w:tc>
          <w:tcPr>
            <w:tcW w:w="2575" w:type="dxa"/>
            <w:vMerge/>
          </w:tcPr>
          <w:p w14:paraId="5F81E4A1" w14:textId="77777777" w:rsidR="00197AFC" w:rsidRDefault="00197AFC" w:rsidP="00E45F01"/>
        </w:tc>
        <w:tc>
          <w:tcPr>
            <w:tcW w:w="3189" w:type="dxa"/>
          </w:tcPr>
          <w:p w14:paraId="152CDC91" w14:textId="77777777" w:rsidR="00197AFC" w:rsidRDefault="00197AFC" w:rsidP="00E45F01">
            <w:r>
              <w:t>equivalentClass</w:t>
            </w:r>
          </w:p>
        </w:tc>
        <w:tc>
          <w:tcPr>
            <w:tcW w:w="3586" w:type="dxa"/>
          </w:tcPr>
          <w:p w14:paraId="7516659D" w14:textId="77777777" w:rsidR="00197AFC" w:rsidRDefault="00197AFC" w:rsidP="00E45F01">
            <w:r>
              <w:t>change:manifestationOf some RoutePD and  change:manifestationOf only RoutePD</w:t>
            </w:r>
          </w:p>
        </w:tc>
      </w:tr>
      <w:tr w:rsidR="00197AFC" w14:paraId="1174C5E4" w14:textId="77777777" w:rsidTr="00022B45">
        <w:trPr>
          <w:cantSplit/>
        </w:trPr>
        <w:tc>
          <w:tcPr>
            <w:tcW w:w="2575" w:type="dxa"/>
            <w:vMerge/>
          </w:tcPr>
          <w:p w14:paraId="331E69D8" w14:textId="77777777" w:rsidR="00197AFC" w:rsidRDefault="00197AFC" w:rsidP="00E45F01"/>
        </w:tc>
        <w:tc>
          <w:tcPr>
            <w:tcW w:w="3189" w:type="dxa"/>
          </w:tcPr>
          <w:p w14:paraId="30CF4555" w14:textId="77777777" w:rsidR="00197AFC" w:rsidRDefault="00197AFC" w:rsidP="00E45F01">
            <w:r>
              <w:t>change:existsAt</w:t>
            </w:r>
          </w:p>
        </w:tc>
        <w:tc>
          <w:tcPr>
            <w:tcW w:w="3586" w:type="dxa"/>
          </w:tcPr>
          <w:p w14:paraId="1AA39AC2" w14:textId="77777777" w:rsidR="00197AFC" w:rsidRDefault="00197AFC" w:rsidP="00E45F01">
            <w:r>
              <w:t>only time:TemporalEntity</w:t>
            </w:r>
          </w:p>
        </w:tc>
      </w:tr>
      <w:tr w:rsidR="00197AFC" w14:paraId="04E8C247" w14:textId="77777777" w:rsidTr="00022B45">
        <w:trPr>
          <w:cantSplit/>
        </w:trPr>
        <w:tc>
          <w:tcPr>
            <w:tcW w:w="2575" w:type="dxa"/>
            <w:vMerge/>
          </w:tcPr>
          <w:p w14:paraId="19C8FD20" w14:textId="77777777" w:rsidR="00197AFC" w:rsidRDefault="00197AFC" w:rsidP="00E45F01"/>
        </w:tc>
        <w:tc>
          <w:tcPr>
            <w:tcW w:w="3189" w:type="dxa"/>
          </w:tcPr>
          <w:p w14:paraId="4EA3676D" w14:textId="7071C248" w:rsidR="00197AFC" w:rsidRDefault="00197AFC" w:rsidP="00E45F01">
            <w:r>
              <w:t>routeShortName</w:t>
            </w:r>
          </w:p>
        </w:tc>
        <w:tc>
          <w:tcPr>
            <w:tcW w:w="3586" w:type="dxa"/>
          </w:tcPr>
          <w:p w14:paraId="6DC3A047" w14:textId="450978BE" w:rsidR="00197AFC" w:rsidRDefault="00197AFC" w:rsidP="00E45F01">
            <w:r>
              <w:t>max 1 xsd:string</w:t>
            </w:r>
          </w:p>
        </w:tc>
      </w:tr>
      <w:tr w:rsidR="00197AFC" w14:paraId="753C5906" w14:textId="77777777" w:rsidTr="00022B45">
        <w:trPr>
          <w:cantSplit/>
        </w:trPr>
        <w:tc>
          <w:tcPr>
            <w:tcW w:w="2575" w:type="dxa"/>
            <w:vMerge/>
          </w:tcPr>
          <w:p w14:paraId="4C73B675" w14:textId="77777777" w:rsidR="00197AFC" w:rsidRDefault="00197AFC" w:rsidP="00E45F01"/>
        </w:tc>
        <w:tc>
          <w:tcPr>
            <w:tcW w:w="3189" w:type="dxa"/>
          </w:tcPr>
          <w:p w14:paraId="0E2B958D" w14:textId="273026B4" w:rsidR="00197AFC" w:rsidRDefault="00197AFC" w:rsidP="00E45F01">
            <w:r>
              <w:t>foaf:name</w:t>
            </w:r>
          </w:p>
        </w:tc>
        <w:tc>
          <w:tcPr>
            <w:tcW w:w="3586" w:type="dxa"/>
          </w:tcPr>
          <w:p w14:paraId="3914FD0B" w14:textId="182A5123" w:rsidR="00197AFC" w:rsidRDefault="00197AFC" w:rsidP="00E45F01">
            <w:r>
              <w:t>max 1 xsd:string</w:t>
            </w:r>
          </w:p>
        </w:tc>
      </w:tr>
      <w:tr w:rsidR="00197AFC" w14:paraId="7FFE2388" w14:textId="77777777" w:rsidTr="00022B45">
        <w:trPr>
          <w:cantSplit/>
        </w:trPr>
        <w:tc>
          <w:tcPr>
            <w:tcW w:w="2575" w:type="dxa"/>
            <w:vMerge/>
          </w:tcPr>
          <w:p w14:paraId="47D88542" w14:textId="77777777" w:rsidR="00197AFC" w:rsidRDefault="00197AFC" w:rsidP="00E45F01"/>
        </w:tc>
        <w:tc>
          <w:tcPr>
            <w:tcW w:w="3189" w:type="dxa"/>
          </w:tcPr>
          <w:p w14:paraId="587D0F1D" w14:textId="77777777" w:rsidR="00197AFC" w:rsidRDefault="00197AFC" w:rsidP="00E45F01">
            <w:r>
              <w:t>hasSection</w:t>
            </w:r>
          </w:p>
        </w:tc>
        <w:tc>
          <w:tcPr>
            <w:tcW w:w="3586" w:type="dxa"/>
          </w:tcPr>
          <w:p w14:paraId="50B9B914" w14:textId="77777777" w:rsidR="00197AFC" w:rsidRDefault="00197AFC" w:rsidP="00E45F01">
            <w:r>
              <w:t>only RouteSection</w:t>
            </w:r>
          </w:p>
        </w:tc>
      </w:tr>
      <w:tr w:rsidR="00197AFC" w14:paraId="16FB4B47" w14:textId="77777777" w:rsidTr="00022B45">
        <w:trPr>
          <w:cantSplit/>
        </w:trPr>
        <w:tc>
          <w:tcPr>
            <w:tcW w:w="2575" w:type="dxa"/>
            <w:vMerge/>
          </w:tcPr>
          <w:p w14:paraId="53A60E7E" w14:textId="77777777" w:rsidR="00197AFC" w:rsidRDefault="00197AFC" w:rsidP="00E45F01"/>
        </w:tc>
        <w:tc>
          <w:tcPr>
            <w:tcW w:w="3189" w:type="dxa"/>
          </w:tcPr>
          <w:p w14:paraId="2486DBCE" w14:textId="4FF2D959" w:rsidR="00197AFC" w:rsidRDefault="008F28B4" w:rsidP="00E45F01">
            <w:r>
              <w:t>operatesOn</w:t>
            </w:r>
          </w:p>
        </w:tc>
        <w:tc>
          <w:tcPr>
            <w:tcW w:w="3586" w:type="dxa"/>
          </w:tcPr>
          <w:p w14:paraId="64AB341E" w14:textId="1D3056A4" w:rsidR="00197AFC" w:rsidRDefault="008F28B4" w:rsidP="00E45F01">
            <w:r>
              <w:t>only ArcPD</w:t>
            </w:r>
          </w:p>
        </w:tc>
      </w:tr>
      <w:tr w:rsidR="00197AFC" w14:paraId="797FE8E2" w14:textId="77777777" w:rsidTr="00022B45">
        <w:trPr>
          <w:cantSplit/>
        </w:trPr>
        <w:tc>
          <w:tcPr>
            <w:tcW w:w="2575" w:type="dxa"/>
            <w:vMerge/>
          </w:tcPr>
          <w:p w14:paraId="0335DFB1" w14:textId="77777777" w:rsidR="00197AFC" w:rsidRDefault="00197AFC" w:rsidP="00E45F01"/>
        </w:tc>
        <w:tc>
          <w:tcPr>
            <w:tcW w:w="3189" w:type="dxa"/>
          </w:tcPr>
          <w:p w14:paraId="44D33775" w14:textId="7ABB9E3C" w:rsidR="00197AFC" w:rsidRDefault="00197AFC" w:rsidP="00E45F01">
            <w:r>
              <w:t>hasDisplayColor</w:t>
            </w:r>
          </w:p>
        </w:tc>
        <w:tc>
          <w:tcPr>
            <w:tcW w:w="3586" w:type="dxa"/>
          </w:tcPr>
          <w:p w14:paraId="76035925" w14:textId="0AB25970" w:rsidR="00197AFC" w:rsidRDefault="00197AFC" w:rsidP="00E45F01">
            <w:r>
              <w:t>max 1 xsd:string</w:t>
            </w:r>
          </w:p>
        </w:tc>
      </w:tr>
      <w:tr w:rsidR="00197AFC" w14:paraId="0B7D965D" w14:textId="77777777" w:rsidTr="00022B45">
        <w:trPr>
          <w:cantSplit/>
        </w:trPr>
        <w:tc>
          <w:tcPr>
            <w:tcW w:w="2575" w:type="dxa"/>
            <w:vMerge/>
          </w:tcPr>
          <w:p w14:paraId="6EEC5D16" w14:textId="77777777" w:rsidR="00197AFC" w:rsidRDefault="00197AFC" w:rsidP="00E45F01"/>
        </w:tc>
        <w:tc>
          <w:tcPr>
            <w:tcW w:w="3189" w:type="dxa"/>
          </w:tcPr>
          <w:p w14:paraId="7CBC0109" w14:textId="0F85768F" w:rsidR="00197AFC" w:rsidRDefault="00197AFC" w:rsidP="00E45F01">
            <w:r>
              <w:t>hasRouteTextColor</w:t>
            </w:r>
          </w:p>
        </w:tc>
        <w:tc>
          <w:tcPr>
            <w:tcW w:w="3586" w:type="dxa"/>
          </w:tcPr>
          <w:p w14:paraId="5380B3C6" w14:textId="771DD80E" w:rsidR="00197AFC" w:rsidRDefault="00197AFC" w:rsidP="00E45F01">
            <w:r>
              <w:t>max 1 xsd:string</w:t>
            </w:r>
          </w:p>
        </w:tc>
      </w:tr>
      <w:tr w:rsidR="00197AFC" w14:paraId="00ED4629" w14:textId="77777777" w:rsidTr="00022B45">
        <w:trPr>
          <w:cantSplit/>
        </w:trPr>
        <w:tc>
          <w:tcPr>
            <w:tcW w:w="2575" w:type="dxa"/>
            <w:vMerge/>
          </w:tcPr>
          <w:p w14:paraId="5E06BBB3" w14:textId="77777777" w:rsidR="00197AFC" w:rsidRDefault="00197AFC" w:rsidP="00E45F01"/>
        </w:tc>
        <w:tc>
          <w:tcPr>
            <w:tcW w:w="3189" w:type="dxa"/>
          </w:tcPr>
          <w:p w14:paraId="435BADB3" w14:textId="5E1D1AC3" w:rsidR="00197AFC" w:rsidRDefault="00197AFC" w:rsidP="00E45F01">
            <w:r>
              <w:t>icontact:hasOperatingHours</w:t>
            </w:r>
          </w:p>
        </w:tc>
        <w:tc>
          <w:tcPr>
            <w:tcW w:w="3586" w:type="dxa"/>
          </w:tcPr>
          <w:p w14:paraId="2F23868B" w14:textId="7FC381CB" w:rsidR="00197AFC" w:rsidRDefault="00197AFC" w:rsidP="00E45F01">
            <w:r>
              <w:t>some rec:HoursOfOperation</w:t>
            </w:r>
          </w:p>
        </w:tc>
      </w:tr>
      <w:tr w:rsidR="00E4682D" w14:paraId="2CE425BC" w14:textId="77777777" w:rsidTr="00022B45">
        <w:trPr>
          <w:cantSplit/>
        </w:trPr>
        <w:tc>
          <w:tcPr>
            <w:tcW w:w="2575" w:type="dxa"/>
            <w:vMerge w:val="restart"/>
          </w:tcPr>
          <w:p w14:paraId="4183973E" w14:textId="77777777" w:rsidR="00E4682D" w:rsidRDefault="00E4682D" w:rsidP="00E45F01">
            <w:r>
              <w:t>RouteSection</w:t>
            </w:r>
          </w:p>
        </w:tc>
        <w:tc>
          <w:tcPr>
            <w:tcW w:w="3189" w:type="dxa"/>
          </w:tcPr>
          <w:p w14:paraId="704E050E" w14:textId="77777777" w:rsidR="00E4682D" w:rsidRDefault="00E4682D" w:rsidP="00E45F01">
            <w:r>
              <w:t>mereology:contains</w:t>
            </w:r>
          </w:p>
        </w:tc>
        <w:tc>
          <w:tcPr>
            <w:tcW w:w="3586" w:type="dxa"/>
          </w:tcPr>
          <w:p w14:paraId="7C24DAA0" w14:textId="77777777" w:rsidR="00E4682D" w:rsidRDefault="00E4682D" w:rsidP="00E45F01">
            <w:r>
              <w:t>only RouteLink</w:t>
            </w:r>
          </w:p>
        </w:tc>
      </w:tr>
      <w:tr w:rsidR="00E4682D" w14:paraId="5E55F2A0" w14:textId="77777777" w:rsidTr="00022B45">
        <w:trPr>
          <w:cantSplit/>
        </w:trPr>
        <w:tc>
          <w:tcPr>
            <w:tcW w:w="2575" w:type="dxa"/>
            <w:vMerge/>
          </w:tcPr>
          <w:p w14:paraId="2D5F2E60" w14:textId="77777777" w:rsidR="00E4682D" w:rsidRDefault="00E4682D" w:rsidP="0009707F"/>
        </w:tc>
        <w:tc>
          <w:tcPr>
            <w:tcW w:w="3189" w:type="dxa"/>
          </w:tcPr>
          <w:p w14:paraId="3782E2E8" w14:textId="3607E481" w:rsidR="00E4682D" w:rsidRDefault="00E4682D" w:rsidP="0009707F">
            <w:r>
              <w:t>beginsAtStop</w:t>
            </w:r>
          </w:p>
        </w:tc>
        <w:tc>
          <w:tcPr>
            <w:tcW w:w="3586" w:type="dxa"/>
          </w:tcPr>
          <w:p w14:paraId="3347A371" w14:textId="67D60BB1" w:rsidR="00E4682D" w:rsidRDefault="00E4682D" w:rsidP="0009707F">
            <w:r>
              <w:t>exactly 1 StopPoint</w:t>
            </w:r>
          </w:p>
        </w:tc>
      </w:tr>
      <w:tr w:rsidR="00E4682D" w14:paraId="3121D797" w14:textId="77777777" w:rsidTr="00022B45">
        <w:trPr>
          <w:cantSplit/>
        </w:trPr>
        <w:tc>
          <w:tcPr>
            <w:tcW w:w="2575" w:type="dxa"/>
            <w:vMerge/>
          </w:tcPr>
          <w:p w14:paraId="77CA0B86" w14:textId="77777777" w:rsidR="00E4682D" w:rsidRDefault="00E4682D" w:rsidP="0009707F"/>
        </w:tc>
        <w:tc>
          <w:tcPr>
            <w:tcW w:w="3189" w:type="dxa"/>
          </w:tcPr>
          <w:p w14:paraId="1D2908A5" w14:textId="198B758C" w:rsidR="00E4682D" w:rsidRDefault="00E4682D" w:rsidP="0009707F">
            <w:r>
              <w:t>endsAtStop</w:t>
            </w:r>
          </w:p>
        </w:tc>
        <w:tc>
          <w:tcPr>
            <w:tcW w:w="3586" w:type="dxa"/>
          </w:tcPr>
          <w:p w14:paraId="4A3D6A3F" w14:textId="16293316" w:rsidR="00E4682D" w:rsidRDefault="00E4682D" w:rsidP="0009707F">
            <w:r>
              <w:t>exactly 1 StopPoint</w:t>
            </w:r>
          </w:p>
        </w:tc>
      </w:tr>
      <w:tr w:rsidR="00E4682D" w14:paraId="2DF4F91B" w14:textId="77777777" w:rsidTr="00022B45">
        <w:trPr>
          <w:cantSplit/>
        </w:trPr>
        <w:tc>
          <w:tcPr>
            <w:tcW w:w="2575" w:type="dxa"/>
            <w:vMerge/>
          </w:tcPr>
          <w:p w14:paraId="79EDDC35" w14:textId="77777777" w:rsidR="00E4682D" w:rsidRDefault="00E4682D" w:rsidP="0009707F"/>
        </w:tc>
        <w:tc>
          <w:tcPr>
            <w:tcW w:w="3189" w:type="dxa"/>
          </w:tcPr>
          <w:p w14:paraId="3525D644" w14:textId="7A188CE2" w:rsidR="00E4682D" w:rsidRDefault="00E4682D" w:rsidP="0009707F">
            <w:r>
              <w:t>operatesOn</w:t>
            </w:r>
          </w:p>
        </w:tc>
        <w:tc>
          <w:tcPr>
            <w:tcW w:w="3586" w:type="dxa"/>
          </w:tcPr>
          <w:p w14:paraId="0799AFAB" w14:textId="53644F90" w:rsidR="00E4682D" w:rsidRDefault="00E4682D" w:rsidP="0009707F">
            <w:r>
              <w:t>only ArcPD</w:t>
            </w:r>
          </w:p>
        </w:tc>
      </w:tr>
      <w:tr w:rsidR="0009707F" w14:paraId="64F49301" w14:textId="77777777" w:rsidTr="00022B45">
        <w:trPr>
          <w:cantSplit/>
        </w:trPr>
        <w:tc>
          <w:tcPr>
            <w:tcW w:w="2575" w:type="dxa"/>
          </w:tcPr>
          <w:p w14:paraId="47886FA5" w14:textId="77777777" w:rsidR="0009707F" w:rsidRDefault="0009707F" w:rsidP="0009707F">
            <w:r>
              <w:lastRenderedPageBreak/>
              <w:t>RouteLink</w:t>
            </w:r>
          </w:p>
        </w:tc>
        <w:tc>
          <w:tcPr>
            <w:tcW w:w="3189" w:type="dxa"/>
          </w:tcPr>
          <w:p w14:paraId="582FD851" w14:textId="7776C639" w:rsidR="0009707F" w:rsidRDefault="0079610A" w:rsidP="0009707F">
            <w:r>
              <w:t>operatesOn</w:t>
            </w:r>
          </w:p>
        </w:tc>
        <w:tc>
          <w:tcPr>
            <w:tcW w:w="3586" w:type="dxa"/>
          </w:tcPr>
          <w:p w14:paraId="3E8A914A" w14:textId="16987E73" w:rsidR="0009707F" w:rsidRDefault="0009707F" w:rsidP="0009707F">
            <w:r>
              <w:t xml:space="preserve">exactly 1 </w:t>
            </w:r>
            <w:r w:rsidR="0079610A">
              <w:t>ArcPD</w:t>
            </w:r>
          </w:p>
        </w:tc>
      </w:tr>
      <w:tr w:rsidR="009D269D" w14:paraId="7162B0AE" w14:textId="77777777" w:rsidTr="00022B45">
        <w:trPr>
          <w:cantSplit/>
        </w:trPr>
        <w:tc>
          <w:tcPr>
            <w:tcW w:w="2575" w:type="dxa"/>
            <w:vMerge w:val="restart"/>
          </w:tcPr>
          <w:p w14:paraId="334475A7" w14:textId="77777777" w:rsidR="009D269D" w:rsidRDefault="009D269D" w:rsidP="0009707F">
            <w:r>
              <w:t>StopPoint</w:t>
            </w:r>
          </w:p>
        </w:tc>
        <w:tc>
          <w:tcPr>
            <w:tcW w:w="3189" w:type="dxa"/>
          </w:tcPr>
          <w:p w14:paraId="64626939" w14:textId="23F2D107" w:rsidR="009D269D" w:rsidRDefault="009D269D" w:rsidP="0009707F">
            <w:r>
              <w:t>subclassOf</w:t>
            </w:r>
          </w:p>
        </w:tc>
        <w:tc>
          <w:tcPr>
            <w:tcW w:w="3586" w:type="dxa"/>
          </w:tcPr>
          <w:p w14:paraId="2E6B9C94" w14:textId="3549C692" w:rsidR="009D269D" w:rsidRDefault="009D269D" w:rsidP="0009707F">
            <w:r>
              <w:t>transport:Node</w:t>
            </w:r>
          </w:p>
        </w:tc>
      </w:tr>
      <w:tr w:rsidR="009D269D" w14:paraId="357AB5D4" w14:textId="77777777" w:rsidTr="00022B45">
        <w:trPr>
          <w:cantSplit/>
        </w:trPr>
        <w:tc>
          <w:tcPr>
            <w:tcW w:w="2575" w:type="dxa"/>
            <w:vMerge/>
          </w:tcPr>
          <w:p w14:paraId="1CD7D02C" w14:textId="77777777" w:rsidR="009D269D" w:rsidRDefault="009D269D" w:rsidP="00E0503E"/>
        </w:tc>
        <w:tc>
          <w:tcPr>
            <w:tcW w:w="3189" w:type="dxa"/>
          </w:tcPr>
          <w:p w14:paraId="1E59E846" w14:textId="0345E32D" w:rsidR="009D269D" w:rsidRDefault="009D269D" w:rsidP="00E0503E">
            <w:r>
              <w:t>spatial_loc:hasLocation</w:t>
            </w:r>
          </w:p>
        </w:tc>
        <w:tc>
          <w:tcPr>
            <w:tcW w:w="3586" w:type="dxa"/>
          </w:tcPr>
          <w:p w14:paraId="7A30996C" w14:textId="69EE4D95" w:rsidR="009D269D" w:rsidRDefault="009D269D" w:rsidP="00E0503E">
            <w:r>
              <w:t>exactly 1  spatial_loc:Feature</w:t>
            </w:r>
          </w:p>
        </w:tc>
      </w:tr>
      <w:tr w:rsidR="009D269D" w14:paraId="288C732B" w14:textId="77777777" w:rsidTr="00022B45">
        <w:trPr>
          <w:cantSplit/>
        </w:trPr>
        <w:tc>
          <w:tcPr>
            <w:tcW w:w="2575" w:type="dxa"/>
            <w:vMerge/>
          </w:tcPr>
          <w:p w14:paraId="5DB5167F" w14:textId="77777777" w:rsidR="009D269D" w:rsidRDefault="009D269D" w:rsidP="00E0503E"/>
        </w:tc>
        <w:tc>
          <w:tcPr>
            <w:tcW w:w="3189" w:type="dxa"/>
          </w:tcPr>
          <w:p w14:paraId="072CE4C6" w14:textId="69292435" w:rsidR="009D269D" w:rsidRPr="00796B76" w:rsidRDefault="009D269D" w:rsidP="00E0503E">
            <w:r w:rsidRPr="005E323D">
              <w:t>transit:hasStopCode</w:t>
            </w:r>
          </w:p>
        </w:tc>
        <w:tc>
          <w:tcPr>
            <w:tcW w:w="3586" w:type="dxa"/>
          </w:tcPr>
          <w:p w14:paraId="60514337" w14:textId="76AF62CF" w:rsidR="009D269D" w:rsidRPr="00796B76" w:rsidRDefault="009D269D" w:rsidP="00E0503E">
            <w:r w:rsidRPr="00796B76">
              <w:t>exactly 1 xsd:string</w:t>
            </w:r>
          </w:p>
        </w:tc>
      </w:tr>
      <w:tr w:rsidR="009D269D" w14:paraId="1035402D" w14:textId="77777777" w:rsidTr="00022B45">
        <w:trPr>
          <w:cantSplit/>
        </w:trPr>
        <w:tc>
          <w:tcPr>
            <w:tcW w:w="2575" w:type="dxa"/>
            <w:vMerge/>
          </w:tcPr>
          <w:p w14:paraId="2F42118C" w14:textId="77777777" w:rsidR="009D269D" w:rsidRDefault="009D269D" w:rsidP="00E0503E"/>
        </w:tc>
        <w:tc>
          <w:tcPr>
            <w:tcW w:w="3189" w:type="dxa"/>
          </w:tcPr>
          <w:p w14:paraId="14A7EDFF" w14:textId="1FAE6970" w:rsidR="009D269D" w:rsidRPr="00796B76" w:rsidRDefault="009D269D" w:rsidP="00E0503E">
            <w:r w:rsidRPr="005E323D">
              <w:t>foaf:name</w:t>
            </w:r>
          </w:p>
        </w:tc>
        <w:tc>
          <w:tcPr>
            <w:tcW w:w="3586" w:type="dxa"/>
          </w:tcPr>
          <w:p w14:paraId="096203B7" w14:textId="010FB686" w:rsidR="009D269D" w:rsidRPr="00796B76" w:rsidRDefault="009D269D" w:rsidP="00E0503E">
            <w:r w:rsidRPr="005E323D">
              <w:t>min 1 xsd: string</w:t>
            </w:r>
          </w:p>
        </w:tc>
      </w:tr>
      <w:tr w:rsidR="009D269D" w14:paraId="624B600B" w14:textId="77777777" w:rsidTr="00022B45">
        <w:trPr>
          <w:cantSplit/>
        </w:trPr>
        <w:tc>
          <w:tcPr>
            <w:tcW w:w="2575" w:type="dxa"/>
            <w:vMerge/>
          </w:tcPr>
          <w:p w14:paraId="454A3A1B" w14:textId="77777777" w:rsidR="009D269D" w:rsidRDefault="009D269D" w:rsidP="00E0503E"/>
        </w:tc>
        <w:tc>
          <w:tcPr>
            <w:tcW w:w="3189" w:type="dxa"/>
          </w:tcPr>
          <w:p w14:paraId="4BA3E750" w14:textId="38A9C859" w:rsidR="009D269D" w:rsidRPr="002E1D5B" w:rsidRDefault="009D269D" w:rsidP="00E0503E">
            <w:r w:rsidRPr="005E323D">
              <w:t>transit:</w:t>
            </w:r>
            <w:r w:rsidR="00D03736" w:rsidRPr="005E323D">
              <w:t>w</w:t>
            </w:r>
            <w:r w:rsidRPr="005E323D">
              <w:t>heelchair</w:t>
            </w:r>
            <w:r w:rsidR="00B60B95" w:rsidRPr="005E323D">
              <w:t>Boarding</w:t>
            </w:r>
          </w:p>
        </w:tc>
        <w:tc>
          <w:tcPr>
            <w:tcW w:w="3586" w:type="dxa"/>
          </w:tcPr>
          <w:p w14:paraId="69EDC92B" w14:textId="3E545CF1" w:rsidR="009D269D" w:rsidRPr="002E1D5B" w:rsidRDefault="009D269D" w:rsidP="00E0503E">
            <w:r w:rsidRPr="005E323D">
              <w:t xml:space="preserve">exactly 1 </w:t>
            </w:r>
            <w:r w:rsidR="00ED57B5" w:rsidRPr="005E323D">
              <w:t>xsd:boolean</w:t>
            </w:r>
          </w:p>
        </w:tc>
      </w:tr>
      <w:tr w:rsidR="009D269D" w14:paraId="4FDCFFAB" w14:textId="77777777" w:rsidTr="002E1D5B">
        <w:trPr>
          <w:cantSplit/>
        </w:trPr>
        <w:tc>
          <w:tcPr>
            <w:tcW w:w="2575" w:type="dxa"/>
          </w:tcPr>
          <w:p w14:paraId="013B8AFD" w14:textId="2C4491F7" w:rsidR="009D269D" w:rsidRDefault="009D269D" w:rsidP="00E0503E">
            <w:r>
              <w:t>AccessibleStopPoint</w:t>
            </w:r>
          </w:p>
        </w:tc>
        <w:tc>
          <w:tcPr>
            <w:tcW w:w="3189" w:type="dxa"/>
            <w:shd w:val="clear" w:color="auto" w:fill="auto"/>
          </w:tcPr>
          <w:p w14:paraId="644FCAA0" w14:textId="4BA3DE24" w:rsidR="009D269D" w:rsidRPr="005E323D" w:rsidRDefault="009D269D" w:rsidP="00E0503E">
            <w:r w:rsidRPr="005E323D">
              <w:t>equivalentClass</w:t>
            </w:r>
          </w:p>
        </w:tc>
        <w:tc>
          <w:tcPr>
            <w:tcW w:w="3586" w:type="dxa"/>
            <w:shd w:val="clear" w:color="auto" w:fill="auto"/>
          </w:tcPr>
          <w:p w14:paraId="641D373D" w14:textId="530FD81D" w:rsidR="009D269D" w:rsidRPr="005E323D" w:rsidRDefault="009D269D" w:rsidP="00E0503E">
            <w:r w:rsidRPr="005E323D">
              <w:t xml:space="preserve">StopPoint and transit:wheelchairAccessible value </w:t>
            </w:r>
            <w:r w:rsidR="002E1D5B" w:rsidRPr="005E323D">
              <w:t>true</w:t>
            </w:r>
          </w:p>
        </w:tc>
      </w:tr>
      <w:tr w:rsidR="00AF0847" w14:paraId="47A931F8" w14:textId="77777777" w:rsidTr="00973356">
        <w:trPr>
          <w:cantSplit/>
        </w:trPr>
        <w:tc>
          <w:tcPr>
            <w:tcW w:w="2575" w:type="dxa"/>
            <w:vMerge w:val="restart"/>
          </w:tcPr>
          <w:p w14:paraId="7D504640" w14:textId="410DEB64" w:rsidR="00AF0847" w:rsidRDefault="00AF0847" w:rsidP="00E0503E">
            <w:r w:rsidRPr="003E6C97">
              <w:t>Station</w:t>
            </w:r>
          </w:p>
        </w:tc>
        <w:tc>
          <w:tcPr>
            <w:tcW w:w="3189" w:type="dxa"/>
            <w:shd w:val="clear" w:color="auto" w:fill="auto"/>
          </w:tcPr>
          <w:p w14:paraId="0BA40621" w14:textId="16071EC3" w:rsidR="00AF0847" w:rsidRPr="005E323D" w:rsidRDefault="00AF0847" w:rsidP="00E0503E">
            <w:r w:rsidRPr="005E323D">
              <w:t>subclassOf</w:t>
            </w:r>
          </w:p>
        </w:tc>
        <w:tc>
          <w:tcPr>
            <w:tcW w:w="3586" w:type="dxa"/>
            <w:shd w:val="clear" w:color="auto" w:fill="auto"/>
          </w:tcPr>
          <w:p w14:paraId="2E8BE3A6" w14:textId="3EEF3CFD" w:rsidR="00AF0847" w:rsidRPr="005E323D" w:rsidRDefault="00AF0847" w:rsidP="00E0503E">
            <w:r w:rsidRPr="005E323D">
              <w:t>StopPoint</w:t>
            </w:r>
          </w:p>
        </w:tc>
      </w:tr>
      <w:tr w:rsidR="00AF0847" w14:paraId="4630132B" w14:textId="77777777" w:rsidTr="00973356">
        <w:trPr>
          <w:cantSplit/>
        </w:trPr>
        <w:tc>
          <w:tcPr>
            <w:tcW w:w="2575" w:type="dxa"/>
            <w:vMerge/>
          </w:tcPr>
          <w:p w14:paraId="5B142E85" w14:textId="77777777" w:rsidR="00AF0847" w:rsidRDefault="00AF0847" w:rsidP="00E0503E"/>
        </w:tc>
        <w:tc>
          <w:tcPr>
            <w:tcW w:w="3189" w:type="dxa"/>
            <w:shd w:val="clear" w:color="auto" w:fill="auto"/>
          </w:tcPr>
          <w:p w14:paraId="30497970" w14:textId="2645143D" w:rsidR="00AF0847" w:rsidRPr="005E323D" w:rsidRDefault="00AF0847" w:rsidP="00E0503E">
            <w:r>
              <w:t>mereology:contains</w:t>
            </w:r>
          </w:p>
        </w:tc>
        <w:tc>
          <w:tcPr>
            <w:tcW w:w="3586" w:type="dxa"/>
            <w:shd w:val="clear" w:color="auto" w:fill="auto"/>
          </w:tcPr>
          <w:p w14:paraId="0DC47E5B" w14:textId="3ADC3EBE" w:rsidR="00AF0847" w:rsidRPr="005E323D" w:rsidRDefault="00AF0847" w:rsidP="00E0503E">
            <w:r>
              <w:t>min 1 StopPoint</w:t>
            </w:r>
          </w:p>
        </w:tc>
      </w:tr>
      <w:tr w:rsidR="00AF0847" w14:paraId="4B09B5F8" w14:textId="77777777" w:rsidTr="00973356">
        <w:trPr>
          <w:cantSplit/>
        </w:trPr>
        <w:tc>
          <w:tcPr>
            <w:tcW w:w="2575" w:type="dxa"/>
            <w:vMerge/>
          </w:tcPr>
          <w:p w14:paraId="6C847B6F" w14:textId="77777777" w:rsidR="00AF0847" w:rsidRDefault="00AF0847" w:rsidP="00E0503E"/>
        </w:tc>
        <w:tc>
          <w:tcPr>
            <w:tcW w:w="3189" w:type="dxa"/>
            <w:shd w:val="clear" w:color="auto" w:fill="auto"/>
          </w:tcPr>
          <w:p w14:paraId="31804DDB" w14:textId="1DC9D00D" w:rsidR="00AF0847" w:rsidRDefault="00AF0847" w:rsidP="00E0503E">
            <w:r>
              <w:t>spatial_loc:associatedLocation</w:t>
            </w:r>
          </w:p>
        </w:tc>
        <w:tc>
          <w:tcPr>
            <w:tcW w:w="3586" w:type="dxa"/>
            <w:shd w:val="clear" w:color="auto" w:fill="auto"/>
          </w:tcPr>
          <w:p w14:paraId="2237A034" w14:textId="62704515" w:rsidR="00AF0847" w:rsidRDefault="00AF0847" w:rsidP="00E0503E">
            <w:r>
              <w:t>some spatial_loc:Feature</w:t>
            </w:r>
          </w:p>
        </w:tc>
      </w:tr>
      <w:tr w:rsidR="003E4B4D" w14:paraId="24CD4228" w14:textId="77777777" w:rsidTr="00022B45">
        <w:trPr>
          <w:cantSplit/>
          <w:trHeight w:val="213"/>
        </w:trPr>
        <w:tc>
          <w:tcPr>
            <w:tcW w:w="2575" w:type="dxa"/>
            <w:vMerge w:val="restart"/>
          </w:tcPr>
          <w:p w14:paraId="24F07B40" w14:textId="716FC495" w:rsidR="003E4B4D" w:rsidRDefault="003E4B4D" w:rsidP="00E0503E">
            <w:r>
              <w:t>TransitIncident</w:t>
            </w:r>
          </w:p>
        </w:tc>
        <w:tc>
          <w:tcPr>
            <w:tcW w:w="3189" w:type="dxa"/>
          </w:tcPr>
          <w:p w14:paraId="38B508A3" w14:textId="67D56FFA" w:rsidR="003E4B4D" w:rsidRDefault="003E4B4D" w:rsidP="00E0503E">
            <w:r>
              <w:t>subclassOf</w:t>
            </w:r>
          </w:p>
        </w:tc>
        <w:tc>
          <w:tcPr>
            <w:tcW w:w="3586" w:type="dxa"/>
          </w:tcPr>
          <w:p w14:paraId="14192C82" w14:textId="7682EE12" w:rsidR="003E4B4D" w:rsidRDefault="003E4B4D" w:rsidP="00E0503E">
            <w:r>
              <w:t>activity:Activity</w:t>
            </w:r>
          </w:p>
        </w:tc>
      </w:tr>
      <w:tr w:rsidR="003E4B4D" w14:paraId="2B9BAA84" w14:textId="77777777" w:rsidTr="00022B45">
        <w:trPr>
          <w:cantSplit/>
          <w:trHeight w:val="185"/>
        </w:trPr>
        <w:tc>
          <w:tcPr>
            <w:tcW w:w="2575" w:type="dxa"/>
            <w:vMerge/>
          </w:tcPr>
          <w:p w14:paraId="2C00D107" w14:textId="77777777" w:rsidR="003E4B4D" w:rsidRDefault="003E4B4D" w:rsidP="00E0503E"/>
        </w:tc>
        <w:tc>
          <w:tcPr>
            <w:tcW w:w="3189" w:type="dxa"/>
          </w:tcPr>
          <w:p w14:paraId="365FC1C6" w14:textId="563342C2" w:rsidR="003E4B4D" w:rsidRDefault="003E4B4D" w:rsidP="00E0503E">
            <w:r>
              <w:t>associatedWithStop</w:t>
            </w:r>
          </w:p>
        </w:tc>
        <w:tc>
          <w:tcPr>
            <w:tcW w:w="3586" w:type="dxa"/>
          </w:tcPr>
          <w:p w14:paraId="1299A6AB" w14:textId="6BB813ED" w:rsidR="003E4B4D" w:rsidRDefault="003E4B4D" w:rsidP="00E0503E">
            <w:r>
              <w:t>only StopPoint</w:t>
            </w:r>
          </w:p>
        </w:tc>
      </w:tr>
      <w:tr w:rsidR="003E4B4D" w14:paraId="3F03F769" w14:textId="77777777" w:rsidTr="00022B45">
        <w:trPr>
          <w:cantSplit/>
          <w:trHeight w:val="185"/>
        </w:trPr>
        <w:tc>
          <w:tcPr>
            <w:tcW w:w="2575" w:type="dxa"/>
            <w:vMerge/>
          </w:tcPr>
          <w:p w14:paraId="21BC85FB" w14:textId="77777777" w:rsidR="003E4B4D" w:rsidRDefault="003E4B4D" w:rsidP="00E0503E"/>
        </w:tc>
        <w:tc>
          <w:tcPr>
            <w:tcW w:w="3189" w:type="dxa"/>
          </w:tcPr>
          <w:p w14:paraId="586CA481" w14:textId="1637539C" w:rsidR="003E4B4D" w:rsidRDefault="003E4B4D" w:rsidP="00E0503E">
            <w:r>
              <w:t>hasIncidentCode</w:t>
            </w:r>
          </w:p>
        </w:tc>
        <w:tc>
          <w:tcPr>
            <w:tcW w:w="3586" w:type="dxa"/>
          </w:tcPr>
          <w:p w14:paraId="5AEFDD27" w14:textId="16837186" w:rsidR="003E4B4D" w:rsidRDefault="003E4B4D" w:rsidP="00E0503E">
            <w:r>
              <w:t>min 1 xsd:string</w:t>
            </w:r>
          </w:p>
        </w:tc>
      </w:tr>
      <w:tr w:rsidR="003E4B4D" w14:paraId="0D857E54" w14:textId="77777777" w:rsidTr="00022B45">
        <w:trPr>
          <w:cantSplit/>
          <w:trHeight w:val="199"/>
        </w:trPr>
        <w:tc>
          <w:tcPr>
            <w:tcW w:w="2575" w:type="dxa"/>
            <w:vMerge/>
          </w:tcPr>
          <w:p w14:paraId="2D06F218" w14:textId="77777777" w:rsidR="003E4B4D" w:rsidRDefault="003E4B4D" w:rsidP="00E0503E"/>
        </w:tc>
        <w:tc>
          <w:tcPr>
            <w:tcW w:w="3189" w:type="dxa"/>
          </w:tcPr>
          <w:p w14:paraId="7E82494C" w14:textId="3D040462" w:rsidR="003E4B4D" w:rsidRDefault="003E4B4D" w:rsidP="00E0503E">
            <w:r>
              <w:t>causedGap</w:t>
            </w:r>
          </w:p>
        </w:tc>
        <w:tc>
          <w:tcPr>
            <w:tcW w:w="3586" w:type="dxa"/>
          </w:tcPr>
          <w:p w14:paraId="6742ECDB" w14:textId="4895319B" w:rsidR="003E4B4D" w:rsidRDefault="003E4B4D" w:rsidP="00E0503E">
            <w:r>
              <w:t>only time:Interval</w:t>
            </w:r>
          </w:p>
        </w:tc>
      </w:tr>
      <w:tr w:rsidR="003E4B4D" w14:paraId="3FD50145" w14:textId="77777777" w:rsidTr="00022B45">
        <w:trPr>
          <w:cantSplit/>
          <w:trHeight w:val="199"/>
        </w:trPr>
        <w:tc>
          <w:tcPr>
            <w:tcW w:w="2575" w:type="dxa"/>
            <w:vMerge/>
          </w:tcPr>
          <w:p w14:paraId="4C0B536C" w14:textId="77777777" w:rsidR="003E4B4D" w:rsidRDefault="003E4B4D" w:rsidP="00E0503E"/>
        </w:tc>
        <w:tc>
          <w:tcPr>
            <w:tcW w:w="3189" w:type="dxa"/>
          </w:tcPr>
          <w:p w14:paraId="698C444D" w14:textId="28DC087B" w:rsidR="003E4B4D" w:rsidRDefault="003E4B4D" w:rsidP="00E0503E">
            <w:r>
              <w:t>associatedWithTrip</w:t>
            </w:r>
          </w:p>
        </w:tc>
        <w:tc>
          <w:tcPr>
            <w:tcW w:w="3586" w:type="dxa"/>
          </w:tcPr>
          <w:p w14:paraId="452537A8" w14:textId="08443F34" w:rsidR="003E4B4D" w:rsidRDefault="003E4B4D" w:rsidP="00E0503E">
            <w:r>
              <w:t>only TransitTrip</w:t>
            </w:r>
          </w:p>
        </w:tc>
      </w:tr>
      <w:tr w:rsidR="00E40914" w14:paraId="5CE6EBB2" w14:textId="77777777" w:rsidTr="00022B45">
        <w:trPr>
          <w:cantSplit/>
          <w:trHeight w:val="199"/>
        </w:trPr>
        <w:tc>
          <w:tcPr>
            <w:tcW w:w="2575" w:type="dxa"/>
            <w:vMerge w:val="restart"/>
          </w:tcPr>
          <w:p w14:paraId="41D65F08" w14:textId="21ECE1E9" w:rsidR="00E40914" w:rsidRDefault="00E40914" w:rsidP="00E0503E">
            <w:r>
              <w:t>TransitTrip</w:t>
            </w:r>
          </w:p>
        </w:tc>
        <w:tc>
          <w:tcPr>
            <w:tcW w:w="3189" w:type="dxa"/>
          </w:tcPr>
          <w:p w14:paraId="580889AD" w14:textId="258E9E7B" w:rsidR="00E40914" w:rsidRDefault="00E40914" w:rsidP="00E0503E">
            <w:r>
              <w:t>subclassOf</w:t>
            </w:r>
          </w:p>
        </w:tc>
        <w:tc>
          <w:tcPr>
            <w:tcW w:w="3586" w:type="dxa"/>
          </w:tcPr>
          <w:p w14:paraId="5A968E88" w14:textId="311B2D48" w:rsidR="00E40914" w:rsidRDefault="00E40914" w:rsidP="00E0503E">
            <w:r>
              <w:t>trip:Trip</w:t>
            </w:r>
          </w:p>
        </w:tc>
      </w:tr>
      <w:tr w:rsidR="00E40914" w14:paraId="11998BB2" w14:textId="77777777" w:rsidTr="00022B45">
        <w:trPr>
          <w:cantSplit/>
          <w:trHeight w:val="199"/>
        </w:trPr>
        <w:tc>
          <w:tcPr>
            <w:tcW w:w="2575" w:type="dxa"/>
            <w:vMerge/>
          </w:tcPr>
          <w:p w14:paraId="37EBF1AE" w14:textId="77777777" w:rsidR="00E40914" w:rsidRDefault="00E40914" w:rsidP="00E0503E"/>
        </w:tc>
        <w:tc>
          <w:tcPr>
            <w:tcW w:w="3189" w:type="dxa"/>
          </w:tcPr>
          <w:p w14:paraId="71A361B2" w14:textId="5C40522C" w:rsidR="00E40914" w:rsidRDefault="00AA089A" w:rsidP="00E0503E">
            <w:r>
              <w:t>transit</w:t>
            </w:r>
            <w:r w:rsidR="00E40914">
              <w:t>:occursOn</w:t>
            </w:r>
          </w:p>
        </w:tc>
        <w:tc>
          <w:tcPr>
            <w:tcW w:w="3586" w:type="dxa"/>
          </w:tcPr>
          <w:p w14:paraId="23E7E06D" w14:textId="2049B41E" w:rsidR="00E40914" w:rsidRDefault="00E40914" w:rsidP="00E0503E">
            <w:r>
              <w:t xml:space="preserve">only </w:t>
            </w:r>
            <w:r w:rsidR="00AC2F96">
              <w:t>transit:</w:t>
            </w:r>
            <w:r>
              <w:t xml:space="preserve">Route or </w:t>
            </w:r>
            <w:r w:rsidR="00AC2F96">
              <w:t>transit:</w:t>
            </w:r>
            <w:r>
              <w:t xml:space="preserve">RouteSection or </w:t>
            </w:r>
            <w:r w:rsidR="00AC2F96">
              <w:t>transit:</w:t>
            </w:r>
            <w:r>
              <w:t>RouteLink</w:t>
            </w:r>
            <w:r w:rsidR="00AC2F96">
              <w:t xml:space="preserve"> </w:t>
            </w:r>
            <w:r w:rsidR="00AC2F96" w:rsidRPr="004E3D0A">
              <w:t>or transport:TransportationComplex</w:t>
            </w:r>
          </w:p>
        </w:tc>
      </w:tr>
      <w:tr w:rsidR="00E40914" w14:paraId="34E29DF5" w14:textId="77777777" w:rsidTr="00022B45">
        <w:trPr>
          <w:cantSplit/>
          <w:trHeight w:val="199"/>
        </w:trPr>
        <w:tc>
          <w:tcPr>
            <w:tcW w:w="2575" w:type="dxa"/>
            <w:vMerge/>
          </w:tcPr>
          <w:p w14:paraId="10AD9E7D" w14:textId="77777777" w:rsidR="00E40914" w:rsidRDefault="00E40914" w:rsidP="00E0503E"/>
        </w:tc>
        <w:tc>
          <w:tcPr>
            <w:tcW w:w="3189" w:type="dxa"/>
          </w:tcPr>
          <w:p w14:paraId="6FA5EDC2" w14:textId="77D02142" w:rsidR="00E40914" w:rsidRDefault="00AA089A" w:rsidP="00E0503E">
            <w:r>
              <w:t>transit</w:t>
            </w:r>
            <w:r w:rsidR="00E40914">
              <w:t>:viaVehicle</w:t>
            </w:r>
          </w:p>
        </w:tc>
        <w:tc>
          <w:tcPr>
            <w:tcW w:w="3586" w:type="dxa"/>
          </w:tcPr>
          <w:p w14:paraId="4B9F2F33" w14:textId="67BD0C35" w:rsidR="00E40914" w:rsidRDefault="00E40914" w:rsidP="00E0503E">
            <w:r>
              <w:t xml:space="preserve">exactly 1 </w:t>
            </w:r>
            <w:r w:rsidR="00AC2F96">
              <w:t>transit:</w:t>
            </w:r>
            <w:r>
              <w:t>TransitVehicle</w:t>
            </w:r>
          </w:p>
        </w:tc>
      </w:tr>
      <w:tr w:rsidR="00E40914" w14:paraId="7932BF16" w14:textId="77777777" w:rsidTr="00022B45">
        <w:trPr>
          <w:cantSplit/>
          <w:trHeight w:val="199"/>
        </w:trPr>
        <w:tc>
          <w:tcPr>
            <w:tcW w:w="2575" w:type="dxa"/>
            <w:vMerge/>
          </w:tcPr>
          <w:p w14:paraId="7530B923" w14:textId="77777777" w:rsidR="00E40914" w:rsidRDefault="00E40914" w:rsidP="00E0503E"/>
        </w:tc>
        <w:tc>
          <w:tcPr>
            <w:tcW w:w="3189" w:type="dxa"/>
          </w:tcPr>
          <w:p w14:paraId="693B757D" w14:textId="11E1922F" w:rsidR="00E40914" w:rsidRDefault="00AA089A" w:rsidP="00E0503E">
            <w:r>
              <w:t>transit</w:t>
            </w:r>
            <w:r w:rsidR="00E40914">
              <w:t>:isOutbound</w:t>
            </w:r>
          </w:p>
        </w:tc>
        <w:tc>
          <w:tcPr>
            <w:tcW w:w="3586" w:type="dxa"/>
          </w:tcPr>
          <w:p w14:paraId="29172D54" w14:textId="57A73678" w:rsidR="00E40914" w:rsidRDefault="00E40914" w:rsidP="00E0503E">
            <w:r>
              <w:t>only xsd:boolean</w:t>
            </w:r>
          </w:p>
        </w:tc>
      </w:tr>
      <w:tr w:rsidR="00022B45" w14:paraId="17545410" w14:textId="77777777" w:rsidTr="00022B45">
        <w:trPr>
          <w:cantSplit/>
          <w:trHeight w:val="199"/>
        </w:trPr>
        <w:tc>
          <w:tcPr>
            <w:tcW w:w="2575" w:type="dxa"/>
            <w:vMerge w:val="restart"/>
          </w:tcPr>
          <w:p w14:paraId="24F449AD" w14:textId="55940B9E" w:rsidR="00022B45" w:rsidRPr="00AC2F96" w:rsidRDefault="00022B45" w:rsidP="00E0503E">
            <w:pPr>
              <w:rPr>
                <w:highlight w:val="yellow"/>
              </w:rPr>
            </w:pPr>
            <w:r w:rsidRPr="00F46B84">
              <w:t>ScheduledTransitTrip</w:t>
            </w:r>
          </w:p>
        </w:tc>
        <w:tc>
          <w:tcPr>
            <w:tcW w:w="3189" w:type="dxa"/>
          </w:tcPr>
          <w:p w14:paraId="4ABB2ACB" w14:textId="1639A61B" w:rsidR="00022B45" w:rsidRDefault="00022B45" w:rsidP="00E0503E">
            <w:r>
              <w:t>subclassOf</w:t>
            </w:r>
          </w:p>
        </w:tc>
        <w:tc>
          <w:tcPr>
            <w:tcW w:w="3586" w:type="dxa"/>
          </w:tcPr>
          <w:p w14:paraId="09658963" w14:textId="1C57F218" w:rsidR="00022B45" w:rsidRDefault="00022B45" w:rsidP="00E0503E">
            <w:r>
              <w:t>rec:RecurringEvent</w:t>
            </w:r>
          </w:p>
        </w:tc>
      </w:tr>
      <w:tr w:rsidR="00022B45" w14:paraId="3B4640B6" w14:textId="77777777" w:rsidTr="00022B45">
        <w:trPr>
          <w:cantSplit/>
          <w:trHeight w:val="199"/>
        </w:trPr>
        <w:tc>
          <w:tcPr>
            <w:tcW w:w="2575" w:type="dxa"/>
            <w:vMerge/>
          </w:tcPr>
          <w:p w14:paraId="0A0B319F" w14:textId="77777777" w:rsidR="00022B45" w:rsidRDefault="00022B45" w:rsidP="00E0503E"/>
        </w:tc>
        <w:tc>
          <w:tcPr>
            <w:tcW w:w="3189" w:type="dxa"/>
          </w:tcPr>
          <w:p w14:paraId="6A7B5FED" w14:textId="4DD5D758" w:rsidR="00022B45" w:rsidRDefault="00022B45" w:rsidP="00E0503E">
            <w:r>
              <w:t>rec:hasOccurrence</w:t>
            </w:r>
          </w:p>
        </w:tc>
        <w:tc>
          <w:tcPr>
            <w:tcW w:w="3586" w:type="dxa"/>
          </w:tcPr>
          <w:p w14:paraId="1A1BE5A9" w14:textId="7FEC51C0" w:rsidR="00022B45" w:rsidRDefault="00022B45" w:rsidP="00E0503E">
            <w:r>
              <w:t>only transit:TransitTrip</w:t>
            </w:r>
          </w:p>
        </w:tc>
      </w:tr>
      <w:tr w:rsidR="00022B45" w14:paraId="27C8A945" w14:textId="77777777" w:rsidTr="00022B45">
        <w:trPr>
          <w:cantSplit/>
          <w:trHeight w:val="199"/>
        </w:trPr>
        <w:tc>
          <w:tcPr>
            <w:tcW w:w="2575" w:type="dxa"/>
            <w:vMerge/>
          </w:tcPr>
          <w:p w14:paraId="52B9D823" w14:textId="77777777" w:rsidR="00022B45" w:rsidRDefault="00022B45" w:rsidP="00E0503E"/>
        </w:tc>
        <w:tc>
          <w:tcPr>
            <w:tcW w:w="3189" w:type="dxa"/>
          </w:tcPr>
          <w:p w14:paraId="3EA5A89B" w14:textId="507034E9" w:rsidR="00022B45" w:rsidRDefault="00022B45" w:rsidP="00E0503E">
            <w:r>
              <w:t>transit:scheduledOn</w:t>
            </w:r>
          </w:p>
        </w:tc>
        <w:tc>
          <w:tcPr>
            <w:tcW w:w="3586" w:type="dxa"/>
          </w:tcPr>
          <w:p w14:paraId="74421FBE" w14:textId="5D75EA10" w:rsidR="00022B45" w:rsidRDefault="00022B45" w:rsidP="00E0503E">
            <w:r>
              <w:t>only transit:Route or transit:RouteSection or transit:RouteLink</w:t>
            </w:r>
          </w:p>
        </w:tc>
      </w:tr>
      <w:tr w:rsidR="00022B45" w14:paraId="6881E74F" w14:textId="77777777" w:rsidTr="00022B45">
        <w:trPr>
          <w:cantSplit/>
          <w:trHeight w:val="199"/>
        </w:trPr>
        <w:tc>
          <w:tcPr>
            <w:tcW w:w="2575" w:type="dxa"/>
            <w:vMerge/>
          </w:tcPr>
          <w:p w14:paraId="3E2D15ED" w14:textId="77777777" w:rsidR="00022B45" w:rsidRDefault="00022B45" w:rsidP="006A3E39"/>
        </w:tc>
        <w:tc>
          <w:tcPr>
            <w:tcW w:w="3189" w:type="dxa"/>
          </w:tcPr>
          <w:p w14:paraId="62AEFEEF" w14:textId="619ADE55" w:rsidR="00022B45" w:rsidRDefault="00022B45" w:rsidP="006A3E39">
            <w:r>
              <w:t>transit:isOutbound</w:t>
            </w:r>
          </w:p>
        </w:tc>
        <w:tc>
          <w:tcPr>
            <w:tcW w:w="3586" w:type="dxa"/>
          </w:tcPr>
          <w:p w14:paraId="6E770EDB" w14:textId="0D50462A" w:rsidR="00022B45" w:rsidRDefault="00022B45" w:rsidP="006A3E39">
            <w:r>
              <w:t>only xsd:boolean</w:t>
            </w:r>
          </w:p>
        </w:tc>
      </w:tr>
      <w:tr w:rsidR="00022B45" w14:paraId="7A7F81A7" w14:textId="77777777" w:rsidTr="00022B45">
        <w:trPr>
          <w:cantSplit/>
          <w:trHeight w:val="199"/>
        </w:trPr>
        <w:tc>
          <w:tcPr>
            <w:tcW w:w="2575" w:type="dxa"/>
            <w:vMerge/>
          </w:tcPr>
          <w:p w14:paraId="57AB7B02" w14:textId="77777777" w:rsidR="00022B45" w:rsidRDefault="00022B45" w:rsidP="006A3E39"/>
        </w:tc>
        <w:tc>
          <w:tcPr>
            <w:tcW w:w="3189" w:type="dxa"/>
          </w:tcPr>
          <w:p w14:paraId="689AEEF7" w14:textId="67B1E048" w:rsidR="00022B45" w:rsidRDefault="00022B45" w:rsidP="006A3E39">
            <w:r>
              <w:t>transit:isWheelchairAccessible</w:t>
            </w:r>
          </w:p>
        </w:tc>
        <w:tc>
          <w:tcPr>
            <w:tcW w:w="3586" w:type="dxa"/>
          </w:tcPr>
          <w:p w14:paraId="1ACE6182" w14:textId="62C79A9E" w:rsidR="00022B45" w:rsidRDefault="00022B45" w:rsidP="006A3E39">
            <w:r>
              <w:t>only xsd:boolean</w:t>
            </w:r>
          </w:p>
        </w:tc>
      </w:tr>
      <w:tr w:rsidR="00022B45" w14:paraId="6B4459AA" w14:textId="77777777" w:rsidTr="00022B45">
        <w:trPr>
          <w:cantSplit/>
          <w:trHeight w:val="199"/>
        </w:trPr>
        <w:tc>
          <w:tcPr>
            <w:tcW w:w="2575" w:type="dxa"/>
            <w:vMerge/>
          </w:tcPr>
          <w:p w14:paraId="74FAEDF4" w14:textId="77777777" w:rsidR="00022B45" w:rsidRDefault="00022B45" w:rsidP="006A3E39"/>
        </w:tc>
        <w:tc>
          <w:tcPr>
            <w:tcW w:w="3189" w:type="dxa"/>
          </w:tcPr>
          <w:p w14:paraId="5987A439" w14:textId="3957327A" w:rsidR="00022B45" w:rsidRDefault="00022B45" w:rsidP="006A3E39">
            <w:r>
              <w:t>hasPickupType</w:t>
            </w:r>
          </w:p>
        </w:tc>
        <w:tc>
          <w:tcPr>
            <w:tcW w:w="3586" w:type="dxa"/>
          </w:tcPr>
          <w:p w14:paraId="43B3FED7" w14:textId="13C0C11D" w:rsidR="00022B45" w:rsidRDefault="00022B45" w:rsidP="006A3E39">
            <w:r>
              <w:t>max 1 TripAccessArrangement</w:t>
            </w:r>
          </w:p>
        </w:tc>
      </w:tr>
      <w:tr w:rsidR="00022B45" w14:paraId="6F491845" w14:textId="77777777" w:rsidTr="00022B45">
        <w:trPr>
          <w:cantSplit/>
          <w:trHeight w:val="199"/>
        </w:trPr>
        <w:tc>
          <w:tcPr>
            <w:tcW w:w="2575" w:type="dxa"/>
            <w:vMerge/>
          </w:tcPr>
          <w:p w14:paraId="369EB25E" w14:textId="77777777" w:rsidR="00022B45" w:rsidRDefault="00022B45" w:rsidP="006A3E39"/>
        </w:tc>
        <w:tc>
          <w:tcPr>
            <w:tcW w:w="3189" w:type="dxa"/>
          </w:tcPr>
          <w:p w14:paraId="012D9D97" w14:textId="7AB38FDD" w:rsidR="00022B45" w:rsidRDefault="00022B45" w:rsidP="006A3E39">
            <w:r>
              <w:t>hasDropoffType</w:t>
            </w:r>
          </w:p>
        </w:tc>
        <w:tc>
          <w:tcPr>
            <w:tcW w:w="3586" w:type="dxa"/>
          </w:tcPr>
          <w:p w14:paraId="4E034A60" w14:textId="7DAD2BB1" w:rsidR="00022B45" w:rsidRDefault="00022B45" w:rsidP="006A3E39">
            <w:r>
              <w:t>max 1 TripAccessArrangement</w:t>
            </w:r>
          </w:p>
        </w:tc>
      </w:tr>
      <w:tr w:rsidR="00202756" w14:paraId="183E8A68" w14:textId="77777777" w:rsidTr="00022B45">
        <w:trPr>
          <w:cantSplit/>
          <w:trHeight w:val="199"/>
        </w:trPr>
        <w:tc>
          <w:tcPr>
            <w:tcW w:w="2575" w:type="dxa"/>
          </w:tcPr>
          <w:p w14:paraId="1373C03B" w14:textId="64BD312D" w:rsidR="00202756" w:rsidRDefault="00202756" w:rsidP="006A3E39">
            <w:r>
              <w:t>TripAccessArrang</w:t>
            </w:r>
            <w:r w:rsidR="00022B45">
              <w:t>e</w:t>
            </w:r>
            <w:r>
              <w:t>ment</w:t>
            </w:r>
          </w:p>
        </w:tc>
        <w:tc>
          <w:tcPr>
            <w:tcW w:w="3189" w:type="dxa"/>
          </w:tcPr>
          <w:p w14:paraId="5AA242F7" w14:textId="47794489" w:rsidR="00202756" w:rsidRDefault="00C91AF4" w:rsidP="006A3E39">
            <w:r>
              <w:t>equivalentClass</w:t>
            </w:r>
          </w:p>
        </w:tc>
        <w:tc>
          <w:tcPr>
            <w:tcW w:w="3586" w:type="dxa"/>
          </w:tcPr>
          <w:p w14:paraId="1DEFEC07" w14:textId="4E6DC24E" w:rsidR="00202756" w:rsidRDefault="00202756" w:rsidP="006A3E39">
            <w:r>
              <w:t>{AccessAsScheduled, AccessNotAvailable, AccessArrangedViaAgency, AccessArrangedViaDriver}</w:t>
            </w:r>
          </w:p>
        </w:tc>
      </w:tr>
      <w:tr w:rsidR="006A3E39" w14:paraId="14E9FF33" w14:textId="77777777" w:rsidTr="00022B45">
        <w:trPr>
          <w:cantSplit/>
          <w:trHeight w:val="199"/>
        </w:trPr>
        <w:tc>
          <w:tcPr>
            <w:tcW w:w="2575" w:type="dxa"/>
            <w:vMerge w:val="restart"/>
          </w:tcPr>
          <w:p w14:paraId="341996DC" w14:textId="6FF005CA" w:rsidR="006A3E39" w:rsidRDefault="006A3E39" w:rsidP="006A3E39">
            <w:r>
              <w:t>TransitVehicle</w:t>
            </w:r>
          </w:p>
        </w:tc>
        <w:tc>
          <w:tcPr>
            <w:tcW w:w="3189" w:type="dxa"/>
          </w:tcPr>
          <w:p w14:paraId="54BD4C64" w14:textId="661B1469" w:rsidR="006A3E39" w:rsidRDefault="006A3E39" w:rsidP="006A3E39">
            <w:r>
              <w:t>subclassOf</w:t>
            </w:r>
          </w:p>
        </w:tc>
        <w:tc>
          <w:tcPr>
            <w:tcW w:w="3586" w:type="dxa"/>
          </w:tcPr>
          <w:p w14:paraId="7D287A55" w14:textId="28461215" w:rsidR="006A3E39" w:rsidRDefault="006A3E39" w:rsidP="006A3E39">
            <w:r>
              <w:t>vehicle:Vehicle</w:t>
            </w:r>
          </w:p>
        </w:tc>
      </w:tr>
      <w:tr w:rsidR="006A3E39" w14:paraId="19F4CCEC" w14:textId="77777777" w:rsidTr="00022B45">
        <w:trPr>
          <w:cantSplit/>
          <w:trHeight w:val="199"/>
        </w:trPr>
        <w:tc>
          <w:tcPr>
            <w:tcW w:w="2575" w:type="dxa"/>
            <w:vMerge/>
          </w:tcPr>
          <w:p w14:paraId="5C13E2E8" w14:textId="77777777" w:rsidR="006A3E39" w:rsidRDefault="006A3E39" w:rsidP="006A3E39"/>
        </w:tc>
        <w:tc>
          <w:tcPr>
            <w:tcW w:w="3189" w:type="dxa"/>
          </w:tcPr>
          <w:p w14:paraId="01F4D5CC" w14:textId="5F663381" w:rsidR="006A3E39" w:rsidRDefault="006A3E39" w:rsidP="006A3E39">
            <w:r>
              <w:t>hasTransitVehicleId</w:t>
            </w:r>
          </w:p>
        </w:tc>
        <w:tc>
          <w:tcPr>
            <w:tcW w:w="3586" w:type="dxa"/>
          </w:tcPr>
          <w:p w14:paraId="28BA9BB9" w14:textId="02B56352" w:rsidR="006A3E39" w:rsidRDefault="006A3E39" w:rsidP="006A3E39">
            <w:r>
              <w:t>exactly 1 xsd:string</w:t>
            </w:r>
          </w:p>
        </w:tc>
      </w:tr>
      <w:tr w:rsidR="006A3E39" w14:paraId="747D744F" w14:textId="77777777" w:rsidTr="00022B45">
        <w:trPr>
          <w:cantSplit/>
          <w:trHeight w:val="199"/>
        </w:trPr>
        <w:tc>
          <w:tcPr>
            <w:tcW w:w="2575" w:type="dxa"/>
            <w:vMerge w:val="restart"/>
          </w:tcPr>
          <w:p w14:paraId="52FDA789" w14:textId="358D8F44" w:rsidR="006A3E39" w:rsidRDefault="006A3E39" w:rsidP="006A3E39">
            <w:r w:rsidRPr="001227F5">
              <w:t>VehicleBlock</w:t>
            </w:r>
          </w:p>
        </w:tc>
        <w:tc>
          <w:tcPr>
            <w:tcW w:w="3189" w:type="dxa"/>
          </w:tcPr>
          <w:p w14:paraId="68110A95" w14:textId="12BDEDF6" w:rsidR="006A3E39" w:rsidRDefault="006A3E39" w:rsidP="006A3E39">
            <w:r w:rsidRPr="001227F5">
              <w:t>assignedTo</w:t>
            </w:r>
          </w:p>
        </w:tc>
        <w:tc>
          <w:tcPr>
            <w:tcW w:w="3586" w:type="dxa"/>
          </w:tcPr>
          <w:p w14:paraId="70CFF1D5" w14:textId="14655C8E" w:rsidR="006A3E39" w:rsidRDefault="00B71544" w:rsidP="006A3E39">
            <w:r>
              <w:t>only</w:t>
            </w:r>
            <w:r w:rsidR="006A3E39" w:rsidRPr="001227F5">
              <w:t xml:space="preserve"> </w:t>
            </w:r>
            <w:r>
              <w:t>transit</w:t>
            </w:r>
            <w:r w:rsidR="006A3E39" w:rsidRPr="001227F5">
              <w:t>:</w:t>
            </w:r>
            <w:r>
              <w:t>TransitVehicle</w:t>
            </w:r>
          </w:p>
        </w:tc>
      </w:tr>
      <w:tr w:rsidR="006A3E39" w14:paraId="25DF84FD" w14:textId="77777777" w:rsidTr="00022B45">
        <w:trPr>
          <w:cantSplit/>
          <w:trHeight w:val="199"/>
        </w:trPr>
        <w:tc>
          <w:tcPr>
            <w:tcW w:w="2575" w:type="dxa"/>
            <w:vMerge/>
          </w:tcPr>
          <w:p w14:paraId="09D5663A" w14:textId="77777777" w:rsidR="006A3E39" w:rsidRPr="001227F5" w:rsidRDefault="006A3E39" w:rsidP="006A3E39"/>
        </w:tc>
        <w:tc>
          <w:tcPr>
            <w:tcW w:w="3189" w:type="dxa"/>
          </w:tcPr>
          <w:p w14:paraId="5ABF7AA3" w14:textId="0AFDAE50" w:rsidR="006A3E39" w:rsidRPr="001227F5" w:rsidRDefault="006A3E39" w:rsidP="006A3E39">
            <w:r w:rsidRPr="001227F5">
              <w:t>assignedFor</w:t>
            </w:r>
          </w:p>
        </w:tc>
        <w:tc>
          <w:tcPr>
            <w:tcW w:w="3586" w:type="dxa"/>
          </w:tcPr>
          <w:p w14:paraId="7ED0A88F" w14:textId="132C4FBC" w:rsidR="006A3E39" w:rsidRPr="001227F5" w:rsidRDefault="006A3E39" w:rsidP="006A3E39">
            <w:r>
              <w:t xml:space="preserve">min 1 </w:t>
            </w:r>
            <w:r w:rsidR="00B71544">
              <w:t>ScheduledTransitTrip</w:t>
            </w:r>
          </w:p>
        </w:tc>
      </w:tr>
      <w:tr w:rsidR="00A860B1" w14:paraId="63C9B53D" w14:textId="77777777" w:rsidTr="00022B45">
        <w:trPr>
          <w:cantSplit/>
          <w:trHeight w:val="199"/>
        </w:trPr>
        <w:tc>
          <w:tcPr>
            <w:tcW w:w="2575" w:type="dxa"/>
            <w:vMerge w:val="restart"/>
          </w:tcPr>
          <w:p w14:paraId="3B8F982A" w14:textId="3718A163" w:rsidR="00A860B1" w:rsidRPr="001227F5" w:rsidRDefault="00A860B1" w:rsidP="006A3E39">
            <w:r>
              <w:t>person:Person</w:t>
            </w:r>
          </w:p>
        </w:tc>
        <w:tc>
          <w:tcPr>
            <w:tcW w:w="3189" w:type="dxa"/>
          </w:tcPr>
          <w:p w14:paraId="0ECD64D1" w14:textId="3B3A6F11" w:rsidR="00A860B1" w:rsidRPr="001227F5" w:rsidRDefault="00A860B1" w:rsidP="006A3E39">
            <w:r>
              <w:t>transitPass</w:t>
            </w:r>
          </w:p>
        </w:tc>
        <w:tc>
          <w:tcPr>
            <w:tcW w:w="3586" w:type="dxa"/>
          </w:tcPr>
          <w:p w14:paraId="78A16C6E" w14:textId="5615F162" w:rsidR="00A860B1" w:rsidRDefault="00A860B1" w:rsidP="006A3E39">
            <w:r>
              <w:t>only TransitPass</w:t>
            </w:r>
          </w:p>
        </w:tc>
      </w:tr>
      <w:tr w:rsidR="00A860B1" w14:paraId="2135DFE3" w14:textId="77777777" w:rsidTr="00022B45">
        <w:trPr>
          <w:cantSplit/>
          <w:trHeight w:val="199"/>
        </w:trPr>
        <w:tc>
          <w:tcPr>
            <w:tcW w:w="2575" w:type="dxa"/>
            <w:vMerge/>
          </w:tcPr>
          <w:p w14:paraId="6B3827A4" w14:textId="77777777" w:rsidR="00A860B1" w:rsidRDefault="00A860B1" w:rsidP="006A3E39"/>
        </w:tc>
        <w:tc>
          <w:tcPr>
            <w:tcW w:w="3189" w:type="dxa"/>
          </w:tcPr>
          <w:p w14:paraId="64559DCF" w14:textId="2FFE23E1" w:rsidR="00A860B1" w:rsidRDefault="00A860B1" w:rsidP="006A3E39">
            <w:r>
              <w:t>hasTransitPass</w:t>
            </w:r>
          </w:p>
        </w:tc>
        <w:tc>
          <w:tcPr>
            <w:tcW w:w="3586" w:type="dxa"/>
          </w:tcPr>
          <w:p w14:paraId="4394094E" w14:textId="472A16A8" w:rsidR="00A860B1" w:rsidRDefault="00A860B1" w:rsidP="006A3E39">
            <w:r>
              <w:t>only xsd:boolean</w:t>
            </w:r>
          </w:p>
        </w:tc>
      </w:tr>
    </w:tbl>
    <w:p w14:paraId="45E50135" w14:textId="77777777" w:rsidR="00BF3CFC" w:rsidRDefault="00E45F01" w:rsidP="00BF3CFC">
      <w:pPr>
        <w:rPr>
          <w:b/>
        </w:rPr>
      </w:pPr>
      <w:r>
        <w:rPr>
          <w:b/>
        </w:rPr>
        <w:t>Ontologies Reused:</w:t>
      </w:r>
    </w:p>
    <w:p w14:paraId="64C9F0C8" w14:textId="77777777" w:rsidR="00796B76" w:rsidRPr="00796B76" w:rsidRDefault="00796B76" w:rsidP="00796B76">
      <w:pPr>
        <w:pStyle w:val="ListParagraph"/>
        <w:numPr>
          <w:ilvl w:val="0"/>
          <w:numId w:val="3"/>
        </w:numPr>
        <w:rPr>
          <w:sz w:val="24"/>
        </w:rPr>
      </w:pPr>
      <w:r w:rsidRPr="00796B76">
        <w:rPr>
          <w:sz w:val="24"/>
        </w:rPr>
        <w:t>Activity</w:t>
      </w:r>
    </w:p>
    <w:p w14:paraId="322714C7" w14:textId="762B32E8" w:rsidR="00796B76" w:rsidRDefault="00796B76" w:rsidP="001D3F17">
      <w:pPr>
        <w:pStyle w:val="ListParagraph"/>
        <w:numPr>
          <w:ilvl w:val="0"/>
          <w:numId w:val="3"/>
        </w:numPr>
        <w:rPr>
          <w:sz w:val="24"/>
        </w:rPr>
      </w:pPr>
      <w:r>
        <w:rPr>
          <w:sz w:val="24"/>
        </w:rPr>
        <w:lastRenderedPageBreak/>
        <w:t>Change</w:t>
      </w:r>
    </w:p>
    <w:p w14:paraId="2054F441" w14:textId="724CF18E" w:rsidR="00796B76" w:rsidRDefault="00796B76" w:rsidP="001D3F17">
      <w:pPr>
        <w:pStyle w:val="ListParagraph"/>
        <w:numPr>
          <w:ilvl w:val="0"/>
          <w:numId w:val="3"/>
        </w:numPr>
        <w:rPr>
          <w:sz w:val="24"/>
        </w:rPr>
      </w:pPr>
      <w:r>
        <w:rPr>
          <w:sz w:val="24"/>
        </w:rPr>
        <w:t>Spatial Location</w:t>
      </w:r>
    </w:p>
    <w:p w14:paraId="18250EF2" w14:textId="5F14EA9A" w:rsidR="00F5550D" w:rsidRPr="00796B76" w:rsidRDefault="00F5550D" w:rsidP="001D3F17">
      <w:pPr>
        <w:pStyle w:val="ListParagraph"/>
        <w:numPr>
          <w:ilvl w:val="0"/>
          <w:numId w:val="3"/>
        </w:numPr>
        <w:rPr>
          <w:sz w:val="24"/>
        </w:rPr>
      </w:pPr>
      <w:r w:rsidRPr="00796B76">
        <w:rPr>
          <w:sz w:val="24"/>
        </w:rPr>
        <w:t>TransportationSystem</w:t>
      </w:r>
    </w:p>
    <w:p w14:paraId="437BE40D" w14:textId="7B6B2F7C" w:rsidR="00B16505" w:rsidRPr="00796B76" w:rsidRDefault="00B16505" w:rsidP="001D3F17">
      <w:pPr>
        <w:pStyle w:val="ListParagraph"/>
        <w:numPr>
          <w:ilvl w:val="0"/>
          <w:numId w:val="3"/>
        </w:numPr>
        <w:rPr>
          <w:sz w:val="24"/>
        </w:rPr>
      </w:pPr>
      <w:r w:rsidRPr="00796B76">
        <w:rPr>
          <w:sz w:val="24"/>
        </w:rPr>
        <w:t>Trip</w:t>
      </w:r>
    </w:p>
    <w:p w14:paraId="6D95BAA6" w14:textId="5A099D15" w:rsidR="000F4675" w:rsidRPr="00796B76" w:rsidRDefault="000F4675" w:rsidP="001D3F17">
      <w:pPr>
        <w:pStyle w:val="ListParagraph"/>
        <w:numPr>
          <w:ilvl w:val="0"/>
          <w:numId w:val="3"/>
        </w:numPr>
        <w:rPr>
          <w:sz w:val="24"/>
        </w:rPr>
      </w:pPr>
      <w:r w:rsidRPr="00796B76">
        <w:rPr>
          <w:sz w:val="24"/>
        </w:rPr>
        <w:t>Organization</w:t>
      </w:r>
    </w:p>
    <w:p w14:paraId="61011176" w14:textId="77777777" w:rsidR="00816B3F" w:rsidRDefault="00816B3F" w:rsidP="00BF3CFC">
      <w:pPr>
        <w:rPr>
          <w:b/>
        </w:rPr>
      </w:pPr>
    </w:p>
    <w:p w14:paraId="3AF45F40" w14:textId="38BDB622" w:rsidR="00E45F01" w:rsidRDefault="00816B3F" w:rsidP="00BF3CFC">
      <w:pPr>
        <w:rPr>
          <w:b/>
        </w:rPr>
      </w:pPr>
      <w:r>
        <w:rPr>
          <w:b/>
        </w:rPr>
        <w:t>Future work:</w:t>
      </w:r>
    </w:p>
    <w:p w14:paraId="0107D747" w14:textId="67049679" w:rsidR="00816B3F" w:rsidRDefault="00816B3F" w:rsidP="00BF3CFC">
      <w:r>
        <w:t>Though not applicable for the TTC, future work should consider a representation of zone or similar information that may be used in some systems to calculate fare cost.</w:t>
      </w:r>
    </w:p>
    <w:p w14:paraId="27BD20BB" w14:textId="111CBB6E" w:rsidR="00BB254A" w:rsidRDefault="00BB254A" w:rsidP="00BF3CFC">
      <w:r>
        <w:t>There is some potential to incorporate detailed constraints on the types of routes (bus, rail, etc) and the arcs in the network that the routes access, according to the mode supported by the arcs.</w:t>
      </w:r>
    </w:p>
    <w:p w14:paraId="1D5F9D6B" w14:textId="04E61C8E" w:rsidR="00A70D73" w:rsidRDefault="00A70D73" w:rsidP="00BF3CFC">
      <w:r>
        <w:t>Constraints may also be enforced on the times of trips as compared to the hours of operation for a particular route (i.e. a trip should occur within the defined hours of operation).</w:t>
      </w:r>
    </w:p>
    <w:p w14:paraId="27DA2E27" w14:textId="42B565C1" w:rsidR="00310518" w:rsidRDefault="00ED2FBA" w:rsidP="00BF3CFC">
      <w:r>
        <w:t>With additional information, t</w:t>
      </w:r>
      <w:r w:rsidR="00310518">
        <w:t xml:space="preserve">he stops associated with </w:t>
      </w:r>
      <w:r>
        <w:t>a particular trip may be validated against its direction id to confirm that the sequence is capturing either an inbound or outbound path.</w:t>
      </w:r>
    </w:p>
    <w:p w14:paraId="440D7C92" w14:textId="68501170" w:rsidR="00E45E6F" w:rsidRDefault="00E45E6F" w:rsidP="00BF3CFC">
      <w:r>
        <w:t xml:space="preserve">Constraints may be added to enforce the types of vehicles that perform a particular transit trip, based upon the specifications of the scheduled trip of which the transit trip is an occurrence. For example, if the scheduled trip is wheelchair accessible, then any vehicle that performs the transit trips (or is assigned a block containing the scheduled trip) should accommodate a wheelchair. On the other hand, it may be the case that vehicle assignments sometimes conflict with the scheduled trip type and so such constraints may not be accurate/desirable. </w:t>
      </w:r>
    </w:p>
    <w:p w14:paraId="62B9DB83" w14:textId="1C36DAFB" w:rsidR="00B563DD" w:rsidRDefault="00B563DD" w:rsidP="00BF3CFC">
      <w:r>
        <w:t>We may also be able to infer whether a stop offers wheelchair boarding based on the associated routes and trips.</w:t>
      </w:r>
    </w:p>
    <w:p w14:paraId="7F7B9E3B" w14:textId="035FE1F6" w:rsidR="00B577C2" w:rsidRDefault="00B577C2" w:rsidP="00BF3CFC">
      <w:r>
        <w:t>Rules may be added to express the relationship between the Arc that a Route Link operates on and the set of Arcs that a Route Section or Route operate on (i.e. the sum of all Arcs operated on by all Route Links contained in the Route Section/Route).</w:t>
      </w:r>
    </w:p>
    <w:p w14:paraId="106C54F7" w14:textId="41852E34" w:rsidR="00423BF6" w:rsidRPr="00816B3F" w:rsidRDefault="00A760AA" w:rsidP="00BF3CFC">
      <w:r>
        <w:t>In extensions beyond OWL, it may be useful to f</w:t>
      </w:r>
      <w:r w:rsidR="00423BF6">
        <w:t>ormalize the relationship between transitPass and hasTransitPass properties</w:t>
      </w:r>
      <w:r w:rsidR="00911008">
        <w:t>.</w:t>
      </w:r>
    </w:p>
    <w:p w14:paraId="4BF6F7AF" w14:textId="77777777" w:rsidR="00D4596C" w:rsidRDefault="00D4596C" w:rsidP="00EA354A">
      <w:pPr>
        <w:pStyle w:val="Heading2"/>
      </w:pPr>
      <w:bookmarkStart w:id="111" w:name="_Toc17365191"/>
      <w:r>
        <w:t>Land Use</w:t>
      </w:r>
      <w:r w:rsidR="00BA1ACD">
        <w:t xml:space="preserve"> Ontology</w:t>
      </w:r>
      <w:bookmarkEnd w:id="111"/>
    </w:p>
    <w:p w14:paraId="5C88E1D1" w14:textId="0CD46FA8" w:rsidR="00D479C9" w:rsidRPr="00D479C9" w:rsidRDefault="0089518D" w:rsidP="00D479C9">
      <w:pPr>
        <w:rPr>
          <w:i/>
        </w:rPr>
      </w:pPr>
      <w:r>
        <w:rPr>
          <w:i/>
        </w:rPr>
        <w:t>http://ontology.eil.utoronto.ca/icity/</w:t>
      </w:r>
      <w:r w:rsidR="00D479C9">
        <w:rPr>
          <w:i/>
        </w:rPr>
        <w:t>LandUse</w:t>
      </w:r>
    </w:p>
    <w:p w14:paraId="0A4C08B0" w14:textId="77777777" w:rsidR="000C0D23" w:rsidRPr="000C0D23" w:rsidRDefault="000C0D23" w:rsidP="000C0D23">
      <w:pPr>
        <w:rPr>
          <w:b/>
        </w:rPr>
      </w:pPr>
      <w:r w:rsidRPr="000C0D23">
        <w:rPr>
          <w:b/>
        </w:rPr>
        <w:t>Namespace: landuse</w:t>
      </w:r>
    </w:p>
    <w:p w14:paraId="21F601C9" w14:textId="7A5F1737" w:rsidR="00A73421" w:rsidRDefault="00D4596C" w:rsidP="009E4A69">
      <w:pPr>
        <w:pStyle w:val="ListParagraph"/>
      </w:pPr>
      <w:r>
        <w:t xml:space="preserve">Parcel:  A Parcel is a way of defining </w:t>
      </w:r>
      <w:r w:rsidR="006914EE">
        <w:t>some area in an urban system.</w:t>
      </w:r>
      <w:r w:rsidR="006914EE">
        <w:br/>
        <w:t xml:space="preserve">A Parcel </w:t>
      </w:r>
      <w:r w:rsidR="006914EE" w:rsidRPr="00A73421">
        <w:rPr>
          <w:b/>
        </w:rPr>
        <w:t>has a Location</w:t>
      </w:r>
      <w:r w:rsidR="00EA6A93">
        <w:t>; at a given point in time, a Parcel is a spatial Feature.</w:t>
      </w:r>
      <w:r w:rsidR="006914EE">
        <w:br/>
        <w:t xml:space="preserve">A Parcel </w:t>
      </w:r>
      <w:r>
        <w:t xml:space="preserve">may </w:t>
      </w:r>
      <w:r w:rsidR="00A73421">
        <w:t xml:space="preserve">be classified as </w:t>
      </w:r>
      <w:r w:rsidR="00A73421">
        <w:rPr>
          <w:b/>
        </w:rPr>
        <w:t>having</w:t>
      </w:r>
      <w:r w:rsidR="006914EE" w:rsidRPr="00A73421">
        <w:rPr>
          <w:b/>
        </w:rPr>
        <w:t xml:space="preserve"> some type of L</w:t>
      </w:r>
      <w:r w:rsidRPr="00A73421">
        <w:rPr>
          <w:b/>
        </w:rPr>
        <w:t xml:space="preserve">and </w:t>
      </w:r>
      <w:r w:rsidR="006914EE" w:rsidRPr="00A73421">
        <w:rPr>
          <w:b/>
        </w:rPr>
        <w:t>U</w:t>
      </w:r>
      <w:r w:rsidRPr="00A73421">
        <w:rPr>
          <w:b/>
        </w:rPr>
        <w:t>se</w:t>
      </w:r>
      <w:r>
        <w:t>.</w:t>
      </w:r>
      <w:r w:rsidR="006914EE">
        <w:br/>
      </w:r>
      <w:r w:rsidR="00420EC6">
        <w:t>There may be other types (</w:t>
      </w:r>
      <w:r w:rsidR="00420EC6" w:rsidRPr="00A73421">
        <w:rPr>
          <w:b/>
        </w:rPr>
        <w:t>subclasses</w:t>
      </w:r>
      <w:r w:rsidR="00420EC6">
        <w:t xml:space="preserve">) of Parcel, defined in more precise or </w:t>
      </w:r>
      <w:r w:rsidR="00A73421">
        <w:t>different ways, such as a Zone.</w:t>
      </w:r>
      <w:r w:rsidR="008E5EC9">
        <w:br/>
        <w:t>A Parcel may have some associated Area.</w:t>
      </w:r>
      <w:r w:rsidR="00C74DD3">
        <w:t xml:space="preserve"> This is currently a variant property and we have yet to determine whether this is equivalent to the area of the Geometry of the Parcel’s location</w:t>
      </w:r>
      <w:r w:rsidR="00CA0A44">
        <w:t xml:space="preserve"> (e.g. there may be various values with different accuracy from different sources)</w:t>
      </w:r>
      <w:r w:rsidR="00C74DD3">
        <w:t>.</w:t>
      </w:r>
      <w:r w:rsidR="00CE58BE">
        <w:br/>
        <w:t>A Parcel may have some population that is subject to change over time.</w:t>
      </w:r>
      <w:r w:rsidR="00CE58BE">
        <w:br/>
        <w:t>A Parcel may have a number of employed residents that is subject to change over time.</w:t>
      </w:r>
    </w:p>
    <w:p w14:paraId="1290AB94" w14:textId="40C14098" w:rsidR="006B1F7B" w:rsidRDefault="00420EC6" w:rsidP="009E4A69">
      <w:pPr>
        <w:pStyle w:val="ListParagraph"/>
      </w:pPr>
      <w:r>
        <w:t>Lan</w:t>
      </w:r>
      <w:r w:rsidR="002E15FC">
        <w:t>dUseClassification</w:t>
      </w:r>
      <w:r>
        <w:t xml:space="preserve">: Land Use </w:t>
      </w:r>
      <w:r w:rsidR="00A0315C">
        <w:t xml:space="preserve">Classifications </w:t>
      </w:r>
      <w:r>
        <w:t>provide</w:t>
      </w:r>
      <w:r w:rsidR="00A0315C">
        <w:t xml:space="preserve"> </w:t>
      </w:r>
      <w:r>
        <w:t xml:space="preserve">a means of </w:t>
      </w:r>
      <w:r w:rsidR="002E15FC">
        <w:t xml:space="preserve">describing </w:t>
      </w:r>
      <w:r>
        <w:t xml:space="preserve">the </w:t>
      </w:r>
      <w:r w:rsidR="000B0762">
        <w:t>land cover/use in a standard way</w:t>
      </w:r>
      <w:r>
        <w:t>.</w:t>
      </w:r>
      <w:r w:rsidR="00E30D2C">
        <w:t xml:space="preserve"> Various classification systems are used to identify types of land use. Currently, we include LBCS, CLUMP, and AAFC.</w:t>
      </w:r>
    </w:p>
    <w:p w14:paraId="75AF382F" w14:textId="490DB886" w:rsidR="00D4596C" w:rsidRDefault="000E10D5" w:rsidP="009E4A69">
      <w:pPr>
        <w:pStyle w:val="ListParagraph"/>
      </w:pPr>
      <w:r>
        <w:t xml:space="preserve">The LBCS recognizes </w:t>
      </w:r>
      <w:r w:rsidR="00420EC6">
        <w:t xml:space="preserve">different </w:t>
      </w:r>
      <w:r w:rsidR="004322C3">
        <w:t>dimensions</w:t>
      </w:r>
      <w:r w:rsidR="00420EC6">
        <w:t xml:space="preserve"> of Land Use: Activity, Function, Structure, Site, and Ownership Classifications.</w:t>
      </w:r>
      <w:r w:rsidR="00FF4DBC">
        <w:t xml:space="preserve"> Each </w:t>
      </w:r>
      <w:r w:rsidR="004322C3">
        <w:t xml:space="preserve">dimension </w:t>
      </w:r>
      <w:r w:rsidR="00FF4DBC">
        <w:t>is further defined by a taxonomy of specialized classifications.</w:t>
      </w:r>
      <w:r w:rsidR="004019D1">
        <w:t xml:space="preserve"> For each dimension, we introduce an equivalent class name for disambiguation, e.g. to distinguish between the Activity dimension of land use (we refer to this as ActivityClassification) and the notion of an Activity in icity.</w:t>
      </w:r>
    </w:p>
    <w:p w14:paraId="5E0B5DCE" w14:textId="77777777" w:rsidR="00D4596C" w:rsidRDefault="00D4596C" w:rsidP="001D3F17">
      <w:pPr>
        <w:pStyle w:val="ListParagraph"/>
        <w:numPr>
          <w:ilvl w:val="1"/>
          <w:numId w:val="2"/>
        </w:numPr>
      </w:pPr>
      <w:r>
        <w:lastRenderedPageBreak/>
        <w:t>Activity Classification</w:t>
      </w:r>
      <w:r w:rsidR="00931F58">
        <w:t xml:space="preserve">: An Activity Classification identifies the </w:t>
      </w:r>
      <w:r w:rsidR="00931F58" w:rsidRPr="00931F58">
        <w:rPr>
          <w:b/>
        </w:rPr>
        <w:t>activity use</w:t>
      </w:r>
      <w:r w:rsidR="00931F58">
        <w:t xml:space="preserve"> of some Land Parcel.</w:t>
      </w:r>
    </w:p>
    <w:p w14:paraId="751A960D" w14:textId="77777777" w:rsidR="00FF4DBC" w:rsidRDefault="00FF4DBC" w:rsidP="001D3F17">
      <w:pPr>
        <w:pStyle w:val="ListParagraph"/>
        <w:numPr>
          <w:ilvl w:val="2"/>
          <w:numId w:val="2"/>
        </w:numPr>
      </w:pPr>
      <w:r>
        <w:t>Residential Activities</w:t>
      </w:r>
    </w:p>
    <w:p w14:paraId="17FB7858" w14:textId="77777777" w:rsidR="00FF4DBC" w:rsidRDefault="00FF4DBC" w:rsidP="001D3F17">
      <w:pPr>
        <w:pStyle w:val="ListParagraph"/>
        <w:numPr>
          <w:ilvl w:val="2"/>
          <w:numId w:val="2"/>
        </w:numPr>
      </w:pPr>
      <w:r>
        <w:t>Shopping Activities</w:t>
      </w:r>
    </w:p>
    <w:p w14:paraId="2544991E" w14:textId="77777777" w:rsidR="00FF4DBC" w:rsidRDefault="00FF4DBC" w:rsidP="001D3F17">
      <w:pPr>
        <w:pStyle w:val="ListParagraph"/>
        <w:numPr>
          <w:ilvl w:val="2"/>
          <w:numId w:val="2"/>
        </w:numPr>
      </w:pPr>
      <w:r>
        <w:t>Industrial Activities</w:t>
      </w:r>
    </w:p>
    <w:p w14:paraId="53B2E2DF" w14:textId="77777777" w:rsidR="00FF4DBC" w:rsidRDefault="00FF4DBC" w:rsidP="001D3F17">
      <w:pPr>
        <w:pStyle w:val="ListParagraph"/>
        <w:numPr>
          <w:ilvl w:val="2"/>
          <w:numId w:val="2"/>
        </w:numPr>
      </w:pPr>
      <w:r>
        <w:t>...</w:t>
      </w:r>
    </w:p>
    <w:p w14:paraId="10B67016" w14:textId="77777777" w:rsidR="00D4596C" w:rsidRDefault="00D4596C" w:rsidP="001D3F17">
      <w:pPr>
        <w:pStyle w:val="ListParagraph"/>
        <w:numPr>
          <w:ilvl w:val="1"/>
          <w:numId w:val="2"/>
        </w:numPr>
      </w:pPr>
      <w:r>
        <w:t>Function Classification</w:t>
      </w:r>
      <w:r w:rsidR="00931F58">
        <w:t xml:space="preserve">: A Function Classification identifies the </w:t>
      </w:r>
      <w:r w:rsidR="00931F58" w:rsidRPr="00931F58">
        <w:rPr>
          <w:b/>
        </w:rPr>
        <w:t>economic function of</w:t>
      </w:r>
      <w:r w:rsidR="00931F58">
        <w:t xml:space="preserve"> some Land Parcel, </w:t>
      </w:r>
    </w:p>
    <w:p w14:paraId="41F6C51F" w14:textId="77777777" w:rsidR="00D4596C" w:rsidRDefault="00D4596C" w:rsidP="001D3F17">
      <w:pPr>
        <w:pStyle w:val="ListParagraph"/>
        <w:numPr>
          <w:ilvl w:val="1"/>
          <w:numId w:val="2"/>
        </w:numPr>
      </w:pPr>
      <w:r>
        <w:t>Structure Classification</w:t>
      </w:r>
      <w:r w:rsidR="00931F58">
        <w:t xml:space="preserve">: A Structure Classification identifies the </w:t>
      </w:r>
      <w:r w:rsidR="00931F58" w:rsidRPr="00931F58">
        <w:rPr>
          <w:b/>
        </w:rPr>
        <w:t>type of structure(s) on</w:t>
      </w:r>
      <w:r w:rsidR="00931F58">
        <w:t xml:space="preserve"> some Land Parcel. </w:t>
      </w:r>
    </w:p>
    <w:p w14:paraId="32F51AE4" w14:textId="77777777" w:rsidR="00D4596C" w:rsidRDefault="00D4596C" w:rsidP="001D3F17">
      <w:pPr>
        <w:pStyle w:val="ListParagraph"/>
        <w:numPr>
          <w:ilvl w:val="1"/>
          <w:numId w:val="2"/>
        </w:numPr>
      </w:pPr>
      <w:r>
        <w:t>Site Classification</w:t>
      </w:r>
      <w:r w:rsidR="00931F58">
        <w:t xml:space="preserve">: A Site Classification identifies the </w:t>
      </w:r>
      <w:r w:rsidR="00931F58" w:rsidRPr="00931F58">
        <w:rPr>
          <w:b/>
        </w:rPr>
        <w:t>state of the site development on</w:t>
      </w:r>
      <w:r w:rsidR="00931F58">
        <w:t xml:space="preserve"> some Land Parcel (e.g. is it developed or not?)</w:t>
      </w:r>
    </w:p>
    <w:p w14:paraId="00157480" w14:textId="77777777" w:rsidR="00D4596C" w:rsidRDefault="00D4596C" w:rsidP="001D3F17">
      <w:pPr>
        <w:pStyle w:val="ListParagraph"/>
        <w:numPr>
          <w:ilvl w:val="1"/>
          <w:numId w:val="2"/>
        </w:numPr>
      </w:pPr>
      <w:r>
        <w:t>Ownership Classification</w:t>
      </w:r>
      <w:r w:rsidR="00931F58">
        <w:t xml:space="preserve">: An Ownership Classification identifies any </w:t>
      </w:r>
      <w:r w:rsidR="00931F58" w:rsidRPr="006B1183">
        <w:rPr>
          <w:b/>
        </w:rPr>
        <w:t>constraints on the use of the land and its ownership for</w:t>
      </w:r>
      <w:r w:rsidR="00931F58">
        <w:t xml:space="preserve"> some Land Parcel.</w:t>
      </w:r>
    </w:p>
    <w:p w14:paraId="5B180C38" w14:textId="6A10F472" w:rsidR="00EE028C" w:rsidRDefault="00EE028C" w:rsidP="009E4A69">
      <w:pPr>
        <w:pStyle w:val="ListParagraph"/>
      </w:pPr>
      <w:r>
        <w:t>CLUMPClassification: Canada Land Use Monitoring Program Classification is a type (subclass) of Land Use classification. CLUMP identifies 15 different types of land use, each with a</w:t>
      </w:r>
      <w:r w:rsidR="00FC116C">
        <w:t xml:space="preserve">n associated code used in datasets. </w:t>
      </w:r>
      <w:r w:rsidR="00030D85">
        <w:t>We have made the design decision that the</w:t>
      </w:r>
      <w:r w:rsidR="00DE5225">
        <w:t xml:space="preserve"> code need not be unique to a particular land use classification, as a classification from one system may correspond to multiple classifications in CLUMP. </w:t>
      </w:r>
      <w:r w:rsidR="00FC116C">
        <w:t>CLUMP introduces the following land use classifications:</w:t>
      </w:r>
    </w:p>
    <w:p w14:paraId="3F9A5239" w14:textId="77777777" w:rsidR="00FC116C" w:rsidRPr="00616203" w:rsidRDefault="00FC116C" w:rsidP="001D3F17">
      <w:pPr>
        <w:pStyle w:val="ListParagraph"/>
        <w:numPr>
          <w:ilvl w:val="1"/>
          <w:numId w:val="2"/>
        </w:numPr>
        <w:rPr>
          <w:lang w:bidi="ar-SA"/>
        </w:rPr>
      </w:pPr>
      <w:r w:rsidRPr="00616203">
        <w:rPr>
          <w:lang w:bidi="ar-SA"/>
        </w:rPr>
        <w:t>B - Urban built-up area </w:t>
      </w:r>
    </w:p>
    <w:p w14:paraId="1E512AA7" w14:textId="77777777" w:rsidR="00FC116C" w:rsidRPr="00616203" w:rsidRDefault="00FC116C" w:rsidP="001D3F17">
      <w:pPr>
        <w:pStyle w:val="ListParagraph"/>
        <w:numPr>
          <w:ilvl w:val="1"/>
          <w:numId w:val="2"/>
        </w:numPr>
        <w:rPr>
          <w:lang w:bidi="ar-SA"/>
        </w:rPr>
      </w:pPr>
      <w:r w:rsidRPr="00616203">
        <w:rPr>
          <w:lang w:bidi="ar-SA"/>
        </w:rPr>
        <w:t>E - Mines, quarries, sand and gravel pits </w:t>
      </w:r>
    </w:p>
    <w:p w14:paraId="2ADE0942" w14:textId="77777777" w:rsidR="00FC116C" w:rsidRPr="00616203" w:rsidRDefault="00FC116C" w:rsidP="001D3F17">
      <w:pPr>
        <w:pStyle w:val="ListParagraph"/>
        <w:numPr>
          <w:ilvl w:val="1"/>
          <w:numId w:val="2"/>
        </w:numPr>
        <w:rPr>
          <w:lang w:bidi="ar-SA"/>
        </w:rPr>
      </w:pPr>
      <w:r>
        <w:rPr>
          <w:lang w:bidi="ar-SA"/>
        </w:rPr>
        <w:t xml:space="preserve">O </w:t>
      </w:r>
      <w:r w:rsidRPr="00616203">
        <w:rPr>
          <w:lang w:bidi="ar-SA"/>
        </w:rPr>
        <w:t>- Outdoor recreation </w:t>
      </w:r>
    </w:p>
    <w:p w14:paraId="2315F27C" w14:textId="77777777" w:rsidR="00FC116C" w:rsidRPr="00616203" w:rsidRDefault="00FC116C" w:rsidP="001D3F17">
      <w:pPr>
        <w:pStyle w:val="ListParagraph"/>
        <w:numPr>
          <w:ilvl w:val="1"/>
          <w:numId w:val="2"/>
        </w:numPr>
        <w:rPr>
          <w:lang w:bidi="ar-SA"/>
        </w:rPr>
      </w:pPr>
      <w:r w:rsidRPr="00616203">
        <w:rPr>
          <w:lang w:bidi="ar-SA"/>
        </w:rPr>
        <w:t>H - Horticulture </w:t>
      </w:r>
    </w:p>
    <w:p w14:paraId="1C0439CB" w14:textId="77777777" w:rsidR="00FC116C" w:rsidRPr="00616203" w:rsidRDefault="00FC116C" w:rsidP="001D3F17">
      <w:pPr>
        <w:pStyle w:val="ListParagraph"/>
        <w:numPr>
          <w:ilvl w:val="1"/>
          <w:numId w:val="2"/>
        </w:numPr>
        <w:rPr>
          <w:lang w:bidi="ar-SA"/>
        </w:rPr>
      </w:pPr>
      <w:r w:rsidRPr="00616203">
        <w:rPr>
          <w:lang w:bidi="ar-SA"/>
        </w:rPr>
        <w:t>G - Orchards and vineyards </w:t>
      </w:r>
    </w:p>
    <w:p w14:paraId="6929E3CE" w14:textId="77777777" w:rsidR="00FC116C" w:rsidRPr="00616203" w:rsidRDefault="00FC116C" w:rsidP="001D3F17">
      <w:pPr>
        <w:pStyle w:val="ListParagraph"/>
        <w:numPr>
          <w:ilvl w:val="1"/>
          <w:numId w:val="2"/>
        </w:numPr>
        <w:rPr>
          <w:lang w:bidi="ar-SA"/>
        </w:rPr>
      </w:pPr>
      <w:r w:rsidRPr="00616203">
        <w:rPr>
          <w:lang w:bidi="ar-SA"/>
        </w:rPr>
        <w:t>A - Cropland </w:t>
      </w:r>
    </w:p>
    <w:p w14:paraId="0715457C" w14:textId="77777777" w:rsidR="00FC116C" w:rsidRPr="00616203" w:rsidRDefault="00FC116C" w:rsidP="001D3F17">
      <w:pPr>
        <w:pStyle w:val="ListParagraph"/>
        <w:numPr>
          <w:ilvl w:val="1"/>
          <w:numId w:val="2"/>
        </w:numPr>
        <w:rPr>
          <w:lang w:bidi="ar-SA"/>
        </w:rPr>
      </w:pPr>
      <w:r w:rsidRPr="00616203">
        <w:rPr>
          <w:lang w:bidi="ar-SA"/>
        </w:rPr>
        <w:t>P - Improved pasture and forage crops </w:t>
      </w:r>
    </w:p>
    <w:p w14:paraId="56174BE2" w14:textId="77777777" w:rsidR="00FC116C" w:rsidRPr="00616203" w:rsidRDefault="00FC116C" w:rsidP="001D3F17">
      <w:pPr>
        <w:pStyle w:val="ListParagraph"/>
        <w:numPr>
          <w:ilvl w:val="1"/>
          <w:numId w:val="2"/>
        </w:numPr>
        <w:rPr>
          <w:lang w:bidi="ar-SA"/>
        </w:rPr>
      </w:pPr>
      <w:r w:rsidRPr="00616203">
        <w:rPr>
          <w:lang w:bidi="ar-SA"/>
        </w:rPr>
        <w:t>K - Unimproved pasture and range land </w:t>
      </w:r>
    </w:p>
    <w:p w14:paraId="56C712E3" w14:textId="77777777" w:rsidR="00FC116C" w:rsidRPr="00616203" w:rsidRDefault="00FC116C" w:rsidP="001D3F17">
      <w:pPr>
        <w:pStyle w:val="ListParagraph"/>
        <w:numPr>
          <w:ilvl w:val="1"/>
          <w:numId w:val="2"/>
        </w:numPr>
        <w:rPr>
          <w:lang w:bidi="ar-SA"/>
        </w:rPr>
      </w:pPr>
      <w:r w:rsidRPr="00616203">
        <w:rPr>
          <w:lang w:bidi="ar-SA"/>
        </w:rPr>
        <w:t>T - Productive woodland </w:t>
      </w:r>
    </w:p>
    <w:p w14:paraId="2E2C7CFC" w14:textId="77777777" w:rsidR="00FC116C" w:rsidRPr="00616203" w:rsidRDefault="00FC116C" w:rsidP="001D3F17">
      <w:pPr>
        <w:pStyle w:val="ListParagraph"/>
        <w:numPr>
          <w:ilvl w:val="1"/>
          <w:numId w:val="2"/>
        </w:numPr>
        <w:rPr>
          <w:lang w:bidi="ar-SA"/>
        </w:rPr>
      </w:pPr>
      <w:r w:rsidRPr="00616203">
        <w:rPr>
          <w:lang w:bidi="ar-SA"/>
        </w:rPr>
        <w:t>U - Non-productive woodland </w:t>
      </w:r>
    </w:p>
    <w:p w14:paraId="7BC3A64F" w14:textId="77777777" w:rsidR="00FC116C" w:rsidRPr="00616203" w:rsidRDefault="00FC116C" w:rsidP="001D3F17">
      <w:pPr>
        <w:pStyle w:val="ListParagraph"/>
        <w:numPr>
          <w:ilvl w:val="1"/>
          <w:numId w:val="2"/>
        </w:numPr>
        <w:rPr>
          <w:lang w:bidi="ar-SA"/>
        </w:rPr>
      </w:pPr>
      <w:r w:rsidRPr="00616203">
        <w:rPr>
          <w:lang w:bidi="ar-SA"/>
        </w:rPr>
        <w:t>M - Swamp, marsh or bog </w:t>
      </w:r>
    </w:p>
    <w:p w14:paraId="1BD031F1" w14:textId="77777777" w:rsidR="00FC116C" w:rsidRPr="00616203" w:rsidRDefault="00FC116C" w:rsidP="001D3F17">
      <w:pPr>
        <w:pStyle w:val="ListParagraph"/>
        <w:numPr>
          <w:ilvl w:val="1"/>
          <w:numId w:val="2"/>
        </w:numPr>
        <w:rPr>
          <w:lang w:bidi="ar-SA"/>
        </w:rPr>
      </w:pPr>
      <w:r w:rsidRPr="00616203">
        <w:rPr>
          <w:lang w:bidi="ar-SA"/>
        </w:rPr>
        <w:t>S - Unproductive land - sand </w:t>
      </w:r>
    </w:p>
    <w:p w14:paraId="1D18AD2A" w14:textId="77777777" w:rsidR="00FC116C" w:rsidRPr="00616203" w:rsidRDefault="00FC116C" w:rsidP="001D3F17">
      <w:pPr>
        <w:pStyle w:val="ListParagraph"/>
        <w:numPr>
          <w:ilvl w:val="1"/>
          <w:numId w:val="2"/>
        </w:numPr>
        <w:rPr>
          <w:lang w:bidi="ar-SA"/>
        </w:rPr>
      </w:pPr>
      <w:r w:rsidRPr="00616203">
        <w:rPr>
          <w:lang w:bidi="ar-SA"/>
        </w:rPr>
        <w:t>L - Unproductive land - rock </w:t>
      </w:r>
    </w:p>
    <w:p w14:paraId="56B7EA17" w14:textId="2CB5717A" w:rsidR="00FC116C" w:rsidRPr="00616203" w:rsidRDefault="00FC116C" w:rsidP="001D3F17">
      <w:pPr>
        <w:pStyle w:val="ListParagraph"/>
        <w:numPr>
          <w:ilvl w:val="1"/>
          <w:numId w:val="2"/>
        </w:numPr>
        <w:rPr>
          <w:lang w:bidi="ar-SA"/>
        </w:rPr>
      </w:pPr>
      <w:r w:rsidRPr="00616203">
        <w:rPr>
          <w:lang w:bidi="ar-SA"/>
        </w:rPr>
        <w:t>8 - Unmapped areas </w:t>
      </w:r>
      <w:r>
        <w:rPr>
          <w:lang w:bidi="ar-SA"/>
        </w:rPr>
        <w:t>(technically not a CLUMP classification but it is used in the land use data)</w:t>
      </w:r>
    </w:p>
    <w:p w14:paraId="689C5948" w14:textId="0AE92176" w:rsidR="00FC116C" w:rsidRPr="00616203" w:rsidRDefault="00FC116C" w:rsidP="001D3F17">
      <w:pPr>
        <w:pStyle w:val="ListParagraph"/>
        <w:numPr>
          <w:ilvl w:val="1"/>
          <w:numId w:val="2"/>
        </w:numPr>
        <w:rPr>
          <w:lang w:bidi="ar-SA"/>
        </w:rPr>
      </w:pPr>
      <w:r w:rsidRPr="00616203">
        <w:rPr>
          <w:lang w:bidi="ar-SA"/>
        </w:rPr>
        <w:t>Z - Water areas </w:t>
      </w:r>
      <w:r>
        <w:rPr>
          <w:lang w:bidi="ar-SA"/>
        </w:rPr>
        <w:t>(technically not a CLUMP classification but it is used in the land use data)</w:t>
      </w:r>
    </w:p>
    <w:p w14:paraId="62CF512C" w14:textId="04775CBD" w:rsidR="00FC116C" w:rsidRPr="00E80D3C" w:rsidRDefault="00D94F4A" w:rsidP="00D94F4A">
      <w:pPr>
        <w:pStyle w:val="ListParagraph"/>
      </w:pPr>
      <w:r>
        <w:t xml:space="preserve">AAFCClassification: Agriculture and Agri-Foods Canada Classification is a type (subclass of) land use classification. </w:t>
      </w:r>
      <w:r>
        <w:rPr>
          <w:lang w:val="en-CA"/>
        </w:rPr>
        <w:t>The codes are based on the IPCC (International Panel on Climate Change) protocol.</w:t>
      </w:r>
      <w:r w:rsidR="00A5771F">
        <w:rPr>
          <w:lang w:val="en-CA"/>
        </w:rPr>
        <w:t xml:space="preserve"> </w:t>
      </w:r>
      <w:r w:rsidR="00A5771F">
        <w:t xml:space="preserve">We have made the design decision that the code need not be unique to a particular land use classification, as a classification from one system may correspond to multiple classifications in AAFC. </w:t>
      </w:r>
      <w:r>
        <w:rPr>
          <w:lang w:val="en-CA"/>
        </w:rPr>
        <w:t xml:space="preserve"> AAFC uses the following land use classifications:</w:t>
      </w:r>
    </w:p>
    <w:p w14:paraId="0D5F8ED2" w14:textId="77777777" w:rsidR="00D94F4A" w:rsidRDefault="00D94F4A" w:rsidP="001D3F17">
      <w:pPr>
        <w:pStyle w:val="ListParagraph"/>
        <w:numPr>
          <w:ilvl w:val="1"/>
          <w:numId w:val="2"/>
        </w:numPr>
      </w:pPr>
      <w:r>
        <w:t xml:space="preserve">Unclassified </w:t>
      </w:r>
    </w:p>
    <w:p w14:paraId="25F6BC86" w14:textId="77777777" w:rsidR="00D94F4A" w:rsidRDefault="00D94F4A" w:rsidP="001D3F17">
      <w:pPr>
        <w:pStyle w:val="ListParagraph"/>
        <w:numPr>
          <w:ilvl w:val="1"/>
          <w:numId w:val="2"/>
        </w:numPr>
      </w:pPr>
      <w:r>
        <w:t xml:space="preserve">Settlement </w:t>
      </w:r>
    </w:p>
    <w:p w14:paraId="05AB16EF" w14:textId="77777777" w:rsidR="00D94F4A" w:rsidRDefault="00D94F4A" w:rsidP="001D3F17">
      <w:pPr>
        <w:pStyle w:val="ListParagraph"/>
        <w:numPr>
          <w:ilvl w:val="1"/>
          <w:numId w:val="2"/>
        </w:numPr>
      </w:pPr>
      <w:r>
        <w:t xml:space="preserve">Roads </w:t>
      </w:r>
    </w:p>
    <w:p w14:paraId="0F9B6F6C" w14:textId="77777777" w:rsidR="00D94F4A" w:rsidRDefault="00D94F4A" w:rsidP="001D3F17">
      <w:pPr>
        <w:pStyle w:val="ListParagraph"/>
        <w:numPr>
          <w:ilvl w:val="1"/>
          <w:numId w:val="2"/>
        </w:numPr>
      </w:pPr>
      <w:r>
        <w:t xml:space="preserve">Water </w:t>
      </w:r>
    </w:p>
    <w:p w14:paraId="590E363C" w14:textId="77777777" w:rsidR="00D94F4A" w:rsidRDefault="00D94F4A" w:rsidP="001D3F17">
      <w:pPr>
        <w:pStyle w:val="ListParagraph"/>
        <w:numPr>
          <w:ilvl w:val="1"/>
          <w:numId w:val="2"/>
        </w:numPr>
      </w:pPr>
      <w:r>
        <w:t xml:space="preserve">Forest </w:t>
      </w:r>
    </w:p>
    <w:p w14:paraId="114377E3" w14:textId="77777777" w:rsidR="00D94F4A" w:rsidRDefault="00D94F4A" w:rsidP="001D3F17">
      <w:pPr>
        <w:pStyle w:val="ListParagraph"/>
        <w:numPr>
          <w:ilvl w:val="1"/>
          <w:numId w:val="2"/>
        </w:numPr>
      </w:pPr>
      <w:r>
        <w:t xml:space="preserve">Forest Wetland </w:t>
      </w:r>
    </w:p>
    <w:p w14:paraId="645AFC01" w14:textId="77777777" w:rsidR="00D94F4A" w:rsidRDefault="00D94F4A" w:rsidP="001D3F17">
      <w:pPr>
        <w:pStyle w:val="ListParagraph"/>
        <w:numPr>
          <w:ilvl w:val="1"/>
          <w:numId w:val="2"/>
        </w:numPr>
      </w:pPr>
      <w:r>
        <w:t xml:space="preserve">Trees </w:t>
      </w:r>
    </w:p>
    <w:p w14:paraId="1182A994" w14:textId="77777777" w:rsidR="00D94F4A" w:rsidRDefault="00D94F4A" w:rsidP="001D3F17">
      <w:pPr>
        <w:pStyle w:val="ListParagraph"/>
        <w:numPr>
          <w:ilvl w:val="1"/>
          <w:numId w:val="2"/>
        </w:numPr>
      </w:pPr>
      <w:r>
        <w:t xml:space="preserve">Treed Wetland </w:t>
      </w:r>
    </w:p>
    <w:p w14:paraId="5CB045DE" w14:textId="77777777" w:rsidR="00D94F4A" w:rsidRDefault="00D94F4A" w:rsidP="001D3F17">
      <w:pPr>
        <w:pStyle w:val="ListParagraph"/>
        <w:numPr>
          <w:ilvl w:val="1"/>
          <w:numId w:val="2"/>
        </w:numPr>
      </w:pPr>
      <w:r>
        <w:t xml:space="preserve">Cropland </w:t>
      </w:r>
    </w:p>
    <w:p w14:paraId="71752AD7" w14:textId="77777777" w:rsidR="00D94F4A" w:rsidRDefault="00D94F4A" w:rsidP="001D3F17">
      <w:pPr>
        <w:pStyle w:val="ListParagraph"/>
        <w:numPr>
          <w:ilvl w:val="1"/>
          <w:numId w:val="2"/>
        </w:numPr>
      </w:pPr>
      <w:r>
        <w:t xml:space="preserve">Grassland Managed </w:t>
      </w:r>
    </w:p>
    <w:p w14:paraId="36F9681A" w14:textId="77777777" w:rsidR="00D94F4A" w:rsidRDefault="00D94F4A" w:rsidP="001D3F17">
      <w:pPr>
        <w:pStyle w:val="ListParagraph"/>
        <w:numPr>
          <w:ilvl w:val="1"/>
          <w:numId w:val="2"/>
        </w:numPr>
      </w:pPr>
      <w:r>
        <w:t xml:space="preserve">Grassland Unmanaged </w:t>
      </w:r>
    </w:p>
    <w:p w14:paraId="191B79CD" w14:textId="77777777" w:rsidR="00D94F4A" w:rsidRDefault="00D94F4A" w:rsidP="001D3F17">
      <w:pPr>
        <w:pStyle w:val="ListParagraph"/>
        <w:numPr>
          <w:ilvl w:val="1"/>
          <w:numId w:val="2"/>
        </w:numPr>
      </w:pPr>
      <w:r>
        <w:t xml:space="preserve">Wetland </w:t>
      </w:r>
    </w:p>
    <w:p w14:paraId="4E1C6478" w14:textId="77777777" w:rsidR="00D94F4A" w:rsidRDefault="00D94F4A" w:rsidP="001D3F17">
      <w:pPr>
        <w:pStyle w:val="ListParagraph"/>
        <w:numPr>
          <w:ilvl w:val="1"/>
          <w:numId w:val="2"/>
        </w:numPr>
      </w:pPr>
      <w:r>
        <w:t xml:space="preserve">Wetland Shrub </w:t>
      </w:r>
    </w:p>
    <w:p w14:paraId="324735DF" w14:textId="77777777" w:rsidR="00D94F4A" w:rsidRDefault="00D94F4A" w:rsidP="001D3F17">
      <w:pPr>
        <w:pStyle w:val="ListParagraph"/>
        <w:numPr>
          <w:ilvl w:val="1"/>
          <w:numId w:val="2"/>
        </w:numPr>
      </w:pPr>
      <w:r>
        <w:t xml:space="preserve">Wetland Herb </w:t>
      </w:r>
    </w:p>
    <w:p w14:paraId="58EA1D68" w14:textId="53AF5694" w:rsidR="00D94F4A" w:rsidRDefault="00D94F4A" w:rsidP="001D3F17">
      <w:pPr>
        <w:pStyle w:val="ListParagraph"/>
        <w:numPr>
          <w:ilvl w:val="1"/>
          <w:numId w:val="2"/>
        </w:numPr>
      </w:pPr>
      <w:r>
        <w:t xml:space="preserve">Other land </w:t>
      </w:r>
    </w:p>
    <w:p w14:paraId="44AC6DDE" w14:textId="237068E7" w:rsidR="00854636" w:rsidRDefault="00854636" w:rsidP="00854636">
      <w:pPr>
        <w:pStyle w:val="ListParagraph"/>
      </w:pPr>
      <w:r>
        <w:t xml:space="preserve">TrafficZone: traffic zone is a kind of (subclass of) Parcel. </w:t>
      </w:r>
      <w:r w:rsidR="00DE75A8">
        <w:t>It may be identified with a predefined set of identifiers, corresponding to its centroid node ID.</w:t>
      </w:r>
    </w:p>
    <w:tbl>
      <w:tblPr>
        <w:tblStyle w:val="TableGrid"/>
        <w:tblpPr w:leftFromText="180" w:rightFromText="180" w:vertAnchor="text" w:horzAnchor="margin" w:tblpY="128"/>
        <w:tblW w:w="0" w:type="auto"/>
        <w:tblLook w:val="04A0" w:firstRow="1" w:lastRow="0" w:firstColumn="1" w:lastColumn="0" w:noHBand="0" w:noVBand="1"/>
      </w:tblPr>
      <w:tblGrid>
        <w:gridCol w:w="3136"/>
        <w:gridCol w:w="2764"/>
        <w:gridCol w:w="3450"/>
      </w:tblGrid>
      <w:tr w:rsidR="00B46D53" w14:paraId="494BC011" w14:textId="77777777" w:rsidTr="00EA6A93">
        <w:trPr>
          <w:cantSplit/>
        </w:trPr>
        <w:tc>
          <w:tcPr>
            <w:tcW w:w="3136" w:type="dxa"/>
            <w:shd w:val="clear" w:color="auto" w:fill="00FFFF"/>
          </w:tcPr>
          <w:p w14:paraId="5222F38B" w14:textId="77777777" w:rsidR="00B46D53" w:rsidRDefault="00B46D53" w:rsidP="00BA5A7B">
            <w:r>
              <w:lastRenderedPageBreak/>
              <w:t>Object</w:t>
            </w:r>
          </w:p>
        </w:tc>
        <w:tc>
          <w:tcPr>
            <w:tcW w:w="2764" w:type="dxa"/>
            <w:shd w:val="clear" w:color="auto" w:fill="00FFFF"/>
          </w:tcPr>
          <w:p w14:paraId="21E5F94F" w14:textId="77777777" w:rsidR="00B46D53" w:rsidRDefault="00B46D53" w:rsidP="00BA5A7B">
            <w:r>
              <w:t>Property</w:t>
            </w:r>
          </w:p>
        </w:tc>
        <w:tc>
          <w:tcPr>
            <w:tcW w:w="3450" w:type="dxa"/>
            <w:shd w:val="clear" w:color="auto" w:fill="00FFFF"/>
          </w:tcPr>
          <w:p w14:paraId="0E9A1CB3" w14:textId="77777777" w:rsidR="00B46D53" w:rsidRDefault="00B46D53" w:rsidP="00BA5A7B">
            <w:r>
              <w:t>Value</w:t>
            </w:r>
          </w:p>
        </w:tc>
      </w:tr>
      <w:tr w:rsidR="00A47861" w14:paraId="4450F69E" w14:textId="77777777" w:rsidTr="00EA6A93">
        <w:trPr>
          <w:cantSplit/>
        </w:trPr>
        <w:tc>
          <w:tcPr>
            <w:tcW w:w="3136" w:type="dxa"/>
            <w:vMerge w:val="restart"/>
          </w:tcPr>
          <w:p w14:paraId="7A141920" w14:textId="77777777" w:rsidR="00A47861" w:rsidRDefault="00A47861" w:rsidP="00A47861">
            <w:r>
              <w:t>Parcel</w:t>
            </w:r>
            <w:r w:rsidR="00D22E62">
              <w:t>PD</w:t>
            </w:r>
          </w:p>
        </w:tc>
        <w:tc>
          <w:tcPr>
            <w:tcW w:w="2764" w:type="dxa"/>
          </w:tcPr>
          <w:p w14:paraId="7014CF5E" w14:textId="77777777" w:rsidR="00A47861" w:rsidRDefault="00A47861" w:rsidP="00A47861">
            <w:r>
              <w:t>subclassOf</w:t>
            </w:r>
          </w:p>
        </w:tc>
        <w:tc>
          <w:tcPr>
            <w:tcW w:w="3450" w:type="dxa"/>
          </w:tcPr>
          <w:p w14:paraId="696434F8" w14:textId="77777777" w:rsidR="00A47861" w:rsidRDefault="00B17E1B" w:rsidP="00A47861">
            <w:r>
              <w:t>change:</w:t>
            </w:r>
            <w:r w:rsidR="00A47861">
              <w:t>TimeVaryingConcept</w:t>
            </w:r>
          </w:p>
        </w:tc>
      </w:tr>
      <w:tr w:rsidR="00A47861" w14:paraId="643A9603" w14:textId="77777777" w:rsidTr="00EA6A93">
        <w:trPr>
          <w:cantSplit/>
        </w:trPr>
        <w:tc>
          <w:tcPr>
            <w:tcW w:w="3136" w:type="dxa"/>
            <w:vMerge/>
          </w:tcPr>
          <w:p w14:paraId="7111F425" w14:textId="77777777" w:rsidR="00A47861" w:rsidRDefault="00A47861" w:rsidP="00A47861"/>
        </w:tc>
        <w:tc>
          <w:tcPr>
            <w:tcW w:w="2764" w:type="dxa"/>
          </w:tcPr>
          <w:p w14:paraId="58D02D18" w14:textId="77777777" w:rsidR="00A47861" w:rsidRDefault="00A47861" w:rsidP="00A47861">
            <w:r>
              <w:t>equivalentClass</w:t>
            </w:r>
          </w:p>
        </w:tc>
        <w:tc>
          <w:tcPr>
            <w:tcW w:w="3450" w:type="dxa"/>
          </w:tcPr>
          <w:p w14:paraId="455EE316" w14:textId="77777777" w:rsidR="00A47861" w:rsidRDefault="00B17E1B" w:rsidP="00A47861">
            <w:r>
              <w:t>change:</w:t>
            </w:r>
            <w:r w:rsidR="00A47861">
              <w:t>hasManifestatio</w:t>
            </w:r>
            <w:r w:rsidR="00D22E62">
              <w:t>n some Parcel</w:t>
            </w:r>
            <w:r w:rsidR="00A47861">
              <w:t xml:space="preserve"> and</w:t>
            </w:r>
            <w:r w:rsidR="00D22E62">
              <w:t xml:space="preserve"> </w:t>
            </w:r>
            <w:r>
              <w:t xml:space="preserve"> change:</w:t>
            </w:r>
            <w:r w:rsidR="00D22E62">
              <w:t>hasManifestation only Parcel</w:t>
            </w:r>
          </w:p>
        </w:tc>
      </w:tr>
      <w:tr w:rsidR="00A47861" w14:paraId="2B3B7D04" w14:textId="77777777" w:rsidTr="00EA6A93">
        <w:trPr>
          <w:cantSplit/>
        </w:trPr>
        <w:tc>
          <w:tcPr>
            <w:tcW w:w="3136" w:type="dxa"/>
            <w:vMerge/>
          </w:tcPr>
          <w:p w14:paraId="3699D4D2" w14:textId="77777777" w:rsidR="00A47861" w:rsidRDefault="00A47861" w:rsidP="00A47861"/>
        </w:tc>
        <w:tc>
          <w:tcPr>
            <w:tcW w:w="2764" w:type="dxa"/>
          </w:tcPr>
          <w:p w14:paraId="46864D10" w14:textId="77777777" w:rsidR="00A47861" w:rsidRDefault="00B17E1B" w:rsidP="00A47861">
            <w:r>
              <w:t>change:</w:t>
            </w:r>
            <w:r w:rsidR="006D5597">
              <w:t>existsAt</w:t>
            </w:r>
          </w:p>
        </w:tc>
        <w:tc>
          <w:tcPr>
            <w:tcW w:w="3450" w:type="dxa"/>
          </w:tcPr>
          <w:p w14:paraId="2947314F" w14:textId="77777777" w:rsidR="00A47861" w:rsidRDefault="00A47861" w:rsidP="00A47861">
            <w:r>
              <w:t xml:space="preserve">exactly 1 </w:t>
            </w:r>
            <w:r w:rsidR="00B17E1B">
              <w:t>time:</w:t>
            </w:r>
            <w:r>
              <w:t>Interval</w:t>
            </w:r>
          </w:p>
        </w:tc>
      </w:tr>
      <w:tr w:rsidR="00A47861" w:rsidRPr="00EA6A93" w14:paraId="13426EC8" w14:textId="77777777" w:rsidTr="00EA6A93">
        <w:trPr>
          <w:cantSplit/>
        </w:trPr>
        <w:tc>
          <w:tcPr>
            <w:tcW w:w="3136" w:type="dxa"/>
            <w:vMerge/>
          </w:tcPr>
          <w:p w14:paraId="2437C9B6" w14:textId="77777777" w:rsidR="00A47861" w:rsidRDefault="00A47861" w:rsidP="00A47861"/>
        </w:tc>
        <w:tc>
          <w:tcPr>
            <w:tcW w:w="2764" w:type="dxa"/>
          </w:tcPr>
          <w:p w14:paraId="0B421AFF" w14:textId="77777777" w:rsidR="00A47861" w:rsidRPr="00EA6A93" w:rsidRDefault="00B17E1B" w:rsidP="00A47861">
            <w:pPr>
              <w:rPr>
                <w:strike/>
              </w:rPr>
            </w:pPr>
            <w:r w:rsidRPr="00EA6A93">
              <w:rPr>
                <w:strike/>
              </w:rPr>
              <w:t>spatial_loc:</w:t>
            </w:r>
            <w:r w:rsidR="00A47861" w:rsidRPr="00EA6A93">
              <w:rPr>
                <w:strike/>
              </w:rPr>
              <w:t>hasLocation</w:t>
            </w:r>
          </w:p>
        </w:tc>
        <w:tc>
          <w:tcPr>
            <w:tcW w:w="3450" w:type="dxa"/>
          </w:tcPr>
          <w:p w14:paraId="02124DE1" w14:textId="77777777" w:rsidR="00A47861" w:rsidRPr="00EA6A93" w:rsidRDefault="00A47861" w:rsidP="00A47861">
            <w:pPr>
              <w:rPr>
                <w:strike/>
              </w:rPr>
            </w:pPr>
            <w:r w:rsidRPr="00EA6A93">
              <w:rPr>
                <w:strike/>
              </w:rPr>
              <w:t xml:space="preserve">exactly 1 </w:t>
            </w:r>
            <w:r w:rsidR="00B17E1B" w:rsidRPr="00EA6A93">
              <w:rPr>
                <w:strike/>
              </w:rPr>
              <w:t>spatial_loc;</w:t>
            </w:r>
            <w:r w:rsidRPr="00EA6A93">
              <w:rPr>
                <w:strike/>
              </w:rPr>
              <w:t>Spatial</w:t>
            </w:r>
            <w:r w:rsidR="00B17E1B" w:rsidRPr="00EA6A93">
              <w:rPr>
                <w:strike/>
              </w:rPr>
              <w:t>Feature</w:t>
            </w:r>
          </w:p>
        </w:tc>
      </w:tr>
      <w:tr w:rsidR="00EA6A93" w14:paraId="7539C8E4" w14:textId="77777777" w:rsidTr="00EA6A93">
        <w:trPr>
          <w:cantSplit/>
        </w:trPr>
        <w:tc>
          <w:tcPr>
            <w:tcW w:w="3136" w:type="dxa"/>
            <w:vMerge w:val="restart"/>
          </w:tcPr>
          <w:p w14:paraId="10298719" w14:textId="1E9272FC" w:rsidR="00EA6A93" w:rsidRDefault="00EA6A93" w:rsidP="0023361A">
            <w:r>
              <w:t>lbcs:Parcel</w:t>
            </w:r>
          </w:p>
        </w:tc>
        <w:tc>
          <w:tcPr>
            <w:tcW w:w="2764" w:type="dxa"/>
          </w:tcPr>
          <w:p w14:paraId="24308A13" w14:textId="5662D9FA" w:rsidR="00EA6A93" w:rsidRDefault="00EA6A93" w:rsidP="00A47861">
            <w:r>
              <w:t>subClassOf</w:t>
            </w:r>
          </w:p>
        </w:tc>
        <w:tc>
          <w:tcPr>
            <w:tcW w:w="3450" w:type="dxa"/>
          </w:tcPr>
          <w:p w14:paraId="752DB305" w14:textId="1F07F843" w:rsidR="00EA6A93" w:rsidRDefault="00EA6A93" w:rsidP="00A47861">
            <w:r>
              <w:t>spatial_loc:Feature</w:t>
            </w:r>
          </w:p>
        </w:tc>
      </w:tr>
      <w:tr w:rsidR="00EA6A93" w14:paraId="3F44BBEF" w14:textId="77777777" w:rsidTr="00EA6A93">
        <w:trPr>
          <w:cantSplit/>
        </w:trPr>
        <w:tc>
          <w:tcPr>
            <w:tcW w:w="3136" w:type="dxa"/>
            <w:vMerge/>
          </w:tcPr>
          <w:p w14:paraId="76A0B16B" w14:textId="32310B7C" w:rsidR="00EA6A93" w:rsidRDefault="00EA6A93" w:rsidP="00A47861"/>
        </w:tc>
        <w:tc>
          <w:tcPr>
            <w:tcW w:w="2764" w:type="dxa"/>
          </w:tcPr>
          <w:p w14:paraId="0DC340A6" w14:textId="77777777" w:rsidR="00EA6A93" w:rsidRDefault="00EA6A93" w:rsidP="00A47861">
            <w:r>
              <w:t>subclassOf</w:t>
            </w:r>
          </w:p>
        </w:tc>
        <w:tc>
          <w:tcPr>
            <w:tcW w:w="3450" w:type="dxa"/>
          </w:tcPr>
          <w:p w14:paraId="1693CDA4" w14:textId="77777777" w:rsidR="00EA6A93" w:rsidRDefault="00EA6A93" w:rsidP="00A47861">
            <w:r>
              <w:t>change:Manifestation</w:t>
            </w:r>
          </w:p>
        </w:tc>
      </w:tr>
      <w:tr w:rsidR="00EA6A93" w14:paraId="5CEC76D5" w14:textId="77777777" w:rsidTr="00EA6A93">
        <w:trPr>
          <w:cantSplit/>
        </w:trPr>
        <w:tc>
          <w:tcPr>
            <w:tcW w:w="3136" w:type="dxa"/>
            <w:vMerge/>
          </w:tcPr>
          <w:p w14:paraId="4AEA91DF" w14:textId="77777777" w:rsidR="00EA6A93" w:rsidRDefault="00EA6A93" w:rsidP="00A47861"/>
        </w:tc>
        <w:tc>
          <w:tcPr>
            <w:tcW w:w="2764" w:type="dxa"/>
          </w:tcPr>
          <w:p w14:paraId="23EAEDE2" w14:textId="77777777" w:rsidR="00EA6A93" w:rsidRDefault="00EA6A93" w:rsidP="00A47861">
            <w:r>
              <w:t>equivalentClass</w:t>
            </w:r>
          </w:p>
        </w:tc>
        <w:tc>
          <w:tcPr>
            <w:tcW w:w="3450" w:type="dxa"/>
          </w:tcPr>
          <w:p w14:paraId="06B4B0BA" w14:textId="77777777" w:rsidR="00EA6A93" w:rsidRDefault="00EA6A93" w:rsidP="00A47861">
            <w:r>
              <w:t>change:manifestationOf some ParcelPD and   change:manifestationOf only ParcelPD</w:t>
            </w:r>
          </w:p>
        </w:tc>
      </w:tr>
      <w:tr w:rsidR="00EA6A93" w14:paraId="7541BE16" w14:textId="77777777" w:rsidTr="00EA6A93">
        <w:trPr>
          <w:cantSplit/>
        </w:trPr>
        <w:tc>
          <w:tcPr>
            <w:tcW w:w="3136" w:type="dxa"/>
            <w:vMerge/>
          </w:tcPr>
          <w:p w14:paraId="7697AA1C" w14:textId="77777777" w:rsidR="00EA6A93" w:rsidRDefault="00EA6A93" w:rsidP="00A47861"/>
        </w:tc>
        <w:tc>
          <w:tcPr>
            <w:tcW w:w="2764" w:type="dxa"/>
          </w:tcPr>
          <w:p w14:paraId="3365E11E" w14:textId="77777777" w:rsidR="00EA6A93" w:rsidRDefault="00EA6A93" w:rsidP="00A47861">
            <w:r>
              <w:t>change:existsAt</w:t>
            </w:r>
          </w:p>
        </w:tc>
        <w:tc>
          <w:tcPr>
            <w:tcW w:w="3450" w:type="dxa"/>
          </w:tcPr>
          <w:p w14:paraId="667A19EE" w14:textId="77777777" w:rsidR="00EA6A93" w:rsidRDefault="00EA6A93" w:rsidP="00A47861">
            <w:r>
              <w:t>exactly 1 time:TemporalEntity</w:t>
            </w:r>
          </w:p>
        </w:tc>
      </w:tr>
      <w:tr w:rsidR="00EA6A93" w14:paraId="6C76CD7F" w14:textId="77777777" w:rsidTr="00EA6A93">
        <w:trPr>
          <w:cantSplit/>
        </w:trPr>
        <w:tc>
          <w:tcPr>
            <w:tcW w:w="3136" w:type="dxa"/>
            <w:vMerge/>
          </w:tcPr>
          <w:p w14:paraId="76265124" w14:textId="77777777" w:rsidR="00EA6A93" w:rsidRDefault="00EA6A93" w:rsidP="00A47861"/>
        </w:tc>
        <w:tc>
          <w:tcPr>
            <w:tcW w:w="2764" w:type="dxa"/>
          </w:tcPr>
          <w:p w14:paraId="3703DBB9" w14:textId="77777777" w:rsidR="00EA6A93" w:rsidRDefault="00EA6A93" w:rsidP="00A47861">
            <w:r>
              <w:t>hasLandUse</w:t>
            </w:r>
          </w:p>
        </w:tc>
        <w:tc>
          <w:tcPr>
            <w:tcW w:w="3450" w:type="dxa"/>
          </w:tcPr>
          <w:p w14:paraId="2A11159C" w14:textId="77777777" w:rsidR="00EA6A93" w:rsidRDefault="00EA6A93" w:rsidP="00A47861">
            <w:r>
              <w:t>min 1 LandUseClassification</w:t>
            </w:r>
          </w:p>
        </w:tc>
      </w:tr>
      <w:tr w:rsidR="00EA6A93" w14:paraId="17722EC2" w14:textId="77777777" w:rsidTr="00EA6A93">
        <w:trPr>
          <w:cantSplit/>
        </w:trPr>
        <w:tc>
          <w:tcPr>
            <w:tcW w:w="3136" w:type="dxa"/>
            <w:vMerge/>
          </w:tcPr>
          <w:p w14:paraId="445FCC6B" w14:textId="77777777" w:rsidR="00EA6A93" w:rsidRDefault="00EA6A93" w:rsidP="00A47861"/>
        </w:tc>
        <w:tc>
          <w:tcPr>
            <w:tcW w:w="2764" w:type="dxa"/>
          </w:tcPr>
          <w:p w14:paraId="2A31FE0A" w14:textId="12789355" w:rsidR="00EA6A93" w:rsidRDefault="00EA6A93" w:rsidP="00A47861">
            <w:r>
              <w:t>associatedArea</w:t>
            </w:r>
          </w:p>
        </w:tc>
        <w:tc>
          <w:tcPr>
            <w:tcW w:w="3450" w:type="dxa"/>
          </w:tcPr>
          <w:p w14:paraId="5AEB7EF4" w14:textId="3D4FC981" w:rsidR="00EA6A93" w:rsidRDefault="00EA6A93" w:rsidP="00A47861">
            <w:r>
              <w:t>only om:area</w:t>
            </w:r>
          </w:p>
        </w:tc>
      </w:tr>
      <w:tr w:rsidR="00EA6A93" w14:paraId="0AE0D7E7" w14:textId="77777777" w:rsidTr="00EA6A93">
        <w:trPr>
          <w:cantSplit/>
        </w:trPr>
        <w:tc>
          <w:tcPr>
            <w:tcW w:w="3136" w:type="dxa"/>
            <w:vMerge/>
          </w:tcPr>
          <w:p w14:paraId="36CA58DC" w14:textId="77777777" w:rsidR="00EA6A93" w:rsidRDefault="00EA6A93" w:rsidP="00A47861"/>
        </w:tc>
        <w:tc>
          <w:tcPr>
            <w:tcW w:w="2764" w:type="dxa"/>
          </w:tcPr>
          <w:p w14:paraId="0BBFC199" w14:textId="2EB68731" w:rsidR="00EA6A93" w:rsidRDefault="00EA6A93" w:rsidP="00A47861">
            <w:r>
              <w:t>hasPopulation</w:t>
            </w:r>
          </w:p>
        </w:tc>
        <w:tc>
          <w:tcPr>
            <w:tcW w:w="3450" w:type="dxa"/>
          </w:tcPr>
          <w:p w14:paraId="5672BD9B" w14:textId="6D1D7AFC" w:rsidR="00EA6A93" w:rsidRDefault="00EA6A93" w:rsidP="008215E6">
            <w:r>
              <w:t>only Population</w:t>
            </w:r>
          </w:p>
        </w:tc>
      </w:tr>
      <w:tr w:rsidR="00DE75A8" w14:paraId="7F2E4FC0" w14:textId="77777777" w:rsidTr="00EA6A93">
        <w:trPr>
          <w:cantSplit/>
        </w:trPr>
        <w:tc>
          <w:tcPr>
            <w:tcW w:w="3136" w:type="dxa"/>
          </w:tcPr>
          <w:p w14:paraId="73FB1B44" w14:textId="3321F17B" w:rsidR="00DE75A8" w:rsidRDefault="008215E6" w:rsidP="00A47861">
            <w:r>
              <w:t>ResidentPopulation</w:t>
            </w:r>
          </w:p>
        </w:tc>
        <w:tc>
          <w:tcPr>
            <w:tcW w:w="2764" w:type="dxa"/>
          </w:tcPr>
          <w:p w14:paraId="0351FA71" w14:textId="19437B16" w:rsidR="00DE75A8" w:rsidRDefault="008215E6" w:rsidP="00A47861">
            <w:r>
              <w:t>subclassOf</w:t>
            </w:r>
          </w:p>
        </w:tc>
        <w:tc>
          <w:tcPr>
            <w:tcW w:w="3450" w:type="dxa"/>
          </w:tcPr>
          <w:p w14:paraId="7B01628A" w14:textId="10EA5388" w:rsidR="00DE75A8" w:rsidRDefault="008215E6" w:rsidP="008215E6">
            <w:r>
              <w:t>govstat:Population</w:t>
            </w:r>
          </w:p>
        </w:tc>
      </w:tr>
      <w:tr w:rsidR="008215E6" w14:paraId="4E4B21C0" w14:textId="77777777" w:rsidTr="00EA6A93">
        <w:trPr>
          <w:cantSplit/>
        </w:trPr>
        <w:tc>
          <w:tcPr>
            <w:tcW w:w="3136" w:type="dxa"/>
          </w:tcPr>
          <w:p w14:paraId="2FB5C199" w14:textId="335AAECC" w:rsidR="008215E6" w:rsidRDefault="008215E6" w:rsidP="00A47861">
            <w:r>
              <w:t>EmployedPopulation</w:t>
            </w:r>
          </w:p>
        </w:tc>
        <w:tc>
          <w:tcPr>
            <w:tcW w:w="2764" w:type="dxa"/>
          </w:tcPr>
          <w:p w14:paraId="6AD0CBB1" w14:textId="38F09F1A" w:rsidR="008215E6" w:rsidRDefault="008215E6" w:rsidP="00A47861">
            <w:r>
              <w:t>subclassOf</w:t>
            </w:r>
          </w:p>
        </w:tc>
        <w:tc>
          <w:tcPr>
            <w:tcW w:w="3450" w:type="dxa"/>
          </w:tcPr>
          <w:p w14:paraId="67233F95" w14:textId="02147DDE" w:rsidR="008215E6" w:rsidRDefault="008215E6" w:rsidP="008215E6">
            <w:r>
              <w:t>ResidentPopulation</w:t>
            </w:r>
          </w:p>
        </w:tc>
      </w:tr>
      <w:tr w:rsidR="002E15FC" w14:paraId="5959DB2F" w14:textId="77777777" w:rsidTr="00EA6A93">
        <w:trPr>
          <w:cantSplit/>
        </w:trPr>
        <w:tc>
          <w:tcPr>
            <w:tcW w:w="3136" w:type="dxa"/>
          </w:tcPr>
          <w:p w14:paraId="3C7B4659" w14:textId="673A7410" w:rsidR="002E15FC" w:rsidRDefault="002E15FC" w:rsidP="00A47861">
            <w:r>
              <w:t>LBCSClassification</w:t>
            </w:r>
          </w:p>
        </w:tc>
        <w:tc>
          <w:tcPr>
            <w:tcW w:w="2764" w:type="dxa"/>
          </w:tcPr>
          <w:p w14:paraId="604698D9" w14:textId="4883696C" w:rsidR="002E15FC" w:rsidRDefault="002E15FC" w:rsidP="00A47861">
            <w:r>
              <w:t>subclassOf</w:t>
            </w:r>
          </w:p>
        </w:tc>
        <w:tc>
          <w:tcPr>
            <w:tcW w:w="3450" w:type="dxa"/>
          </w:tcPr>
          <w:p w14:paraId="0F62B8D7" w14:textId="2B60181A" w:rsidR="002E15FC" w:rsidDel="00710A59" w:rsidRDefault="003A68E1" w:rsidP="00A47861">
            <w:r>
              <w:t>LandUseClassification</w:t>
            </w:r>
          </w:p>
        </w:tc>
      </w:tr>
      <w:tr w:rsidR="00B83F5B" w14:paraId="1058518A" w14:textId="77777777" w:rsidTr="00EA6A93">
        <w:trPr>
          <w:cantSplit/>
        </w:trPr>
        <w:tc>
          <w:tcPr>
            <w:tcW w:w="3136" w:type="dxa"/>
            <w:vMerge w:val="restart"/>
          </w:tcPr>
          <w:p w14:paraId="24B67A73" w14:textId="77777777" w:rsidR="00B83F5B" w:rsidRDefault="00B83F5B" w:rsidP="00A47861">
            <w:r>
              <w:t>ActivityClassification</w:t>
            </w:r>
          </w:p>
        </w:tc>
        <w:tc>
          <w:tcPr>
            <w:tcW w:w="2764" w:type="dxa"/>
          </w:tcPr>
          <w:p w14:paraId="07844441" w14:textId="77777777" w:rsidR="00B83F5B" w:rsidRDefault="00B83F5B" w:rsidP="00A47861">
            <w:r>
              <w:t>subclassOf</w:t>
            </w:r>
          </w:p>
        </w:tc>
        <w:tc>
          <w:tcPr>
            <w:tcW w:w="3450" w:type="dxa"/>
          </w:tcPr>
          <w:p w14:paraId="783B271C" w14:textId="2E6CDA00" w:rsidR="00B83F5B" w:rsidRDefault="00710A59" w:rsidP="00A47861">
            <w:r>
              <w:t>LBCSClassification</w:t>
            </w:r>
          </w:p>
        </w:tc>
      </w:tr>
      <w:tr w:rsidR="00B83F5B" w14:paraId="4E118DF9" w14:textId="77777777" w:rsidTr="00EA6A93">
        <w:trPr>
          <w:cantSplit/>
        </w:trPr>
        <w:tc>
          <w:tcPr>
            <w:tcW w:w="3136" w:type="dxa"/>
            <w:vMerge/>
          </w:tcPr>
          <w:p w14:paraId="273CD20F" w14:textId="77777777" w:rsidR="00B83F5B" w:rsidRDefault="00B83F5B" w:rsidP="00A47861"/>
        </w:tc>
        <w:tc>
          <w:tcPr>
            <w:tcW w:w="2764" w:type="dxa"/>
          </w:tcPr>
          <w:p w14:paraId="63534265" w14:textId="77777777" w:rsidR="00B83F5B" w:rsidRDefault="00B83F5B" w:rsidP="00A47861">
            <w:r>
              <w:t>equivalentClass</w:t>
            </w:r>
          </w:p>
        </w:tc>
        <w:tc>
          <w:tcPr>
            <w:tcW w:w="3450" w:type="dxa"/>
          </w:tcPr>
          <w:p w14:paraId="0C26F855" w14:textId="77777777" w:rsidR="00B83F5B" w:rsidRDefault="00B83F5B" w:rsidP="00A47861">
            <w:r>
              <w:t>lbcs:Activity</w:t>
            </w:r>
          </w:p>
        </w:tc>
      </w:tr>
      <w:tr w:rsidR="00B83F5B" w14:paraId="1C8056AB" w14:textId="77777777" w:rsidTr="00EA6A93">
        <w:trPr>
          <w:cantSplit/>
        </w:trPr>
        <w:tc>
          <w:tcPr>
            <w:tcW w:w="3136" w:type="dxa"/>
            <w:vMerge w:val="restart"/>
          </w:tcPr>
          <w:p w14:paraId="12807309" w14:textId="77777777" w:rsidR="00B83F5B" w:rsidRDefault="00B83F5B" w:rsidP="00A47861">
            <w:r>
              <w:t>FunctionClassification</w:t>
            </w:r>
          </w:p>
        </w:tc>
        <w:tc>
          <w:tcPr>
            <w:tcW w:w="2764" w:type="dxa"/>
          </w:tcPr>
          <w:p w14:paraId="64C9D11F" w14:textId="77777777" w:rsidR="00B83F5B" w:rsidRDefault="00B83F5B" w:rsidP="00A47861">
            <w:r>
              <w:t>subclassOf</w:t>
            </w:r>
          </w:p>
        </w:tc>
        <w:tc>
          <w:tcPr>
            <w:tcW w:w="3450" w:type="dxa"/>
          </w:tcPr>
          <w:p w14:paraId="2D687C96" w14:textId="20F40C5E" w:rsidR="00B83F5B" w:rsidRDefault="00710A59" w:rsidP="00A47861">
            <w:r>
              <w:t>LBCSClassification</w:t>
            </w:r>
          </w:p>
        </w:tc>
      </w:tr>
      <w:tr w:rsidR="00B83F5B" w14:paraId="61F8B77E" w14:textId="77777777" w:rsidTr="00EA6A93">
        <w:trPr>
          <w:cantSplit/>
        </w:trPr>
        <w:tc>
          <w:tcPr>
            <w:tcW w:w="3136" w:type="dxa"/>
            <w:vMerge/>
          </w:tcPr>
          <w:p w14:paraId="02899F3D" w14:textId="77777777" w:rsidR="00B83F5B" w:rsidRDefault="00B83F5B" w:rsidP="00B83F5B"/>
        </w:tc>
        <w:tc>
          <w:tcPr>
            <w:tcW w:w="2764" w:type="dxa"/>
          </w:tcPr>
          <w:p w14:paraId="74AE94B7" w14:textId="77777777" w:rsidR="00B83F5B" w:rsidRDefault="00B83F5B" w:rsidP="00B83F5B">
            <w:r>
              <w:t>equivalentClass</w:t>
            </w:r>
          </w:p>
        </w:tc>
        <w:tc>
          <w:tcPr>
            <w:tcW w:w="3450" w:type="dxa"/>
          </w:tcPr>
          <w:p w14:paraId="688C1B1B" w14:textId="77777777" w:rsidR="00B83F5B" w:rsidRDefault="00B83F5B" w:rsidP="00B83F5B">
            <w:r>
              <w:t>lbcs:Function</w:t>
            </w:r>
          </w:p>
        </w:tc>
      </w:tr>
      <w:tr w:rsidR="00B83F5B" w14:paraId="20AE8C3F" w14:textId="77777777" w:rsidTr="00EA6A93">
        <w:trPr>
          <w:cantSplit/>
        </w:trPr>
        <w:tc>
          <w:tcPr>
            <w:tcW w:w="3136" w:type="dxa"/>
            <w:vMerge w:val="restart"/>
          </w:tcPr>
          <w:p w14:paraId="1DA45111" w14:textId="77777777" w:rsidR="00B83F5B" w:rsidRDefault="00B83F5B" w:rsidP="00B83F5B">
            <w:r>
              <w:t>StructureClassification</w:t>
            </w:r>
          </w:p>
        </w:tc>
        <w:tc>
          <w:tcPr>
            <w:tcW w:w="2764" w:type="dxa"/>
          </w:tcPr>
          <w:p w14:paraId="43C6A90E" w14:textId="77777777" w:rsidR="00B83F5B" w:rsidRDefault="00B83F5B" w:rsidP="00B83F5B">
            <w:r>
              <w:t>subclassOf</w:t>
            </w:r>
          </w:p>
        </w:tc>
        <w:tc>
          <w:tcPr>
            <w:tcW w:w="3450" w:type="dxa"/>
          </w:tcPr>
          <w:p w14:paraId="37505A8C" w14:textId="4D8B27DF" w:rsidR="00B83F5B" w:rsidRDefault="00710A59" w:rsidP="00B83F5B">
            <w:r>
              <w:t>LBCSClassification</w:t>
            </w:r>
          </w:p>
        </w:tc>
      </w:tr>
      <w:tr w:rsidR="00B83F5B" w14:paraId="69608D23" w14:textId="77777777" w:rsidTr="00EA6A93">
        <w:trPr>
          <w:cantSplit/>
        </w:trPr>
        <w:tc>
          <w:tcPr>
            <w:tcW w:w="3136" w:type="dxa"/>
            <w:vMerge/>
          </w:tcPr>
          <w:p w14:paraId="63470921" w14:textId="77777777" w:rsidR="00B83F5B" w:rsidRDefault="00B83F5B" w:rsidP="00B83F5B"/>
        </w:tc>
        <w:tc>
          <w:tcPr>
            <w:tcW w:w="2764" w:type="dxa"/>
          </w:tcPr>
          <w:p w14:paraId="37361254" w14:textId="77777777" w:rsidR="00B83F5B" w:rsidRDefault="00B83F5B" w:rsidP="00B83F5B">
            <w:r>
              <w:t>equivalentClass</w:t>
            </w:r>
          </w:p>
        </w:tc>
        <w:tc>
          <w:tcPr>
            <w:tcW w:w="3450" w:type="dxa"/>
          </w:tcPr>
          <w:p w14:paraId="3069E41A" w14:textId="77777777" w:rsidR="00B83F5B" w:rsidRDefault="00B83F5B" w:rsidP="00B83F5B">
            <w:r>
              <w:t>lbcs:Structure</w:t>
            </w:r>
          </w:p>
        </w:tc>
      </w:tr>
      <w:tr w:rsidR="00B83F5B" w14:paraId="4989F00A" w14:textId="77777777" w:rsidTr="00EA6A93">
        <w:trPr>
          <w:cantSplit/>
        </w:trPr>
        <w:tc>
          <w:tcPr>
            <w:tcW w:w="3136" w:type="dxa"/>
            <w:vMerge w:val="restart"/>
          </w:tcPr>
          <w:p w14:paraId="381373CC" w14:textId="77777777" w:rsidR="00B83F5B" w:rsidRDefault="00B83F5B" w:rsidP="00B83F5B">
            <w:r>
              <w:t>SiteClassification</w:t>
            </w:r>
          </w:p>
        </w:tc>
        <w:tc>
          <w:tcPr>
            <w:tcW w:w="2764" w:type="dxa"/>
          </w:tcPr>
          <w:p w14:paraId="5D4E2B28" w14:textId="77777777" w:rsidR="00B83F5B" w:rsidRDefault="00B83F5B" w:rsidP="00B83F5B">
            <w:r>
              <w:t>subclassOf</w:t>
            </w:r>
          </w:p>
        </w:tc>
        <w:tc>
          <w:tcPr>
            <w:tcW w:w="3450" w:type="dxa"/>
          </w:tcPr>
          <w:p w14:paraId="1ADA7367" w14:textId="6E8578EA" w:rsidR="00B83F5B" w:rsidRDefault="00710A59" w:rsidP="00B83F5B">
            <w:r>
              <w:t>LBCSClassification</w:t>
            </w:r>
          </w:p>
        </w:tc>
      </w:tr>
      <w:tr w:rsidR="00B83F5B" w14:paraId="6DAC61E9" w14:textId="77777777" w:rsidTr="00EA6A93">
        <w:trPr>
          <w:cantSplit/>
        </w:trPr>
        <w:tc>
          <w:tcPr>
            <w:tcW w:w="3136" w:type="dxa"/>
            <w:vMerge/>
          </w:tcPr>
          <w:p w14:paraId="4BCA7D42" w14:textId="77777777" w:rsidR="00B83F5B" w:rsidRDefault="00B83F5B" w:rsidP="00B83F5B"/>
        </w:tc>
        <w:tc>
          <w:tcPr>
            <w:tcW w:w="2764" w:type="dxa"/>
          </w:tcPr>
          <w:p w14:paraId="32342DB6" w14:textId="77777777" w:rsidR="00B83F5B" w:rsidRDefault="00B83F5B" w:rsidP="00B83F5B">
            <w:r>
              <w:t>equivalentClass</w:t>
            </w:r>
          </w:p>
        </w:tc>
        <w:tc>
          <w:tcPr>
            <w:tcW w:w="3450" w:type="dxa"/>
          </w:tcPr>
          <w:p w14:paraId="16CA65B4" w14:textId="77777777" w:rsidR="00B83F5B" w:rsidRDefault="00B83F5B" w:rsidP="00B83F5B">
            <w:r>
              <w:t>lbcs:Site</w:t>
            </w:r>
          </w:p>
        </w:tc>
      </w:tr>
      <w:tr w:rsidR="00B83F5B" w14:paraId="647EB0DD" w14:textId="77777777" w:rsidTr="00EA6A93">
        <w:trPr>
          <w:cantSplit/>
        </w:trPr>
        <w:tc>
          <w:tcPr>
            <w:tcW w:w="3136" w:type="dxa"/>
            <w:vMerge w:val="restart"/>
          </w:tcPr>
          <w:p w14:paraId="09351857" w14:textId="77777777" w:rsidR="00B83F5B" w:rsidRDefault="00B83F5B" w:rsidP="00B83F5B">
            <w:r>
              <w:t>OwnershipClassification</w:t>
            </w:r>
          </w:p>
        </w:tc>
        <w:tc>
          <w:tcPr>
            <w:tcW w:w="2764" w:type="dxa"/>
          </w:tcPr>
          <w:p w14:paraId="54F37C46" w14:textId="77777777" w:rsidR="00B83F5B" w:rsidRDefault="00B83F5B" w:rsidP="00B83F5B">
            <w:r>
              <w:t>subclassOf</w:t>
            </w:r>
          </w:p>
        </w:tc>
        <w:tc>
          <w:tcPr>
            <w:tcW w:w="3450" w:type="dxa"/>
          </w:tcPr>
          <w:p w14:paraId="1BF36BE3" w14:textId="117CA039" w:rsidR="00B83F5B" w:rsidRDefault="00710A59" w:rsidP="00B83F5B">
            <w:r>
              <w:t>LBCSClassification</w:t>
            </w:r>
          </w:p>
        </w:tc>
      </w:tr>
      <w:tr w:rsidR="00B83F5B" w14:paraId="7E6E75FE" w14:textId="77777777" w:rsidTr="00EA6A93">
        <w:trPr>
          <w:cantSplit/>
        </w:trPr>
        <w:tc>
          <w:tcPr>
            <w:tcW w:w="3136" w:type="dxa"/>
            <w:vMerge/>
          </w:tcPr>
          <w:p w14:paraId="6B540079" w14:textId="77777777" w:rsidR="00B83F5B" w:rsidRDefault="00B83F5B" w:rsidP="00B83F5B"/>
        </w:tc>
        <w:tc>
          <w:tcPr>
            <w:tcW w:w="2764" w:type="dxa"/>
          </w:tcPr>
          <w:p w14:paraId="10A31B45" w14:textId="77777777" w:rsidR="00B83F5B" w:rsidRDefault="00B83F5B" w:rsidP="00B83F5B">
            <w:r>
              <w:t>equivalentClass</w:t>
            </w:r>
          </w:p>
        </w:tc>
        <w:tc>
          <w:tcPr>
            <w:tcW w:w="3450" w:type="dxa"/>
          </w:tcPr>
          <w:p w14:paraId="5C59DC8A" w14:textId="77777777" w:rsidR="00B83F5B" w:rsidRDefault="00B83F5B" w:rsidP="00B83F5B">
            <w:r>
              <w:t>lbcs:Ownership</w:t>
            </w:r>
          </w:p>
        </w:tc>
      </w:tr>
      <w:tr w:rsidR="00E06B62" w14:paraId="0718E785" w14:textId="77777777" w:rsidTr="00EA6A93">
        <w:trPr>
          <w:cantSplit/>
        </w:trPr>
        <w:tc>
          <w:tcPr>
            <w:tcW w:w="3136" w:type="dxa"/>
            <w:vMerge w:val="restart"/>
          </w:tcPr>
          <w:p w14:paraId="331A3A05" w14:textId="617684C6" w:rsidR="00E06B62" w:rsidRDefault="00E06B62" w:rsidP="00B83F5B">
            <w:r>
              <w:t>CLUMPClassification</w:t>
            </w:r>
          </w:p>
        </w:tc>
        <w:tc>
          <w:tcPr>
            <w:tcW w:w="2764" w:type="dxa"/>
          </w:tcPr>
          <w:p w14:paraId="10308DB0" w14:textId="1AD08742" w:rsidR="00E06B62" w:rsidRDefault="00E06B62" w:rsidP="00B83F5B">
            <w:r>
              <w:t>subclassOf</w:t>
            </w:r>
          </w:p>
        </w:tc>
        <w:tc>
          <w:tcPr>
            <w:tcW w:w="3450" w:type="dxa"/>
          </w:tcPr>
          <w:p w14:paraId="31B8516F" w14:textId="4CE1B4F6" w:rsidR="00E06B62" w:rsidRDefault="00E06B62" w:rsidP="00B83F5B">
            <w:r>
              <w:t>LandUseClassification</w:t>
            </w:r>
          </w:p>
        </w:tc>
      </w:tr>
      <w:tr w:rsidR="00E06B62" w14:paraId="03B704E1" w14:textId="77777777" w:rsidTr="00EA6A93">
        <w:trPr>
          <w:cantSplit/>
        </w:trPr>
        <w:tc>
          <w:tcPr>
            <w:tcW w:w="3136" w:type="dxa"/>
            <w:vMerge/>
          </w:tcPr>
          <w:p w14:paraId="7A96678A" w14:textId="77777777" w:rsidR="00E06B62" w:rsidRDefault="00E06B62" w:rsidP="00B83F5B"/>
        </w:tc>
        <w:tc>
          <w:tcPr>
            <w:tcW w:w="2764" w:type="dxa"/>
          </w:tcPr>
          <w:p w14:paraId="770F1848" w14:textId="4FBB1081" w:rsidR="00E06B62" w:rsidRDefault="00E06B62" w:rsidP="00B83F5B">
            <w:r>
              <w:t>equivalentTo</w:t>
            </w:r>
          </w:p>
        </w:tc>
        <w:tc>
          <w:tcPr>
            <w:tcW w:w="3450" w:type="dxa"/>
          </w:tcPr>
          <w:p w14:paraId="19238BCD" w14:textId="28885A3A" w:rsidR="00E06B62" w:rsidRDefault="00E06B62" w:rsidP="00B83F5B">
            <w:r>
              <w:t>hasCLUMPCode min 1 xsd:string</w:t>
            </w:r>
          </w:p>
        </w:tc>
      </w:tr>
      <w:tr w:rsidR="00E06B62" w14:paraId="712B65BC" w14:textId="77777777" w:rsidTr="00EA6A93">
        <w:trPr>
          <w:cantSplit/>
        </w:trPr>
        <w:tc>
          <w:tcPr>
            <w:tcW w:w="3136" w:type="dxa"/>
            <w:vMerge w:val="restart"/>
          </w:tcPr>
          <w:p w14:paraId="76F15E03" w14:textId="280C6D48" w:rsidR="00E06B62" w:rsidRDefault="00E06B62" w:rsidP="00B76537">
            <w:r>
              <w:t>AAFCClassification</w:t>
            </w:r>
          </w:p>
        </w:tc>
        <w:tc>
          <w:tcPr>
            <w:tcW w:w="2764" w:type="dxa"/>
          </w:tcPr>
          <w:p w14:paraId="24B09E9D" w14:textId="219C1BC9" w:rsidR="00E06B62" w:rsidRDefault="00E06B62" w:rsidP="00B76537">
            <w:r>
              <w:t>subclassOf</w:t>
            </w:r>
          </w:p>
        </w:tc>
        <w:tc>
          <w:tcPr>
            <w:tcW w:w="3450" w:type="dxa"/>
          </w:tcPr>
          <w:p w14:paraId="26C1BAE3" w14:textId="7CE2BD5D" w:rsidR="00E06B62" w:rsidRDefault="00E06B62" w:rsidP="00B76537">
            <w:r>
              <w:t>LandUseClassification</w:t>
            </w:r>
          </w:p>
        </w:tc>
      </w:tr>
      <w:tr w:rsidR="00E06B62" w14:paraId="490A0B70" w14:textId="77777777" w:rsidTr="00EA6A93">
        <w:trPr>
          <w:cantSplit/>
        </w:trPr>
        <w:tc>
          <w:tcPr>
            <w:tcW w:w="3136" w:type="dxa"/>
            <w:vMerge/>
          </w:tcPr>
          <w:p w14:paraId="19FA0995" w14:textId="77777777" w:rsidR="00E06B62" w:rsidRDefault="00E06B62" w:rsidP="00B76537"/>
        </w:tc>
        <w:tc>
          <w:tcPr>
            <w:tcW w:w="2764" w:type="dxa"/>
          </w:tcPr>
          <w:p w14:paraId="284E54EC" w14:textId="21659923" w:rsidR="00E06B62" w:rsidRDefault="00E06B62" w:rsidP="00B76537">
            <w:r>
              <w:t>equivalentTo</w:t>
            </w:r>
          </w:p>
        </w:tc>
        <w:tc>
          <w:tcPr>
            <w:tcW w:w="3450" w:type="dxa"/>
          </w:tcPr>
          <w:p w14:paraId="601CB9A0" w14:textId="64168CC0" w:rsidR="00E06B62" w:rsidRDefault="00E06B62" w:rsidP="00B76537">
            <w:r>
              <w:t>hasAAFCCode min 1 xsd:string</w:t>
            </w:r>
          </w:p>
        </w:tc>
      </w:tr>
      <w:tr w:rsidR="00E06B62" w14:paraId="34D8BEBE" w14:textId="77777777" w:rsidTr="00EA6A93">
        <w:trPr>
          <w:cantSplit/>
        </w:trPr>
        <w:tc>
          <w:tcPr>
            <w:tcW w:w="3136" w:type="dxa"/>
            <w:vMerge w:val="restart"/>
          </w:tcPr>
          <w:p w14:paraId="7581A3AF" w14:textId="1E9B64C7" w:rsidR="00E06B62" w:rsidRDefault="00E06B62" w:rsidP="00B76537">
            <w:r>
              <w:t>Unclassified</w:t>
            </w:r>
          </w:p>
        </w:tc>
        <w:tc>
          <w:tcPr>
            <w:tcW w:w="2764" w:type="dxa"/>
          </w:tcPr>
          <w:p w14:paraId="09717460" w14:textId="4A75DD5D" w:rsidR="00E06B62" w:rsidRDefault="00E06B62" w:rsidP="00B76537">
            <w:r>
              <w:t>subclassOf</w:t>
            </w:r>
          </w:p>
        </w:tc>
        <w:tc>
          <w:tcPr>
            <w:tcW w:w="3450" w:type="dxa"/>
          </w:tcPr>
          <w:p w14:paraId="608A4DD5" w14:textId="26BA2608" w:rsidR="00E06B62" w:rsidRDefault="00E06B62" w:rsidP="00B76537">
            <w:r>
              <w:t>AAFCClassification</w:t>
            </w:r>
          </w:p>
        </w:tc>
      </w:tr>
      <w:tr w:rsidR="00E06B62" w14:paraId="53D1E77C" w14:textId="77777777" w:rsidTr="00EA6A93">
        <w:trPr>
          <w:cantSplit/>
        </w:trPr>
        <w:tc>
          <w:tcPr>
            <w:tcW w:w="3136" w:type="dxa"/>
            <w:vMerge/>
          </w:tcPr>
          <w:p w14:paraId="7475C7E4" w14:textId="77777777" w:rsidR="00E06B62" w:rsidRDefault="00E06B62" w:rsidP="00B76537"/>
        </w:tc>
        <w:tc>
          <w:tcPr>
            <w:tcW w:w="2764" w:type="dxa"/>
          </w:tcPr>
          <w:p w14:paraId="658263E5" w14:textId="36AA6294" w:rsidR="00E06B62" w:rsidRDefault="00E06B62" w:rsidP="00B76537">
            <w:r>
              <w:t>equivalentTo</w:t>
            </w:r>
          </w:p>
        </w:tc>
        <w:tc>
          <w:tcPr>
            <w:tcW w:w="3450" w:type="dxa"/>
          </w:tcPr>
          <w:p w14:paraId="563F41F3" w14:textId="4A37F829" w:rsidR="00E06B62" w:rsidRDefault="0062743B" w:rsidP="00B76537">
            <w:r w:rsidRPr="0062743B">
              <w:t>hasAAFCCode value "11"</w:t>
            </w:r>
          </w:p>
        </w:tc>
      </w:tr>
      <w:tr w:rsidR="00F95B7F" w14:paraId="5207F4BC" w14:textId="77777777" w:rsidTr="00EA6A93">
        <w:trPr>
          <w:cantSplit/>
        </w:trPr>
        <w:tc>
          <w:tcPr>
            <w:tcW w:w="3136" w:type="dxa"/>
            <w:vMerge w:val="restart"/>
          </w:tcPr>
          <w:p w14:paraId="1CB4314E" w14:textId="40A8FCE0" w:rsidR="00F95B7F" w:rsidRDefault="00F95B7F" w:rsidP="00E06B62">
            <w:r>
              <w:t>Settlement</w:t>
            </w:r>
          </w:p>
        </w:tc>
        <w:tc>
          <w:tcPr>
            <w:tcW w:w="2764" w:type="dxa"/>
          </w:tcPr>
          <w:p w14:paraId="47D45155" w14:textId="2423D377" w:rsidR="00F95B7F" w:rsidRDefault="00F95B7F" w:rsidP="00E06B62">
            <w:r>
              <w:t>subclassOf</w:t>
            </w:r>
          </w:p>
        </w:tc>
        <w:tc>
          <w:tcPr>
            <w:tcW w:w="3450" w:type="dxa"/>
          </w:tcPr>
          <w:p w14:paraId="3740F51C" w14:textId="0D7446DD" w:rsidR="00F95B7F" w:rsidRDefault="00F95B7F" w:rsidP="00E06B62">
            <w:r>
              <w:t>AAFCClassification</w:t>
            </w:r>
          </w:p>
        </w:tc>
      </w:tr>
      <w:tr w:rsidR="00F95B7F" w14:paraId="409CAB7E" w14:textId="77777777" w:rsidTr="00EA6A93">
        <w:trPr>
          <w:cantSplit/>
        </w:trPr>
        <w:tc>
          <w:tcPr>
            <w:tcW w:w="3136" w:type="dxa"/>
            <w:vMerge/>
          </w:tcPr>
          <w:p w14:paraId="24A5097D" w14:textId="77777777" w:rsidR="00F95B7F" w:rsidRDefault="00F95B7F" w:rsidP="00E06B62"/>
        </w:tc>
        <w:tc>
          <w:tcPr>
            <w:tcW w:w="2764" w:type="dxa"/>
          </w:tcPr>
          <w:p w14:paraId="6A69CDA9" w14:textId="556BDCDC" w:rsidR="00F95B7F" w:rsidRDefault="00F95B7F" w:rsidP="00E06B62">
            <w:r>
              <w:t>equivalentTo</w:t>
            </w:r>
          </w:p>
        </w:tc>
        <w:tc>
          <w:tcPr>
            <w:tcW w:w="3450" w:type="dxa"/>
          </w:tcPr>
          <w:p w14:paraId="7803B0A5" w14:textId="0DA8CE5B" w:rsidR="00F95B7F" w:rsidRDefault="0062743B" w:rsidP="00E06B62">
            <w:r w:rsidRPr="0062743B">
              <w:t>hasAAFCCode value "21"</w:t>
            </w:r>
          </w:p>
        </w:tc>
      </w:tr>
      <w:tr w:rsidR="00F95B7F" w14:paraId="28E20BD3" w14:textId="77777777" w:rsidTr="00EA6A93">
        <w:trPr>
          <w:cantSplit/>
        </w:trPr>
        <w:tc>
          <w:tcPr>
            <w:tcW w:w="3136" w:type="dxa"/>
            <w:vMerge w:val="restart"/>
          </w:tcPr>
          <w:p w14:paraId="669F6A6A" w14:textId="1D552D51" w:rsidR="00F95B7F" w:rsidRDefault="00F95B7F" w:rsidP="00F95B7F">
            <w:r>
              <w:t>Roads</w:t>
            </w:r>
          </w:p>
        </w:tc>
        <w:tc>
          <w:tcPr>
            <w:tcW w:w="2764" w:type="dxa"/>
          </w:tcPr>
          <w:p w14:paraId="0CC24AA3" w14:textId="653BD3A3" w:rsidR="00F95B7F" w:rsidRDefault="00F95B7F" w:rsidP="00F95B7F">
            <w:r>
              <w:t>subclassOf</w:t>
            </w:r>
          </w:p>
        </w:tc>
        <w:tc>
          <w:tcPr>
            <w:tcW w:w="3450" w:type="dxa"/>
          </w:tcPr>
          <w:p w14:paraId="14B618CC" w14:textId="433304AF" w:rsidR="00F95B7F" w:rsidRPr="00E06B62" w:rsidRDefault="00F95B7F" w:rsidP="00F95B7F">
            <w:r>
              <w:t>AAFCClassification</w:t>
            </w:r>
          </w:p>
        </w:tc>
      </w:tr>
      <w:tr w:rsidR="00F95B7F" w14:paraId="66120554" w14:textId="77777777" w:rsidTr="00EA6A93">
        <w:trPr>
          <w:cantSplit/>
        </w:trPr>
        <w:tc>
          <w:tcPr>
            <w:tcW w:w="3136" w:type="dxa"/>
            <w:vMerge/>
          </w:tcPr>
          <w:p w14:paraId="652E5B90" w14:textId="77777777" w:rsidR="00F95B7F" w:rsidRDefault="00F95B7F" w:rsidP="00F95B7F"/>
        </w:tc>
        <w:tc>
          <w:tcPr>
            <w:tcW w:w="2764" w:type="dxa"/>
          </w:tcPr>
          <w:p w14:paraId="3E7B8DB6" w14:textId="5C63622C" w:rsidR="00F95B7F" w:rsidRDefault="00F95B7F" w:rsidP="00F95B7F">
            <w:r>
              <w:t>equivalentTo</w:t>
            </w:r>
          </w:p>
        </w:tc>
        <w:tc>
          <w:tcPr>
            <w:tcW w:w="3450" w:type="dxa"/>
          </w:tcPr>
          <w:p w14:paraId="24F85643" w14:textId="64C48307" w:rsidR="00F95B7F" w:rsidRDefault="0062743B" w:rsidP="00F95B7F">
            <w:r w:rsidRPr="0062743B">
              <w:t>hasAAFCCode value "25"</w:t>
            </w:r>
          </w:p>
        </w:tc>
      </w:tr>
      <w:tr w:rsidR="00AD6A9C" w14:paraId="3EEC6848" w14:textId="77777777" w:rsidTr="00EA6A93">
        <w:trPr>
          <w:cantSplit/>
        </w:trPr>
        <w:tc>
          <w:tcPr>
            <w:tcW w:w="3136" w:type="dxa"/>
            <w:vMerge w:val="restart"/>
          </w:tcPr>
          <w:p w14:paraId="0D2D3077" w14:textId="3D1D54DF" w:rsidR="00AD6A9C" w:rsidRDefault="00AD6A9C" w:rsidP="00F95B7F">
            <w:r>
              <w:t>Water</w:t>
            </w:r>
          </w:p>
        </w:tc>
        <w:tc>
          <w:tcPr>
            <w:tcW w:w="2764" w:type="dxa"/>
          </w:tcPr>
          <w:p w14:paraId="19A90E70" w14:textId="3E8274E9" w:rsidR="00AD6A9C" w:rsidRDefault="00AD6A9C" w:rsidP="00F95B7F">
            <w:r>
              <w:t>subclassOf</w:t>
            </w:r>
          </w:p>
        </w:tc>
        <w:tc>
          <w:tcPr>
            <w:tcW w:w="3450" w:type="dxa"/>
          </w:tcPr>
          <w:p w14:paraId="059BA3ED" w14:textId="2DCBE7A9" w:rsidR="00AD6A9C" w:rsidRPr="00E06B62" w:rsidRDefault="00AD6A9C" w:rsidP="00F95B7F">
            <w:r>
              <w:t>AAFCClassification</w:t>
            </w:r>
          </w:p>
        </w:tc>
      </w:tr>
      <w:tr w:rsidR="00AD6A9C" w14:paraId="5D4043AC" w14:textId="77777777" w:rsidTr="00EA6A93">
        <w:trPr>
          <w:cantSplit/>
        </w:trPr>
        <w:tc>
          <w:tcPr>
            <w:tcW w:w="3136" w:type="dxa"/>
            <w:vMerge/>
          </w:tcPr>
          <w:p w14:paraId="32EDD5E1" w14:textId="77777777" w:rsidR="00AD6A9C" w:rsidRDefault="00AD6A9C" w:rsidP="00F95B7F"/>
        </w:tc>
        <w:tc>
          <w:tcPr>
            <w:tcW w:w="2764" w:type="dxa"/>
          </w:tcPr>
          <w:p w14:paraId="6932D820" w14:textId="057100EB" w:rsidR="00AD6A9C" w:rsidRDefault="00AD6A9C" w:rsidP="00F95B7F">
            <w:r>
              <w:t>equivalentTo</w:t>
            </w:r>
          </w:p>
        </w:tc>
        <w:tc>
          <w:tcPr>
            <w:tcW w:w="3450" w:type="dxa"/>
          </w:tcPr>
          <w:p w14:paraId="5E9A3717" w14:textId="0271F655" w:rsidR="00AD6A9C" w:rsidRDefault="0062743B" w:rsidP="00F95B7F">
            <w:r w:rsidRPr="0062743B">
              <w:t>hasAAFCCode value "31"</w:t>
            </w:r>
          </w:p>
        </w:tc>
      </w:tr>
      <w:tr w:rsidR="00AD6A9C" w14:paraId="0B5FF89E" w14:textId="77777777" w:rsidTr="00EA6A93">
        <w:trPr>
          <w:cantSplit/>
        </w:trPr>
        <w:tc>
          <w:tcPr>
            <w:tcW w:w="3136" w:type="dxa"/>
            <w:vMerge w:val="restart"/>
          </w:tcPr>
          <w:p w14:paraId="70D79D0E" w14:textId="3B86DB2C" w:rsidR="00AD6A9C" w:rsidRDefault="00AD6A9C" w:rsidP="00AD6A9C">
            <w:r>
              <w:lastRenderedPageBreak/>
              <w:t>Forest</w:t>
            </w:r>
          </w:p>
        </w:tc>
        <w:tc>
          <w:tcPr>
            <w:tcW w:w="2764" w:type="dxa"/>
          </w:tcPr>
          <w:p w14:paraId="1AB105AB" w14:textId="1E4F0BCF" w:rsidR="00AD6A9C" w:rsidRDefault="00AD6A9C" w:rsidP="00AD6A9C">
            <w:r>
              <w:t>subclassOf</w:t>
            </w:r>
          </w:p>
        </w:tc>
        <w:tc>
          <w:tcPr>
            <w:tcW w:w="3450" w:type="dxa"/>
          </w:tcPr>
          <w:p w14:paraId="14333409" w14:textId="5984BB32" w:rsidR="00AD6A9C" w:rsidRPr="00E06B62" w:rsidRDefault="00AD6A9C" w:rsidP="00AD6A9C">
            <w:r>
              <w:t>AAFCClassification</w:t>
            </w:r>
          </w:p>
        </w:tc>
      </w:tr>
      <w:tr w:rsidR="00AD6A9C" w14:paraId="79E260FB" w14:textId="77777777" w:rsidTr="00EA6A93">
        <w:trPr>
          <w:cantSplit/>
        </w:trPr>
        <w:tc>
          <w:tcPr>
            <w:tcW w:w="3136" w:type="dxa"/>
            <w:vMerge/>
          </w:tcPr>
          <w:p w14:paraId="573C6847" w14:textId="77777777" w:rsidR="00AD6A9C" w:rsidRDefault="00AD6A9C" w:rsidP="00AD6A9C"/>
        </w:tc>
        <w:tc>
          <w:tcPr>
            <w:tcW w:w="2764" w:type="dxa"/>
          </w:tcPr>
          <w:p w14:paraId="437954C5" w14:textId="7CAF70B8" w:rsidR="00AD6A9C" w:rsidRDefault="00AD6A9C" w:rsidP="00AD6A9C">
            <w:r>
              <w:t>equivalentTo</w:t>
            </w:r>
          </w:p>
        </w:tc>
        <w:tc>
          <w:tcPr>
            <w:tcW w:w="3450" w:type="dxa"/>
          </w:tcPr>
          <w:p w14:paraId="20B5CF67" w14:textId="0C74CA6E" w:rsidR="00AD6A9C" w:rsidRDefault="0062743B" w:rsidP="00AD6A9C">
            <w:r w:rsidRPr="0062743B">
              <w:t>hasAAFCCode value "41"</w:t>
            </w:r>
          </w:p>
        </w:tc>
      </w:tr>
      <w:tr w:rsidR="00AD6A9C" w14:paraId="14F80D7F" w14:textId="77777777" w:rsidTr="00EA6A93">
        <w:trPr>
          <w:cantSplit/>
        </w:trPr>
        <w:tc>
          <w:tcPr>
            <w:tcW w:w="3136" w:type="dxa"/>
            <w:vMerge w:val="restart"/>
          </w:tcPr>
          <w:p w14:paraId="7E211FA7" w14:textId="20ADC7C7" w:rsidR="00AD6A9C" w:rsidRDefault="00AD6A9C" w:rsidP="00AD6A9C">
            <w:r>
              <w:t>ForestWetland</w:t>
            </w:r>
          </w:p>
        </w:tc>
        <w:tc>
          <w:tcPr>
            <w:tcW w:w="2764" w:type="dxa"/>
          </w:tcPr>
          <w:p w14:paraId="57C84E37" w14:textId="0F4168A2" w:rsidR="00AD6A9C" w:rsidRDefault="00AD6A9C" w:rsidP="00AD6A9C">
            <w:r>
              <w:t>subclassOf</w:t>
            </w:r>
          </w:p>
        </w:tc>
        <w:tc>
          <w:tcPr>
            <w:tcW w:w="3450" w:type="dxa"/>
          </w:tcPr>
          <w:p w14:paraId="3A6D7A42" w14:textId="5B57C207" w:rsidR="00AD6A9C" w:rsidRPr="00E06B62" w:rsidRDefault="00AD6A9C" w:rsidP="00AD6A9C">
            <w:r>
              <w:t>AAFCClassification</w:t>
            </w:r>
          </w:p>
        </w:tc>
      </w:tr>
      <w:tr w:rsidR="00AD6A9C" w14:paraId="5EDC569A" w14:textId="77777777" w:rsidTr="00EA6A93">
        <w:trPr>
          <w:cantSplit/>
        </w:trPr>
        <w:tc>
          <w:tcPr>
            <w:tcW w:w="3136" w:type="dxa"/>
            <w:vMerge/>
          </w:tcPr>
          <w:p w14:paraId="3C2663CD" w14:textId="77777777" w:rsidR="00AD6A9C" w:rsidRDefault="00AD6A9C" w:rsidP="00AD6A9C"/>
        </w:tc>
        <w:tc>
          <w:tcPr>
            <w:tcW w:w="2764" w:type="dxa"/>
          </w:tcPr>
          <w:p w14:paraId="27CF8125" w14:textId="45F34410" w:rsidR="00AD6A9C" w:rsidRDefault="00AD6A9C" w:rsidP="00AD6A9C">
            <w:r>
              <w:t>equivalentTo</w:t>
            </w:r>
          </w:p>
        </w:tc>
        <w:tc>
          <w:tcPr>
            <w:tcW w:w="3450" w:type="dxa"/>
          </w:tcPr>
          <w:p w14:paraId="5E9A41D4" w14:textId="701E8484" w:rsidR="00AD6A9C" w:rsidRDefault="0062743B" w:rsidP="00AD6A9C">
            <w:r w:rsidRPr="0062743B">
              <w:t>hasAAFCCode value "42"</w:t>
            </w:r>
          </w:p>
        </w:tc>
      </w:tr>
      <w:tr w:rsidR="00AD6A9C" w14:paraId="781DEFFE" w14:textId="77777777" w:rsidTr="00EA6A93">
        <w:trPr>
          <w:cantSplit/>
        </w:trPr>
        <w:tc>
          <w:tcPr>
            <w:tcW w:w="3136" w:type="dxa"/>
            <w:vMerge w:val="restart"/>
          </w:tcPr>
          <w:p w14:paraId="6302B77B" w14:textId="30B81CC0" w:rsidR="00AD6A9C" w:rsidRDefault="00AD6A9C" w:rsidP="00AD6A9C">
            <w:r>
              <w:t>Trees</w:t>
            </w:r>
          </w:p>
        </w:tc>
        <w:tc>
          <w:tcPr>
            <w:tcW w:w="2764" w:type="dxa"/>
          </w:tcPr>
          <w:p w14:paraId="7A45CF48" w14:textId="5DC928D9" w:rsidR="00AD6A9C" w:rsidRDefault="00AD6A9C" w:rsidP="00AD6A9C">
            <w:r>
              <w:t>subclassOf</w:t>
            </w:r>
          </w:p>
        </w:tc>
        <w:tc>
          <w:tcPr>
            <w:tcW w:w="3450" w:type="dxa"/>
          </w:tcPr>
          <w:p w14:paraId="632E090C" w14:textId="0930F68F" w:rsidR="00AD6A9C" w:rsidRPr="00E06B62" w:rsidRDefault="00AD6A9C" w:rsidP="00AD6A9C">
            <w:r>
              <w:t>AAFCClassification</w:t>
            </w:r>
          </w:p>
        </w:tc>
      </w:tr>
      <w:tr w:rsidR="00AD6A9C" w14:paraId="3D1D6137" w14:textId="77777777" w:rsidTr="00EA6A93">
        <w:trPr>
          <w:cantSplit/>
        </w:trPr>
        <w:tc>
          <w:tcPr>
            <w:tcW w:w="3136" w:type="dxa"/>
            <w:vMerge/>
          </w:tcPr>
          <w:p w14:paraId="16C22F5A" w14:textId="77777777" w:rsidR="00AD6A9C" w:rsidRDefault="00AD6A9C" w:rsidP="00AD6A9C"/>
        </w:tc>
        <w:tc>
          <w:tcPr>
            <w:tcW w:w="2764" w:type="dxa"/>
          </w:tcPr>
          <w:p w14:paraId="329F3A68" w14:textId="2B2743BD" w:rsidR="00AD6A9C" w:rsidRDefault="00AD6A9C" w:rsidP="00AD6A9C">
            <w:r>
              <w:t>equivalentTo</w:t>
            </w:r>
          </w:p>
        </w:tc>
        <w:tc>
          <w:tcPr>
            <w:tcW w:w="3450" w:type="dxa"/>
          </w:tcPr>
          <w:p w14:paraId="21906FCA" w14:textId="44CC665C" w:rsidR="00AD6A9C" w:rsidRDefault="0062743B" w:rsidP="00AD6A9C">
            <w:r w:rsidRPr="0062743B">
              <w:t>hasAAFCCode value "45"</w:t>
            </w:r>
          </w:p>
        </w:tc>
      </w:tr>
      <w:tr w:rsidR="00F91428" w14:paraId="28DCF21B" w14:textId="77777777" w:rsidTr="00EA6A93">
        <w:trPr>
          <w:cantSplit/>
        </w:trPr>
        <w:tc>
          <w:tcPr>
            <w:tcW w:w="3136" w:type="dxa"/>
            <w:vMerge w:val="restart"/>
          </w:tcPr>
          <w:p w14:paraId="3270B17F" w14:textId="463105F5" w:rsidR="00F91428" w:rsidRDefault="00F91428" w:rsidP="00AD6A9C">
            <w:r>
              <w:t>TreedWetland</w:t>
            </w:r>
          </w:p>
        </w:tc>
        <w:tc>
          <w:tcPr>
            <w:tcW w:w="2764" w:type="dxa"/>
          </w:tcPr>
          <w:p w14:paraId="285619C6" w14:textId="301936DE" w:rsidR="00F91428" w:rsidRDefault="00F91428" w:rsidP="00AD6A9C">
            <w:r>
              <w:t>subclassOf</w:t>
            </w:r>
          </w:p>
        </w:tc>
        <w:tc>
          <w:tcPr>
            <w:tcW w:w="3450" w:type="dxa"/>
          </w:tcPr>
          <w:p w14:paraId="0A278318" w14:textId="525AAA34" w:rsidR="00F91428" w:rsidRPr="00E06B62" w:rsidRDefault="00F91428" w:rsidP="00AD6A9C">
            <w:r>
              <w:t>AAFCClassification</w:t>
            </w:r>
          </w:p>
        </w:tc>
      </w:tr>
      <w:tr w:rsidR="00F91428" w14:paraId="5E088CFE" w14:textId="77777777" w:rsidTr="00EA6A93">
        <w:trPr>
          <w:cantSplit/>
        </w:trPr>
        <w:tc>
          <w:tcPr>
            <w:tcW w:w="3136" w:type="dxa"/>
            <w:vMerge/>
          </w:tcPr>
          <w:p w14:paraId="131415AA" w14:textId="77777777" w:rsidR="00F91428" w:rsidRDefault="00F91428" w:rsidP="00AD6A9C"/>
        </w:tc>
        <w:tc>
          <w:tcPr>
            <w:tcW w:w="2764" w:type="dxa"/>
          </w:tcPr>
          <w:p w14:paraId="048FC552" w14:textId="0915DAA6" w:rsidR="00F91428" w:rsidRDefault="00F91428" w:rsidP="00AD6A9C">
            <w:r>
              <w:t>equivalentTo</w:t>
            </w:r>
          </w:p>
        </w:tc>
        <w:tc>
          <w:tcPr>
            <w:tcW w:w="3450" w:type="dxa"/>
          </w:tcPr>
          <w:p w14:paraId="1A9194DC" w14:textId="03A68BAD" w:rsidR="00F91428" w:rsidRDefault="0062743B" w:rsidP="00AD6A9C">
            <w:r w:rsidRPr="0062743B">
              <w:t>hasAAFCCode value "46"</w:t>
            </w:r>
          </w:p>
        </w:tc>
      </w:tr>
      <w:tr w:rsidR="00C21459" w14:paraId="6D38F101" w14:textId="77777777" w:rsidTr="00EA6A93">
        <w:trPr>
          <w:cantSplit/>
        </w:trPr>
        <w:tc>
          <w:tcPr>
            <w:tcW w:w="3136" w:type="dxa"/>
            <w:vMerge w:val="restart"/>
          </w:tcPr>
          <w:p w14:paraId="56395388" w14:textId="71B12990" w:rsidR="00C21459" w:rsidRDefault="00C21459" w:rsidP="00F91428">
            <w:r>
              <w:t>AAFCCropland</w:t>
            </w:r>
          </w:p>
        </w:tc>
        <w:tc>
          <w:tcPr>
            <w:tcW w:w="2764" w:type="dxa"/>
          </w:tcPr>
          <w:p w14:paraId="70467B32" w14:textId="519596C8" w:rsidR="00C21459" w:rsidRDefault="00C21459" w:rsidP="00F91428">
            <w:r>
              <w:t>subclassOf</w:t>
            </w:r>
          </w:p>
        </w:tc>
        <w:tc>
          <w:tcPr>
            <w:tcW w:w="3450" w:type="dxa"/>
          </w:tcPr>
          <w:p w14:paraId="5AF1117E" w14:textId="72C655AA" w:rsidR="00C21459" w:rsidRPr="00E06B62" w:rsidRDefault="00C21459" w:rsidP="00F91428">
            <w:r>
              <w:t>AAFCClassification</w:t>
            </w:r>
          </w:p>
        </w:tc>
      </w:tr>
      <w:tr w:rsidR="00C21459" w14:paraId="112BD76D" w14:textId="77777777" w:rsidTr="00EA6A93">
        <w:trPr>
          <w:cantSplit/>
        </w:trPr>
        <w:tc>
          <w:tcPr>
            <w:tcW w:w="3136" w:type="dxa"/>
            <w:vMerge/>
          </w:tcPr>
          <w:p w14:paraId="0D9F95BC" w14:textId="77777777" w:rsidR="00C21459" w:rsidRDefault="00C21459" w:rsidP="00F91428"/>
        </w:tc>
        <w:tc>
          <w:tcPr>
            <w:tcW w:w="2764" w:type="dxa"/>
          </w:tcPr>
          <w:p w14:paraId="3E401754" w14:textId="59F43C80" w:rsidR="00C21459" w:rsidRDefault="00C21459" w:rsidP="00F91428">
            <w:r>
              <w:t>equivalentTo</w:t>
            </w:r>
          </w:p>
        </w:tc>
        <w:tc>
          <w:tcPr>
            <w:tcW w:w="3450" w:type="dxa"/>
          </w:tcPr>
          <w:p w14:paraId="3BCBB6AD" w14:textId="29E93894" w:rsidR="00C21459" w:rsidRDefault="0062743B" w:rsidP="00F91428">
            <w:r w:rsidRPr="0062743B">
              <w:t>hasAAFCCode value "51"</w:t>
            </w:r>
          </w:p>
        </w:tc>
      </w:tr>
      <w:tr w:rsidR="00F91769" w14:paraId="79652DA4" w14:textId="77777777" w:rsidTr="00EA6A93">
        <w:trPr>
          <w:cantSplit/>
        </w:trPr>
        <w:tc>
          <w:tcPr>
            <w:tcW w:w="3136" w:type="dxa"/>
            <w:vMerge w:val="restart"/>
          </w:tcPr>
          <w:p w14:paraId="636B24FF" w14:textId="78B26EAC" w:rsidR="00F91769" w:rsidRDefault="00F91769" w:rsidP="00C21459">
            <w:r>
              <w:t>GrasslandManaged</w:t>
            </w:r>
          </w:p>
        </w:tc>
        <w:tc>
          <w:tcPr>
            <w:tcW w:w="2764" w:type="dxa"/>
          </w:tcPr>
          <w:p w14:paraId="20773B1B" w14:textId="1F026AD6" w:rsidR="00F91769" w:rsidRDefault="00F91769" w:rsidP="00C21459">
            <w:r>
              <w:t>subclassOf</w:t>
            </w:r>
          </w:p>
        </w:tc>
        <w:tc>
          <w:tcPr>
            <w:tcW w:w="3450" w:type="dxa"/>
          </w:tcPr>
          <w:p w14:paraId="192346F0" w14:textId="3AC951A2" w:rsidR="00F91769" w:rsidRPr="00E06B62" w:rsidRDefault="00F91769" w:rsidP="00C21459">
            <w:r>
              <w:t>AAFCClassification</w:t>
            </w:r>
          </w:p>
        </w:tc>
      </w:tr>
      <w:tr w:rsidR="00F91769" w14:paraId="1EF3112F" w14:textId="77777777" w:rsidTr="00EA6A93">
        <w:trPr>
          <w:cantSplit/>
        </w:trPr>
        <w:tc>
          <w:tcPr>
            <w:tcW w:w="3136" w:type="dxa"/>
            <w:vMerge/>
          </w:tcPr>
          <w:p w14:paraId="76A3EBB4" w14:textId="77777777" w:rsidR="00F91769" w:rsidRDefault="00F91769" w:rsidP="00C21459"/>
        </w:tc>
        <w:tc>
          <w:tcPr>
            <w:tcW w:w="2764" w:type="dxa"/>
          </w:tcPr>
          <w:p w14:paraId="099657D9" w14:textId="6DE6FE6E" w:rsidR="00F91769" w:rsidRDefault="00F91769" w:rsidP="00C21459">
            <w:r>
              <w:t>equivalentTo</w:t>
            </w:r>
          </w:p>
        </w:tc>
        <w:tc>
          <w:tcPr>
            <w:tcW w:w="3450" w:type="dxa"/>
          </w:tcPr>
          <w:p w14:paraId="67B4D242" w14:textId="4509C01B" w:rsidR="00F91769" w:rsidRDefault="0062743B" w:rsidP="00C21459">
            <w:r w:rsidRPr="0062743B">
              <w:t>hasAAFCCode value "61"</w:t>
            </w:r>
          </w:p>
        </w:tc>
      </w:tr>
      <w:tr w:rsidR="00270463" w14:paraId="10E73099" w14:textId="77777777" w:rsidTr="00EA6A93">
        <w:trPr>
          <w:cantSplit/>
        </w:trPr>
        <w:tc>
          <w:tcPr>
            <w:tcW w:w="3136" w:type="dxa"/>
            <w:vMerge w:val="restart"/>
          </w:tcPr>
          <w:p w14:paraId="2A6F0CF1" w14:textId="1CA51A00" w:rsidR="00270463" w:rsidRDefault="00270463" w:rsidP="00F91769">
            <w:r>
              <w:t>GrasslandUnmanaged</w:t>
            </w:r>
          </w:p>
        </w:tc>
        <w:tc>
          <w:tcPr>
            <w:tcW w:w="2764" w:type="dxa"/>
          </w:tcPr>
          <w:p w14:paraId="01503679" w14:textId="3D2BB177" w:rsidR="00270463" w:rsidRDefault="00270463" w:rsidP="00F91769">
            <w:r>
              <w:t>subclassOf</w:t>
            </w:r>
          </w:p>
        </w:tc>
        <w:tc>
          <w:tcPr>
            <w:tcW w:w="3450" w:type="dxa"/>
          </w:tcPr>
          <w:p w14:paraId="7D4666EB" w14:textId="5043F374" w:rsidR="00270463" w:rsidRPr="00E06B62" w:rsidRDefault="00270463" w:rsidP="00F91769">
            <w:r>
              <w:t>AAFCClassification</w:t>
            </w:r>
          </w:p>
        </w:tc>
      </w:tr>
      <w:tr w:rsidR="00270463" w14:paraId="208F0B01" w14:textId="77777777" w:rsidTr="00EA6A93">
        <w:trPr>
          <w:cantSplit/>
        </w:trPr>
        <w:tc>
          <w:tcPr>
            <w:tcW w:w="3136" w:type="dxa"/>
            <w:vMerge/>
          </w:tcPr>
          <w:p w14:paraId="433F9809" w14:textId="77777777" w:rsidR="00270463" w:rsidRDefault="00270463" w:rsidP="00F91769"/>
        </w:tc>
        <w:tc>
          <w:tcPr>
            <w:tcW w:w="2764" w:type="dxa"/>
          </w:tcPr>
          <w:p w14:paraId="79B85B4C" w14:textId="2AA5F83C" w:rsidR="00270463" w:rsidRDefault="00270463" w:rsidP="00F91769">
            <w:r>
              <w:t>equivalentTo</w:t>
            </w:r>
          </w:p>
        </w:tc>
        <w:tc>
          <w:tcPr>
            <w:tcW w:w="3450" w:type="dxa"/>
          </w:tcPr>
          <w:p w14:paraId="30935E22" w14:textId="3567FA7A" w:rsidR="00270463" w:rsidRDefault="0062743B" w:rsidP="00F91769">
            <w:r w:rsidRPr="0062743B">
              <w:t>hasAAFCCode value "62"</w:t>
            </w:r>
          </w:p>
        </w:tc>
      </w:tr>
      <w:tr w:rsidR="00270463" w14:paraId="4FA24A00" w14:textId="77777777" w:rsidTr="00EA6A93">
        <w:trPr>
          <w:cantSplit/>
        </w:trPr>
        <w:tc>
          <w:tcPr>
            <w:tcW w:w="3136" w:type="dxa"/>
            <w:vMerge w:val="restart"/>
          </w:tcPr>
          <w:p w14:paraId="63ACF012" w14:textId="211D0F52" w:rsidR="00270463" w:rsidRDefault="00270463" w:rsidP="00270463">
            <w:r>
              <w:t>Wetland</w:t>
            </w:r>
          </w:p>
        </w:tc>
        <w:tc>
          <w:tcPr>
            <w:tcW w:w="2764" w:type="dxa"/>
          </w:tcPr>
          <w:p w14:paraId="7C82C777" w14:textId="53CC6FF7" w:rsidR="00270463" w:rsidRDefault="00270463" w:rsidP="00270463">
            <w:r>
              <w:t>subclassOf</w:t>
            </w:r>
          </w:p>
        </w:tc>
        <w:tc>
          <w:tcPr>
            <w:tcW w:w="3450" w:type="dxa"/>
          </w:tcPr>
          <w:p w14:paraId="402B13C5" w14:textId="64F037FC" w:rsidR="00270463" w:rsidRPr="00E06B62" w:rsidRDefault="00270463" w:rsidP="00270463">
            <w:r>
              <w:t>AAFCClassification</w:t>
            </w:r>
          </w:p>
        </w:tc>
      </w:tr>
      <w:tr w:rsidR="00270463" w14:paraId="72B116C4" w14:textId="77777777" w:rsidTr="00EA6A93">
        <w:trPr>
          <w:cantSplit/>
        </w:trPr>
        <w:tc>
          <w:tcPr>
            <w:tcW w:w="3136" w:type="dxa"/>
            <w:vMerge/>
          </w:tcPr>
          <w:p w14:paraId="4769FD6C" w14:textId="77777777" w:rsidR="00270463" w:rsidRDefault="00270463" w:rsidP="00270463"/>
        </w:tc>
        <w:tc>
          <w:tcPr>
            <w:tcW w:w="2764" w:type="dxa"/>
          </w:tcPr>
          <w:p w14:paraId="482C03E8" w14:textId="0EC35E3C" w:rsidR="00270463" w:rsidRDefault="00270463" w:rsidP="00270463">
            <w:r>
              <w:t>equivalentTo</w:t>
            </w:r>
          </w:p>
        </w:tc>
        <w:tc>
          <w:tcPr>
            <w:tcW w:w="3450" w:type="dxa"/>
          </w:tcPr>
          <w:p w14:paraId="5B9EB5CB" w14:textId="6F13DD16" w:rsidR="00270463" w:rsidRDefault="0062743B" w:rsidP="00270463">
            <w:r w:rsidRPr="0062743B">
              <w:t>hasAAFCCode value "71"</w:t>
            </w:r>
          </w:p>
        </w:tc>
      </w:tr>
      <w:tr w:rsidR="00270463" w14:paraId="61FF70EA" w14:textId="77777777" w:rsidTr="00EA6A93">
        <w:trPr>
          <w:cantSplit/>
        </w:trPr>
        <w:tc>
          <w:tcPr>
            <w:tcW w:w="3136" w:type="dxa"/>
            <w:vMerge w:val="restart"/>
          </w:tcPr>
          <w:p w14:paraId="459A3DFC" w14:textId="2FC0AB66" w:rsidR="00270463" w:rsidRDefault="00270463" w:rsidP="00270463">
            <w:r>
              <w:t>WetlandShrub</w:t>
            </w:r>
          </w:p>
        </w:tc>
        <w:tc>
          <w:tcPr>
            <w:tcW w:w="2764" w:type="dxa"/>
          </w:tcPr>
          <w:p w14:paraId="4948C57D" w14:textId="3D434B1D" w:rsidR="00270463" w:rsidRDefault="00270463" w:rsidP="00270463">
            <w:r>
              <w:t>subclassOf</w:t>
            </w:r>
          </w:p>
        </w:tc>
        <w:tc>
          <w:tcPr>
            <w:tcW w:w="3450" w:type="dxa"/>
          </w:tcPr>
          <w:p w14:paraId="07CD1731" w14:textId="59A5654F" w:rsidR="00270463" w:rsidRPr="00E06B62" w:rsidRDefault="00270463" w:rsidP="00270463">
            <w:r>
              <w:t>AAFCClassification</w:t>
            </w:r>
          </w:p>
        </w:tc>
      </w:tr>
      <w:tr w:rsidR="00270463" w14:paraId="20EFA9DE" w14:textId="77777777" w:rsidTr="00EA6A93">
        <w:trPr>
          <w:cantSplit/>
        </w:trPr>
        <w:tc>
          <w:tcPr>
            <w:tcW w:w="3136" w:type="dxa"/>
            <w:vMerge/>
          </w:tcPr>
          <w:p w14:paraId="11DC0BBE" w14:textId="77777777" w:rsidR="00270463" w:rsidRDefault="00270463" w:rsidP="00270463"/>
        </w:tc>
        <w:tc>
          <w:tcPr>
            <w:tcW w:w="2764" w:type="dxa"/>
          </w:tcPr>
          <w:p w14:paraId="41BB36D0" w14:textId="255463B8" w:rsidR="00270463" w:rsidRDefault="00270463" w:rsidP="00270463">
            <w:r>
              <w:t>equivalentTo</w:t>
            </w:r>
          </w:p>
        </w:tc>
        <w:tc>
          <w:tcPr>
            <w:tcW w:w="3450" w:type="dxa"/>
          </w:tcPr>
          <w:p w14:paraId="4632ABA5" w14:textId="002BB83F" w:rsidR="00270463" w:rsidRDefault="0062743B" w:rsidP="00270463">
            <w:r w:rsidRPr="0062743B">
              <w:t>hasAAFCCode value "73"</w:t>
            </w:r>
          </w:p>
        </w:tc>
      </w:tr>
      <w:tr w:rsidR="00270463" w14:paraId="4A352EBA" w14:textId="77777777" w:rsidTr="00EA6A93">
        <w:trPr>
          <w:cantSplit/>
        </w:trPr>
        <w:tc>
          <w:tcPr>
            <w:tcW w:w="3136" w:type="dxa"/>
            <w:vMerge w:val="restart"/>
          </w:tcPr>
          <w:p w14:paraId="4B891736" w14:textId="092FB1CB" w:rsidR="00270463" w:rsidRDefault="00270463" w:rsidP="00270463">
            <w:r>
              <w:t>WetlandHerb</w:t>
            </w:r>
          </w:p>
        </w:tc>
        <w:tc>
          <w:tcPr>
            <w:tcW w:w="2764" w:type="dxa"/>
          </w:tcPr>
          <w:p w14:paraId="654C555F" w14:textId="232CAC6B" w:rsidR="00270463" w:rsidRDefault="00270463" w:rsidP="00270463">
            <w:r>
              <w:t>subclassOf</w:t>
            </w:r>
          </w:p>
        </w:tc>
        <w:tc>
          <w:tcPr>
            <w:tcW w:w="3450" w:type="dxa"/>
          </w:tcPr>
          <w:p w14:paraId="3C7406C9" w14:textId="03DF5B58" w:rsidR="00270463" w:rsidRPr="00E06B62" w:rsidRDefault="00270463" w:rsidP="00270463">
            <w:r>
              <w:t>AAFCClassification</w:t>
            </w:r>
          </w:p>
        </w:tc>
      </w:tr>
      <w:tr w:rsidR="00270463" w14:paraId="45488A94" w14:textId="77777777" w:rsidTr="00EA6A93">
        <w:trPr>
          <w:cantSplit/>
        </w:trPr>
        <w:tc>
          <w:tcPr>
            <w:tcW w:w="3136" w:type="dxa"/>
            <w:vMerge/>
          </w:tcPr>
          <w:p w14:paraId="4045FFAE" w14:textId="77777777" w:rsidR="00270463" w:rsidRDefault="00270463" w:rsidP="00270463"/>
        </w:tc>
        <w:tc>
          <w:tcPr>
            <w:tcW w:w="2764" w:type="dxa"/>
          </w:tcPr>
          <w:p w14:paraId="586E88DB" w14:textId="0AF92064" w:rsidR="00270463" w:rsidRDefault="00270463" w:rsidP="00270463">
            <w:r>
              <w:t>equivalentTo</w:t>
            </w:r>
          </w:p>
        </w:tc>
        <w:tc>
          <w:tcPr>
            <w:tcW w:w="3450" w:type="dxa"/>
          </w:tcPr>
          <w:p w14:paraId="238520D0" w14:textId="68CD473E" w:rsidR="00270463" w:rsidRDefault="0062743B" w:rsidP="00270463">
            <w:r w:rsidRPr="0062743B">
              <w:t>hasAAFCCode value "74"</w:t>
            </w:r>
          </w:p>
        </w:tc>
      </w:tr>
      <w:tr w:rsidR="00011C71" w14:paraId="5D79A9FA" w14:textId="77777777" w:rsidTr="00EA6A93">
        <w:trPr>
          <w:cantSplit/>
        </w:trPr>
        <w:tc>
          <w:tcPr>
            <w:tcW w:w="3136" w:type="dxa"/>
            <w:vMerge w:val="restart"/>
          </w:tcPr>
          <w:p w14:paraId="42119921" w14:textId="471321F2" w:rsidR="00011C71" w:rsidRDefault="00011C71" w:rsidP="00011C71">
            <w:r>
              <w:t>OtherLand</w:t>
            </w:r>
          </w:p>
        </w:tc>
        <w:tc>
          <w:tcPr>
            <w:tcW w:w="2764" w:type="dxa"/>
          </w:tcPr>
          <w:p w14:paraId="382C56CA" w14:textId="7F027F24" w:rsidR="00011C71" w:rsidRDefault="00011C71" w:rsidP="00011C71">
            <w:r>
              <w:t>subclassOf</w:t>
            </w:r>
          </w:p>
        </w:tc>
        <w:tc>
          <w:tcPr>
            <w:tcW w:w="3450" w:type="dxa"/>
          </w:tcPr>
          <w:p w14:paraId="180A4805" w14:textId="1DD47B9F" w:rsidR="00011C71" w:rsidRPr="00E06B62" w:rsidRDefault="00011C71" w:rsidP="00011C71">
            <w:r>
              <w:t>AAFCClassification</w:t>
            </w:r>
          </w:p>
        </w:tc>
      </w:tr>
      <w:tr w:rsidR="00011C71" w14:paraId="07CBEA90" w14:textId="77777777" w:rsidTr="00EA6A93">
        <w:trPr>
          <w:cantSplit/>
        </w:trPr>
        <w:tc>
          <w:tcPr>
            <w:tcW w:w="3136" w:type="dxa"/>
            <w:vMerge/>
          </w:tcPr>
          <w:p w14:paraId="111CBC58" w14:textId="77777777" w:rsidR="00011C71" w:rsidRDefault="00011C71" w:rsidP="00011C71"/>
        </w:tc>
        <w:tc>
          <w:tcPr>
            <w:tcW w:w="2764" w:type="dxa"/>
          </w:tcPr>
          <w:p w14:paraId="167236DE" w14:textId="34F23CE7" w:rsidR="00011C71" w:rsidRDefault="00011C71" w:rsidP="00011C71">
            <w:r>
              <w:t>equivalentTo</w:t>
            </w:r>
          </w:p>
        </w:tc>
        <w:tc>
          <w:tcPr>
            <w:tcW w:w="3450" w:type="dxa"/>
          </w:tcPr>
          <w:p w14:paraId="36AF8D49" w14:textId="3B7404B5" w:rsidR="00011C71" w:rsidRDefault="0062743B" w:rsidP="00011C71">
            <w:r w:rsidRPr="0062743B">
              <w:t>hasAAFCCode value "91"</w:t>
            </w:r>
          </w:p>
        </w:tc>
      </w:tr>
      <w:tr w:rsidR="00451959" w14:paraId="32872486" w14:textId="77777777" w:rsidTr="00EA6A93">
        <w:trPr>
          <w:cantSplit/>
        </w:trPr>
        <w:tc>
          <w:tcPr>
            <w:tcW w:w="3136" w:type="dxa"/>
            <w:vMerge w:val="restart"/>
          </w:tcPr>
          <w:p w14:paraId="14AAD2EA" w14:textId="55C2D151" w:rsidR="00451959" w:rsidRDefault="00451959" w:rsidP="008A5489">
            <w:r>
              <w:t>UrbanBuiltUp</w:t>
            </w:r>
          </w:p>
        </w:tc>
        <w:tc>
          <w:tcPr>
            <w:tcW w:w="2764" w:type="dxa"/>
          </w:tcPr>
          <w:p w14:paraId="786A270F" w14:textId="5F426E67" w:rsidR="00451959" w:rsidRDefault="00451959" w:rsidP="008A5489">
            <w:r>
              <w:t>subclassOf</w:t>
            </w:r>
          </w:p>
        </w:tc>
        <w:tc>
          <w:tcPr>
            <w:tcW w:w="3450" w:type="dxa"/>
          </w:tcPr>
          <w:p w14:paraId="1B69524D" w14:textId="44438A1F" w:rsidR="00451959" w:rsidRPr="00E06B62" w:rsidRDefault="00451959" w:rsidP="008A5489">
            <w:r>
              <w:t>CLUMPClassification</w:t>
            </w:r>
          </w:p>
        </w:tc>
      </w:tr>
      <w:tr w:rsidR="00451959" w14:paraId="1BC3E672" w14:textId="77777777" w:rsidTr="00EA6A93">
        <w:trPr>
          <w:cantSplit/>
        </w:trPr>
        <w:tc>
          <w:tcPr>
            <w:tcW w:w="3136" w:type="dxa"/>
            <w:vMerge/>
          </w:tcPr>
          <w:p w14:paraId="21DB7F13" w14:textId="77777777" w:rsidR="00451959" w:rsidRDefault="00451959" w:rsidP="008A5489"/>
        </w:tc>
        <w:tc>
          <w:tcPr>
            <w:tcW w:w="2764" w:type="dxa"/>
          </w:tcPr>
          <w:p w14:paraId="7CA6BEF6" w14:textId="456C5A69" w:rsidR="00451959" w:rsidRDefault="00451959" w:rsidP="008A5489">
            <w:r>
              <w:t>equivalentTo</w:t>
            </w:r>
          </w:p>
        </w:tc>
        <w:tc>
          <w:tcPr>
            <w:tcW w:w="3450" w:type="dxa"/>
          </w:tcPr>
          <w:p w14:paraId="23F8D303" w14:textId="32427F8A" w:rsidR="00451959" w:rsidRDefault="00451959" w:rsidP="008A5489">
            <w:r w:rsidRPr="0062743B">
              <w:t>hasCLUMPCode value "B"</w:t>
            </w:r>
          </w:p>
        </w:tc>
      </w:tr>
      <w:tr w:rsidR="00451959" w14:paraId="1A6E8F02" w14:textId="77777777" w:rsidTr="00EA6A93">
        <w:trPr>
          <w:cantSplit/>
        </w:trPr>
        <w:tc>
          <w:tcPr>
            <w:tcW w:w="3136" w:type="dxa"/>
            <w:vMerge w:val="restart"/>
          </w:tcPr>
          <w:p w14:paraId="63F4F419" w14:textId="75C9B4B9" w:rsidR="00451959" w:rsidRDefault="00451959" w:rsidP="00451959">
            <w:r>
              <w:t>MinesQuarriesSandGravelPits</w:t>
            </w:r>
          </w:p>
        </w:tc>
        <w:tc>
          <w:tcPr>
            <w:tcW w:w="2764" w:type="dxa"/>
          </w:tcPr>
          <w:p w14:paraId="474548AF" w14:textId="4D4B6CDE" w:rsidR="00451959" w:rsidRDefault="00451959" w:rsidP="00451959">
            <w:r>
              <w:t>subclassOf</w:t>
            </w:r>
          </w:p>
        </w:tc>
        <w:tc>
          <w:tcPr>
            <w:tcW w:w="3450" w:type="dxa"/>
          </w:tcPr>
          <w:p w14:paraId="4802471A" w14:textId="619C54A4" w:rsidR="00451959" w:rsidRPr="0062743B" w:rsidRDefault="00451959" w:rsidP="00451959">
            <w:r>
              <w:t>CLUMPClassification</w:t>
            </w:r>
          </w:p>
        </w:tc>
      </w:tr>
      <w:tr w:rsidR="00451959" w14:paraId="00697CA9" w14:textId="77777777" w:rsidTr="00EA6A93">
        <w:trPr>
          <w:cantSplit/>
        </w:trPr>
        <w:tc>
          <w:tcPr>
            <w:tcW w:w="3136" w:type="dxa"/>
            <w:vMerge/>
          </w:tcPr>
          <w:p w14:paraId="7A80DAF7" w14:textId="77777777" w:rsidR="00451959" w:rsidRDefault="00451959" w:rsidP="00451959"/>
        </w:tc>
        <w:tc>
          <w:tcPr>
            <w:tcW w:w="2764" w:type="dxa"/>
          </w:tcPr>
          <w:p w14:paraId="3C5D2407" w14:textId="69E020CE" w:rsidR="00451959" w:rsidRDefault="00451959" w:rsidP="00451959">
            <w:r>
              <w:t>equivalentTo</w:t>
            </w:r>
          </w:p>
        </w:tc>
        <w:tc>
          <w:tcPr>
            <w:tcW w:w="3450" w:type="dxa"/>
          </w:tcPr>
          <w:p w14:paraId="5C3BE267" w14:textId="3258BCA8" w:rsidR="00451959" w:rsidRDefault="00451959" w:rsidP="00451959">
            <w:r>
              <w:t>hasCLUMPCode value "E</w:t>
            </w:r>
            <w:r w:rsidRPr="0062743B">
              <w:t>"</w:t>
            </w:r>
          </w:p>
        </w:tc>
      </w:tr>
      <w:tr w:rsidR="00451959" w14:paraId="1978B936" w14:textId="77777777" w:rsidTr="00EA6A93">
        <w:trPr>
          <w:cantSplit/>
        </w:trPr>
        <w:tc>
          <w:tcPr>
            <w:tcW w:w="3136" w:type="dxa"/>
            <w:vMerge w:val="restart"/>
          </w:tcPr>
          <w:p w14:paraId="26333CEF" w14:textId="18C4B6B6" w:rsidR="00451959" w:rsidRDefault="00451959" w:rsidP="00451959">
            <w:r>
              <w:t>CLUMPCropland</w:t>
            </w:r>
          </w:p>
        </w:tc>
        <w:tc>
          <w:tcPr>
            <w:tcW w:w="2764" w:type="dxa"/>
          </w:tcPr>
          <w:p w14:paraId="16B57099" w14:textId="73FF1FB6" w:rsidR="00451959" w:rsidRDefault="00451959" w:rsidP="00451959">
            <w:r>
              <w:t>subclassOf</w:t>
            </w:r>
          </w:p>
        </w:tc>
        <w:tc>
          <w:tcPr>
            <w:tcW w:w="3450" w:type="dxa"/>
          </w:tcPr>
          <w:p w14:paraId="49AD53E8" w14:textId="1D708EAD" w:rsidR="00451959" w:rsidRDefault="00451959" w:rsidP="00451959">
            <w:r>
              <w:t>CLUMPClassification</w:t>
            </w:r>
          </w:p>
        </w:tc>
      </w:tr>
      <w:tr w:rsidR="00451959" w14:paraId="79CAFAC7" w14:textId="77777777" w:rsidTr="00EA6A93">
        <w:trPr>
          <w:cantSplit/>
        </w:trPr>
        <w:tc>
          <w:tcPr>
            <w:tcW w:w="3136" w:type="dxa"/>
            <w:vMerge/>
          </w:tcPr>
          <w:p w14:paraId="298AC256" w14:textId="77777777" w:rsidR="00451959" w:rsidRDefault="00451959" w:rsidP="00451959"/>
        </w:tc>
        <w:tc>
          <w:tcPr>
            <w:tcW w:w="2764" w:type="dxa"/>
          </w:tcPr>
          <w:p w14:paraId="4B4E2C84" w14:textId="7B038A6B" w:rsidR="00451959" w:rsidRDefault="00451959" w:rsidP="00451959">
            <w:r>
              <w:t>equivalentTo</w:t>
            </w:r>
          </w:p>
        </w:tc>
        <w:tc>
          <w:tcPr>
            <w:tcW w:w="3450" w:type="dxa"/>
          </w:tcPr>
          <w:p w14:paraId="110EA48A" w14:textId="61ABCEA5" w:rsidR="00451959" w:rsidRDefault="00451959" w:rsidP="00451959">
            <w:r>
              <w:t>hasCLUMPCode value "A</w:t>
            </w:r>
            <w:r w:rsidRPr="0062743B">
              <w:t>"</w:t>
            </w:r>
          </w:p>
        </w:tc>
      </w:tr>
      <w:tr w:rsidR="00451959" w14:paraId="0E83EA03" w14:textId="77777777" w:rsidTr="00EA6A93">
        <w:trPr>
          <w:cantSplit/>
        </w:trPr>
        <w:tc>
          <w:tcPr>
            <w:tcW w:w="3136" w:type="dxa"/>
            <w:vMerge w:val="restart"/>
          </w:tcPr>
          <w:p w14:paraId="0E5288F5" w14:textId="47FF4897" w:rsidR="00451959" w:rsidRDefault="00451959" w:rsidP="00451959">
            <w:r>
              <w:t>CLUMPWater</w:t>
            </w:r>
          </w:p>
        </w:tc>
        <w:tc>
          <w:tcPr>
            <w:tcW w:w="2764" w:type="dxa"/>
          </w:tcPr>
          <w:p w14:paraId="0F5CEA16" w14:textId="7BAD4E7F" w:rsidR="00451959" w:rsidRDefault="00451959" w:rsidP="00451959">
            <w:r>
              <w:t>subclassOf</w:t>
            </w:r>
          </w:p>
        </w:tc>
        <w:tc>
          <w:tcPr>
            <w:tcW w:w="3450" w:type="dxa"/>
          </w:tcPr>
          <w:p w14:paraId="7A8D019D" w14:textId="42A96B3A" w:rsidR="00451959" w:rsidRDefault="00451959" w:rsidP="00451959">
            <w:r>
              <w:t>CLUMPClassification</w:t>
            </w:r>
          </w:p>
        </w:tc>
      </w:tr>
      <w:tr w:rsidR="00451959" w14:paraId="03DD34FE" w14:textId="77777777" w:rsidTr="00EA6A93">
        <w:trPr>
          <w:cantSplit/>
        </w:trPr>
        <w:tc>
          <w:tcPr>
            <w:tcW w:w="3136" w:type="dxa"/>
            <w:vMerge/>
          </w:tcPr>
          <w:p w14:paraId="47521823" w14:textId="77777777" w:rsidR="00451959" w:rsidRDefault="00451959" w:rsidP="00451959"/>
        </w:tc>
        <w:tc>
          <w:tcPr>
            <w:tcW w:w="2764" w:type="dxa"/>
          </w:tcPr>
          <w:p w14:paraId="3374CEC2" w14:textId="5846B982" w:rsidR="00451959" w:rsidRDefault="00451959" w:rsidP="00451959">
            <w:r>
              <w:t>equivalentTo</w:t>
            </w:r>
          </w:p>
        </w:tc>
        <w:tc>
          <w:tcPr>
            <w:tcW w:w="3450" w:type="dxa"/>
          </w:tcPr>
          <w:p w14:paraId="232CAC5D" w14:textId="741468F1" w:rsidR="00451959" w:rsidRDefault="00451959" w:rsidP="00451959">
            <w:r>
              <w:t>hasCLUMPCode value "Z</w:t>
            </w:r>
            <w:r w:rsidRPr="0062743B">
              <w:t>"</w:t>
            </w:r>
          </w:p>
        </w:tc>
      </w:tr>
      <w:tr w:rsidR="007A42D4" w14:paraId="129FD7F2" w14:textId="77777777" w:rsidTr="00EA6A93">
        <w:trPr>
          <w:cantSplit/>
        </w:trPr>
        <w:tc>
          <w:tcPr>
            <w:tcW w:w="3136" w:type="dxa"/>
            <w:vMerge w:val="restart"/>
          </w:tcPr>
          <w:p w14:paraId="22764657" w14:textId="69977B27" w:rsidR="007A42D4" w:rsidRDefault="007A42D4" w:rsidP="00451959">
            <w:r>
              <w:t>Horticulture</w:t>
            </w:r>
          </w:p>
        </w:tc>
        <w:tc>
          <w:tcPr>
            <w:tcW w:w="2764" w:type="dxa"/>
          </w:tcPr>
          <w:p w14:paraId="2E754CF3" w14:textId="07B67463" w:rsidR="007A42D4" w:rsidRDefault="007A42D4" w:rsidP="00451959">
            <w:r>
              <w:t>subclassOf</w:t>
            </w:r>
          </w:p>
        </w:tc>
        <w:tc>
          <w:tcPr>
            <w:tcW w:w="3450" w:type="dxa"/>
          </w:tcPr>
          <w:p w14:paraId="6515DBD8" w14:textId="7D9BBA53" w:rsidR="007A42D4" w:rsidRDefault="007A42D4" w:rsidP="00451959">
            <w:r>
              <w:t>CLUMPClassification</w:t>
            </w:r>
          </w:p>
        </w:tc>
      </w:tr>
      <w:tr w:rsidR="007A42D4" w14:paraId="030FFB44" w14:textId="77777777" w:rsidTr="00EA6A93">
        <w:trPr>
          <w:cantSplit/>
        </w:trPr>
        <w:tc>
          <w:tcPr>
            <w:tcW w:w="3136" w:type="dxa"/>
            <w:vMerge/>
          </w:tcPr>
          <w:p w14:paraId="1E72E634" w14:textId="77777777" w:rsidR="007A42D4" w:rsidRDefault="007A42D4" w:rsidP="00451959"/>
        </w:tc>
        <w:tc>
          <w:tcPr>
            <w:tcW w:w="2764" w:type="dxa"/>
          </w:tcPr>
          <w:p w14:paraId="38F616EF" w14:textId="17271607" w:rsidR="007A42D4" w:rsidRDefault="007A42D4" w:rsidP="00451959">
            <w:r>
              <w:t>equivalentTo</w:t>
            </w:r>
          </w:p>
        </w:tc>
        <w:tc>
          <w:tcPr>
            <w:tcW w:w="3450" w:type="dxa"/>
          </w:tcPr>
          <w:p w14:paraId="53DA9196" w14:textId="3E5229BD" w:rsidR="007A42D4" w:rsidRDefault="007A42D4" w:rsidP="00451959">
            <w:r>
              <w:t>hasCLUMPCode value "H</w:t>
            </w:r>
            <w:r w:rsidRPr="0062743B">
              <w:t>"</w:t>
            </w:r>
          </w:p>
        </w:tc>
      </w:tr>
      <w:tr w:rsidR="007A42D4" w14:paraId="01EB42CD" w14:textId="77777777" w:rsidTr="00EA6A93">
        <w:trPr>
          <w:cantSplit/>
        </w:trPr>
        <w:tc>
          <w:tcPr>
            <w:tcW w:w="3136" w:type="dxa"/>
            <w:vMerge w:val="restart"/>
          </w:tcPr>
          <w:p w14:paraId="5D8D002C" w14:textId="0F69BD8C" w:rsidR="007A42D4" w:rsidRDefault="007A42D4" w:rsidP="007A42D4">
            <w:r>
              <w:t>ImprovedPasture</w:t>
            </w:r>
          </w:p>
        </w:tc>
        <w:tc>
          <w:tcPr>
            <w:tcW w:w="2764" w:type="dxa"/>
          </w:tcPr>
          <w:p w14:paraId="054C7C9E" w14:textId="0B48D343" w:rsidR="007A42D4" w:rsidRDefault="007A42D4" w:rsidP="007A42D4">
            <w:r>
              <w:t>subclassOf</w:t>
            </w:r>
          </w:p>
        </w:tc>
        <w:tc>
          <w:tcPr>
            <w:tcW w:w="3450" w:type="dxa"/>
          </w:tcPr>
          <w:p w14:paraId="62556AB3" w14:textId="03DD7B73" w:rsidR="007A42D4" w:rsidRDefault="007A42D4" w:rsidP="007A42D4">
            <w:r>
              <w:t>CLUMPClassification</w:t>
            </w:r>
          </w:p>
        </w:tc>
      </w:tr>
      <w:tr w:rsidR="007A42D4" w14:paraId="6B33F053" w14:textId="77777777" w:rsidTr="00EA6A93">
        <w:trPr>
          <w:cantSplit/>
        </w:trPr>
        <w:tc>
          <w:tcPr>
            <w:tcW w:w="3136" w:type="dxa"/>
            <w:vMerge/>
          </w:tcPr>
          <w:p w14:paraId="4801C5C3" w14:textId="77777777" w:rsidR="007A42D4" w:rsidRDefault="007A42D4" w:rsidP="007A42D4"/>
        </w:tc>
        <w:tc>
          <w:tcPr>
            <w:tcW w:w="2764" w:type="dxa"/>
          </w:tcPr>
          <w:p w14:paraId="070CB43E" w14:textId="42979ACF" w:rsidR="007A42D4" w:rsidRDefault="007A42D4" w:rsidP="007A42D4">
            <w:r>
              <w:t>equivalentTo</w:t>
            </w:r>
          </w:p>
        </w:tc>
        <w:tc>
          <w:tcPr>
            <w:tcW w:w="3450" w:type="dxa"/>
          </w:tcPr>
          <w:p w14:paraId="0D6B5F4E" w14:textId="25A0F9EE" w:rsidR="007A42D4" w:rsidRDefault="007A42D4" w:rsidP="007A42D4">
            <w:r>
              <w:t>hasCLUMPCode value "P</w:t>
            </w:r>
            <w:r w:rsidRPr="0062743B">
              <w:t>"</w:t>
            </w:r>
          </w:p>
        </w:tc>
      </w:tr>
      <w:tr w:rsidR="007A42D4" w14:paraId="28AF82FC" w14:textId="77777777" w:rsidTr="00EA6A93">
        <w:trPr>
          <w:cantSplit/>
        </w:trPr>
        <w:tc>
          <w:tcPr>
            <w:tcW w:w="3136" w:type="dxa"/>
            <w:vMerge w:val="restart"/>
          </w:tcPr>
          <w:p w14:paraId="51998D73" w14:textId="22517BD6" w:rsidR="007A42D4" w:rsidRDefault="007A42D4" w:rsidP="007A42D4">
            <w:r>
              <w:t>NonProductiveWoodland</w:t>
            </w:r>
          </w:p>
        </w:tc>
        <w:tc>
          <w:tcPr>
            <w:tcW w:w="2764" w:type="dxa"/>
          </w:tcPr>
          <w:p w14:paraId="0AD45F07" w14:textId="369C8823" w:rsidR="007A42D4" w:rsidRDefault="007A42D4" w:rsidP="007A42D4">
            <w:r>
              <w:t>subclassOf</w:t>
            </w:r>
          </w:p>
        </w:tc>
        <w:tc>
          <w:tcPr>
            <w:tcW w:w="3450" w:type="dxa"/>
          </w:tcPr>
          <w:p w14:paraId="104E58C0" w14:textId="2E1F6C06" w:rsidR="007A42D4" w:rsidRDefault="007A42D4" w:rsidP="007A42D4">
            <w:r>
              <w:t>CLUMPClassification</w:t>
            </w:r>
          </w:p>
        </w:tc>
      </w:tr>
      <w:tr w:rsidR="007A42D4" w14:paraId="7E49806B" w14:textId="77777777" w:rsidTr="00EA6A93">
        <w:trPr>
          <w:cantSplit/>
        </w:trPr>
        <w:tc>
          <w:tcPr>
            <w:tcW w:w="3136" w:type="dxa"/>
            <w:vMerge/>
          </w:tcPr>
          <w:p w14:paraId="055EE1AD" w14:textId="77777777" w:rsidR="007A42D4" w:rsidRDefault="007A42D4" w:rsidP="007A42D4"/>
        </w:tc>
        <w:tc>
          <w:tcPr>
            <w:tcW w:w="2764" w:type="dxa"/>
          </w:tcPr>
          <w:p w14:paraId="240463EB" w14:textId="64D07810" w:rsidR="007A42D4" w:rsidRDefault="007A42D4" w:rsidP="007A42D4">
            <w:r>
              <w:t>equivalentTo</w:t>
            </w:r>
          </w:p>
        </w:tc>
        <w:tc>
          <w:tcPr>
            <w:tcW w:w="3450" w:type="dxa"/>
          </w:tcPr>
          <w:p w14:paraId="5779FF71" w14:textId="7EF1F36B" w:rsidR="007A42D4" w:rsidRDefault="007A42D4" w:rsidP="007A42D4">
            <w:r>
              <w:t>hasCLUMPCode value "U</w:t>
            </w:r>
            <w:r w:rsidRPr="0062743B">
              <w:t>"</w:t>
            </w:r>
          </w:p>
        </w:tc>
      </w:tr>
      <w:tr w:rsidR="007A42D4" w14:paraId="0053249E" w14:textId="77777777" w:rsidTr="00EA6A93">
        <w:trPr>
          <w:cantSplit/>
        </w:trPr>
        <w:tc>
          <w:tcPr>
            <w:tcW w:w="3136" w:type="dxa"/>
            <w:vMerge w:val="restart"/>
          </w:tcPr>
          <w:p w14:paraId="61E6D91E" w14:textId="797F6A97" w:rsidR="007A42D4" w:rsidRDefault="007A42D4" w:rsidP="007A42D4">
            <w:r>
              <w:t>OrchardsVineyards</w:t>
            </w:r>
          </w:p>
        </w:tc>
        <w:tc>
          <w:tcPr>
            <w:tcW w:w="2764" w:type="dxa"/>
          </w:tcPr>
          <w:p w14:paraId="70243A9F" w14:textId="5D06AB93" w:rsidR="007A42D4" w:rsidRDefault="007A42D4" w:rsidP="007A42D4">
            <w:r>
              <w:t>subclassOf</w:t>
            </w:r>
          </w:p>
        </w:tc>
        <w:tc>
          <w:tcPr>
            <w:tcW w:w="3450" w:type="dxa"/>
          </w:tcPr>
          <w:p w14:paraId="38E9E717" w14:textId="63F11094" w:rsidR="007A42D4" w:rsidRDefault="007A42D4" w:rsidP="007A42D4">
            <w:r>
              <w:t>CLUMPClassification</w:t>
            </w:r>
          </w:p>
        </w:tc>
      </w:tr>
      <w:tr w:rsidR="007A42D4" w14:paraId="7E040525" w14:textId="77777777" w:rsidTr="00EA6A93">
        <w:trPr>
          <w:cantSplit/>
        </w:trPr>
        <w:tc>
          <w:tcPr>
            <w:tcW w:w="3136" w:type="dxa"/>
            <w:vMerge/>
          </w:tcPr>
          <w:p w14:paraId="3F6A0801" w14:textId="77777777" w:rsidR="007A42D4" w:rsidRDefault="007A42D4" w:rsidP="007A42D4"/>
        </w:tc>
        <w:tc>
          <w:tcPr>
            <w:tcW w:w="2764" w:type="dxa"/>
          </w:tcPr>
          <w:p w14:paraId="61C1F649" w14:textId="7B464ABC" w:rsidR="007A42D4" w:rsidRDefault="007A42D4" w:rsidP="007A42D4">
            <w:r>
              <w:t>equivalentTo</w:t>
            </w:r>
          </w:p>
        </w:tc>
        <w:tc>
          <w:tcPr>
            <w:tcW w:w="3450" w:type="dxa"/>
          </w:tcPr>
          <w:p w14:paraId="69124C3F" w14:textId="4D72055A" w:rsidR="007A42D4" w:rsidRDefault="007A42D4" w:rsidP="007A42D4">
            <w:r>
              <w:t>hasCLUMPCode value "G</w:t>
            </w:r>
            <w:r w:rsidRPr="0062743B">
              <w:t>"</w:t>
            </w:r>
          </w:p>
        </w:tc>
      </w:tr>
      <w:tr w:rsidR="007A42D4" w14:paraId="3ED25F31" w14:textId="77777777" w:rsidTr="00EA6A93">
        <w:trPr>
          <w:cantSplit/>
        </w:trPr>
        <w:tc>
          <w:tcPr>
            <w:tcW w:w="3136" w:type="dxa"/>
            <w:vMerge w:val="restart"/>
          </w:tcPr>
          <w:p w14:paraId="088012C1" w14:textId="496F99DB" w:rsidR="007A42D4" w:rsidRDefault="007A42D4" w:rsidP="007A42D4">
            <w:r>
              <w:t>OutdoorRecreation</w:t>
            </w:r>
          </w:p>
        </w:tc>
        <w:tc>
          <w:tcPr>
            <w:tcW w:w="2764" w:type="dxa"/>
          </w:tcPr>
          <w:p w14:paraId="345C1AAE" w14:textId="5BA71CA9" w:rsidR="007A42D4" w:rsidRDefault="007A42D4" w:rsidP="007A42D4">
            <w:r>
              <w:t>subclassOf</w:t>
            </w:r>
          </w:p>
        </w:tc>
        <w:tc>
          <w:tcPr>
            <w:tcW w:w="3450" w:type="dxa"/>
          </w:tcPr>
          <w:p w14:paraId="4C785143" w14:textId="350368BF" w:rsidR="007A42D4" w:rsidRDefault="007A42D4" w:rsidP="007A42D4">
            <w:r>
              <w:t>CLUMPClassification</w:t>
            </w:r>
          </w:p>
        </w:tc>
      </w:tr>
      <w:tr w:rsidR="007A42D4" w14:paraId="276CED6A" w14:textId="77777777" w:rsidTr="00EA6A93">
        <w:trPr>
          <w:cantSplit/>
        </w:trPr>
        <w:tc>
          <w:tcPr>
            <w:tcW w:w="3136" w:type="dxa"/>
            <w:vMerge/>
          </w:tcPr>
          <w:p w14:paraId="02857212" w14:textId="77777777" w:rsidR="007A42D4" w:rsidRDefault="007A42D4" w:rsidP="007A42D4"/>
        </w:tc>
        <w:tc>
          <w:tcPr>
            <w:tcW w:w="2764" w:type="dxa"/>
          </w:tcPr>
          <w:p w14:paraId="5475BB2F" w14:textId="18DCCB9C" w:rsidR="007A42D4" w:rsidRDefault="007A42D4" w:rsidP="007A42D4">
            <w:r>
              <w:t>equivalentTo</w:t>
            </w:r>
          </w:p>
        </w:tc>
        <w:tc>
          <w:tcPr>
            <w:tcW w:w="3450" w:type="dxa"/>
          </w:tcPr>
          <w:p w14:paraId="439ADF14" w14:textId="78B457AD" w:rsidR="007A42D4" w:rsidRDefault="007A42D4" w:rsidP="007A42D4">
            <w:r>
              <w:t>hasCLUMPCode value "O</w:t>
            </w:r>
            <w:r w:rsidRPr="0062743B">
              <w:t>"</w:t>
            </w:r>
          </w:p>
        </w:tc>
      </w:tr>
      <w:tr w:rsidR="007A42D4" w14:paraId="3A8497C9" w14:textId="77777777" w:rsidTr="00EA6A93">
        <w:trPr>
          <w:cantSplit/>
        </w:trPr>
        <w:tc>
          <w:tcPr>
            <w:tcW w:w="3136" w:type="dxa"/>
            <w:vMerge w:val="restart"/>
          </w:tcPr>
          <w:p w14:paraId="6F4D4F14" w14:textId="21270E5C" w:rsidR="007A42D4" w:rsidRDefault="007A42D4" w:rsidP="007A42D4">
            <w:r>
              <w:t>ProductiveWoodland</w:t>
            </w:r>
          </w:p>
        </w:tc>
        <w:tc>
          <w:tcPr>
            <w:tcW w:w="2764" w:type="dxa"/>
          </w:tcPr>
          <w:p w14:paraId="03DF9C12" w14:textId="024A3206" w:rsidR="007A42D4" w:rsidRDefault="007A42D4" w:rsidP="007A42D4">
            <w:r>
              <w:t>subclassOf</w:t>
            </w:r>
          </w:p>
        </w:tc>
        <w:tc>
          <w:tcPr>
            <w:tcW w:w="3450" w:type="dxa"/>
          </w:tcPr>
          <w:p w14:paraId="3472FDEF" w14:textId="736DD39D" w:rsidR="007A42D4" w:rsidRDefault="007A42D4" w:rsidP="007A42D4">
            <w:r>
              <w:t>CLUMPClassification</w:t>
            </w:r>
          </w:p>
        </w:tc>
      </w:tr>
      <w:tr w:rsidR="007A42D4" w14:paraId="33FF2F16" w14:textId="77777777" w:rsidTr="00EA6A93">
        <w:trPr>
          <w:cantSplit/>
        </w:trPr>
        <w:tc>
          <w:tcPr>
            <w:tcW w:w="3136" w:type="dxa"/>
            <w:vMerge/>
          </w:tcPr>
          <w:p w14:paraId="51EDD0E2" w14:textId="77777777" w:rsidR="007A42D4" w:rsidRDefault="007A42D4" w:rsidP="007A42D4"/>
        </w:tc>
        <w:tc>
          <w:tcPr>
            <w:tcW w:w="2764" w:type="dxa"/>
          </w:tcPr>
          <w:p w14:paraId="2B7350DC" w14:textId="5FBE3370" w:rsidR="007A42D4" w:rsidRDefault="007A42D4" w:rsidP="007A42D4">
            <w:r>
              <w:t>equivalentTo</w:t>
            </w:r>
          </w:p>
        </w:tc>
        <w:tc>
          <w:tcPr>
            <w:tcW w:w="3450" w:type="dxa"/>
          </w:tcPr>
          <w:p w14:paraId="01F1CAD6" w14:textId="32DCE037" w:rsidR="007A42D4" w:rsidRDefault="007A42D4" w:rsidP="007A42D4">
            <w:r>
              <w:t>hasCLUMPCode value "T</w:t>
            </w:r>
            <w:r w:rsidRPr="0062743B">
              <w:t>"</w:t>
            </w:r>
          </w:p>
        </w:tc>
      </w:tr>
      <w:tr w:rsidR="007A42D4" w14:paraId="0BD9EB83" w14:textId="77777777" w:rsidTr="00EA6A93">
        <w:trPr>
          <w:cantSplit/>
        </w:trPr>
        <w:tc>
          <w:tcPr>
            <w:tcW w:w="3136" w:type="dxa"/>
            <w:vMerge w:val="restart"/>
          </w:tcPr>
          <w:p w14:paraId="07239763" w14:textId="2C548E4E" w:rsidR="007A42D4" w:rsidRDefault="007A42D4" w:rsidP="007A42D4">
            <w:r>
              <w:t>SwampMarshBog</w:t>
            </w:r>
          </w:p>
        </w:tc>
        <w:tc>
          <w:tcPr>
            <w:tcW w:w="2764" w:type="dxa"/>
          </w:tcPr>
          <w:p w14:paraId="7B736EC7" w14:textId="1F745264" w:rsidR="007A42D4" w:rsidRDefault="007A42D4" w:rsidP="007A42D4">
            <w:r>
              <w:t>subclassOf</w:t>
            </w:r>
          </w:p>
        </w:tc>
        <w:tc>
          <w:tcPr>
            <w:tcW w:w="3450" w:type="dxa"/>
          </w:tcPr>
          <w:p w14:paraId="166DC2E1" w14:textId="4C899920" w:rsidR="007A42D4" w:rsidRDefault="007A42D4" w:rsidP="007A42D4">
            <w:r>
              <w:t>CLUMPClassification</w:t>
            </w:r>
          </w:p>
        </w:tc>
      </w:tr>
      <w:tr w:rsidR="007A42D4" w14:paraId="0266173E" w14:textId="77777777" w:rsidTr="00EA6A93">
        <w:trPr>
          <w:cantSplit/>
        </w:trPr>
        <w:tc>
          <w:tcPr>
            <w:tcW w:w="3136" w:type="dxa"/>
            <w:vMerge/>
          </w:tcPr>
          <w:p w14:paraId="2FF24A1E" w14:textId="77777777" w:rsidR="007A42D4" w:rsidRDefault="007A42D4" w:rsidP="007A42D4"/>
        </w:tc>
        <w:tc>
          <w:tcPr>
            <w:tcW w:w="2764" w:type="dxa"/>
          </w:tcPr>
          <w:p w14:paraId="7D123F9B" w14:textId="21964658" w:rsidR="007A42D4" w:rsidRDefault="007A42D4" w:rsidP="007A42D4">
            <w:r>
              <w:t>equivalentTo</w:t>
            </w:r>
          </w:p>
        </w:tc>
        <w:tc>
          <w:tcPr>
            <w:tcW w:w="3450" w:type="dxa"/>
          </w:tcPr>
          <w:p w14:paraId="401F0DED" w14:textId="408B9FDF" w:rsidR="007A42D4" w:rsidRDefault="007A42D4" w:rsidP="007A42D4">
            <w:r>
              <w:t>hasCLUMPCode value "M</w:t>
            </w:r>
            <w:r w:rsidRPr="0062743B">
              <w:t>"</w:t>
            </w:r>
          </w:p>
        </w:tc>
      </w:tr>
      <w:tr w:rsidR="007A42D4" w14:paraId="56D91D59" w14:textId="77777777" w:rsidTr="00EA6A93">
        <w:trPr>
          <w:cantSplit/>
        </w:trPr>
        <w:tc>
          <w:tcPr>
            <w:tcW w:w="3136" w:type="dxa"/>
            <w:vMerge w:val="restart"/>
          </w:tcPr>
          <w:p w14:paraId="7282D0D5" w14:textId="7AA6CA16" w:rsidR="007A42D4" w:rsidRDefault="007A42D4" w:rsidP="007A42D4">
            <w:r>
              <w:t>UnimprovedPasture</w:t>
            </w:r>
          </w:p>
        </w:tc>
        <w:tc>
          <w:tcPr>
            <w:tcW w:w="2764" w:type="dxa"/>
          </w:tcPr>
          <w:p w14:paraId="1F926B66" w14:textId="0836F703" w:rsidR="007A42D4" w:rsidRDefault="007A42D4" w:rsidP="007A42D4">
            <w:r>
              <w:t>subclassOf</w:t>
            </w:r>
          </w:p>
        </w:tc>
        <w:tc>
          <w:tcPr>
            <w:tcW w:w="3450" w:type="dxa"/>
          </w:tcPr>
          <w:p w14:paraId="4F2EF0CF" w14:textId="3FAEDF3E" w:rsidR="007A42D4" w:rsidRDefault="007A42D4" w:rsidP="007A42D4">
            <w:r>
              <w:t>CLUMPClassification</w:t>
            </w:r>
          </w:p>
        </w:tc>
      </w:tr>
      <w:tr w:rsidR="007A42D4" w14:paraId="757E7CAE" w14:textId="77777777" w:rsidTr="00EA6A93">
        <w:trPr>
          <w:cantSplit/>
        </w:trPr>
        <w:tc>
          <w:tcPr>
            <w:tcW w:w="3136" w:type="dxa"/>
            <w:vMerge/>
          </w:tcPr>
          <w:p w14:paraId="4001B8A3" w14:textId="77777777" w:rsidR="007A42D4" w:rsidRDefault="007A42D4" w:rsidP="007A42D4"/>
        </w:tc>
        <w:tc>
          <w:tcPr>
            <w:tcW w:w="2764" w:type="dxa"/>
          </w:tcPr>
          <w:p w14:paraId="1D152A25" w14:textId="108224E3" w:rsidR="007A42D4" w:rsidRDefault="007A42D4" w:rsidP="007A42D4">
            <w:r>
              <w:t>equivalentTo</w:t>
            </w:r>
          </w:p>
        </w:tc>
        <w:tc>
          <w:tcPr>
            <w:tcW w:w="3450" w:type="dxa"/>
          </w:tcPr>
          <w:p w14:paraId="4FFE9A9E" w14:textId="000B552D" w:rsidR="007A42D4" w:rsidRDefault="007A42D4" w:rsidP="007A42D4">
            <w:r>
              <w:t>hasCLUMPCode value "K</w:t>
            </w:r>
            <w:r w:rsidRPr="0062743B">
              <w:t>"</w:t>
            </w:r>
          </w:p>
        </w:tc>
      </w:tr>
      <w:tr w:rsidR="007A42D4" w14:paraId="39A2C994" w14:textId="77777777" w:rsidTr="00EA6A93">
        <w:trPr>
          <w:cantSplit/>
        </w:trPr>
        <w:tc>
          <w:tcPr>
            <w:tcW w:w="3136" w:type="dxa"/>
            <w:vMerge w:val="restart"/>
          </w:tcPr>
          <w:p w14:paraId="29B03519" w14:textId="69C948D8" w:rsidR="007A42D4" w:rsidRDefault="007A42D4" w:rsidP="007A42D4">
            <w:r>
              <w:t>Unmapped</w:t>
            </w:r>
          </w:p>
        </w:tc>
        <w:tc>
          <w:tcPr>
            <w:tcW w:w="2764" w:type="dxa"/>
          </w:tcPr>
          <w:p w14:paraId="67F1D845" w14:textId="148B4B95" w:rsidR="007A42D4" w:rsidRDefault="007A42D4" w:rsidP="007A42D4">
            <w:r>
              <w:t>subclassOf</w:t>
            </w:r>
          </w:p>
        </w:tc>
        <w:tc>
          <w:tcPr>
            <w:tcW w:w="3450" w:type="dxa"/>
          </w:tcPr>
          <w:p w14:paraId="4402C740" w14:textId="3EDF488E" w:rsidR="007A42D4" w:rsidRDefault="007A42D4" w:rsidP="007A42D4">
            <w:r>
              <w:t>CLUMPClassification</w:t>
            </w:r>
          </w:p>
        </w:tc>
      </w:tr>
      <w:tr w:rsidR="007A42D4" w14:paraId="2FBAFD87" w14:textId="77777777" w:rsidTr="00EA6A93">
        <w:trPr>
          <w:cantSplit/>
        </w:trPr>
        <w:tc>
          <w:tcPr>
            <w:tcW w:w="3136" w:type="dxa"/>
            <w:vMerge/>
          </w:tcPr>
          <w:p w14:paraId="1F3B2FFD" w14:textId="77777777" w:rsidR="007A42D4" w:rsidRDefault="007A42D4" w:rsidP="007A42D4"/>
        </w:tc>
        <w:tc>
          <w:tcPr>
            <w:tcW w:w="2764" w:type="dxa"/>
          </w:tcPr>
          <w:p w14:paraId="3CACB1CF" w14:textId="339CF963" w:rsidR="007A42D4" w:rsidRDefault="007A42D4" w:rsidP="007A42D4">
            <w:r>
              <w:t>equivalentTo</w:t>
            </w:r>
          </w:p>
        </w:tc>
        <w:tc>
          <w:tcPr>
            <w:tcW w:w="3450" w:type="dxa"/>
          </w:tcPr>
          <w:p w14:paraId="482E352E" w14:textId="137D3790" w:rsidR="007A42D4" w:rsidRDefault="007A42D4" w:rsidP="007A42D4">
            <w:r>
              <w:t>hasCLUMPCode value "8</w:t>
            </w:r>
            <w:r w:rsidRPr="0062743B">
              <w:t>"</w:t>
            </w:r>
          </w:p>
        </w:tc>
      </w:tr>
      <w:tr w:rsidR="007A42D4" w14:paraId="2679F21E" w14:textId="77777777" w:rsidTr="00EA6A93">
        <w:trPr>
          <w:cantSplit/>
        </w:trPr>
        <w:tc>
          <w:tcPr>
            <w:tcW w:w="3136" w:type="dxa"/>
            <w:vMerge w:val="restart"/>
          </w:tcPr>
          <w:p w14:paraId="748CFB09" w14:textId="009DF709" w:rsidR="007A42D4" w:rsidRDefault="007A42D4" w:rsidP="007A42D4">
            <w:r>
              <w:t>UnproductiveRock</w:t>
            </w:r>
          </w:p>
        </w:tc>
        <w:tc>
          <w:tcPr>
            <w:tcW w:w="2764" w:type="dxa"/>
          </w:tcPr>
          <w:p w14:paraId="5F877716" w14:textId="25EFB13E" w:rsidR="007A42D4" w:rsidRDefault="007A42D4" w:rsidP="007A42D4">
            <w:r>
              <w:t>subclassOf</w:t>
            </w:r>
          </w:p>
        </w:tc>
        <w:tc>
          <w:tcPr>
            <w:tcW w:w="3450" w:type="dxa"/>
          </w:tcPr>
          <w:p w14:paraId="6AF079B5" w14:textId="776F55C9" w:rsidR="007A42D4" w:rsidRDefault="007A42D4" w:rsidP="007A42D4">
            <w:r>
              <w:t>CLUMPClassification</w:t>
            </w:r>
          </w:p>
        </w:tc>
      </w:tr>
      <w:tr w:rsidR="007A42D4" w14:paraId="47D41F25" w14:textId="77777777" w:rsidTr="00EA6A93">
        <w:trPr>
          <w:cantSplit/>
        </w:trPr>
        <w:tc>
          <w:tcPr>
            <w:tcW w:w="3136" w:type="dxa"/>
            <w:vMerge/>
          </w:tcPr>
          <w:p w14:paraId="6063829D" w14:textId="77777777" w:rsidR="007A42D4" w:rsidRDefault="007A42D4" w:rsidP="007A42D4"/>
        </w:tc>
        <w:tc>
          <w:tcPr>
            <w:tcW w:w="2764" w:type="dxa"/>
          </w:tcPr>
          <w:p w14:paraId="6496A6F0" w14:textId="2FBBB2A0" w:rsidR="007A42D4" w:rsidRDefault="007A42D4" w:rsidP="007A42D4">
            <w:r>
              <w:t>equivalentTo</w:t>
            </w:r>
          </w:p>
        </w:tc>
        <w:tc>
          <w:tcPr>
            <w:tcW w:w="3450" w:type="dxa"/>
          </w:tcPr>
          <w:p w14:paraId="028F203B" w14:textId="6998DA1E" w:rsidR="007A42D4" w:rsidRDefault="007A42D4" w:rsidP="007A42D4">
            <w:r>
              <w:t>hasCLUMPCode value "L</w:t>
            </w:r>
            <w:r w:rsidRPr="0062743B">
              <w:t>"</w:t>
            </w:r>
          </w:p>
        </w:tc>
      </w:tr>
      <w:tr w:rsidR="007A42D4" w14:paraId="4444406A" w14:textId="77777777" w:rsidTr="00EA6A93">
        <w:trPr>
          <w:cantSplit/>
        </w:trPr>
        <w:tc>
          <w:tcPr>
            <w:tcW w:w="3136" w:type="dxa"/>
          </w:tcPr>
          <w:p w14:paraId="3F30449D" w14:textId="300D24BF" w:rsidR="007A42D4" w:rsidRDefault="007A42D4" w:rsidP="007A42D4">
            <w:r>
              <w:t>UnproductiveSand</w:t>
            </w:r>
          </w:p>
        </w:tc>
        <w:tc>
          <w:tcPr>
            <w:tcW w:w="2764" w:type="dxa"/>
          </w:tcPr>
          <w:p w14:paraId="39C522D0" w14:textId="2D28D1BA" w:rsidR="007A42D4" w:rsidRDefault="007A42D4" w:rsidP="007A42D4">
            <w:r>
              <w:t>subclassOf</w:t>
            </w:r>
          </w:p>
        </w:tc>
        <w:tc>
          <w:tcPr>
            <w:tcW w:w="3450" w:type="dxa"/>
          </w:tcPr>
          <w:p w14:paraId="5AD54EFE" w14:textId="1202A4FD" w:rsidR="007A42D4" w:rsidRDefault="007A42D4" w:rsidP="007A42D4">
            <w:r>
              <w:t>CLUMPClassification</w:t>
            </w:r>
          </w:p>
        </w:tc>
      </w:tr>
      <w:tr w:rsidR="007A42D4" w14:paraId="1C24B5AF" w14:textId="77777777" w:rsidTr="00EA6A93">
        <w:trPr>
          <w:cantSplit/>
        </w:trPr>
        <w:tc>
          <w:tcPr>
            <w:tcW w:w="3136" w:type="dxa"/>
          </w:tcPr>
          <w:p w14:paraId="41226D7C" w14:textId="77777777" w:rsidR="007A42D4" w:rsidRDefault="007A42D4" w:rsidP="007A42D4"/>
        </w:tc>
        <w:tc>
          <w:tcPr>
            <w:tcW w:w="2764" w:type="dxa"/>
          </w:tcPr>
          <w:p w14:paraId="60CF08DC" w14:textId="475ACDAC" w:rsidR="007A42D4" w:rsidRDefault="007A42D4" w:rsidP="007A42D4">
            <w:r>
              <w:t>equivalentTo</w:t>
            </w:r>
          </w:p>
        </w:tc>
        <w:tc>
          <w:tcPr>
            <w:tcW w:w="3450" w:type="dxa"/>
          </w:tcPr>
          <w:p w14:paraId="0193BF76" w14:textId="6A6F2256" w:rsidR="007A42D4" w:rsidRDefault="007A42D4" w:rsidP="007A42D4">
            <w:r>
              <w:t>hasCLUMPCode value "S</w:t>
            </w:r>
            <w:r w:rsidRPr="0062743B">
              <w:t>"</w:t>
            </w:r>
          </w:p>
        </w:tc>
      </w:tr>
    </w:tbl>
    <w:p w14:paraId="6EB185A2" w14:textId="77777777" w:rsidR="00A73421" w:rsidRDefault="00A73421" w:rsidP="00B46D53"/>
    <w:p w14:paraId="343A5CE2" w14:textId="77777777" w:rsidR="00420EC6" w:rsidRPr="00B46D53" w:rsidRDefault="007E5C3D" w:rsidP="00EA354A">
      <w:pPr>
        <w:rPr>
          <w:b/>
        </w:rPr>
      </w:pPr>
      <w:r>
        <w:rPr>
          <w:b/>
        </w:rPr>
        <w:t>Reused</w:t>
      </w:r>
      <w:r w:rsidR="007B5361" w:rsidRPr="00B46D53">
        <w:rPr>
          <w:b/>
        </w:rPr>
        <w:t xml:space="preserve"> Ontologies:</w:t>
      </w:r>
    </w:p>
    <w:p w14:paraId="3E0A2CB5" w14:textId="4E9B8CDE" w:rsidR="007B5361" w:rsidRPr="00B17E1B" w:rsidRDefault="005B2B4C" w:rsidP="009E4A69">
      <w:pPr>
        <w:pStyle w:val="ListParagraph"/>
      </w:pPr>
      <w:r>
        <w:t xml:space="preserve">lbcs: </w:t>
      </w:r>
      <w:r w:rsidR="00420EC6">
        <w:t>Land</w:t>
      </w:r>
      <w:r>
        <w:t xml:space="preserve"> Based Classification Standards (LBCS)</w:t>
      </w:r>
      <w:r w:rsidR="00BA1ACD">
        <w:t xml:space="preserve"> Ontology</w:t>
      </w:r>
      <w:r>
        <w:rPr>
          <w:rStyle w:val="FootnoteReference"/>
        </w:rPr>
        <w:footnoteReference w:id="17"/>
      </w:r>
      <w:r>
        <w:t xml:space="preserve"> presented by </w:t>
      </w:r>
      <w:sdt>
        <w:sdtPr>
          <w:id w:val="186619333"/>
          <w:citation/>
        </w:sdtPr>
        <w:sdtEndPr/>
        <w:sdtContent>
          <w:r w:rsidR="00967D94">
            <w:fldChar w:fldCharType="begin"/>
          </w:r>
          <w:r w:rsidR="00967D94">
            <w:instrText xml:space="preserve"> CITATION Mon11 \l 1033 </w:instrText>
          </w:r>
          <w:r w:rsidR="00967D94">
            <w:fldChar w:fldCharType="separate"/>
          </w:r>
          <w:r w:rsidR="006158D6">
            <w:rPr>
              <w:noProof/>
            </w:rPr>
            <w:t>(Montenegro, Gomes, Urbano, &amp; Duarte, 2011)</w:t>
          </w:r>
          <w:r w:rsidR="00967D94">
            <w:rPr>
              <w:noProof/>
            </w:rPr>
            <w:fldChar w:fldCharType="end"/>
          </w:r>
        </w:sdtContent>
      </w:sdt>
      <w:r>
        <w:rPr>
          <w:rFonts w:ascii="Times-Roman" w:hAnsi="Times-Roman" w:cs="Times-Roman"/>
          <w:szCs w:val="20"/>
          <w:lang w:val="en-CA" w:bidi="ar-SA"/>
        </w:rPr>
        <w:t>.</w:t>
      </w:r>
    </w:p>
    <w:p w14:paraId="2761F718" w14:textId="0308C5DA" w:rsidR="00B17E1B" w:rsidRPr="00281C77" w:rsidRDefault="00543523" w:rsidP="009E4A69">
      <w:pPr>
        <w:pStyle w:val="ListParagraph"/>
      </w:pPr>
      <w:r>
        <w:rPr>
          <w:rFonts w:ascii="Times-Roman" w:hAnsi="Times-Roman" w:cs="Times-Roman"/>
          <w:szCs w:val="20"/>
          <w:lang w:val="en-CA" w:bidi="ar-SA"/>
        </w:rPr>
        <w:t>iCity-Foundat</w:t>
      </w:r>
      <w:r w:rsidR="00B17E1B">
        <w:rPr>
          <w:rFonts w:ascii="Times-Roman" w:hAnsi="Times-Roman" w:cs="Times-Roman"/>
          <w:szCs w:val="20"/>
          <w:lang w:val="en-CA" w:bidi="ar-SA"/>
        </w:rPr>
        <w:t>ion</w:t>
      </w:r>
    </w:p>
    <w:p w14:paraId="029AF3CC" w14:textId="76BC340C" w:rsidR="00281C77" w:rsidRDefault="00281C77" w:rsidP="00281C77">
      <w:pPr>
        <w:rPr>
          <w:b/>
        </w:rPr>
      </w:pPr>
      <w:r>
        <w:rPr>
          <w:b/>
        </w:rPr>
        <w:t>Future Work:</w:t>
      </w:r>
    </w:p>
    <w:p w14:paraId="0FB3E6EE" w14:textId="77777777" w:rsidR="00EA6A93" w:rsidRPr="00EA6A93" w:rsidRDefault="00281C77" w:rsidP="00281C77">
      <w:pPr>
        <w:pStyle w:val="ListParagraph"/>
        <w:numPr>
          <w:ilvl w:val="0"/>
          <w:numId w:val="7"/>
        </w:numPr>
      </w:pPr>
      <w:r>
        <w:t xml:space="preserve">In future versions of the ontology, it may be desirable to include an </w:t>
      </w:r>
      <w:r>
        <w:rPr>
          <w:lang w:val="en-CA"/>
        </w:rPr>
        <w:t>optional relationship for Parcel that identifies its associated organization (e.g. municipal / federal government, transit agency, etc.)</w:t>
      </w:r>
    </w:p>
    <w:p w14:paraId="2D25BA01" w14:textId="3DFEC17F" w:rsidR="00281C77" w:rsidRPr="00281C77" w:rsidRDefault="00EA6A93" w:rsidP="00281C77">
      <w:pPr>
        <w:pStyle w:val="ListParagraph"/>
        <w:numPr>
          <w:ilvl w:val="0"/>
          <w:numId w:val="7"/>
        </w:numPr>
      </w:pPr>
      <w:r w:rsidRPr="00E80D3C">
        <w:t>Future work</w:t>
      </w:r>
      <w:r>
        <w:t xml:space="preserve"> may extend the population representation to capture various sorts of populations (employed, students, etc)</w:t>
      </w:r>
    </w:p>
    <w:p w14:paraId="7451174D" w14:textId="77777777" w:rsidR="00D4596C" w:rsidRDefault="0070434A" w:rsidP="00EA354A">
      <w:pPr>
        <w:pStyle w:val="Heading2"/>
      </w:pPr>
      <w:bookmarkStart w:id="112" w:name="_Toc17365192"/>
      <w:r>
        <w:t>Trip</w:t>
      </w:r>
      <w:r w:rsidR="00BA1ACD">
        <w:t xml:space="preserve"> Ontology</w:t>
      </w:r>
      <w:bookmarkEnd w:id="112"/>
    </w:p>
    <w:p w14:paraId="65F7DF07" w14:textId="5DDAE997" w:rsidR="00D479C9" w:rsidRPr="00D479C9" w:rsidRDefault="0089518D" w:rsidP="00D479C9">
      <w:pPr>
        <w:rPr>
          <w:i/>
        </w:rPr>
      </w:pPr>
      <w:r>
        <w:rPr>
          <w:i/>
        </w:rPr>
        <w:t>http://ontology.eil.utoronto.ca/icity/</w:t>
      </w:r>
      <w:r w:rsidR="00D479C9">
        <w:rPr>
          <w:i/>
        </w:rPr>
        <w:t>Trip</w:t>
      </w:r>
      <w:r w:rsidR="00AC0B4C">
        <w:rPr>
          <w:i/>
        </w:rPr>
        <w:t>.owl</w:t>
      </w:r>
    </w:p>
    <w:p w14:paraId="71340BB2" w14:textId="77777777" w:rsidR="000C0D23" w:rsidRPr="000C0D23" w:rsidRDefault="000C0D23" w:rsidP="000C0D23">
      <w:pPr>
        <w:rPr>
          <w:b/>
        </w:rPr>
      </w:pPr>
      <w:r w:rsidRPr="000C0D23">
        <w:rPr>
          <w:b/>
        </w:rPr>
        <w:t>Namespace: trip</w:t>
      </w:r>
    </w:p>
    <w:p w14:paraId="74B1AB0A" w14:textId="0A8C6AD0" w:rsidR="00B524F8" w:rsidRDefault="00D4596C" w:rsidP="009E4A69">
      <w:pPr>
        <w:pStyle w:val="ListParagraph"/>
      </w:pPr>
      <w:r>
        <w:t xml:space="preserve">Trip: </w:t>
      </w:r>
      <w:r w:rsidR="005B0E28">
        <w:t>A Trip</w:t>
      </w:r>
      <w:r w:rsidR="00B706B5">
        <w:t xml:space="preserve"> is a kind of </w:t>
      </w:r>
      <w:r w:rsidR="00D76B82" w:rsidRPr="00D76B82">
        <w:rPr>
          <w:b/>
        </w:rPr>
        <w:t>A</w:t>
      </w:r>
      <w:r w:rsidR="00B706B5" w:rsidRPr="00D76B82">
        <w:rPr>
          <w:b/>
        </w:rPr>
        <w:t>ctivity</w:t>
      </w:r>
      <w:r w:rsidR="00B706B5">
        <w:t xml:space="preserve"> </w:t>
      </w:r>
      <w:r w:rsidR="00D76B82">
        <w:t xml:space="preserve">wherein a </w:t>
      </w:r>
      <w:r>
        <w:t>Person</w:t>
      </w:r>
      <w:r w:rsidR="005B0E28">
        <w:t>(s)</w:t>
      </w:r>
      <w:r w:rsidR="00D76B82">
        <w:t xml:space="preserve"> is transported</w:t>
      </w:r>
      <w:r>
        <w:t xml:space="preserve"> from one location to another </w:t>
      </w:r>
      <w:r w:rsidRPr="0035644F">
        <w:rPr>
          <w:b/>
        </w:rPr>
        <w:t>via some</w:t>
      </w:r>
      <w:r>
        <w:t xml:space="preserve"> </w:t>
      </w:r>
      <w:r w:rsidR="006E04AB">
        <w:t>Mode(s)</w:t>
      </w:r>
      <w:r w:rsidR="0035644F">
        <w:t>.</w:t>
      </w:r>
      <w:r w:rsidR="00DC4D49">
        <w:t xml:space="preserve"> As with activities, trips may have participants; they may also be described with specialization of the </w:t>
      </w:r>
      <w:r w:rsidR="00DC4D49" w:rsidRPr="00751605">
        <w:rPr>
          <w:b/>
        </w:rPr>
        <w:t>has</w:t>
      </w:r>
      <w:r w:rsidR="000E6398">
        <w:rPr>
          <w:b/>
        </w:rPr>
        <w:t xml:space="preserve"> p</w:t>
      </w:r>
      <w:r w:rsidR="00DC4D49" w:rsidRPr="00751605">
        <w:rPr>
          <w:b/>
        </w:rPr>
        <w:t>articipant</w:t>
      </w:r>
      <w:r w:rsidR="00DC4D49">
        <w:t xml:space="preserve"> property: </w:t>
      </w:r>
      <w:r w:rsidR="00DC4D49" w:rsidRPr="00751605">
        <w:rPr>
          <w:b/>
        </w:rPr>
        <w:t>hasDriver</w:t>
      </w:r>
      <w:r w:rsidR="00DC4D49">
        <w:t xml:space="preserve"> and/or </w:t>
      </w:r>
      <w:r w:rsidR="00DC4D49" w:rsidRPr="00751605">
        <w:rPr>
          <w:b/>
        </w:rPr>
        <w:t>hasPassenger</w:t>
      </w:r>
      <w:r w:rsidR="00DC4D49">
        <w:t>.</w:t>
      </w:r>
      <w:r w:rsidR="0035644F">
        <w:br/>
        <w:t xml:space="preserve">A Trip </w:t>
      </w:r>
      <w:r w:rsidR="0035644F" w:rsidRPr="0035644F">
        <w:rPr>
          <w:b/>
        </w:rPr>
        <w:t>starts at</w:t>
      </w:r>
      <w:r w:rsidR="0035644F">
        <w:t xml:space="preserve"> some </w:t>
      </w:r>
      <w:r w:rsidR="0035644F" w:rsidRPr="0035644F">
        <w:rPr>
          <w:b/>
        </w:rPr>
        <w:t>Location</w:t>
      </w:r>
      <w:r w:rsidR="0035644F">
        <w:t xml:space="preserve"> and </w:t>
      </w:r>
      <w:r w:rsidR="0035644F" w:rsidRPr="0035644F">
        <w:rPr>
          <w:b/>
        </w:rPr>
        <w:t>ends at</w:t>
      </w:r>
      <w:r w:rsidR="0035644F">
        <w:t xml:space="preserve"> some </w:t>
      </w:r>
      <w:r w:rsidR="0035644F" w:rsidRPr="0035644F">
        <w:rPr>
          <w:b/>
        </w:rPr>
        <w:t>Location</w:t>
      </w:r>
      <w:r w:rsidR="0035644F">
        <w:t>.</w:t>
      </w:r>
      <w:r w:rsidR="0035644F">
        <w:br/>
        <w:t xml:space="preserve">A Trip </w:t>
      </w:r>
      <w:r w:rsidR="00B524F8">
        <w:rPr>
          <w:b/>
        </w:rPr>
        <w:t>occurs during</w:t>
      </w:r>
      <w:r w:rsidR="00B524F8">
        <w:t xml:space="preserve"> some Interval</w:t>
      </w:r>
      <w:r w:rsidR="0035644F">
        <w:t>.</w:t>
      </w:r>
      <w:r w:rsidR="0035644F">
        <w:br/>
        <w:t xml:space="preserve">A Trip </w:t>
      </w:r>
      <w:r w:rsidR="0035644F" w:rsidRPr="0035644F">
        <w:rPr>
          <w:b/>
        </w:rPr>
        <w:t xml:space="preserve">occurs </w:t>
      </w:r>
      <w:r w:rsidR="008A1341">
        <w:rPr>
          <w:b/>
        </w:rPr>
        <w:t>in</w:t>
      </w:r>
      <w:r w:rsidR="0035644F">
        <w:t xml:space="preserve"> some </w:t>
      </w:r>
      <w:r w:rsidR="006A0AAC">
        <w:t>Network(s).</w:t>
      </w:r>
      <w:r w:rsidR="006A0AAC">
        <w:br/>
        <w:t xml:space="preserve">A Trip </w:t>
      </w:r>
      <w:r w:rsidR="00B524F8" w:rsidRPr="008A1341">
        <w:rPr>
          <w:b/>
        </w:rPr>
        <w:t xml:space="preserve">occurs </w:t>
      </w:r>
      <w:r w:rsidR="008A1341" w:rsidRPr="008A1341">
        <w:rPr>
          <w:b/>
        </w:rPr>
        <w:t>via</w:t>
      </w:r>
      <w:r w:rsidR="00B524F8">
        <w:t xml:space="preserve"> some Arc(s).</w:t>
      </w:r>
      <w:r w:rsidR="008A1341">
        <w:br/>
        <w:t xml:space="preserve">A Trip </w:t>
      </w:r>
      <w:r w:rsidR="008A1341" w:rsidRPr="008A1341">
        <w:rPr>
          <w:b/>
        </w:rPr>
        <w:t>occurs on</w:t>
      </w:r>
      <w:r w:rsidR="008A1341">
        <w:t xml:space="preserve"> some Transportation Complex. (e.g. a road or a rail)</w:t>
      </w:r>
      <w:r w:rsidR="00B524F8">
        <w:br/>
        <w:t>A Trip contains some Trip Segments</w:t>
      </w:r>
      <w:r w:rsidR="00333D45">
        <w:t>.</w:t>
      </w:r>
      <w:r w:rsidR="00333D45">
        <w:br/>
        <w:t>A Trip may incur some cost (monetary or otherwise).</w:t>
      </w:r>
    </w:p>
    <w:p w14:paraId="5EFB96BE" w14:textId="20A82B15" w:rsidR="00B524F8" w:rsidRDefault="00B524F8" w:rsidP="009E4A69">
      <w:pPr>
        <w:pStyle w:val="ListParagraph"/>
      </w:pPr>
      <w:r>
        <w:t>A Trip Segment describes part of a trip. It may be used, for example, to identify different parts of the Trip by Mode.</w:t>
      </w:r>
      <w:r w:rsidR="00AA6251">
        <w:br/>
        <w:t xml:space="preserve">The restrictions on the Mode and possibly Vehicle used </w:t>
      </w:r>
      <w:r w:rsidR="00EE73F6">
        <w:t>will</w:t>
      </w:r>
      <w:r w:rsidR="00AA6251">
        <w:t xml:space="preserve"> become</w:t>
      </w:r>
      <w:r w:rsidR="00EE73F6">
        <w:t xml:space="preserve"> more</w:t>
      </w:r>
      <w:r w:rsidR="00AA6251">
        <w:t xml:space="preserve"> complicated </w:t>
      </w:r>
      <w:r w:rsidR="00EE73F6">
        <w:t>as</w:t>
      </w:r>
      <w:r w:rsidR="00AA6251">
        <w:t xml:space="preserve"> we begin to incorporate restrictions based on a Persons access to a vehicle (age, household)</w:t>
      </w:r>
      <w:r w:rsidR="00AA4007">
        <w:t>.</w:t>
      </w:r>
      <w:r>
        <w:br/>
      </w:r>
      <w:r w:rsidR="00D639A9">
        <w:t>A Trip Segment is a</w:t>
      </w:r>
      <w:r w:rsidR="00B706B5">
        <w:t xml:space="preserve"> specialization of a Trip that is</w:t>
      </w:r>
      <w:r w:rsidR="00D639A9">
        <w:t xml:space="preserve"> subactivity of some Trip</w:t>
      </w:r>
      <w:r w:rsidR="00B706B5">
        <w:t>.</w:t>
      </w:r>
      <w:r w:rsidR="00D639A9">
        <w:br/>
      </w:r>
      <w:r>
        <w:t xml:space="preserve">A Trip Segment </w:t>
      </w:r>
      <w:r>
        <w:rPr>
          <w:b/>
        </w:rPr>
        <w:t>occurs during</w:t>
      </w:r>
      <w:r>
        <w:t xml:space="preserve"> some Interval.</w:t>
      </w:r>
      <w:r>
        <w:br/>
        <w:t>A Trip</w:t>
      </w:r>
      <w:r w:rsidRPr="00B524F8">
        <w:t xml:space="preserve"> </w:t>
      </w:r>
      <w:r>
        <w:t xml:space="preserve">Segment </w:t>
      </w:r>
      <w:r w:rsidR="008A1341">
        <w:rPr>
          <w:b/>
        </w:rPr>
        <w:t>occurs i</w:t>
      </w:r>
      <w:r w:rsidRPr="0035644F">
        <w:rPr>
          <w:b/>
        </w:rPr>
        <w:t>n</w:t>
      </w:r>
      <w:r>
        <w:t xml:space="preserve"> some Network(s).</w:t>
      </w:r>
      <w:r>
        <w:br/>
        <w:t>A Trip</w:t>
      </w:r>
      <w:r w:rsidRPr="00B524F8">
        <w:t xml:space="preserve"> </w:t>
      </w:r>
      <w:r w:rsidR="008A1341">
        <w:t>Segment occurs via</w:t>
      </w:r>
      <w:r>
        <w:t xml:space="preserve"> some Arc(s).</w:t>
      </w:r>
      <w:r w:rsidR="008A1341">
        <w:br/>
        <w:t>A Trip occurs on some Transportation Complex.</w:t>
      </w:r>
      <w:r w:rsidR="00333D45">
        <w:br/>
        <w:t>A Trip Segment may incur some cost (monetary or otherwise).</w:t>
      </w:r>
    </w:p>
    <w:p w14:paraId="74D2D774" w14:textId="77777777" w:rsidR="00D4596C" w:rsidRDefault="00D4596C" w:rsidP="009E4A69">
      <w:pPr>
        <w:pStyle w:val="ListParagraph"/>
      </w:pPr>
      <w:r>
        <w:t xml:space="preserve">Tour: A </w:t>
      </w:r>
      <w:r w:rsidR="0035644F">
        <w:t>sequence of Trips made by one Person.</w:t>
      </w:r>
      <w:r w:rsidR="0035644F">
        <w:br/>
        <w:t xml:space="preserve">A Tour </w:t>
      </w:r>
      <w:r w:rsidR="0035644F" w:rsidRPr="0035644F">
        <w:rPr>
          <w:b/>
        </w:rPr>
        <w:t>starts and ends at</w:t>
      </w:r>
      <w:r w:rsidR="0035644F">
        <w:t xml:space="preserve"> the same Location.</w:t>
      </w:r>
    </w:p>
    <w:p w14:paraId="5CF0015B" w14:textId="69CD50D5" w:rsidR="00F44D11" w:rsidRPr="00E80D3C" w:rsidRDefault="00F44D11" w:rsidP="00E80D3C">
      <w:pPr>
        <w:rPr>
          <w:highlight w:val="yellow"/>
        </w:rPr>
      </w:pPr>
    </w:p>
    <w:tbl>
      <w:tblPr>
        <w:tblStyle w:val="TableGrid"/>
        <w:tblpPr w:leftFromText="180" w:rightFromText="180" w:vertAnchor="text" w:horzAnchor="margin" w:tblpY="128"/>
        <w:tblW w:w="0" w:type="auto"/>
        <w:tblLook w:val="04A0" w:firstRow="1" w:lastRow="0" w:firstColumn="1" w:lastColumn="0" w:noHBand="0" w:noVBand="1"/>
      </w:tblPr>
      <w:tblGrid>
        <w:gridCol w:w="2204"/>
        <w:gridCol w:w="2484"/>
        <w:gridCol w:w="4662"/>
      </w:tblGrid>
      <w:tr w:rsidR="006E04AB" w14:paraId="38709A61" w14:textId="77777777" w:rsidTr="00DF0EF3">
        <w:trPr>
          <w:cantSplit/>
        </w:trPr>
        <w:tc>
          <w:tcPr>
            <w:tcW w:w="2204" w:type="dxa"/>
            <w:shd w:val="clear" w:color="auto" w:fill="00FFFF"/>
          </w:tcPr>
          <w:p w14:paraId="57A07493" w14:textId="77777777" w:rsidR="006E04AB" w:rsidRDefault="006E04AB" w:rsidP="00BA5A7B">
            <w:r>
              <w:t>Object</w:t>
            </w:r>
          </w:p>
        </w:tc>
        <w:tc>
          <w:tcPr>
            <w:tcW w:w="2484" w:type="dxa"/>
            <w:shd w:val="clear" w:color="auto" w:fill="00FFFF"/>
          </w:tcPr>
          <w:p w14:paraId="41A519EC" w14:textId="77777777" w:rsidR="006E04AB" w:rsidRDefault="006E04AB" w:rsidP="00BA5A7B">
            <w:r>
              <w:t>Property</w:t>
            </w:r>
          </w:p>
        </w:tc>
        <w:tc>
          <w:tcPr>
            <w:tcW w:w="4662" w:type="dxa"/>
            <w:shd w:val="clear" w:color="auto" w:fill="00FFFF"/>
          </w:tcPr>
          <w:p w14:paraId="75E04980" w14:textId="77777777" w:rsidR="006E04AB" w:rsidRDefault="006E04AB" w:rsidP="00BA5A7B">
            <w:r>
              <w:t>Value</w:t>
            </w:r>
          </w:p>
        </w:tc>
      </w:tr>
      <w:tr w:rsidR="00005C26" w14:paraId="0DBFC831" w14:textId="77777777" w:rsidTr="00DF0EF3">
        <w:trPr>
          <w:cantSplit/>
        </w:trPr>
        <w:tc>
          <w:tcPr>
            <w:tcW w:w="2204" w:type="dxa"/>
            <w:vMerge w:val="restart"/>
          </w:tcPr>
          <w:p w14:paraId="20CF4685" w14:textId="144D6DD8" w:rsidR="00005C26" w:rsidRDefault="00005C26" w:rsidP="008E6E32">
            <w:r>
              <w:t>Trip</w:t>
            </w:r>
          </w:p>
        </w:tc>
        <w:tc>
          <w:tcPr>
            <w:tcW w:w="2484" w:type="dxa"/>
          </w:tcPr>
          <w:p w14:paraId="4AD11C62" w14:textId="116FC111" w:rsidR="00005C26" w:rsidRPr="00B706B5" w:rsidRDefault="00005C26" w:rsidP="008E6E32">
            <w:r w:rsidRPr="00B706B5">
              <w:t>subclassOf</w:t>
            </w:r>
          </w:p>
        </w:tc>
        <w:tc>
          <w:tcPr>
            <w:tcW w:w="4662" w:type="dxa"/>
          </w:tcPr>
          <w:p w14:paraId="533AB1B1" w14:textId="50325699" w:rsidR="00005C26" w:rsidRPr="00B706B5" w:rsidRDefault="00005C26" w:rsidP="008E6E32">
            <w:r w:rsidRPr="00B706B5">
              <w:t>activity:Activity</w:t>
            </w:r>
          </w:p>
        </w:tc>
      </w:tr>
      <w:tr w:rsidR="00005C26" w14:paraId="6C931658" w14:textId="77777777" w:rsidTr="00DF0EF3">
        <w:trPr>
          <w:cantSplit/>
        </w:trPr>
        <w:tc>
          <w:tcPr>
            <w:tcW w:w="2204" w:type="dxa"/>
            <w:vMerge/>
          </w:tcPr>
          <w:p w14:paraId="299F03A4" w14:textId="77777777" w:rsidR="00005C26" w:rsidRDefault="00005C26" w:rsidP="008E6E32"/>
        </w:tc>
        <w:tc>
          <w:tcPr>
            <w:tcW w:w="2484" w:type="dxa"/>
          </w:tcPr>
          <w:p w14:paraId="545B6386" w14:textId="77777777" w:rsidR="00005C26" w:rsidRDefault="00005C26" w:rsidP="008E6E32">
            <w:r>
              <w:t>startLoc</w:t>
            </w:r>
          </w:p>
        </w:tc>
        <w:tc>
          <w:tcPr>
            <w:tcW w:w="4662" w:type="dxa"/>
          </w:tcPr>
          <w:p w14:paraId="5105F4F4" w14:textId="77777777" w:rsidR="00005C26" w:rsidRDefault="00005C26" w:rsidP="008E6E32">
            <w:r w:rsidRPr="00E80D3C">
              <w:rPr>
                <w:highlight w:val="yellow"/>
              </w:rPr>
              <w:t>only</w:t>
            </w:r>
            <w:r>
              <w:t xml:space="preserve"> spatial_loc:SpatialFeature</w:t>
            </w:r>
          </w:p>
        </w:tc>
      </w:tr>
      <w:tr w:rsidR="00005C26" w14:paraId="2A555DC1" w14:textId="77777777" w:rsidTr="00DF0EF3">
        <w:trPr>
          <w:cantSplit/>
        </w:trPr>
        <w:tc>
          <w:tcPr>
            <w:tcW w:w="2204" w:type="dxa"/>
            <w:vMerge/>
          </w:tcPr>
          <w:p w14:paraId="61CD28C6" w14:textId="77777777" w:rsidR="00005C26" w:rsidRDefault="00005C26" w:rsidP="008E6E32"/>
        </w:tc>
        <w:tc>
          <w:tcPr>
            <w:tcW w:w="2484" w:type="dxa"/>
          </w:tcPr>
          <w:p w14:paraId="16A2290C" w14:textId="77777777" w:rsidR="00005C26" w:rsidRDefault="00005C26" w:rsidP="008E6E32">
            <w:r>
              <w:t>endLoc</w:t>
            </w:r>
          </w:p>
        </w:tc>
        <w:tc>
          <w:tcPr>
            <w:tcW w:w="4662" w:type="dxa"/>
          </w:tcPr>
          <w:p w14:paraId="660D6129" w14:textId="77777777" w:rsidR="00005C26" w:rsidRDefault="00005C26" w:rsidP="008E6E32">
            <w:r w:rsidRPr="00E80D3C">
              <w:rPr>
                <w:highlight w:val="yellow"/>
              </w:rPr>
              <w:t>only</w:t>
            </w:r>
            <w:r>
              <w:t xml:space="preserve">  spatial_loc:SpatialFeature</w:t>
            </w:r>
          </w:p>
        </w:tc>
      </w:tr>
      <w:tr w:rsidR="00005C26" w14:paraId="31B0A8B5" w14:textId="77777777" w:rsidTr="00DF0EF3">
        <w:trPr>
          <w:cantSplit/>
        </w:trPr>
        <w:tc>
          <w:tcPr>
            <w:tcW w:w="2204" w:type="dxa"/>
            <w:vMerge/>
          </w:tcPr>
          <w:p w14:paraId="27FA7242" w14:textId="77777777" w:rsidR="00005C26" w:rsidRDefault="00005C26" w:rsidP="008E6E32"/>
        </w:tc>
        <w:tc>
          <w:tcPr>
            <w:tcW w:w="2484" w:type="dxa"/>
          </w:tcPr>
          <w:p w14:paraId="4DFE09D8" w14:textId="77777777" w:rsidR="00005C26" w:rsidRPr="00E80D3C" w:rsidRDefault="00005C26" w:rsidP="008E6E32">
            <w:pPr>
              <w:rPr>
                <w:strike/>
              </w:rPr>
            </w:pPr>
            <w:r w:rsidRPr="00E80D3C">
              <w:rPr>
                <w:strike/>
              </w:rPr>
              <w:t>during</w:t>
            </w:r>
          </w:p>
        </w:tc>
        <w:tc>
          <w:tcPr>
            <w:tcW w:w="4662" w:type="dxa"/>
          </w:tcPr>
          <w:p w14:paraId="25CC8254" w14:textId="77777777" w:rsidR="00005C26" w:rsidRPr="00E80D3C" w:rsidRDefault="00005C26" w:rsidP="008E6E32">
            <w:pPr>
              <w:rPr>
                <w:strike/>
              </w:rPr>
            </w:pPr>
            <w:r w:rsidRPr="00E80D3C">
              <w:rPr>
                <w:strike/>
              </w:rPr>
              <w:t>exactly 1 time:Interval</w:t>
            </w:r>
          </w:p>
        </w:tc>
      </w:tr>
      <w:tr w:rsidR="00005C26" w14:paraId="35277DE0" w14:textId="77777777" w:rsidTr="00DF0EF3">
        <w:trPr>
          <w:cantSplit/>
        </w:trPr>
        <w:tc>
          <w:tcPr>
            <w:tcW w:w="2204" w:type="dxa"/>
            <w:vMerge/>
          </w:tcPr>
          <w:p w14:paraId="6144F993" w14:textId="77777777" w:rsidR="00005C26" w:rsidRDefault="00005C26" w:rsidP="008E6E32"/>
        </w:tc>
        <w:tc>
          <w:tcPr>
            <w:tcW w:w="2484" w:type="dxa"/>
          </w:tcPr>
          <w:p w14:paraId="2E2763BB" w14:textId="77777777" w:rsidR="00005C26" w:rsidRDefault="00005C26" w:rsidP="008E6E32">
            <w:r>
              <w:t>accessesNetwork</w:t>
            </w:r>
          </w:p>
        </w:tc>
        <w:tc>
          <w:tcPr>
            <w:tcW w:w="4662" w:type="dxa"/>
          </w:tcPr>
          <w:p w14:paraId="3829C2EB" w14:textId="77777777" w:rsidR="00005C26" w:rsidRDefault="00005C26" w:rsidP="008E6E32">
            <w:r>
              <w:t>min 1 transportation:Network</w:t>
            </w:r>
          </w:p>
        </w:tc>
      </w:tr>
      <w:tr w:rsidR="00005C26" w14:paraId="6489F01A" w14:textId="77777777" w:rsidTr="00DF0EF3">
        <w:trPr>
          <w:cantSplit/>
        </w:trPr>
        <w:tc>
          <w:tcPr>
            <w:tcW w:w="2204" w:type="dxa"/>
            <w:vMerge/>
          </w:tcPr>
          <w:p w14:paraId="4714BF4F" w14:textId="77777777" w:rsidR="00005C26" w:rsidRDefault="00005C26" w:rsidP="008E6E32"/>
        </w:tc>
        <w:tc>
          <w:tcPr>
            <w:tcW w:w="2484" w:type="dxa"/>
          </w:tcPr>
          <w:p w14:paraId="01FC17BD" w14:textId="77777777" w:rsidR="00005C26" w:rsidRDefault="00005C26" w:rsidP="008E6E32">
            <w:r>
              <w:t>accessesArc</w:t>
            </w:r>
          </w:p>
        </w:tc>
        <w:tc>
          <w:tcPr>
            <w:tcW w:w="4662" w:type="dxa"/>
          </w:tcPr>
          <w:p w14:paraId="3F275F90" w14:textId="77777777" w:rsidR="00005C26" w:rsidRDefault="00005C26" w:rsidP="008E6E32">
            <w:r>
              <w:t>min 1  transportation:Arc</w:t>
            </w:r>
          </w:p>
        </w:tc>
      </w:tr>
      <w:tr w:rsidR="00005C26" w14:paraId="2D11479F" w14:textId="77777777" w:rsidTr="00DF0EF3">
        <w:trPr>
          <w:cantSplit/>
        </w:trPr>
        <w:tc>
          <w:tcPr>
            <w:tcW w:w="2204" w:type="dxa"/>
            <w:vMerge/>
          </w:tcPr>
          <w:p w14:paraId="1ACD0FA8" w14:textId="77777777" w:rsidR="00005C26" w:rsidRDefault="00005C26" w:rsidP="008E6E32"/>
        </w:tc>
        <w:tc>
          <w:tcPr>
            <w:tcW w:w="2484" w:type="dxa"/>
          </w:tcPr>
          <w:p w14:paraId="47DE5D53" w14:textId="77777777" w:rsidR="00005C26" w:rsidRDefault="00005C26" w:rsidP="008E6E32">
            <w:r>
              <w:t>occursOn</w:t>
            </w:r>
          </w:p>
        </w:tc>
        <w:tc>
          <w:tcPr>
            <w:tcW w:w="4662" w:type="dxa"/>
          </w:tcPr>
          <w:p w14:paraId="38AF02F5" w14:textId="77777777" w:rsidR="00005C26" w:rsidRDefault="00005C26" w:rsidP="008E6E32">
            <w:r>
              <w:t>min 1  transportation:TransportationComplex</w:t>
            </w:r>
          </w:p>
        </w:tc>
      </w:tr>
      <w:tr w:rsidR="00005C26" w14:paraId="5DE04AC3" w14:textId="77777777" w:rsidTr="00DF0EF3">
        <w:trPr>
          <w:cantSplit/>
        </w:trPr>
        <w:tc>
          <w:tcPr>
            <w:tcW w:w="2204" w:type="dxa"/>
            <w:vMerge/>
          </w:tcPr>
          <w:p w14:paraId="1C770517" w14:textId="77777777" w:rsidR="00005C26" w:rsidRDefault="00005C26" w:rsidP="008E6E32"/>
        </w:tc>
        <w:tc>
          <w:tcPr>
            <w:tcW w:w="2484" w:type="dxa"/>
          </w:tcPr>
          <w:p w14:paraId="1D0B08E4" w14:textId="36154EBA" w:rsidR="00005C26" w:rsidRPr="00E80D3C" w:rsidRDefault="00005C26" w:rsidP="008E6E32">
            <w:pPr>
              <w:rPr>
                <w:highlight w:val="yellow"/>
              </w:rPr>
            </w:pPr>
            <w:r>
              <w:rPr>
                <w:highlight w:val="yellow"/>
              </w:rPr>
              <w:t>via</w:t>
            </w:r>
            <w:r w:rsidRPr="00E80D3C">
              <w:rPr>
                <w:highlight w:val="yellow"/>
              </w:rPr>
              <w:t>Mode</w:t>
            </w:r>
          </w:p>
        </w:tc>
        <w:tc>
          <w:tcPr>
            <w:tcW w:w="4662" w:type="dxa"/>
          </w:tcPr>
          <w:p w14:paraId="4B60DBE2" w14:textId="560D8F95" w:rsidR="00005C26" w:rsidRPr="00E80D3C" w:rsidRDefault="00005C26" w:rsidP="008E6E32">
            <w:pPr>
              <w:rPr>
                <w:highlight w:val="yellow"/>
              </w:rPr>
            </w:pPr>
            <w:r w:rsidRPr="00E80D3C">
              <w:rPr>
                <w:highlight w:val="yellow"/>
              </w:rPr>
              <w:t xml:space="preserve">min 1 </w:t>
            </w:r>
            <w:r>
              <w:rPr>
                <w:highlight w:val="yellow"/>
              </w:rPr>
              <w:t>transportation</w:t>
            </w:r>
            <w:r w:rsidRPr="00E80D3C">
              <w:rPr>
                <w:highlight w:val="yellow"/>
              </w:rPr>
              <w:t>:Mode</w:t>
            </w:r>
          </w:p>
        </w:tc>
      </w:tr>
      <w:tr w:rsidR="00005C26" w14:paraId="663160AE" w14:textId="77777777" w:rsidTr="00DF0EF3">
        <w:trPr>
          <w:cantSplit/>
        </w:trPr>
        <w:tc>
          <w:tcPr>
            <w:tcW w:w="2204" w:type="dxa"/>
            <w:vMerge/>
          </w:tcPr>
          <w:p w14:paraId="389AB2AF" w14:textId="77777777" w:rsidR="00005C26" w:rsidRDefault="00005C26" w:rsidP="008E6E32"/>
        </w:tc>
        <w:tc>
          <w:tcPr>
            <w:tcW w:w="2484" w:type="dxa"/>
          </w:tcPr>
          <w:p w14:paraId="21C5C32F" w14:textId="07037286" w:rsidR="00005C26" w:rsidRDefault="00005C26" w:rsidP="008E6E32">
            <w:pPr>
              <w:rPr>
                <w:highlight w:val="yellow"/>
              </w:rPr>
            </w:pPr>
            <w:r w:rsidRPr="00547B69">
              <w:t xml:space="preserve">viaVehicle </w:t>
            </w:r>
          </w:p>
        </w:tc>
        <w:tc>
          <w:tcPr>
            <w:tcW w:w="4662" w:type="dxa"/>
          </w:tcPr>
          <w:p w14:paraId="3ADDB339" w14:textId="2A4D420B" w:rsidR="00005C26" w:rsidRPr="00E80D3C" w:rsidRDefault="00005C26" w:rsidP="008E6E32">
            <w:pPr>
              <w:rPr>
                <w:highlight w:val="yellow"/>
              </w:rPr>
            </w:pPr>
            <w:r w:rsidRPr="00547B69">
              <w:t>only Vehicle</w:t>
            </w:r>
          </w:p>
        </w:tc>
      </w:tr>
      <w:tr w:rsidR="00005C26" w14:paraId="46F7AC39" w14:textId="77777777" w:rsidTr="00DF0EF3">
        <w:trPr>
          <w:cantSplit/>
        </w:trPr>
        <w:tc>
          <w:tcPr>
            <w:tcW w:w="2204" w:type="dxa"/>
            <w:vMerge/>
          </w:tcPr>
          <w:p w14:paraId="6834F5AE" w14:textId="77777777" w:rsidR="00005C26" w:rsidRDefault="00005C26" w:rsidP="008E6E32"/>
        </w:tc>
        <w:tc>
          <w:tcPr>
            <w:tcW w:w="2484" w:type="dxa"/>
          </w:tcPr>
          <w:p w14:paraId="52C21037" w14:textId="2566DDFB" w:rsidR="00005C26" w:rsidRPr="00547B69" w:rsidRDefault="00005C26" w:rsidP="008E6E32">
            <w:r>
              <w:t>hasDriver</w:t>
            </w:r>
          </w:p>
        </w:tc>
        <w:tc>
          <w:tcPr>
            <w:tcW w:w="4662" w:type="dxa"/>
          </w:tcPr>
          <w:p w14:paraId="79F4FF6B" w14:textId="3CE0B47E" w:rsidR="00005C26" w:rsidRPr="00547B69" w:rsidRDefault="00005C26" w:rsidP="008E6E32">
            <w:r>
              <w:t>only change:Manifestation</w:t>
            </w:r>
          </w:p>
        </w:tc>
      </w:tr>
      <w:tr w:rsidR="00005C26" w14:paraId="400F41F7" w14:textId="77777777" w:rsidTr="00DF0EF3">
        <w:trPr>
          <w:cantSplit/>
        </w:trPr>
        <w:tc>
          <w:tcPr>
            <w:tcW w:w="2204" w:type="dxa"/>
            <w:vMerge/>
          </w:tcPr>
          <w:p w14:paraId="1B316E27" w14:textId="77777777" w:rsidR="00005C26" w:rsidRDefault="00005C26" w:rsidP="008E6E32"/>
        </w:tc>
        <w:tc>
          <w:tcPr>
            <w:tcW w:w="2484" w:type="dxa"/>
          </w:tcPr>
          <w:p w14:paraId="525B93C7" w14:textId="29E3DABE" w:rsidR="00005C26" w:rsidRPr="00547B69" w:rsidRDefault="00005C26" w:rsidP="008E6E32">
            <w:r>
              <w:t>hasPassenger</w:t>
            </w:r>
          </w:p>
        </w:tc>
        <w:tc>
          <w:tcPr>
            <w:tcW w:w="4662" w:type="dxa"/>
          </w:tcPr>
          <w:p w14:paraId="1E410952" w14:textId="0F773C7E" w:rsidR="00005C26" w:rsidRPr="00547B69" w:rsidRDefault="00005C26" w:rsidP="008E6E32">
            <w:r>
              <w:t>only change:Manifestation</w:t>
            </w:r>
          </w:p>
        </w:tc>
      </w:tr>
      <w:tr w:rsidR="00DF0EF3" w14:paraId="1E1ED040" w14:textId="77777777" w:rsidTr="00DF0EF3">
        <w:trPr>
          <w:cantSplit/>
        </w:trPr>
        <w:tc>
          <w:tcPr>
            <w:tcW w:w="2204" w:type="dxa"/>
            <w:vMerge w:val="restart"/>
          </w:tcPr>
          <w:p w14:paraId="7595875F" w14:textId="1CFCF38D" w:rsidR="00DF0EF3" w:rsidRDefault="00DF0EF3" w:rsidP="00DF0EF3">
            <w:r>
              <w:t>TripSegment</w:t>
            </w:r>
          </w:p>
        </w:tc>
        <w:tc>
          <w:tcPr>
            <w:tcW w:w="2484" w:type="dxa"/>
          </w:tcPr>
          <w:p w14:paraId="04772C85" w14:textId="1F27E0B9" w:rsidR="00DF0EF3" w:rsidRPr="00E80D3C" w:rsidRDefault="00DF0EF3" w:rsidP="008E6E32">
            <w:pPr>
              <w:rPr>
                <w:highlight w:val="yellow"/>
              </w:rPr>
            </w:pPr>
            <w:r w:rsidRPr="00E80D3C">
              <w:rPr>
                <w:highlight w:val="yellow"/>
              </w:rPr>
              <w:t>subclassOf</w:t>
            </w:r>
          </w:p>
        </w:tc>
        <w:tc>
          <w:tcPr>
            <w:tcW w:w="4662" w:type="dxa"/>
          </w:tcPr>
          <w:p w14:paraId="6AF39818" w14:textId="57E4D8E5" w:rsidR="00DF0EF3" w:rsidRPr="00E80D3C" w:rsidRDefault="00DF0EF3" w:rsidP="008E6E32">
            <w:pPr>
              <w:rPr>
                <w:highlight w:val="yellow"/>
              </w:rPr>
            </w:pPr>
            <w:r w:rsidRPr="00E80D3C">
              <w:rPr>
                <w:highlight w:val="yellow"/>
              </w:rPr>
              <w:t>Trip</w:t>
            </w:r>
          </w:p>
        </w:tc>
      </w:tr>
      <w:tr w:rsidR="00DF0EF3" w14:paraId="4A8B242D" w14:textId="77777777" w:rsidTr="00DF0EF3">
        <w:trPr>
          <w:cantSplit/>
        </w:trPr>
        <w:tc>
          <w:tcPr>
            <w:tcW w:w="2204" w:type="dxa"/>
            <w:vMerge/>
          </w:tcPr>
          <w:p w14:paraId="0AF577B5" w14:textId="48AFD7F7" w:rsidR="00DF0EF3" w:rsidRDefault="00DF0EF3" w:rsidP="008E6E32"/>
        </w:tc>
        <w:tc>
          <w:tcPr>
            <w:tcW w:w="2484" w:type="dxa"/>
          </w:tcPr>
          <w:p w14:paraId="05FDFF2C" w14:textId="1E35DEA4" w:rsidR="00DF0EF3" w:rsidRDefault="00D76B82" w:rsidP="008E6E32">
            <w:r>
              <w:t>inverse (hasSubactivity)</w:t>
            </w:r>
          </w:p>
        </w:tc>
        <w:tc>
          <w:tcPr>
            <w:tcW w:w="4662" w:type="dxa"/>
          </w:tcPr>
          <w:p w14:paraId="7C32F919" w14:textId="62008901" w:rsidR="00DF0EF3" w:rsidRDefault="00D76B82" w:rsidP="008E6E32">
            <w:r>
              <w:t>min 1 Trip</w:t>
            </w:r>
          </w:p>
        </w:tc>
      </w:tr>
      <w:tr w:rsidR="00DF0EF3" w14:paraId="4BBE5C89" w14:textId="77777777" w:rsidTr="00DF0EF3">
        <w:trPr>
          <w:cantSplit/>
        </w:trPr>
        <w:tc>
          <w:tcPr>
            <w:tcW w:w="2204" w:type="dxa"/>
            <w:vMerge/>
          </w:tcPr>
          <w:p w14:paraId="5EF16EEA" w14:textId="77777777" w:rsidR="00DF0EF3" w:rsidRDefault="00DF0EF3" w:rsidP="008E6E32"/>
        </w:tc>
        <w:tc>
          <w:tcPr>
            <w:tcW w:w="2484" w:type="dxa"/>
          </w:tcPr>
          <w:p w14:paraId="6F38E364" w14:textId="77777777" w:rsidR="00DF0EF3" w:rsidRPr="00E80D3C" w:rsidRDefault="00DF0EF3" w:rsidP="008E6E32">
            <w:pPr>
              <w:rPr>
                <w:highlight w:val="yellow"/>
              </w:rPr>
            </w:pPr>
            <w:r w:rsidRPr="00E80D3C">
              <w:rPr>
                <w:highlight w:val="yellow"/>
              </w:rPr>
              <w:t>viaMode</w:t>
            </w:r>
          </w:p>
        </w:tc>
        <w:tc>
          <w:tcPr>
            <w:tcW w:w="4662" w:type="dxa"/>
          </w:tcPr>
          <w:p w14:paraId="7478721B" w14:textId="7965E77B" w:rsidR="00DF0EF3" w:rsidRPr="00E80D3C" w:rsidRDefault="00DF0EF3" w:rsidP="008E6E32">
            <w:pPr>
              <w:rPr>
                <w:highlight w:val="yellow"/>
              </w:rPr>
            </w:pPr>
            <w:r w:rsidRPr="00E80D3C">
              <w:rPr>
                <w:strike/>
                <w:highlight w:val="yellow"/>
              </w:rPr>
              <w:t>min</w:t>
            </w:r>
            <w:r w:rsidRPr="00E80D3C">
              <w:rPr>
                <w:highlight w:val="yellow"/>
              </w:rPr>
              <w:t xml:space="preserve"> </w:t>
            </w:r>
            <w:r w:rsidR="007064E2" w:rsidRPr="00E80D3C">
              <w:rPr>
                <w:highlight w:val="yellow"/>
              </w:rPr>
              <w:t xml:space="preserve">exactly </w:t>
            </w:r>
            <w:r w:rsidRPr="00E80D3C">
              <w:rPr>
                <w:highlight w:val="yellow"/>
              </w:rPr>
              <w:t>1 vehicle:Mode</w:t>
            </w:r>
          </w:p>
        </w:tc>
      </w:tr>
      <w:tr w:rsidR="00DF0EF3" w14:paraId="50773E31" w14:textId="77777777" w:rsidTr="00DF0EF3">
        <w:trPr>
          <w:cantSplit/>
        </w:trPr>
        <w:tc>
          <w:tcPr>
            <w:tcW w:w="2204" w:type="dxa"/>
            <w:vMerge/>
          </w:tcPr>
          <w:p w14:paraId="31398391" w14:textId="77777777" w:rsidR="00DF0EF3" w:rsidRDefault="00DF0EF3" w:rsidP="008E6E32"/>
        </w:tc>
        <w:tc>
          <w:tcPr>
            <w:tcW w:w="2484" w:type="dxa"/>
          </w:tcPr>
          <w:p w14:paraId="0679193C" w14:textId="0999C3C8" w:rsidR="00DF0EF3" w:rsidRDefault="00DF0EF3" w:rsidP="008E6E32">
            <w:r>
              <w:t>viaVehicle</w:t>
            </w:r>
          </w:p>
        </w:tc>
        <w:tc>
          <w:tcPr>
            <w:tcW w:w="4662" w:type="dxa"/>
          </w:tcPr>
          <w:p w14:paraId="6EC9D82E" w14:textId="0334B2EA" w:rsidR="00DF0EF3" w:rsidRDefault="00DF0EF3" w:rsidP="008E6E32">
            <w:r>
              <w:t>only vehicle:Vehicle</w:t>
            </w:r>
          </w:p>
        </w:tc>
      </w:tr>
      <w:tr w:rsidR="008E6E32" w14:paraId="72F0C5A5" w14:textId="77777777" w:rsidTr="00DF0EF3">
        <w:trPr>
          <w:cantSplit/>
        </w:trPr>
        <w:tc>
          <w:tcPr>
            <w:tcW w:w="2204" w:type="dxa"/>
            <w:vMerge w:val="restart"/>
          </w:tcPr>
          <w:p w14:paraId="72B4E7C4" w14:textId="77777777" w:rsidR="008E6E32" w:rsidRDefault="008E6E32" w:rsidP="008E6E32">
            <w:r>
              <w:t>Tour</w:t>
            </w:r>
          </w:p>
        </w:tc>
        <w:tc>
          <w:tcPr>
            <w:tcW w:w="2484" w:type="dxa"/>
          </w:tcPr>
          <w:p w14:paraId="212C46D0" w14:textId="5256611B" w:rsidR="008E6E32" w:rsidRDefault="00A24F05" w:rsidP="001F1FB9">
            <w:r>
              <w:t>subClassOf</w:t>
            </w:r>
          </w:p>
        </w:tc>
        <w:tc>
          <w:tcPr>
            <w:tcW w:w="4662" w:type="dxa"/>
          </w:tcPr>
          <w:p w14:paraId="3AA54FBC" w14:textId="0975E4D6" w:rsidR="008E6E32" w:rsidRDefault="00A24F05" w:rsidP="008E6E32">
            <w:r>
              <w:t>Trip</w:t>
            </w:r>
          </w:p>
        </w:tc>
      </w:tr>
      <w:tr w:rsidR="008E6E32" w14:paraId="106B71CA" w14:textId="77777777" w:rsidTr="00DF0EF3">
        <w:trPr>
          <w:cantSplit/>
        </w:trPr>
        <w:tc>
          <w:tcPr>
            <w:tcW w:w="2204" w:type="dxa"/>
            <w:vMerge/>
          </w:tcPr>
          <w:p w14:paraId="19DB4FCB" w14:textId="77777777" w:rsidR="008E6E32" w:rsidRDefault="008E6E32" w:rsidP="008E6E32"/>
        </w:tc>
        <w:tc>
          <w:tcPr>
            <w:tcW w:w="2484" w:type="dxa"/>
          </w:tcPr>
          <w:p w14:paraId="0D90D42C" w14:textId="77777777" w:rsidR="008E6E32" w:rsidRDefault="008E6E32" w:rsidP="008E6E32">
            <w:r>
              <w:t>startLoc</w:t>
            </w:r>
          </w:p>
        </w:tc>
        <w:tc>
          <w:tcPr>
            <w:tcW w:w="4662" w:type="dxa"/>
          </w:tcPr>
          <w:p w14:paraId="08286305" w14:textId="249F78E7" w:rsidR="008E6E32" w:rsidRDefault="00A24F05" w:rsidP="008E6E32">
            <w:r w:rsidRPr="00A24F05">
              <w:t>startLoc only (inverse (endLoc) Self)</w:t>
            </w:r>
          </w:p>
        </w:tc>
      </w:tr>
    </w:tbl>
    <w:p w14:paraId="48BAD905" w14:textId="77777777" w:rsidR="006E04AB" w:rsidRDefault="006E04AB" w:rsidP="006E04AB"/>
    <w:p w14:paraId="4324630B" w14:textId="77777777" w:rsidR="0070434A" w:rsidRDefault="0070434A" w:rsidP="006E04AB">
      <w:pPr>
        <w:rPr>
          <w:b/>
        </w:rPr>
      </w:pPr>
      <w:r w:rsidRPr="0070434A">
        <w:rPr>
          <w:b/>
        </w:rPr>
        <w:t>Reused Ontologies:</w:t>
      </w:r>
    </w:p>
    <w:p w14:paraId="65F868BF" w14:textId="77777777" w:rsidR="0070434A" w:rsidRDefault="0070434A" w:rsidP="001D3F17">
      <w:pPr>
        <w:pStyle w:val="ListParagraph"/>
        <w:numPr>
          <w:ilvl w:val="0"/>
          <w:numId w:val="3"/>
        </w:numPr>
      </w:pPr>
      <w:r>
        <w:t>iCity-TransportationSystem</w:t>
      </w:r>
    </w:p>
    <w:p w14:paraId="05D759BB" w14:textId="77777777" w:rsidR="0070434A" w:rsidRDefault="0070434A" w:rsidP="001D3F17">
      <w:pPr>
        <w:pStyle w:val="ListParagraph"/>
        <w:numPr>
          <w:ilvl w:val="0"/>
          <w:numId w:val="3"/>
        </w:numPr>
      </w:pPr>
      <w:r>
        <w:t>iCity-Vehicle</w:t>
      </w:r>
    </w:p>
    <w:p w14:paraId="319A1574" w14:textId="77777777" w:rsidR="0070434A" w:rsidRDefault="0070434A" w:rsidP="006E04AB"/>
    <w:p w14:paraId="7F35D7A8" w14:textId="77777777" w:rsidR="00C7318B" w:rsidRDefault="00806205" w:rsidP="00806205">
      <w:pPr>
        <w:pStyle w:val="Heading3"/>
      </w:pPr>
      <w:bookmarkStart w:id="113" w:name="_Toc17365193"/>
      <w:r>
        <w:t>Trip Costs</w:t>
      </w:r>
      <w:bookmarkEnd w:id="113"/>
    </w:p>
    <w:p w14:paraId="4F9F4409" w14:textId="61C798EE" w:rsidR="00D479C9" w:rsidRPr="00D479C9" w:rsidRDefault="0089518D" w:rsidP="00D479C9">
      <w:pPr>
        <w:rPr>
          <w:i/>
        </w:rPr>
      </w:pPr>
      <w:r>
        <w:rPr>
          <w:i/>
        </w:rPr>
        <w:t>http://ontology.eil.utoronto.ca/icity/</w:t>
      </w:r>
      <w:r w:rsidR="00D479C9" w:rsidRPr="00D479C9">
        <w:rPr>
          <w:i/>
        </w:rPr>
        <w:t>TripCost</w:t>
      </w:r>
      <w:r w:rsidR="00AC0B4C">
        <w:rPr>
          <w:i/>
        </w:rPr>
        <w:t>.owl</w:t>
      </w:r>
    </w:p>
    <w:p w14:paraId="2C01FECA" w14:textId="77777777" w:rsidR="001C4E8E" w:rsidRPr="001C4E8E" w:rsidRDefault="001C4E8E" w:rsidP="001C4E8E">
      <w:pPr>
        <w:rPr>
          <w:b/>
        </w:rPr>
      </w:pPr>
      <w:r w:rsidRPr="001C4E8E">
        <w:rPr>
          <w:b/>
        </w:rPr>
        <w:t>Namespace: tripcost</w:t>
      </w:r>
    </w:p>
    <w:p w14:paraId="639845FA" w14:textId="0FA29C6D" w:rsidR="00806205" w:rsidRPr="00806205" w:rsidRDefault="00806205" w:rsidP="00806205">
      <w:r>
        <w:t xml:space="preserve">Different costs are associated with the performance of Trips. These may take the form of direct costs such as those presented in the </w:t>
      </w:r>
      <w:r w:rsidR="005B0E28">
        <w:t xml:space="preserve">Travel Cost </w:t>
      </w:r>
      <w:r>
        <w:t xml:space="preserve">Ontology, but there may be non-monetary costs associated with travel over different arcs such as pollution and </w:t>
      </w:r>
      <w:r w:rsidR="005B0E28">
        <w:t>travel time. Trip Costs</w:t>
      </w:r>
      <w:r>
        <w:t xml:space="preserve"> capture these indirect costs that may vary between individual trips; a trip cost is a property of some instance of travelling.</w:t>
      </w:r>
    </w:p>
    <w:p w14:paraId="63C1634E" w14:textId="77777777" w:rsidR="00806205" w:rsidRDefault="00806205" w:rsidP="009E4A69">
      <w:pPr>
        <w:pStyle w:val="ListParagraph"/>
      </w:pPr>
      <w:r>
        <w:t xml:space="preserve">A </w:t>
      </w:r>
      <w:r w:rsidR="00667888">
        <w:t>Duration Cost</w:t>
      </w:r>
      <w:r>
        <w:t xml:space="preserve"> is a Trip Cost.</w:t>
      </w:r>
      <w:r w:rsidR="00667888">
        <w:br/>
        <w:t>A duration cost has an associated cost in terms of duration; e.g. the length of time to perform the trip or trip segment</w:t>
      </w:r>
      <w:r w:rsidR="00667888">
        <w:br/>
        <w:t>A duration cost may have an associated monetary cost</w:t>
      </w:r>
      <w:r w:rsidR="00F5508C">
        <w:t xml:space="preserve"> (valuation)</w:t>
      </w:r>
      <w:r w:rsidR="00667888">
        <w:t>; e.g. the monetary cost applied to the length of time taken to perform the trip or trip cost.</w:t>
      </w:r>
    </w:p>
    <w:p w14:paraId="0D0B9F3A" w14:textId="77777777" w:rsidR="00806205" w:rsidRDefault="00806205" w:rsidP="009E4A69">
      <w:pPr>
        <w:pStyle w:val="ListParagraph"/>
      </w:pPr>
      <w:r>
        <w:t>A Distance is a Trip Cost</w:t>
      </w:r>
      <w:r w:rsidR="00F5508C">
        <w:br/>
        <w:t>A distance has an associated cost in terms of the distance travelled.</w:t>
      </w:r>
      <w:r w:rsidR="00F5508C">
        <w:br/>
        <w:t>It may also have an associated monetary cost (valuation)</w:t>
      </w:r>
    </w:p>
    <w:p w14:paraId="11E8192A" w14:textId="77777777" w:rsidR="00806205" w:rsidRDefault="00806205" w:rsidP="009E4A69">
      <w:pPr>
        <w:pStyle w:val="ListParagraph"/>
      </w:pPr>
      <w:r>
        <w:t>An Environmental Cost is a Trip Cost</w:t>
      </w:r>
    </w:p>
    <w:p w14:paraId="101A105D" w14:textId="77777777" w:rsidR="00806205" w:rsidRPr="00E91E39" w:rsidRDefault="00806205" w:rsidP="009E4A69">
      <w:pPr>
        <w:pStyle w:val="ListParagraph"/>
      </w:pPr>
      <w:r>
        <w:t>A Vehicle Cost is a Trip Cost</w:t>
      </w:r>
    </w:p>
    <w:tbl>
      <w:tblPr>
        <w:tblStyle w:val="TableGrid"/>
        <w:tblpPr w:leftFromText="180" w:rightFromText="180" w:vertAnchor="text" w:horzAnchor="margin" w:tblpY="128"/>
        <w:tblW w:w="0" w:type="auto"/>
        <w:tblLook w:val="04A0" w:firstRow="1" w:lastRow="0" w:firstColumn="1" w:lastColumn="0" w:noHBand="0" w:noVBand="1"/>
      </w:tblPr>
      <w:tblGrid>
        <w:gridCol w:w="2122"/>
        <w:gridCol w:w="2549"/>
        <w:gridCol w:w="4679"/>
      </w:tblGrid>
      <w:tr w:rsidR="00333D45" w14:paraId="0EC93395" w14:textId="77777777" w:rsidTr="00333D45">
        <w:trPr>
          <w:cantSplit/>
        </w:trPr>
        <w:tc>
          <w:tcPr>
            <w:tcW w:w="2126" w:type="dxa"/>
            <w:shd w:val="clear" w:color="auto" w:fill="00FFFF"/>
          </w:tcPr>
          <w:p w14:paraId="52F28ACA" w14:textId="77777777" w:rsidR="00333D45" w:rsidRDefault="00333D45" w:rsidP="00333D45">
            <w:r>
              <w:t>Object</w:t>
            </w:r>
          </w:p>
        </w:tc>
        <w:tc>
          <w:tcPr>
            <w:tcW w:w="2564" w:type="dxa"/>
            <w:shd w:val="clear" w:color="auto" w:fill="00FFFF"/>
          </w:tcPr>
          <w:p w14:paraId="3DC33A67" w14:textId="77777777" w:rsidR="00333D45" w:rsidRDefault="00333D45" w:rsidP="00333D45">
            <w:r>
              <w:t>Property</w:t>
            </w:r>
          </w:p>
        </w:tc>
        <w:tc>
          <w:tcPr>
            <w:tcW w:w="4886" w:type="dxa"/>
            <w:shd w:val="clear" w:color="auto" w:fill="00FFFF"/>
          </w:tcPr>
          <w:p w14:paraId="05A46527" w14:textId="77777777" w:rsidR="00333D45" w:rsidRDefault="00333D45" w:rsidP="00333D45">
            <w:r>
              <w:t>Value</w:t>
            </w:r>
          </w:p>
        </w:tc>
      </w:tr>
      <w:tr w:rsidR="00B85A48" w14:paraId="671F68C1" w14:textId="77777777" w:rsidTr="00333D45">
        <w:trPr>
          <w:cantSplit/>
        </w:trPr>
        <w:tc>
          <w:tcPr>
            <w:tcW w:w="2126" w:type="dxa"/>
            <w:vMerge w:val="restart"/>
          </w:tcPr>
          <w:p w14:paraId="57CC8743" w14:textId="77777777" w:rsidR="00B85A48" w:rsidRDefault="00B85A48" w:rsidP="00B3604C">
            <w:r>
              <w:t>TripCost</w:t>
            </w:r>
          </w:p>
        </w:tc>
        <w:tc>
          <w:tcPr>
            <w:tcW w:w="2564" w:type="dxa"/>
          </w:tcPr>
          <w:p w14:paraId="5C6DEEA7" w14:textId="77777777" w:rsidR="00B85A48" w:rsidRDefault="00B85A48" w:rsidP="00B3604C">
            <w:r>
              <w:t>hasMonetaryCost</w:t>
            </w:r>
          </w:p>
        </w:tc>
        <w:tc>
          <w:tcPr>
            <w:tcW w:w="4886" w:type="dxa"/>
          </w:tcPr>
          <w:p w14:paraId="00696A4B" w14:textId="6C57B333" w:rsidR="00B85A48" w:rsidRDefault="00B85A48" w:rsidP="00B3604C">
            <w:r>
              <w:t xml:space="preserve">only </w:t>
            </w:r>
            <w:r w:rsidR="00FC58CF">
              <w:t>om</w:t>
            </w:r>
            <w:r>
              <w:t>:MonetaryValue</w:t>
            </w:r>
          </w:p>
        </w:tc>
      </w:tr>
      <w:tr w:rsidR="00B85A48" w14:paraId="4708EDBD" w14:textId="77777777" w:rsidTr="00333D45">
        <w:trPr>
          <w:cantSplit/>
        </w:trPr>
        <w:tc>
          <w:tcPr>
            <w:tcW w:w="2126" w:type="dxa"/>
            <w:vMerge/>
          </w:tcPr>
          <w:p w14:paraId="3B02A615" w14:textId="77777777" w:rsidR="00B85A48" w:rsidRDefault="00B85A48" w:rsidP="00B3604C"/>
        </w:tc>
        <w:tc>
          <w:tcPr>
            <w:tcW w:w="2564" w:type="dxa"/>
          </w:tcPr>
          <w:p w14:paraId="6FAA400E" w14:textId="77777777" w:rsidR="00B85A48" w:rsidRDefault="00B85A48" w:rsidP="00B3604C">
            <w:r>
              <w:t>tripCostOf</w:t>
            </w:r>
          </w:p>
        </w:tc>
        <w:tc>
          <w:tcPr>
            <w:tcW w:w="4886" w:type="dxa"/>
          </w:tcPr>
          <w:p w14:paraId="71683D6A" w14:textId="77777777" w:rsidR="00B85A48" w:rsidRDefault="00B85A48" w:rsidP="00B3604C">
            <w:r>
              <w:t>only (trip:Tour or trip:Trip or trip:TripSegment)</w:t>
            </w:r>
          </w:p>
        </w:tc>
      </w:tr>
      <w:tr w:rsidR="00B85A48" w14:paraId="4C28E4E3" w14:textId="77777777" w:rsidTr="00333D45">
        <w:trPr>
          <w:cantSplit/>
        </w:trPr>
        <w:tc>
          <w:tcPr>
            <w:tcW w:w="2126" w:type="dxa"/>
            <w:vMerge w:val="restart"/>
          </w:tcPr>
          <w:p w14:paraId="3C954A98" w14:textId="77777777" w:rsidR="00B85A48" w:rsidRPr="00BC5636" w:rsidRDefault="00B85A48" w:rsidP="00B85A48">
            <w:r>
              <w:t>DurationCost</w:t>
            </w:r>
          </w:p>
        </w:tc>
        <w:tc>
          <w:tcPr>
            <w:tcW w:w="2564" w:type="dxa"/>
          </w:tcPr>
          <w:p w14:paraId="465B8861" w14:textId="77777777" w:rsidR="00B85A48" w:rsidRDefault="00B85A48" w:rsidP="00B85A48">
            <w:r>
              <w:t>subclassOf</w:t>
            </w:r>
          </w:p>
        </w:tc>
        <w:tc>
          <w:tcPr>
            <w:tcW w:w="4886" w:type="dxa"/>
          </w:tcPr>
          <w:p w14:paraId="408BBEF0" w14:textId="77777777" w:rsidR="00B85A48" w:rsidRDefault="00B85A48" w:rsidP="00B85A48">
            <w:r>
              <w:t>TripCost</w:t>
            </w:r>
          </w:p>
        </w:tc>
      </w:tr>
      <w:tr w:rsidR="00B85A48" w14:paraId="12CB4FAE" w14:textId="77777777" w:rsidTr="00333D45">
        <w:trPr>
          <w:cantSplit/>
        </w:trPr>
        <w:tc>
          <w:tcPr>
            <w:tcW w:w="2126" w:type="dxa"/>
            <w:vMerge/>
          </w:tcPr>
          <w:p w14:paraId="57E1C14A" w14:textId="77777777" w:rsidR="00B85A48" w:rsidRDefault="00B85A48" w:rsidP="00B85A48"/>
        </w:tc>
        <w:tc>
          <w:tcPr>
            <w:tcW w:w="2564" w:type="dxa"/>
          </w:tcPr>
          <w:p w14:paraId="0AC11225" w14:textId="77777777" w:rsidR="00B85A48" w:rsidRDefault="00B85A48" w:rsidP="00B85A48">
            <w:r>
              <w:t>hasDurationCost</w:t>
            </w:r>
          </w:p>
        </w:tc>
        <w:tc>
          <w:tcPr>
            <w:tcW w:w="4886" w:type="dxa"/>
          </w:tcPr>
          <w:p w14:paraId="2BE1DC40" w14:textId="77777777" w:rsidR="00B85A48" w:rsidRDefault="00B85A48" w:rsidP="00B85A48">
            <w:r>
              <w:t>only time:DurationDescription</w:t>
            </w:r>
          </w:p>
        </w:tc>
      </w:tr>
      <w:tr w:rsidR="00B85A48" w14:paraId="7EB8F86C" w14:textId="77777777" w:rsidTr="00333D45">
        <w:trPr>
          <w:cantSplit/>
        </w:trPr>
        <w:tc>
          <w:tcPr>
            <w:tcW w:w="2126" w:type="dxa"/>
            <w:vMerge w:val="restart"/>
          </w:tcPr>
          <w:p w14:paraId="1CBC842E" w14:textId="77777777" w:rsidR="00B85A48" w:rsidRDefault="00B85A48" w:rsidP="00B85A48">
            <w:r>
              <w:t>DistanceCost</w:t>
            </w:r>
          </w:p>
        </w:tc>
        <w:tc>
          <w:tcPr>
            <w:tcW w:w="2564" w:type="dxa"/>
          </w:tcPr>
          <w:p w14:paraId="07279482" w14:textId="77777777" w:rsidR="00B85A48" w:rsidRDefault="00B85A48" w:rsidP="00B85A48">
            <w:r>
              <w:t>subclassOf</w:t>
            </w:r>
          </w:p>
        </w:tc>
        <w:tc>
          <w:tcPr>
            <w:tcW w:w="4886" w:type="dxa"/>
          </w:tcPr>
          <w:p w14:paraId="1478F0C2" w14:textId="77777777" w:rsidR="00B85A48" w:rsidRDefault="00B85A48" w:rsidP="00B85A48">
            <w:r>
              <w:t>TripCost</w:t>
            </w:r>
          </w:p>
        </w:tc>
      </w:tr>
      <w:tr w:rsidR="00B85A48" w14:paraId="61CC73F7" w14:textId="77777777" w:rsidTr="00333D45">
        <w:trPr>
          <w:cantSplit/>
        </w:trPr>
        <w:tc>
          <w:tcPr>
            <w:tcW w:w="2126" w:type="dxa"/>
            <w:vMerge/>
          </w:tcPr>
          <w:p w14:paraId="191F3F0C" w14:textId="77777777" w:rsidR="00B85A48" w:rsidRDefault="00B85A48" w:rsidP="00B85A48"/>
        </w:tc>
        <w:tc>
          <w:tcPr>
            <w:tcW w:w="2564" w:type="dxa"/>
          </w:tcPr>
          <w:p w14:paraId="5EC273EB" w14:textId="77777777" w:rsidR="00B85A48" w:rsidRDefault="00B85A48" w:rsidP="00B85A48">
            <w:r>
              <w:t>hasDistanceCost</w:t>
            </w:r>
          </w:p>
        </w:tc>
        <w:tc>
          <w:tcPr>
            <w:tcW w:w="4886" w:type="dxa"/>
          </w:tcPr>
          <w:p w14:paraId="64E5DFED" w14:textId="7B828ECE" w:rsidR="00B85A48" w:rsidRDefault="00B85A48" w:rsidP="00B85A48">
            <w:r>
              <w:t>only om:</w:t>
            </w:r>
            <w:r w:rsidR="00FC58CF">
              <w:t>length or om:MonetaryValue</w:t>
            </w:r>
          </w:p>
        </w:tc>
      </w:tr>
      <w:tr w:rsidR="00B85A48" w14:paraId="5CC8924E" w14:textId="77777777" w:rsidTr="00333D45">
        <w:trPr>
          <w:cantSplit/>
        </w:trPr>
        <w:tc>
          <w:tcPr>
            <w:tcW w:w="2126" w:type="dxa"/>
            <w:vMerge w:val="restart"/>
          </w:tcPr>
          <w:p w14:paraId="7B89C802" w14:textId="77777777" w:rsidR="00B85A48" w:rsidRDefault="00B85A48" w:rsidP="00B85A48">
            <w:r>
              <w:lastRenderedPageBreak/>
              <w:t>EnvironmentalCost</w:t>
            </w:r>
          </w:p>
        </w:tc>
        <w:tc>
          <w:tcPr>
            <w:tcW w:w="2564" w:type="dxa"/>
          </w:tcPr>
          <w:p w14:paraId="6FCAE98A" w14:textId="77777777" w:rsidR="00B85A48" w:rsidRDefault="00B85A48" w:rsidP="00B85A48">
            <w:r>
              <w:t>subclassOf</w:t>
            </w:r>
          </w:p>
        </w:tc>
        <w:tc>
          <w:tcPr>
            <w:tcW w:w="4886" w:type="dxa"/>
          </w:tcPr>
          <w:p w14:paraId="566E33DD" w14:textId="77777777" w:rsidR="00B85A48" w:rsidRDefault="00B85A48" w:rsidP="00B85A48">
            <w:r>
              <w:t>TripCost</w:t>
            </w:r>
          </w:p>
        </w:tc>
      </w:tr>
      <w:tr w:rsidR="00B85A48" w14:paraId="2001564A" w14:textId="77777777" w:rsidTr="00333D45">
        <w:trPr>
          <w:cantSplit/>
        </w:trPr>
        <w:tc>
          <w:tcPr>
            <w:tcW w:w="2126" w:type="dxa"/>
            <w:vMerge/>
          </w:tcPr>
          <w:p w14:paraId="15A19F31" w14:textId="77777777" w:rsidR="00B85A48" w:rsidRDefault="00B85A48" w:rsidP="00B85A48"/>
        </w:tc>
        <w:tc>
          <w:tcPr>
            <w:tcW w:w="2564" w:type="dxa"/>
          </w:tcPr>
          <w:p w14:paraId="7464E101" w14:textId="77777777" w:rsidR="00B85A48" w:rsidRDefault="00B85A48" w:rsidP="00B85A48">
            <w:r>
              <w:t>hasEnvironmentalCost</w:t>
            </w:r>
          </w:p>
        </w:tc>
        <w:tc>
          <w:tcPr>
            <w:tcW w:w="4886" w:type="dxa"/>
          </w:tcPr>
          <w:p w14:paraId="5D18EB22" w14:textId="77777777" w:rsidR="00B85A48" w:rsidRDefault="00B85A48" w:rsidP="00B85A48">
            <w:r>
              <w:t>only CarbonEmissions</w:t>
            </w:r>
          </w:p>
        </w:tc>
      </w:tr>
      <w:tr w:rsidR="00B85A48" w14:paraId="626E63AA" w14:textId="77777777" w:rsidTr="00333D45">
        <w:trPr>
          <w:cantSplit/>
        </w:trPr>
        <w:tc>
          <w:tcPr>
            <w:tcW w:w="2126" w:type="dxa"/>
          </w:tcPr>
          <w:p w14:paraId="6E580DAD" w14:textId="77777777" w:rsidR="00B85A48" w:rsidRDefault="00B85A48" w:rsidP="00B85A48">
            <w:r>
              <w:t>VehicleCost</w:t>
            </w:r>
          </w:p>
        </w:tc>
        <w:tc>
          <w:tcPr>
            <w:tcW w:w="2564" w:type="dxa"/>
          </w:tcPr>
          <w:p w14:paraId="431199E9" w14:textId="77777777" w:rsidR="00B85A48" w:rsidRDefault="00B85A48" w:rsidP="00B85A48">
            <w:r>
              <w:t>subclassOf</w:t>
            </w:r>
          </w:p>
        </w:tc>
        <w:tc>
          <w:tcPr>
            <w:tcW w:w="4886" w:type="dxa"/>
          </w:tcPr>
          <w:p w14:paraId="154A676C" w14:textId="77777777" w:rsidR="00B85A48" w:rsidRDefault="00B85A48" w:rsidP="00B85A48">
            <w:r>
              <w:t>TripCost</w:t>
            </w:r>
          </w:p>
        </w:tc>
      </w:tr>
    </w:tbl>
    <w:p w14:paraId="3FF24AE6" w14:textId="77777777" w:rsidR="001C4E8E" w:rsidRDefault="001C4E8E" w:rsidP="00806205">
      <w:pPr>
        <w:rPr>
          <w:b/>
        </w:rPr>
      </w:pPr>
    </w:p>
    <w:p w14:paraId="4D3020BC" w14:textId="77777777" w:rsidR="00806205" w:rsidRDefault="00B3604C" w:rsidP="00806205">
      <w:pPr>
        <w:rPr>
          <w:b/>
        </w:rPr>
      </w:pPr>
      <w:r>
        <w:rPr>
          <w:b/>
        </w:rPr>
        <w:t>Reused Ontologies:</w:t>
      </w:r>
    </w:p>
    <w:p w14:paraId="4A64BB91" w14:textId="77777777" w:rsidR="00B13565" w:rsidRDefault="00B3604C" w:rsidP="001D3F17">
      <w:pPr>
        <w:pStyle w:val="ListParagraph"/>
        <w:numPr>
          <w:ilvl w:val="0"/>
          <w:numId w:val="4"/>
        </w:numPr>
      </w:pPr>
      <w:r>
        <w:t xml:space="preserve">iCity-Trip </w:t>
      </w:r>
    </w:p>
    <w:p w14:paraId="157C7967" w14:textId="77777777" w:rsidR="00B13565" w:rsidRDefault="00B13565" w:rsidP="00B13565">
      <w:pPr>
        <w:pStyle w:val="Heading2"/>
      </w:pPr>
      <w:bookmarkStart w:id="114" w:name="_Toc17365194"/>
      <w:r>
        <w:t>Urban System Ontology</w:t>
      </w:r>
      <w:bookmarkEnd w:id="114"/>
    </w:p>
    <w:p w14:paraId="634A2215" w14:textId="38474742" w:rsidR="00D479C9" w:rsidRPr="00D479C9" w:rsidRDefault="0089518D" w:rsidP="00D479C9">
      <w:pPr>
        <w:rPr>
          <w:i/>
        </w:rPr>
      </w:pPr>
      <w:r>
        <w:rPr>
          <w:i/>
        </w:rPr>
        <w:t>http://ontology.eil.utoronto.ca/icity/</w:t>
      </w:r>
      <w:r w:rsidR="00D479C9" w:rsidRPr="00D479C9">
        <w:rPr>
          <w:i/>
        </w:rPr>
        <w:t>UrbanSystem</w:t>
      </w:r>
      <w:r w:rsidR="00AC0B4C">
        <w:rPr>
          <w:i/>
        </w:rPr>
        <w:t>.owl</w:t>
      </w:r>
    </w:p>
    <w:p w14:paraId="2E0A6C47" w14:textId="77777777" w:rsidR="009D085B" w:rsidRPr="009D085B" w:rsidRDefault="009D085B" w:rsidP="009D085B">
      <w:pPr>
        <w:rPr>
          <w:b/>
        </w:rPr>
      </w:pPr>
      <w:r>
        <w:rPr>
          <w:b/>
        </w:rPr>
        <w:t>Namespace: urbansys</w:t>
      </w:r>
    </w:p>
    <w:p w14:paraId="60E8A1CE" w14:textId="77777777" w:rsidR="00FD13F5" w:rsidRDefault="00FD13F5" w:rsidP="00FD13F5">
      <w:bookmarkStart w:id="115" w:name="_Ref468171950"/>
      <w:r>
        <w:t>Earlier in this report, we recognized that the urban system covers many different concepts, thus motivating the design of the preceding, so-called generic ontologies. However, it must be recognized that in isolation, these concepts do not effectively capture the urban system. The urban system not only includes these concepts, but relationships between them. For example, the relationship between its population and trips taken and vehicles used. The Urban System Ontology extends all of the previously defined ontologies in order to capture the relationships between them, in the context of the urban system.</w:t>
      </w:r>
    </w:p>
    <w:p w14:paraId="579436A6" w14:textId="62398AD2" w:rsidR="00FD13F5" w:rsidRDefault="00FD13F5" w:rsidP="001D3F17">
      <w:pPr>
        <w:pStyle w:val="ListParagraph"/>
        <w:numPr>
          <w:ilvl w:val="0"/>
          <w:numId w:val="5"/>
        </w:numPr>
      </w:pPr>
      <w:r>
        <w:t xml:space="preserve">A Person may be a </w:t>
      </w:r>
      <w:r w:rsidRPr="00985FB1">
        <w:rPr>
          <w:b/>
        </w:rPr>
        <w:t>member of</w:t>
      </w:r>
      <w:r>
        <w:t xml:space="preserve"> a Family and/or a Household.</w:t>
      </w:r>
      <w:r>
        <w:br/>
        <w:t>A Person may work for another Person, or some Organization</w:t>
      </w:r>
      <w:r w:rsidR="007026A8">
        <w:t>, or be enrolled at some Educational Institution</w:t>
      </w:r>
      <w:r>
        <w:t>.</w:t>
      </w:r>
      <w:r>
        <w:br/>
        <w:t xml:space="preserve">A Person may </w:t>
      </w:r>
      <w:r w:rsidRPr="008F1630">
        <w:rPr>
          <w:b/>
        </w:rPr>
        <w:t>have access to</w:t>
      </w:r>
      <w:r>
        <w:t xml:space="preserve"> some </w:t>
      </w:r>
      <w:r w:rsidRPr="005565E5">
        <w:rPr>
          <w:b/>
        </w:rPr>
        <w:t>Vehicle</w:t>
      </w:r>
      <w:r>
        <w:t>.</w:t>
      </w:r>
      <w:r>
        <w:br/>
        <w:t xml:space="preserve">A Person may </w:t>
      </w:r>
      <w:r>
        <w:rPr>
          <w:b/>
        </w:rPr>
        <w:t>have access to</w:t>
      </w:r>
      <w:r>
        <w:t xml:space="preserve"> some </w:t>
      </w:r>
      <w:r>
        <w:rPr>
          <w:b/>
        </w:rPr>
        <w:t>Bicycle</w:t>
      </w:r>
      <w:r>
        <w:t>.</w:t>
      </w:r>
      <w:r>
        <w:br/>
        <w:t xml:space="preserve">A Person has a </w:t>
      </w:r>
      <w:r w:rsidRPr="00131B2A">
        <w:rPr>
          <w:b/>
        </w:rPr>
        <w:t>Schedule</w:t>
      </w:r>
      <w:r>
        <w:t xml:space="preserve"> for a given point (period) in time.</w:t>
      </w:r>
    </w:p>
    <w:p w14:paraId="6C015DD6" w14:textId="77777777" w:rsidR="00FD13F5" w:rsidRPr="00386539" w:rsidRDefault="00FD13F5" w:rsidP="001D3F17">
      <w:pPr>
        <w:pStyle w:val="ListParagraph"/>
        <w:numPr>
          <w:ilvl w:val="0"/>
          <w:numId w:val="5"/>
        </w:numPr>
      </w:pPr>
      <w:r>
        <w:t>A Schedule is a plan for some Activity to occur at/over some point in time.</w:t>
      </w:r>
    </w:p>
    <w:p w14:paraId="0B79CB4A" w14:textId="77777777" w:rsidR="00FD13F5" w:rsidRDefault="00FD13F5" w:rsidP="001D3F17">
      <w:pPr>
        <w:pStyle w:val="ListParagraph"/>
        <w:numPr>
          <w:ilvl w:val="0"/>
          <w:numId w:val="5"/>
        </w:numPr>
      </w:pPr>
      <w:r>
        <w:t xml:space="preserve">A Family </w:t>
      </w:r>
      <w:r w:rsidRPr="00DB4DAA">
        <w:rPr>
          <w:b/>
        </w:rPr>
        <w:t>has members</w:t>
      </w:r>
      <w:r>
        <w:t xml:space="preserve"> who are Persons, and who are related via the has-spouse or has-child properties.</w:t>
      </w:r>
    </w:p>
    <w:p w14:paraId="5A7882C3" w14:textId="77777777" w:rsidR="00FD13F5" w:rsidRDefault="00FD13F5" w:rsidP="001D3F17">
      <w:pPr>
        <w:pStyle w:val="ListParagraph"/>
        <w:numPr>
          <w:ilvl w:val="0"/>
          <w:numId w:val="5"/>
        </w:numPr>
      </w:pPr>
      <w:r>
        <w:t xml:space="preserve">A Household has one or more Persons as </w:t>
      </w:r>
      <w:r w:rsidRPr="006B3727">
        <w:rPr>
          <w:b/>
        </w:rPr>
        <w:t>members</w:t>
      </w:r>
      <w:r>
        <w:t>.</w:t>
      </w:r>
      <w:r w:rsidR="007F6AE3">
        <w:t xml:space="preserve"> We do not make any commitment regarding the identity of the Persons, and in fact a Person may belong to more than one Household.</w:t>
      </w:r>
    </w:p>
    <w:p w14:paraId="5C3D6B79" w14:textId="77777777" w:rsidR="00FD13F5" w:rsidRDefault="00FD13F5" w:rsidP="001D3F17">
      <w:pPr>
        <w:pStyle w:val="ListParagraph"/>
        <w:numPr>
          <w:ilvl w:val="0"/>
          <w:numId w:val="5"/>
        </w:numPr>
      </w:pPr>
      <w:r>
        <w:t xml:space="preserve">A Dwelling Unit is </w:t>
      </w:r>
      <w:r>
        <w:rPr>
          <w:b/>
        </w:rPr>
        <w:t xml:space="preserve">located in some </w:t>
      </w:r>
      <w:r w:rsidRPr="00D00910">
        <w:rPr>
          <w:b/>
        </w:rPr>
        <w:t>Building</w:t>
      </w:r>
      <w:r>
        <w:rPr>
          <w:b/>
        </w:rPr>
        <w:t xml:space="preserve"> </w:t>
      </w:r>
      <w:r>
        <w:t>(e.g. House, Apartment,...)</w:t>
      </w:r>
    </w:p>
    <w:p w14:paraId="3B50EBBB" w14:textId="77777777" w:rsidR="00FD13F5" w:rsidRDefault="00FD13F5" w:rsidP="001D3F17">
      <w:pPr>
        <w:pStyle w:val="ListParagraph"/>
        <w:numPr>
          <w:ilvl w:val="0"/>
          <w:numId w:val="5"/>
        </w:numPr>
      </w:pPr>
      <w:r>
        <w:t>An Organization must have at least 2 Person(s) as members(s).</w:t>
      </w:r>
    </w:p>
    <w:p w14:paraId="2A70388E" w14:textId="77777777" w:rsidR="00FD13F5" w:rsidRDefault="00FD13F5" w:rsidP="001D3F17">
      <w:pPr>
        <w:pStyle w:val="ListParagraph"/>
        <w:numPr>
          <w:ilvl w:val="0"/>
          <w:numId w:val="5"/>
        </w:numPr>
      </w:pPr>
      <w:r>
        <w:t>A Firm or a Business Establishment may have a Person as an employee</w:t>
      </w:r>
    </w:p>
    <w:p w14:paraId="2E366E56" w14:textId="77777777" w:rsidR="00FD13F5" w:rsidRDefault="00FD13F5" w:rsidP="001D3F17">
      <w:pPr>
        <w:pStyle w:val="ListParagraph"/>
        <w:numPr>
          <w:ilvl w:val="0"/>
          <w:numId w:val="5"/>
        </w:numPr>
      </w:pPr>
      <w:r>
        <w:t>An Employee is a type of Person(s).</w:t>
      </w:r>
    </w:p>
    <w:p w14:paraId="7933AF68" w14:textId="77777777" w:rsidR="00FD13F5" w:rsidRDefault="00FD13F5" w:rsidP="001D3F17">
      <w:pPr>
        <w:pStyle w:val="ListParagraph"/>
        <w:numPr>
          <w:ilvl w:val="0"/>
          <w:numId w:val="5"/>
        </w:numPr>
      </w:pPr>
      <w:r>
        <w:t>Occupation: An Occupation</w:t>
      </w:r>
      <w:r w:rsidRPr="00AA0C85">
        <w:rPr>
          <w:b/>
        </w:rPr>
        <w:t xml:space="preserve"> is performed by </w:t>
      </w:r>
      <w:r>
        <w:t>some Person.</w:t>
      </w:r>
      <w:r>
        <w:br/>
        <w:t>An Occupation has a type (e.g. sales, skilled trades)</w:t>
      </w:r>
    </w:p>
    <w:p w14:paraId="4EDD24A3" w14:textId="77777777" w:rsidR="00FD13F5" w:rsidRDefault="00FD13F5" w:rsidP="001D3F17">
      <w:pPr>
        <w:pStyle w:val="ListParagraph"/>
        <w:numPr>
          <w:ilvl w:val="0"/>
          <w:numId w:val="5"/>
        </w:numPr>
      </w:pPr>
      <w:r>
        <w:t>A Building may be located on some Parcel of land (this is an invariant property of any building).</w:t>
      </w:r>
      <w:r>
        <w:br/>
        <w:t xml:space="preserve">A Building </w:t>
      </w:r>
      <w:r w:rsidRPr="00F46BD1">
        <w:rPr>
          <w:b/>
        </w:rPr>
        <w:t>has an owner</w:t>
      </w:r>
      <w:r>
        <w:t>, which may be a Persons or some Organization.</w:t>
      </w:r>
      <w:r>
        <w:br/>
        <w:t xml:space="preserve">A Building </w:t>
      </w:r>
      <w:r w:rsidRPr="002010DA">
        <w:rPr>
          <w:b/>
        </w:rPr>
        <w:t>has occupants</w:t>
      </w:r>
      <w:r>
        <w:t>, which may or may not be the same Persons or Firm who own it.</w:t>
      </w:r>
      <w:r>
        <w:br/>
        <w:t xml:space="preserve">A Building may </w:t>
      </w:r>
      <w:r w:rsidRPr="00B2298F">
        <w:rPr>
          <w:b/>
        </w:rPr>
        <w:t>provide</w:t>
      </w:r>
      <w:r>
        <w:t xml:space="preserve"> some </w:t>
      </w:r>
      <w:r w:rsidRPr="00B2298F">
        <w:rPr>
          <w:b/>
        </w:rPr>
        <w:t>Parking</w:t>
      </w:r>
      <w:r>
        <w:t>.</w:t>
      </w:r>
    </w:p>
    <w:p w14:paraId="14D364CC" w14:textId="77777777" w:rsidR="00FD13F5" w:rsidRDefault="00FD13F5" w:rsidP="001D3F17">
      <w:pPr>
        <w:pStyle w:val="ListParagraph"/>
        <w:numPr>
          <w:ilvl w:val="0"/>
          <w:numId w:val="5"/>
        </w:numPr>
      </w:pPr>
      <w:r>
        <w:t xml:space="preserve">A Building Unit may be </w:t>
      </w:r>
      <w:r w:rsidRPr="00841272">
        <w:rPr>
          <w:b/>
        </w:rPr>
        <w:t>occupied by</w:t>
      </w:r>
      <w:r>
        <w:t xml:space="preserve"> some Persons or Organization.</w:t>
      </w:r>
      <w:r>
        <w:br/>
        <w:t xml:space="preserve">A Building Unit may be </w:t>
      </w:r>
      <w:r w:rsidRPr="00841272">
        <w:rPr>
          <w:b/>
        </w:rPr>
        <w:t>provide some Parking</w:t>
      </w:r>
      <w:r>
        <w:t>.</w:t>
      </w:r>
    </w:p>
    <w:p w14:paraId="0CCEA8F3" w14:textId="5C328539" w:rsidR="00FD13F5" w:rsidRDefault="00FD13F5" w:rsidP="001D3F17">
      <w:pPr>
        <w:pStyle w:val="ListParagraph"/>
        <w:numPr>
          <w:ilvl w:val="0"/>
          <w:numId w:val="5"/>
        </w:numPr>
      </w:pPr>
      <w:r>
        <w:t xml:space="preserve">A Vehicle may be </w:t>
      </w:r>
      <w:r w:rsidRPr="002A2C7E">
        <w:rPr>
          <w:b/>
        </w:rPr>
        <w:t>occupied by</w:t>
      </w:r>
      <w:r>
        <w:t xml:space="preserve"> at least one </w:t>
      </w:r>
      <w:r w:rsidR="009E1DC8">
        <w:t>Person</w:t>
      </w:r>
      <w:r>
        <w:t>, and some cargo.</w:t>
      </w:r>
      <w:r>
        <w:br/>
        <w:t xml:space="preserve">A Vehicle is </w:t>
      </w:r>
      <w:r w:rsidRPr="002A2C7E">
        <w:rPr>
          <w:b/>
        </w:rPr>
        <w:t xml:space="preserve">owned by </w:t>
      </w:r>
      <w:r>
        <w:t>some Person(s) or Firm.</w:t>
      </w:r>
      <w:r w:rsidR="00FE4987">
        <w:br/>
        <w:t xml:space="preserve">A Vehicle has some associated </w:t>
      </w:r>
      <w:r w:rsidR="00FE4987" w:rsidRPr="00FE4987">
        <w:rPr>
          <w:b/>
        </w:rPr>
        <w:t>Mode</w:t>
      </w:r>
      <w:r w:rsidR="00FE4987">
        <w:t>.</w:t>
      </w:r>
    </w:p>
    <w:p w14:paraId="6F3426A6" w14:textId="77777777" w:rsidR="00FD13F5" w:rsidRDefault="00FD13F5" w:rsidP="001D3F17">
      <w:pPr>
        <w:pStyle w:val="ListParagraph"/>
        <w:numPr>
          <w:ilvl w:val="0"/>
          <w:numId w:val="5"/>
        </w:numPr>
      </w:pPr>
      <w:r>
        <w:t>Occupant: An occupant is a Person who is occupying a Vehicle during transit.</w:t>
      </w:r>
      <w:r>
        <w:br/>
        <w:t>An Occupant may be a Driver or a Passenger</w:t>
      </w:r>
    </w:p>
    <w:p w14:paraId="3EBBAD3C" w14:textId="77777777" w:rsidR="00FD13F5" w:rsidRDefault="00FD13F5" w:rsidP="001D3F17">
      <w:pPr>
        <w:pStyle w:val="ListParagraph"/>
        <w:numPr>
          <w:ilvl w:val="0"/>
          <w:numId w:val="5"/>
        </w:numPr>
      </w:pPr>
      <w:r>
        <w:t>Cargo: A Cargo is some Thing that is not a Person and is occupying a Vehicle during transit.</w:t>
      </w:r>
    </w:p>
    <w:p w14:paraId="40F1A53F" w14:textId="77777777" w:rsidR="00FD13F5" w:rsidRDefault="00FD13F5" w:rsidP="001D3F17">
      <w:pPr>
        <w:pStyle w:val="ListParagraph"/>
        <w:numPr>
          <w:ilvl w:val="0"/>
          <w:numId w:val="5"/>
        </w:numPr>
      </w:pPr>
      <w:r>
        <w:t>An</w:t>
      </w:r>
      <w:r w:rsidRPr="001859D3">
        <w:t xml:space="preserve"> </w:t>
      </w:r>
      <w:r w:rsidRPr="001859D3">
        <w:rPr>
          <w:i/>
          <w:iCs/>
        </w:rPr>
        <w:t xml:space="preserve">entire </w:t>
      </w:r>
      <w:r w:rsidRPr="001859D3">
        <w:t>Arc is accessible by a single set of Mode(s).</w:t>
      </w:r>
    </w:p>
    <w:p w14:paraId="115D428C" w14:textId="77777777" w:rsidR="00FD13F5" w:rsidRDefault="00FD13F5" w:rsidP="001D3F17">
      <w:pPr>
        <w:pStyle w:val="ListParagraph"/>
        <w:numPr>
          <w:ilvl w:val="0"/>
          <w:numId w:val="5"/>
        </w:numPr>
      </w:pPr>
      <w:r>
        <w:t>A Road Segment is accessed by</w:t>
      </w:r>
      <w:r w:rsidRPr="001859D3">
        <w:t xml:space="preserve"> so</w:t>
      </w:r>
      <w:r>
        <w:t>me Arc(s) with modes that are not water, air, or rail.</w:t>
      </w:r>
    </w:p>
    <w:p w14:paraId="41CEB479" w14:textId="77777777" w:rsidR="00FD13F5" w:rsidRDefault="00FD13F5" w:rsidP="001D3F17">
      <w:pPr>
        <w:pStyle w:val="ListParagraph"/>
        <w:numPr>
          <w:ilvl w:val="0"/>
          <w:numId w:val="5"/>
        </w:numPr>
      </w:pPr>
      <w:r>
        <w:t xml:space="preserve">A Parking Area has some </w:t>
      </w:r>
      <w:r w:rsidRPr="001529B8">
        <w:rPr>
          <w:b/>
        </w:rPr>
        <w:t>owner</w:t>
      </w:r>
      <w:r>
        <w:t>.</w:t>
      </w:r>
      <w:r>
        <w:br/>
        <w:t xml:space="preserve">A Parking Area may be </w:t>
      </w:r>
      <w:r w:rsidRPr="007F76CA">
        <w:rPr>
          <w:b/>
        </w:rPr>
        <w:t>occupied by</w:t>
      </w:r>
      <w:r>
        <w:t xml:space="preserve"> some Vehicle (however, it might also be occupied by some debris or activities such as construction).</w:t>
      </w:r>
    </w:p>
    <w:p w14:paraId="31EE67F7" w14:textId="77777777" w:rsidR="00FD13F5" w:rsidRPr="001227F5" w:rsidRDefault="00FD13F5" w:rsidP="001D3F17">
      <w:pPr>
        <w:pStyle w:val="ListParagraph"/>
        <w:numPr>
          <w:ilvl w:val="0"/>
          <w:numId w:val="5"/>
        </w:numPr>
      </w:pPr>
      <w:r>
        <w:lastRenderedPageBreak/>
        <w:t xml:space="preserve">A Parking Policy may </w:t>
      </w:r>
      <w:r w:rsidRPr="006522C8">
        <w:rPr>
          <w:b/>
        </w:rPr>
        <w:t>apply to</w:t>
      </w:r>
      <w:r>
        <w:t xml:space="preserve"> a specific group of Persons or Organizations.</w:t>
      </w:r>
      <w:r>
        <w:br/>
        <w:t xml:space="preserve">A Parking Policy may have a </w:t>
      </w:r>
      <w:r w:rsidRPr="006522C8">
        <w:rPr>
          <w:b/>
        </w:rPr>
        <w:t>vehicle type</w:t>
      </w:r>
      <w:r>
        <w:rPr>
          <w:b/>
        </w:rPr>
        <w:t xml:space="preserve"> </w:t>
      </w:r>
      <w:r w:rsidRPr="006522C8">
        <w:rPr>
          <w:b/>
        </w:rPr>
        <w:t>restriction.</w:t>
      </w:r>
    </w:p>
    <w:p w14:paraId="221738B0" w14:textId="77777777" w:rsidR="00FD13F5" w:rsidRDefault="00FD13F5" w:rsidP="001D3F17">
      <w:pPr>
        <w:pStyle w:val="ListParagraph"/>
        <w:numPr>
          <w:ilvl w:val="0"/>
          <w:numId w:val="5"/>
        </w:numPr>
      </w:pPr>
      <w:r>
        <w:t xml:space="preserve">A TransitSystem may be </w:t>
      </w:r>
      <w:r w:rsidRPr="0049134E">
        <w:rPr>
          <w:b/>
        </w:rPr>
        <w:t>owned by</w:t>
      </w:r>
      <w:r>
        <w:t xml:space="preserve"> some Organization.</w:t>
      </w:r>
    </w:p>
    <w:p w14:paraId="6FE67620" w14:textId="77777777" w:rsidR="00FD13F5" w:rsidRDefault="00FD13F5" w:rsidP="001D3F17">
      <w:pPr>
        <w:pStyle w:val="ListParagraph"/>
        <w:numPr>
          <w:ilvl w:val="0"/>
          <w:numId w:val="5"/>
        </w:numPr>
      </w:pPr>
      <w:r>
        <w:t xml:space="preserve">A Route is </w:t>
      </w:r>
      <w:r w:rsidRPr="009E4A69">
        <w:rPr>
          <w:b/>
        </w:rPr>
        <w:t>executed by</w:t>
      </w:r>
      <w:r>
        <w:t xml:space="preserve"> various Vehicles at different points in time.</w:t>
      </w:r>
    </w:p>
    <w:p w14:paraId="1E774B8B" w14:textId="77777777" w:rsidR="00FD13F5" w:rsidRDefault="00FD13F5" w:rsidP="001D3F17">
      <w:pPr>
        <w:pStyle w:val="ListParagraph"/>
        <w:numPr>
          <w:ilvl w:val="0"/>
          <w:numId w:val="5"/>
        </w:numPr>
      </w:pPr>
      <w:r>
        <w:t xml:space="preserve">A Trip is </w:t>
      </w:r>
      <w:r w:rsidRPr="0035644F">
        <w:rPr>
          <w:b/>
        </w:rPr>
        <w:t>made by</w:t>
      </w:r>
      <w:r>
        <w:t xml:space="preserve"> a Person to </w:t>
      </w:r>
      <w:r w:rsidRPr="0035644F">
        <w:rPr>
          <w:b/>
        </w:rPr>
        <w:t>facilitate participation in some Activity</w:t>
      </w:r>
      <w:r>
        <w:t>.</w:t>
      </w:r>
      <w:r>
        <w:br/>
      </w:r>
    </w:p>
    <w:tbl>
      <w:tblPr>
        <w:tblStyle w:val="TableGrid"/>
        <w:tblpPr w:leftFromText="180" w:rightFromText="180" w:vertAnchor="text" w:horzAnchor="margin" w:tblpY="128"/>
        <w:tblW w:w="0" w:type="auto"/>
        <w:tblLook w:val="04A0" w:firstRow="1" w:lastRow="0" w:firstColumn="1" w:lastColumn="0" w:noHBand="0" w:noVBand="1"/>
      </w:tblPr>
      <w:tblGrid>
        <w:gridCol w:w="2896"/>
        <w:gridCol w:w="2374"/>
        <w:gridCol w:w="4080"/>
      </w:tblGrid>
      <w:tr w:rsidR="00FD13F5" w14:paraId="61302341" w14:textId="77777777" w:rsidTr="00B65D5F">
        <w:trPr>
          <w:cantSplit/>
        </w:trPr>
        <w:tc>
          <w:tcPr>
            <w:tcW w:w="2896" w:type="dxa"/>
            <w:shd w:val="clear" w:color="auto" w:fill="00FFFF"/>
          </w:tcPr>
          <w:p w14:paraId="6199D19C" w14:textId="77777777" w:rsidR="00FD13F5" w:rsidRDefault="00FD13F5" w:rsidP="00FD13F5">
            <w:r>
              <w:t>Object</w:t>
            </w:r>
          </w:p>
        </w:tc>
        <w:tc>
          <w:tcPr>
            <w:tcW w:w="2374" w:type="dxa"/>
            <w:shd w:val="clear" w:color="auto" w:fill="00FFFF"/>
          </w:tcPr>
          <w:p w14:paraId="650B3DC3" w14:textId="77777777" w:rsidR="00FD13F5" w:rsidRDefault="00FD13F5" w:rsidP="00FD13F5">
            <w:r>
              <w:t>Property</w:t>
            </w:r>
          </w:p>
        </w:tc>
        <w:tc>
          <w:tcPr>
            <w:tcW w:w="4080" w:type="dxa"/>
            <w:shd w:val="clear" w:color="auto" w:fill="00FFFF"/>
          </w:tcPr>
          <w:p w14:paraId="7B4D57D9" w14:textId="77777777" w:rsidR="00FD13F5" w:rsidRDefault="00FD13F5" w:rsidP="00FD13F5">
            <w:r>
              <w:t>Value</w:t>
            </w:r>
          </w:p>
        </w:tc>
      </w:tr>
      <w:tr w:rsidR="00FD13F5" w:rsidRPr="00DB60DF" w14:paraId="56BEE251" w14:textId="77777777" w:rsidTr="00B65D5F">
        <w:tc>
          <w:tcPr>
            <w:tcW w:w="2896" w:type="dxa"/>
            <w:vMerge w:val="restart"/>
          </w:tcPr>
          <w:p w14:paraId="0EC56589" w14:textId="77777777" w:rsidR="00FD13F5" w:rsidRDefault="00FD13F5" w:rsidP="00FD13F5">
            <w:r>
              <w:t>person:Person</w:t>
            </w:r>
          </w:p>
        </w:tc>
        <w:tc>
          <w:tcPr>
            <w:tcW w:w="2374" w:type="dxa"/>
          </w:tcPr>
          <w:p w14:paraId="45D4E1FB" w14:textId="77777777" w:rsidR="00FD13F5" w:rsidRPr="00A852ED" w:rsidRDefault="00FD13F5" w:rsidP="00FD13F5">
            <w:r w:rsidRPr="00A852ED">
              <w:t>memberOf</w:t>
            </w:r>
          </w:p>
        </w:tc>
        <w:tc>
          <w:tcPr>
            <w:tcW w:w="4080" w:type="dxa"/>
          </w:tcPr>
          <w:p w14:paraId="12EE3047" w14:textId="77777777" w:rsidR="00FD13F5" w:rsidRPr="00A852ED" w:rsidRDefault="00FD13F5" w:rsidP="00FD13F5">
            <w:r w:rsidRPr="00A852ED">
              <w:t>min 1 household:Family</w:t>
            </w:r>
          </w:p>
        </w:tc>
      </w:tr>
      <w:tr w:rsidR="00FD13F5" w:rsidRPr="00DB60DF" w14:paraId="103734FB" w14:textId="77777777" w:rsidTr="00B65D5F">
        <w:tc>
          <w:tcPr>
            <w:tcW w:w="2896" w:type="dxa"/>
            <w:vMerge/>
          </w:tcPr>
          <w:p w14:paraId="73FD250C" w14:textId="77777777" w:rsidR="00FD13F5" w:rsidRDefault="00FD13F5" w:rsidP="00FD13F5"/>
        </w:tc>
        <w:tc>
          <w:tcPr>
            <w:tcW w:w="2374" w:type="dxa"/>
          </w:tcPr>
          <w:p w14:paraId="51834594" w14:textId="77777777" w:rsidR="00FD13F5" w:rsidRPr="00A852ED" w:rsidRDefault="00FD13F5" w:rsidP="00FD13F5">
            <w:r w:rsidRPr="00A852ED">
              <w:t>memberOf</w:t>
            </w:r>
          </w:p>
        </w:tc>
        <w:tc>
          <w:tcPr>
            <w:tcW w:w="4080" w:type="dxa"/>
          </w:tcPr>
          <w:p w14:paraId="3411214C" w14:textId="77777777" w:rsidR="00FD13F5" w:rsidRPr="00A852ED" w:rsidRDefault="00FD13F5" w:rsidP="00FD13F5">
            <w:r w:rsidRPr="00A852ED">
              <w:t>min 0 household:Household</w:t>
            </w:r>
          </w:p>
        </w:tc>
      </w:tr>
      <w:tr w:rsidR="00FD13F5" w:rsidRPr="00DB60DF" w14:paraId="01F1E1A7" w14:textId="77777777" w:rsidTr="00B65D5F">
        <w:tc>
          <w:tcPr>
            <w:tcW w:w="2896" w:type="dxa"/>
            <w:vMerge/>
          </w:tcPr>
          <w:p w14:paraId="30F848E4" w14:textId="77777777" w:rsidR="00FD13F5" w:rsidRDefault="00FD13F5" w:rsidP="00FD13F5"/>
        </w:tc>
        <w:tc>
          <w:tcPr>
            <w:tcW w:w="2374" w:type="dxa"/>
          </w:tcPr>
          <w:p w14:paraId="40112626" w14:textId="77777777" w:rsidR="00FD13F5" w:rsidRPr="00A852ED" w:rsidRDefault="00FD13F5" w:rsidP="00FD13F5">
            <w:r w:rsidRPr="00A852ED">
              <w:t>schema:worksFor</w:t>
            </w:r>
          </w:p>
        </w:tc>
        <w:tc>
          <w:tcPr>
            <w:tcW w:w="4080" w:type="dxa"/>
          </w:tcPr>
          <w:p w14:paraId="6CF1590B" w14:textId="77777777" w:rsidR="00FD13F5" w:rsidRPr="00A852ED" w:rsidRDefault="00FD13F5" w:rsidP="00FD13F5">
            <w:r w:rsidRPr="00A852ED">
              <w:t>some (person:Person or org:Organization)</w:t>
            </w:r>
          </w:p>
        </w:tc>
      </w:tr>
      <w:tr w:rsidR="00FD13F5" w14:paraId="10A02036" w14:textId="77777777" w:rsidTr="00B65D5F">
        <w:trPr>
          <w:cantSplit/>
        </w:trPr>
        <w:tc>
          <w:tcPr>
            <w:tcW w:w="2896" w:type="dxa"/>
            <w:vMerge/>
          </w:tcPr>
          <w:p w14:paraId="376A7173" w14:textId="77777777" w:rsidR="00FD13F5" w:rsidRDefault="00FD13F5" w:rsidP="00FD13F5"/>
        </w:tc>
        <w:tc>
          <w:tcPr>
            <w:tcW w:w="2374" w:type="dxa"/>
          </w:tcPr>
          <w:p w14:paraId="098F21F3" w14:textId="77777777" w:rsidR="00FD13F5" w:rsidRPr="00157C17" w:rsidRDefault="00FD13F5" w:rsidP="00FD13F5">
            <w:r w:rsidRPr="00A852ED">
              <w:t>hasAccess</w:t>
            </w:r>
          </w:p>
        </w:tc>
        <w:tc>
          <w:tcPr>
            <w:tcW w:w="4080" w:type="dxa"/>
          </w:tcPr>
          <w:p w14:paraId="5316113D" w14:textId="77777777" w:rsidR="00FD13F5" w:rsidRPr="00A852ED" w:rsidRDefault="00FD13F5" w:rsidP="00FD13F5">
            <w:r w:rsidRPr="00A852ED">
              <w:t>some (vehicle:Vehicle or Bicycle)</w:t>
            </w:r>
          </w:p>
        </w:tc>
      </w:tr>
      <w:tr w:rsidR="00FD13F5" w14:paraId="45CC8C89" w14:textId="77777777" w:rsidTr="00B65D5F">
        <w:trPr>
          <w:cantSplit/>
        </w:trPr>
        <w:tc>
          <w:tcPr>
            <w:tcW w:w="2896" w:type="dxa"/>
            <w:vMerge/>
          </w:tcPr>
          <w:p w14:paraId="61B2217A" w14:textId="77777777" w:rsidR="00FD13F5" w:rsidRPr="00BC5636" w:rsidRDefault="00FD13F5" w:rsidP="00FD13F5"/>
        </w:tc>
        <w:tc>
          <w:tcPr>
            <w:tcW w:w="2374" w:type="dxa"/>
          </w:tcPr>
          <w:p w14:paraId="09BB2502" w14:textId="77777777" w:rsidR="00FD13F5" w:rsidRPr="00A852ED" w:rsidRDefault="00FD13F5" w:rsidP="00FD13F5">
            <w:r w:rsidRPr="00A852ED">
              <w:t>hasSchedule</w:t>
            </w:r>
          </w:p>
        </w:tc>
        <w:tc>
          <w:tcPr>
            <w:tcW w:w="4080" w:type="dxa"/>
          </w:tcPr>
          <w:p w14:paraId="6B876F7A" w14:textId="77777777" w:rsidR="00FD13F5" w:rsidRPr="00A852ED" w:rsidRDefault="00FD13F5" w:rsidP="00FD13F5">
            <w:r w:rsidRPr="00A852ED">
              <w:t>some Schedule</w:t>
            </w:r>
          </w:p>
        </w:tc>
      </w:tr>
      <w:tr w:rsidR="00FD13F5" w14:paraId="08563F81" w14:textId="77777777" w:rsidTr="00B65D5F">
        <w:trPr>
          <w:cantSplit/>
        </w:trPr>
        <w:tc>
          <w:tcPr>
            <w:tcW w:w="2896" w:type="dxa"/>
            <w:vMerge w:val="restart"/>
          </w:tcPr>
          <w:p w14:paraId="53384F4A" w14:textId="77777777" w:rsidR="00FD13F5" w:rsidRDefault="00FD13F5" w:rsidP="00FD13F5">
            <w:r>
              <w:t>Schedule</w:t>
            </w:r>
          </w:p>
        </w:tc>
        <w:tc>
          <w:tcPr>
            <w:tcW w:w="2374" w:type="dxa"/>
          </w:tcPr>
          <w:p w14:paraId="3246BCD3" w14:textId="77777777" w:rsidR="00FD13F5" w:rsidRDefault="00FD13F5" w:rsidP="00FD13F5">
            <w:r>
              <w:t>hasActivity</w:t>
            </w:r>
          </w:p>
        </w:tc>
        <w:tc>
          <w:tcPr>
            <w:tcW w:w="4080" w:type="dxa"/>
          </w:tcPr>
          <w:p w14:paraId="5EC6B68E" w14:textId="77777777" w:rsidR="00FD13F5" w:rsidRDefault="00FD13F5" w:rsidP="00FD13F5">
            <w:r>
              <w:t>only activity:Activity</w:t>
            </w:r>
          </w:p>
        </w:tc>
      </w:tr>
      <w:tr w:rsidR="00FD13F5" w14:paraId="050988E0" w14:textId="77777777" w:rsidTr="00B65D5F">
        <w:trPr>
          <w:cantSplit/>
        </w:trPr>
        <w:tc>
          <w:tcPr>
            <w:tcW w:w="2896" w:type="dxa"/>
            <w:vMerge/>
          </w:tcPr>
          <w:p w14:paraId="6FCEEA23" w14:textId="77777777" w:rsidR="00FD13F5" w:rsidRDefault="00FD13F5" w:rsidP="00FD13F5"/>
        </w:tc>
        <w:tc>
          <w:tcPr>
            <w:tcW w:w="2374" w:type="dxa"/>
          </w:tcPr>
          <w:p w14:paraId="6FF93C58" w14:textId="77777777" w:rsidR="00FD13F5" w:rsidRDefault="00FD13F5" w:rsidP="00FD13F5">
            <w:r>
              <w:t>scheduledFor</w:t>
            </w:r>
          </w:p>
        </w:tc>
        <w:tc>
          <w:tcPr>
            <w:tcW w:w="4080" w:type="dxa"/>
          </w:tcPr>
          <w:p w14:paraId="478CF115" w14:textId="77777777" w:rsidR="00FD13F5" w:rsidRDefault="00FD13F5" w:rsidP="00FD13F5">
            <w:r>
              <w:t>exactly 1 time:Interval</w:t>
            </w:r>
          </w:p>
        </w:tc>
      </w:tr>
      <w:tr w:rsidR="00FD13F5" w14:paraId="617BE2F4" w14:textId="77777777" w:rsidTr="00B65D5F">
        <w:trPr>
          <w:cantSplit/>
        </w:trPr>
        <w:tc>
          <w:tcPr>
            <w:tcW w:w="2896" w:type="dxa"/>
          </w:tcPr>
          <w:p w14:paraId="59D4AF79" w14:textId="77777777" w:rsidR="00FD13F5" w:rsidRDefault="00FD13F5" w:rsidP="00FD13F5">
            <w:r>
              <w:t>household:Family</w:t>
            </w:r>
          </w:p>
        </w:tc>
        <w:tc>
          <w:tcPr>
            <w:tcW w:w="2374" w:type="dxa"/>
          </w:tcPr>
          <w:p w14:paraId="4F5C9457" w14:textId="77777777" w:rsidR="00FD13F5" w:rsidRDefault="00FD13F5" w:rsidP="00FD13F5">
            <w:r>
              <w:t>hasMember</w:t>
            </w:r>
          </w:p>
        </w:tc>
        <w:tc>
          <w:tcPr>
            <w:tcW w:w="4080" w:type="dxa"/>
          </w:tcPr>
          <w:p w14:paraId="2DB3B036" w14:textId="77777777" w:rsidR="00FD13F5" w:rsidRDefault="00FD13F5" w:rsidP="00FD13F5">
            <w:r>
              <w:t>only person:Person</w:t>
            </w:r>
          </w:p>
        </w:tc>
      </w:tr>
      <w:tr w:rsidR="00FD13F5" w14:paraId="73DE4598" w14:textId="77777777" w:rsidTr="00B65D5F">
        <w:trPr>
          <w:cantSplit/>
        </w:trPr>
        <w:tc>
          <w:tcPr>
            <w:tcW w:w="2896" w:type="dxa"/>
          </w:tcPr>
          <w:p w14:paraId="68BE9496" w14:textId="77777777" w:rsidR="00FD13F5" w:rsidRDefault="00FD13F5" w:rsidP="00FD13F5">
            <w:r>
              <w:t>household:Household</w:t>
            </w:r>
          </w:p>
        </w:tc>
        <w:tc>
          <w:tcPr>
            <w:tcW w:w="2374" w:type="dxa"/>
          </w:tcPr>
          <w:p w14:paraId="7257388C" w14:textId="77777777" w:rsidR="00FD13F5" w:rsidRDefault="00FD13F5" w:rsidP="00FD13F5">
            <w:r>
              <w:t>hasMember</w:t>
            </w:r>
          </w:p>
        </w:tc>
        <w:tc>
          <w:tcPr>
            <w:tcW w:w="4080" w:type="dxa"/>
          </w:tcPr>
          <w:p w14:paraId="17214EF2" w14:textId="77777777" w:rsidR="00FD13F5" w:rsidRDefault="00FD13F5" w:rsidP="00FD13F5">
            <w:r>
              <w:t>min 1 (household:Family or  person:Person)</w:t>
            </w:r>
          </w:p>
        </w:tc>
      </w:tr>
      <w:tr w:rsidR="00FD13F5" w14:paraId="13AA0EBF" w14:textId="77777777" w:rsidTr="00B65D5F">
        <w:trPr>
          <w:cantSplit/>
        </w:trPr>
        <w:tc>
          <w:tcPr>
            <w:tcW w:w="2896" w:type="dxa"/>
          </w:tcPr>
          <w:p w14:paraId="3120D473" w14:textId="77777777" w:rsidR="00FD13F5" w:rsidRDefault="00FD13F5" w:rsidP="00FD13F5">
            <w:r>
              <w:t>household:DwellingUnitPD</w:t>
            </w:r>
          </w:p>
        </w:tc>
        <w:tc>
          <w:tcPr>
            <w:tcW w:w="2374" w:type="dxa"/>
          </w:tcPr>
          <w:p w14:paraId="53831FE9" w14:textId="77777777" w:rsidR="00FD13F5" w:rsidRPr="008C5F56" w:rsidRDefault="00FD13F5" w:rsidP="00FD13F5">
            <w:r w:rsidRPr="008C5F56">
              <w:t>locatedIn</w:t>
            </w:r>
          </w:p>
        </w:tc>
        <w:tc>
          <w:tcPr>
            <w:tcW w:w="4080" w:type="dxa"/>
          </w:tcPr>
          <w:p w14:paraId="686C0934" w14:textId="77777777" w:rsidR="00FD13F5" w:rsidRPr="005C1AFC" w:rsidRDefault="00FD13F5" w:rsidP="00FD13F5">
            <w:pPr>
              <w:rPr>
                <w:highlight w:val="yellow"/>
              </w:rPr>
            </w:pPr>
            <w:r w:rsidRPr="008C5F56">
              <w:t xml:space="preserve">some </w:t>
            </w:r>
            <w:r>
              <w:t>building:</w:t>
            </w:r>
            <w:r w:rsidRPr="008C5F56">
              <w:t>Building</w:t>
            </w:r>
          </w:p>
        </w:tc>
      </w:tr>
      <w:tr w:rsidR="00FD13F5" w14:paraId="7258D584" w14:textId="77777777" w:rsidTr="00B65D5F">
        <w:trPr>
          <w:cantSplit/>
        </w:trPr>
        <w:tc>
          <w:tcPr>
            <w:tcW w:w="2896" w:type="dxa"/>
          </w:tcPr>
          <w:p w14:paraId="7E047CB7" w14:textId="77777777" w:rsidR="00FD13F5" w:rsidRDefault="00FD13F5" w:rsidP="00FD13F5">
            <w:r>
              <w:t>org:Organization</w:t>
            </w:r>
          </w:p>
        </w:tc>
        <w:tc>
          <w:tcPr>
            <w:tcW w:w="2374" w:type="dxa"/>
          </w:tcPr>
          <w:p w14:paraId="0D3175B0" w14:textId="77777777" w:rsidR="00FD13F5" w:rsidRDefault="00FD13F5" w:rsidP="00FD13F5">
            <w:r>
              <w:t>org:hasOrgMember</w:t>
            </w:r>
          </w:p>
        </w:tc>
        <w:tc>
          <w:tcPr>
            <w:tcW w:w="4080" w:type="dxa"/>
          </w:tcPr>
          <w:p w14:paraId="3D7CA87F" w14:textId="77777777" w:rsidR="00FD13F5" w:rsidRDefault="00FD13F5" w:rsidP="00FD13F5">
            <w:r>
              <w:t>min 2 person:Person</w:t>
            </w:r>
          </w:p>
        </w:tc>
      </w:tr>
      <w:tr w:rsidR="00FD13F5" w14:paraId="4A0FA7F4" w14:textId="77777777" w:rsidTr="00B65D5F">
        <w:trPr>
          <w:cantSplit/>
        </w:trPr>
        <w:tc>
          <w:tcPr>
            <w:tcW w:w="2896" w:type="dxa"/>
          </w:tcPr>
          <w:p w14:paraId="550430CC" w14:textId="77777777" w:rsidR="00FD13F5" w:rsidRDefault="00FD13F5" w:rsidP="00FD13F5">
            <w:r>
              <w:t>org:Firm</w:t>
            </w:r>
          </w:p>
        </w:tc>
        <w:tc>
          <w:tcPr>
            <w:tcW w:w="2374" w:type="dxa"/>
          </w:tcPr>
          <w:p w14:paraId="1CD0E817" w14:textId="77777777" w:rsidR="00FD13F5" w:rsidRDefault="00FD13F5" w:rsidP="00FD13F5">
            <w:r>
              <w:t>hasEmployee</w:t>
            </w:r>
          </w:p>
        </w:tc>
        <w:tc>
          <w:tcPr>
            <w:tcW w:w="4080" w:type="dxa"/>
          </w:tcPr>
          <w:p w14:paraId="15647600" w14:textId="77777777" w:rsidR="00FD13F5" w:rsidRDefault="00FD13F5" w:rsidP="00FD13F5">
            <w:r>
              <w:t>only  person:Person</w:t>
            </w:r>
          </w:p>
        </w:tc>
      </w:tr>
      <w:tr w:rsidR="00FD13F5" w14:paraId="7B4E8BFF" w14:textId="77777777" w:rsidTr="00B65D5F">
        <w:trPr>
          <w:cantSplit/>
        </w:trPr>
        <w:tc>
          <w:tcPr>
            <w:tcW w:w="2896" w:type="dxa"/>
          </w:tcPr>
          <w:p w14:paraId="55AB2032" w14:textId="77777777" w:rsidR="00FD13F5" w:rsidRDefault="00FD13F5" w:rsidP="00FD13F5">
            <w:r>
              <w:t>org:BusinessEstablishment</w:t>
            </w:r>
          </w:p>
        </w:tc>
        <w:tc>
          <w:tcPr>
            <w:tcW w:w="2374" w:type="dxa"/>
          </w:tcPr>
          <w:p w14:paraId="20FEEEDD" w14:textId="77777777" w:rsidR="00FD13F5" w:rsidRDefault="00FD13F5" w:rsidP="00FD13F5">
            <w:r>
              <w:t>hasEmployee</w:t>
            </w:r>
          </w:p>
        </w:tc>
        <w:tc>
          <w:tcPr>
            <w:tcW w:w="4080" w:type="dxa"/>
          </w:tcPr>
          <w:p w14:paraId="6F1E5FCF" w14:textId="77777777" w:rsidR="00FD13F5" w:rsidRDefault="00FD13F5" w:rsidP="00FD13F5">
            <w:r>
              <w:t>only  person:Person</w:t>
            </w:r>
          </w:p>
        </w:tc>
      </w:tr>
      <w:tr w:rsidR="00FD13F5" w14:paraId="7C6E3797" w14:textId="77777777" w:rsidTr="00B65D5F">
        <w:trPr>
          <w:cantSplit/>
        </w:trPr>
        <w:tc>
          <w:tcPr>
            <w:tcW w:w="2896" w:type="dxa"/>
          </w:tcPr>
          <w:p w14:paraId="0F5DA2F6" w14:textId="77777777" w:rsidR="00FD13F5" w:rsidRPr="00841272" w:rsidRDefault="00FD13F5" w:rsidP="00FD13F5">
            <w:r w:rsidRPr="00841272">
              <w:t>org:Employee</w:t>
            </w:r>
          </w:p>
        </w:tc>
        <w:tc>
          <w:tcPr>
            <w:tcW w:w="2374" w:type="dxa"/>
          </w:tcPr>
          <w:p w14:paraId="16416B72" w14:textId="77777777" w:rsidR="00FD13F5" w:rsidRPr="00841272" w:rsidRDefault="00FD13F5" w:rsidP="00FD13F5">
            <w:r w:rsidRPr="00841272">
              <w:t>equivalentClass</w:t>
            </w:r>
          </w:p>
        </w:tc>
        <w:tc>
          <w:tcPr>
            <w:tcW w:w="4080" w:type="dxa"/>
          </w:tcPr>
          <w:p w14:paraId="66C3B11B" w14:textId="77777777" w:rsidR="00FD13F5" w:rsidRPr="00841272" w:rsidRDefault="00FD13F5" w:rsidP="00FD13F5">
            <w:r w:rsidRPr="00841272">
              <w:t>person:Person and employedBy some ( tove:Organization or person:Person)</w:t>
            </w:r>
          </w:p>
        </w:tc>
      </w:tr>
      <w:tr w:rsidR="00FD13F5" w14:paraId="79E3F892" w14:textId="77777777" w:rsidTr="00B65D5F">
        <w:trPr>
          <w:cantSplit/>
        </w:trPr>
        <w:tc>
          <w:tcPr>
            <w:tcW w:w="2896" w:type="dxa"/>
            <w:vMerge w:val="restart"/>
          </w:tcPr>
          <w:p w14:paraId="2B579371" w14:textId="77777777" w:rsidR="00FD13F5" w:rsidRPr="00841272" w:rsidRDefault="00FD13F5" w:rsidP="00FD13F5">
            <w:r w:rsidRPr="00841272">
              <w:t>Occupation</w:t>
            </w:r>
          </w:p>
        </w:tc>
        <w:tc>
          <w:tcPr>
            <w:tcW w:w="2374" w:type="dxa"/>
          </w:tcPr>
          <w:p w14:paraId="59C02BFE" w14:textId="77777777" w:rsidR="00FD13F5" w:rsidRPr="00841272" w:rsidRDefault="00FD13F5" w:rsidP="00FD13F5">
            <w:r w:rsidRPr="00841272">
              <w:t>performedBy</w:t>
            </w:r>
          </w:p>
        </w:tc>
        <w:tc>
          <w:tcPr>
            <w:tcW w:w="4080" w:type="dxa"/>
          </w:tcPr>
          <w:p w14:paraId="3C64963A" w14:textId="77777777" w:rsidR="00FD13F5" w:rsidRPr="00841272" w:rsidRDefault="00FD13F5" w:rsidP="00FD13F5">
            <w:r w:rsidRPr="00841272">
              <w:t>some person:Person</w:t>
            </w:r>
          </w:p>
        </w:tc>
      </w:tr>
      <w:tr w:rsidR="00FD13F5" w14:paraId="27BDED7B" w14:textId="77777777" w:rsidTr="00B65D5F">
        <w:trPr>
          <w:cantSplit/>
        </w:trPr>
        <w:tc>
          <w:tcPr>
            <w:tcW w:w="2896" w:type="dxa"/>
            <w:vMerge/>
          </w:tcPr>
          <w:p w14:paraId="39C40083" w14:textId="77777777" w:rsidR="00FD13F5" w:rsidRPr="00841272" w:rsidRDefault="00FD13F5" w:rsidP="00FD13F5"/>
        </w:tc>
        <w:tc>
          <w:tcPr>
            <w:tcW w:w="2374" w:type="dxa"/>
          </w:tcPr>
          <w:p w14:paraId="2F5464A7" w14:textId="77777777" w:rsidR="00FD13F5" w:rsidRPr="00841272" w:rsidRDefault="00FD13F5" w:rsidP="00FD13F5">
            <w:r w:rsidRPr="00841272">
              <w:t>hasOccupationType</w:t>
            </w:r>
          </w:p>
        </w:tc>
        <w:tc>
          <w:tcPr>
            <w:tcW w:w="4080" w:type="dxa"/>
          </w:tcPr>
          <w:p w14:paraId="53A623F2" w14:textId="77777777" w:rsidR="00FD13F5" w:rsidRPr="00841272" w:rsidRDefault="00FD13F5" w:rsidP="00FD13F5">
            <w:r w:rsidRPr="00841272">
              <w:t>only OccupationType</w:t>
            </w:r>
          </w:p>
        </w:tc>
      </w:tr>
      <w:tr w:rsidR="00FD13F5" w14:paraId="0EDE4709" w14:textId="77777777" w:rsidTr="00B65D5F">
        <w:trPr>
          <w:cantSplit/>
        </w:trPr>
        <w:tc>
          <w:tcPr>
            <w:tcW w:w="2896" w:type="dxa"/>
          </w:tcPr>
          <w:p w14:paraId="3C4C571C" w14:textId="77777777" w:rsidR="00FD13F5" w:rsidRPr="00841272" w:rsidRDefault="00FD13F5" w:rsidP="00FD13F5">
            <w:r>
              <w:t>building:BuildingPD</w:t>
            </w:r>
          </w:p>
        </w:tc>
        <w:tc>
          <w:tcPr>
            <w:tcW w:w="2374" w:type="dxa"/>
          </w:tcPr>
          <w:p w14:paraId="57B69554" w14:textId="77777777" w:rsidR="00FD13F5" w:rsidRPr="00841272" w:rsidRDefault="00FD13F5" w:rsidP="00FD13F5">
            <w:r w:rsidRPr="00841272">
              <w:t>locatedOn</w:t>
            </w:r>
          </w:p>
        </w:tc>
        <w:tc>
          <w:tcPr>
            <w:tcW w:w="4080" w:type="dxa"/>
          </w:tcPr>
          <w:p w14:paraId="128B8E49" w14:textId="77777777" w:rsidR="00FD13F5" w:rsidRPr="00841272" w:rsidRDefault="00FD13F5" w:rsidP="00FD13F5">
            <w:r w:rsidRPr="00841272">
              <w:t>only landuse:Parcel</w:t>
            </w:r>
          </w:p>
        </w:tc>
      </w:tr>
      <w:tr w:rsidR="00FD13F5" w14:paraId="55C9B179" w14:textId="77777777" w:rsidTr="00B65D5F">
        <w:trPr>
          <w:cantSplit/>
        </w:trPr>
        <w:tc>
          <w:tcPr>
            <w:tcW w:w="2896" w:type="dxa"/>
            <w:vMerge w:val="restart"/>
          </w:tcPr>
          <w:p w14:paraId="0057E6CF" w14:textId="77777777" w:rsidR="00FD13F5" w:rsidRPr="00841272" w:rsidRDefault="00FD13F5" w:rsidP="00FD13F5">
            <w:r>
              <w:t>building:Building</w:t>
            </w:r>
          </w:p>
        </w:tc>
        <w:tc>
          <w:tcPr>
            <w:tcW w:w="2374" w:type="dxa"/>
          </w:tcPr>
          <w:p w14:paraId="473E5210" w14:textId="77777777" w:rsidR="00FD13F5" w:rsidRPr="00841272" w:rsidRDefault="00FD13F5" w:rsidP="00FD13F5">
            <w:r w:rsidRPr="00841272">
              <w:t>hasOwner</w:t>
            </w:r>
          </w:p>
        </w:tc>
        <w:tc>
          <w:tcPr>
            <w:tcW w:w="4080" w:type="dxa"/>
          </w:tcPr>
          <w:p w14:paraId="3CDF18DD" w14:textId="77777777" w:rsidR="00FD13F5" w:rsidRPr="00841272" w:rsidRDefault="00FD13F5" w:rsidP="00FD13F5">
            <w:r w:rsidRPr="00841272">
              <w:t>min 1 (person:Person or org:Organization)</w:t>
            </w:r>
          </w:p>
        </w:tc>
      </w:tr>
      <w:tr w:rsidR="00FD13F5" w14:paraId="5B291D77" w14:textId="77777777" w:rsidTr="00B65D5F">
        <w:trPr>
          <w:cantSplit/>
        </w:trPr>
        <w:tc>
          <w:tcPr>
            <w:tcW w:w="2896" w:type="dxa"/>
            <w:vMerge/>
          </w:tcPr>
          <w:p w14:paraId="35AA4AF8" w14:textId="77777777" w:rsidR="00FD13F5" w:rsidRDefault="00FD13F5" w:rsidP="00FD13F5"/>
        </w:tc>
        <w:tc>
          <w:tcPr>
            <w:tcW w:w="2374" w:type="dxa"/>
          </w:tcPr>
          <w:p w14:paraId="610AE807" w14:textId="77777777" w:rsidR="00FD13F5" w:rsidRPr="00841272" w:rsidRDefault="00FD13F5" w:rsidP="00FD13F5">
            <w:r w:rsidRPr="00841272">
              <w:t>hasOccupant</w:t>
            </w:r>
          </w:p>
        </w:tc>
        <w:tc>
          <w:tcPr>
            <w:tcW w:w="4080" w:type="dxa"/>
          </w:tcPr>
          <w:p w14:paraId="7A744FDF" w14:textId="77777777" w:rsidR="00FD13F5" w:rsidRPr="00841272" w:rsidRDefault="00FD13F5" w:rsidP="00FD13F5">
            <w:r w:rsidRPr="00841272">
              <w:t>some person:Person or org:Organization or org:BusinessEstablishment</w:t>
            </w:r>
          </w:p>
        </w:tc>
      </w:tr>
      <w:tr w:rsidR="00FD13F5" w14:paraId="6372011C" w14:textId="77777777" w:rsidTr="00B65D5F">
        <w:trPr>
          <w:cantSplit/>
        </w:trPr>
        <w:tc>
          <w:tcPr>
            <w:tcW w:w="2896" w:type="dxa"/>
            <w:vMerge/>
          </w:tcPr>
          <w:p w14:paraId="535C3705" w14:textId="77777777" w:rsidR="00FD13F5" w:rsidRDefault="00FD13F5" w:rsidP="00FD13F5"/>
        </w:tc>
        <w:tc>
          <w:tcPr>
            <w:tcW w:w="2374" w:type="dxa"/>
          </w:tcPr>
          <w:p w14:paraId="13B79E06" w14:textId="77777777" w:rsidR="00FD13F5" w:rsidRPr="00841272" w:rsidRDefault="00FD13F5" w:rsidP="00FD13F5">
            <w:r w:rsidRPr="00841272">
              <w:t>hasParking</w:t>
            </w:r>
          </w:p>
        </w:tc>
        <w:tc>
          <w:tcPr>
            <w:tcW w:w="4080" w:type="dxa"/>
          </w:tcPr>
          <w:p w14:paraId="0636128B" w14:textId="77777777" w:rsidR="00FD13F5" w:rsidRPr="00841272" w:rsidRDefault="00FD13F5" w:rsidP="00FD13F5">
            <w:r w:rsidRPr="00841272">
              <w:t>only parking:Parking</w:t>
            </w:r>
            <w:r w:rsidR="00EE1D2F">
              <w:t>Area</w:t>
            </w:r>
          </w:p>
        </w:tc>
      </w:tr>
      <w:tr w:rsidR="00FE4987" w14:paraId="75F2E008" w14:textId="77777777" w:rsidTr="00B65D5F">
        <w:trPr>
          <w:cantSplit/>
        </w:trPr>
        <w:tc>
          <w:tcPr>
            <w:tcW w:w="2896" w:type="dxa"/>
            <w:vMerge w:val="restart"/>
          </w:tcPr>
          <w:p w14:paraId="27A18C3B" w14:textId="77777777" w:rsidR="00FE4987" w:rsidRPr="00623BD2" w:rsidRDefault="00FE4987" w:rsidP="00FD13F5">
            <w:r w:rsidRPr="00623BD2">
              <w:t>vehicle:Vehicle</w:t>
            </w:r>
          </w:p>
        </w:tc>
        <w:tc>
          <w:tcPr>
            <w:tcW w:w="2374" w:type="dxa"/>
          </w:tcPr>
          <w:p w14:paraId="7B8D6CFA" w14:textId="77777777" w:rsidR="00FE4987" w:rsidRPr="00623BD2" w:rsidRDefault="00FE4987" w:rsidP="00FD13F5">
            <w:r w:rsidRPr="00623BD2">
              <w:t>occupiedBy</w:t>
            </w:r>
          </w:p>
        </w:tc>
        <w:tc>
          <w:tcPr>
            <w:tcW w:w="4080" w:type="dxa"/>
          </w:tcPr>
          <w:p w14:paraId="7B9A9FD6" w14:textId="77777777" w:rsidR="00FE4987" w:rsidRPr="00623BD2" w:rsidRDefault="00FE4987" w:rsidP="00FD13F5">
            <w:r w:rsidRPr="00623BD2">
              <w:t>only (Occupant or  Cargo)</w:t>
            </w:r>
          </w:p>
        </w:tc>
      </w:tr>
      <w:tr w:rsidR="00FE4987" w14:paraId="2D10CE7A" w14:textId="77777777" w:rsidTr="00B65D5F">
        <w:trPr>
          <w:cantSplit/>
        </w:trPr>
        <w:tc>
          <w:tcPr>
            <w:tcW w:w="2896" w:type="dxa"/>
            <w:vMerge/>
          </w:tcPr>
          <w:p w14:paraId="01898686" w14:textId="77777777" w:rsidR="00FE4987" w:rsidRPr="00623BD2" w:rsidRDefault="00FE4987" w:rsidP="00FD13F5"/>
        </w:tc>
        <w:tc>
          <w:tcPr>
            <w:tcW w:w="2374" w:type="dxa"/>
          </w:tcPr>
          <w:p w14:paraId="13FA80A6" w14:textId="77777777" w:rsidR="00FE4987" w:rsidRPr="00623BD2" w:rsidRDefault="00FE4987" w:rsidP="00FD13F5">
            <w:r w:rsidRPr="00623BD2">
              <w:t>hasOwner</w:t>
            </w:r>
          </w:p>
        </w:tc>
        <w:tc>
          <w:tcPr>
            <w:tcW w:w="4080" w:type="dxa"/>
          </w:tcPr>
          <w:p w14:paraId="0C261C1A" w14:textId="77777777" w:rsidR="00FE4987" w:rsidRPr="00623BD2" w:rsidRDefault="00FE4987" w:rsidP="00FD13F5">
            <w:r w:rsidRPr="00623BD2">
              <w:t>only (person:Person or org:Organization)</w:t>
            </w:r>
          </w:p>
        </w:tc>
      </w:tr>
      <w:tr w:rsidR="00FE4987" w14:paraId="5828F14E" w14:textId="77777777" w:rsidTr="00B65D5F">
        <w:trPr>
          <w:cantSplit/>
        </w:trPr>
        <w:tc>
          <w:tcPr>
            <w:tcW w:w="2896" w:type="dxa"/>
            <w:vMerge/>
          </w:tcPr>
          <w:p w14:paraId="72509A64" w14:textId="77777777" w:rsidR="00FE4987" w:rsidRPr="00623BD2" w:rsidRDefault="00FE4987" w:rsidP="00FE4987"/>
        </w:tc>
        <w:tc>
          <w:tcPr>
            <w:tcW w:w="2374" w:type="dxa"/>
          </w:tcPr>
          <w:p w14:paraId="193FEEAF" w14:textId="43FED090" w:rsidR="00FE4987" w:rsidRPr="00623BD2" w:rsidRDefault="00FE4987" w:rsidP="00FE4987">
            <w:r>
              <w:t>hasMode</w:t>
            </w:r>
          </w:p>
        </w:tc>
        <w:tc>
          <w:tcPr>
            <w:tcW w:w="4080" w:type="dxa"/>
          </w:tcPr>
          <w:p w14:paraId="44B468E5" w14:textId="2194007A" w:rsidR="00FE4987" w:rsidRPr="00623BD2" w:rsidRDefault="00FE4987" w:rsidP="00FE4987">
            <w:r>
              <w:t>only transportation:Mode</w:t>
            </w:r>
          </w:p>
        </w:tc>
      </w:tr>
      <w:tr w:rsidR="00FE4987" w14:paraId="2ADF9AB9" w14:textId="77777777" w:rsidTr="00B65D5F">
        <w:trPr>
          <w:cantSplit/>
        </w:trPr>
        <w:tc>
          <w:tcPr>
            <w:tcW w:w="2896" w:type="dxa"/>
          </w:tcPr>
          <w:p w14:paraId="78CDE2EA" w14:textId="77777777" w:rsidR="00FE4987" w:rsidRPr="00623BD2" w:rsidRDefault="00FE4987" w:rsidP="00FE4987">
            <w:r w:rsidRPr="00623BD2">
              <w:t>Occupant</w:t>
            </w:r>
          </w:p>
        </w:tc>
        <w:tc>
          <w:tcPr>
            <w:tcW w:w="2374" w:type="dxa"/>
          </w:tcPr>
          <w:p w14:paraId="0D87233C" w14:textId="77777777" w:rsidR="00FE4987" w:rsidRPr="00623BD2" w:rsidRDefault="00FE4987" w:rsidP="00FE4987">
            <w:r w:rsidRPr="00623BD2">
              <w:t>equivalentClass</w:t>
            </w:r>
          </w:p>
        </w:tc>
        <w:tc>
          <w:tcPr>
            <w:tcW w:w="4080" w:type="dxa"/>
          </w:tcPr>
          <w:p w14:paraId="145F662D" w14:textId="77777777" w:rsidR="00FE4987" w:rsidRPr="00623BD2" w:rsidRDefault="00FE4987" w:rsidP="00FE4987">
            <w:r w:rsidRPr="00623BD2">
              <w:t>person:Person and occupies some vehicle:Vehicle</w:t>
            </w:r>
          </w:p>
        </w:tc>
      </w:tr>
      <w:tr w:rsidR="00FE4987" w14:paraId="04A7946F" w14:textId="77777777" w:rsidTr="00B65D5F">
        <w:trPr>
          <w:cantSplit/>
        </w:trPr>
        <w:tc>
          <w:tcPr>
            <w:tcW w:w="2896" w:type="dxa"/>
          </w:tcPr>
          <w:p w14:paraId="5F3F84E5" w14:textId="77777777" w:rsidR="00FE4987" w:rsidRPr="00623BD2" w:rsidRDefault="00FE4987" w:rsidP="00FE4987">
            <w:r w:rsidRPr="00623BD2">
              <w:t>Cargo</w:t>
            </w:r>
          </w:p>
        </w:tc>
        <w:tc>
          <w:tcPr>
            <w:tcW w:w="2374" w:type="dxa"/>
          </w:tcPr>
          <w:p w14:paraId="22DA2F4B" w14:textId="77777777" w:rsidR="00FE4987" w:rsidRPr="00623BD2" w:rsidRDefault="00FE4987" w:rsidP="00FE4987">
            <w:r w:rsidRPr="00623BD2">
              <w:t>equivalentClass</w:t>
            </w:r>
          </w:p>
        </w:tc>
        <w:tc>
          <w:tcPr>
            <w:tcW w:w="4080" w:type="dxa"/>
          </w:tcPr>
          <w:p w14:paraId="27550B84" w14:textId="77777777" w:rsidR="00FE4987" w:rsidRPr="00623BD2" w:rsidRDefault="00FE4987" w:rsidP="00FE4987">
            <w:r w:rsidRPr="00623BD2">
              <w:t>not(person:Person) and occupies some vehicle:Vehicle</w:t>
            </w:r>
          </w:p>
        </w:tc>
      </w:tr>
      <w:tr w:rsidR="00FE4987" w14:paraId="03A8825B" w14:textId="77777777" w:rsidTr="00B65D5F">
        <w:trPr>
          <w:cantSplit/>
        </w:trPr>
        <w:tc>
          <w:tcPr>
            <w:tcW w:w="2896" w:type="dxa"/>
          </w:tcPr>
          <w:p w14:paraId="21C6DFF4" w14:textId="77777777" w:rsidR="00FE4987" w:rsidRPr="001227F5" w:rsidRDefault="00FE4987" w:rsidP="00FE4987">
            <w:r w:rsidRPr="001227F5">
              <w:t>transit:TransitSystem</w:t>
            </w:r>
          </w:p>
        </w:tc>
        <w:tc>
          <w:tcPr>
            <w:tcW w:w="2374" w:type="dxa"/>
          </w:tcPr>
          <w:p w14:paraId="658A64A3" w14:textId="77777777" w:rsidR="00FE4987" w:rsidRPr="001227F5" w:rsidRDefault="00FE4987" w:rsidP="00FE4987">
            <w:r>
              <w:t>hasOwner</w:t>
            </w:r>
          </w:p>
        </w:tc>
        <w:tc>
          <w:tcPr>
            <w:tcW w:w="4080" w:type="dxa"/>
          </w:tcPr>
          <w:p w14:paraId="0943A89F" w14:textId="77777777" w:rsidR="00FE4987" w:rsidRPr="001227F5" w:rsidRDefault="00FE4987" w:rsidP="00FE4987">
            <w:r w:rsidRPr="001227F5">
              <w:t>only org:Organization</w:t>
            </w:r>
          </w:p>
        </w:tc>
      </w:tr>
      <w:tr w:rsidR="00FE4987" w14:paraId="38A4F6E7" w14:textId="77777777" w:rsidTr="00B65D5F">
        <w:trPr>
          <w:cantSplit/>
        </w:trPr>
        <w:tc>
          <w:tcPr>
            <w:tcW w:w="2896" w:type="dxa"/>
          </w:tcPr>
          <w:p w14:paraId="729D7F13" w14:textId="77777777" w:rsidR="00FE4987" w:rsidRPr="001227F5" w:rsidRDefault="00FE4987" w:rsidP="00FE4987">
            <w:r w:rsidRPr="001227F5">
              <w:t>transit:Route</w:t>
            </w:r>
          </w:p>
        </w:tc>
        <w:tc>
          <w:tcPr>
            <w:tcW w:w="2374" w:type="dxa"/>
          </w:tcPr>
          <w:p w14:paraId="1F20E794" w14:textId="77777777" w:rsidR="00FE4987" w:rsidRPr="001227F5" w:rsidRDefault="00FE4987" w:rsidP="00FE4987">
            <w:r w:rsidRPr="001227F5">
              <w:t>executedBy</w:t>
            </w:r>
          </w:p>
        </w:tc>
        <w:tc>
          <w:tcPr>
            <w:tcW w:w="4080" w:type="dxa"/>
          </w:tcPr>
          <w:p w14:paraId="4C60CCFD" w14:textId="77777777" w:rsidR="00FE4987" w:rsidRPr="001227F5" w:rsidRDefault="00FE4987" w:rsidP="00FE4987">
            <w:r w:rsidRPr="001227F5">
              <w:t>only vehicle:Vehicle</w:t>
            </w:r>
          </w:p>
        </w:tc>
      </w:tr>
      <w:tr w:rsidR="00FE4987" w14:paraId="12B0EFA2" w14:textId="77777777" w:rsidTr="00B65D5F">
        <w:trPr>
          <w:cantSplit/>
        </w:trPr>
        <w:tc>
          <w:tcPr>
            <w:tcW w:w="2896" w:type="dxa"/>
            <w:vMerge w:val="restart"/>
          </w:tcPr>
          <w:p w14:paraId="0EC4CED9" w14:textId="77777777" w:rsidR="00FE4987" w:rsidRDefault="00FE4987" w:rsidP="00FE4987">
            <w:r>
              <w:t>trip:Trip</w:t>
            </w:r>
          </w:p>
        </w:tc>
        <w:tc>
          <w:tcPr>
            <w:tcW w:w="2374" w:type="dxa"/>
          </w:tcPr>
          <w:p w14:paraId="2F401EF1" w14:textId="77777777" w:rsidR="00FE4987" w:rsidRPr="004842BE" w:rsidRDefault="00FE4987" w:rsidP="00FE4987">
            <w:r>
              <w:t>subClassOf</w:t>
            </w:r>
          </w:p>
        </w:tc>
        <w:tc>
          <w:tcPr>
            <w:tcW w:w="4080" w:type="dxa"/>
          </w:tcPr>
          <w:p w14:paraId="49EFE1A9" w14:textId="51DFB501" w:rsidR="00FE4987" w:rsidRPr="004842BE" w:rsidRDefault="00FE4987" w:rsidP="00FE4987">
            <w:r>
              <w:t>activity:Activity</w:t>
            </w:r>
          </w:p>
        </w:tc>
      </w:tr>
      <w:tr w:rsidR="00FE4987" w14:paraId="73BE403F" w14:textId="77777777" w:rsidTr="00B65D5F">
        <w:trPr>
          <w:cantSplit/>
        </w:trPr>
        <w:tc>
          <w:tcPr>
            <w:tcW w:w="2896" w:type="dxa"/>
            <w:vMerge/>
          </w:tcPr>
          <w:p w14:paraId="28E5C829" w14:textId="77777777" w:rsidR="00FE4987" w:rsidRDefault="00FE4987" w:rsidP="00FE4987"/>
        </w:tc>
        <w:tc>
          <w:tcPr>
            <w:tcW w:w="2374" w:type="dxa"/>
          </w:tcPr>
          <w:p w14:paraId="123C8A1D" w14:textId="77777777" w:rsidR="00FE4987" w:rsidRPr="004842BE" w:rsidRDefault="00FE4987" w:rsidP="00FE4987">
            <w:r w:rsidRPr="004842BE">
              <w:t>performedBy</w:t>
            </w:r>
          </w:p>
        </w:tc>
        <w:tc>
          <w:tcPr>
            <w:tcW w:w="4080" w:type="dxa"/>
          </w:tcPr>
          <w:p w14:paraId="378B3D5F" w14:textId="77777777" w:rsidR="00FE4987" w:rsidRPr="004842BE" w:rsidRDefault="00FE4987" w:rsidP="00FE4987">
            <w:r w:rsidRPr="004842BE">
              <w:t>some person:Person</w:t>
            </w:r>
          </w:p>
        </w:tc>
      </w:tr>
      <w:tr w:rsidR="00FE4987" w14:paraId="5E7A2962" w14:textId="77777777" w:rsidTr="00B65D5F">
        <w:trPr>
          <w:cantSplit/>
        </w:trPr>
        <w:tc>
          <w:tcPr>
            <w:tcW w:w="2896" w:type="dxa"/>
            <w:vMerge/>
          </w:tcPr>
          <w:p w14:paraId="64B3AFD0" w14:textId="77777777" w:rsidR="00FE4987" w:rsidRDefault="00FE4987" w:rsidP="00FE4987"/>
        </w:tc>
        <w:tc>
          <w:tcPr>
            <w:tcW w:w="2374" w:type="dxa"/>
          </w:tcPr>
          <w:p w14:paraId="5C6CB360" w14:textId="77777777" w:rsidR="00FE4987" w:rsidRPr="004842BE" w:rsidRDefault="00FE4987" w:rsidP="00FE4987">
            <w:r w:rsidRPr="004842BE">
              <w:t>associatedWith</w:t>
            </w:r>
          </w:p>
        </w:tc>
        <w:tc>
          <w:tcPr>
            <w:tcW w:w="4080" w:type="dxa"/>
          </w:tcPr>
          <w:p w14:paraId="512A4A88" w14:textId="77777777" w:rsidR="00FE4987" w:rsidRPr="004842BE" w:rsidRDefault="00FE4987" w:rsidP="00FE4987">
            <w:r w:rsidRPr="004842BE">
              <w:t>only activity:Activity</w:t>
            </w:r>
          </w:p>
        </w:tc>
      </w:tr>
    </w:tbl>
    <w:p w14:paraId="3A4F2E22" w14:textId="248B10ED" w:rsidR="00311611" w:rsidRDefault="00311611" w:rsidP="00311611">
      <w:pPr>
        <w:rPr>
          <w:b/>
        </w:rPr>
      </w:pPr>
      <w:bookmarkStart w:id="116" w:name="_Ref520703666"/>
      <w:r w:rsidRPr="00311611">
        <w:rPr>
          <w:b/>
        </w:rPr>
        <w:lastRenderedPageBreak/>
        <w:t>Future work</w:t>
      </w:r>
      <w:r>
        <w:rPr>
          <w:b/>
        </w:rPr>
        <w:t>:</w:t>
      </w:r>
    </w:p>
    <w:p w14:paraId="061528C5" w14:textId="16DDB795" w:rsidR="00311611" w:rsidRPr="00311611" w:rsidRDefault="00311611" w:rsidP="00311611">
      <w:pPr>
        <w:pStyle w:val="ListParagraph"/>
        <w:numPr>
          <w:ilvl w:val="0"/>
          <w:numId w:val="27"/>
        </w:numPr>
      </w:pPr>
      <w:r>
        <w:t>May be useful to add a generalized ‘hasPass’ relationship to capture various possible passes a person may have (transit and otherwise)</w:t>
      </w:r>
    </w:p>
    <w:p w14:paraId="585F1AD1" w14:textId="57C84D6D" w:rsidR="00044769" w:rsidRDefault="00044769" w:rsidP="002016ED">
      <w:pPr>
        <w:pStyle w:val="Heading1"/>
      </w:pPr>
      <w:bookmarkStart w:id="117" w:name="_Toc17365195"/>
      <w:r>
        <w:t>Applications</w:t>
      </w:r>
      <w:bookmarkEnd w:id="116"/>
      <w:bookmarkEnd w:id="117"/>
    </w:p>
    <w:p w14:paraId="21F26D60" w14:textId="2366D511" w:rsidR="00B65D5F" w:rsidRPr="00E80D3C" w:rsidRDefault="00881236" w:rsidP="00E80D3C">
      <w:r>
        <w:rPr>
          <w:lang w:val="en-US" w:bidi="en-US"/>
        </w:rPr>
        <w:t>Beyond providing formalizing a vocabulary for an integrated, iCity knowledge base, the ontology may be employed more directly support applications for urban informatics. Three such examples are currently being explored: (1) ontology support for the IT-SoS framework</w:t>
      </w:r>
      <w:r w:rsidR="00D72AC0">
        <w:rPr>
          <w:lang w:val="en-US" w:bidi="en-US"/>
        </w:rPr>
        <w:t>, including the development of a semantic trip planner;</w:t>
      </w:r>
      <w:r>
        <w:rPr>
          <w:lang w:val="en-US" w:bidi="en-US"/>
        </w:rPr>
        <w:t xml:space="preserve"> (2) ontology support for survey design and results storage</w:t>
      </w:r>
      <w:r w:rsidR="00D72AC0">
        <w:rPr>
          <w:lang w:val="en-US" w:bidi="en-US"/>
        </w:rPr>
        <w:t>;</w:t>
      </w:r>
      <w:r>
        <w:rPr>
          <w:lang w:val="en-US" w:bidi="en-US"/>
        </w:rPr>
        <w:t xml:space="preserve"> and (3) </w:t>
      </w:r>
      <w:r w:rsidR="00D72AC0">
        <w:rPr>
          <w:lang w:val="en-US" w:bidi="en-US"/>
        </w:rPr>
        <w:t>ontology-based support for simulation result question-answering</w:t>
      </w:r>
      <w:r>
        <w:rPr>
          <w:lang w:val="en-US" w:bidi="en-US"/>
        </w:rPr>
        <w:t>. In this section we focus on the IT-SoS application and describe the progress made thus far.</w:t>
      </w:r>
      <w:r w:rsidR="00DE6020">
        <w:rPr>
          <w:lang w:val="en-US" w:bidi="en-US"/>
        </w:rPr>
        <w:t xml:space="preserve"> More detail will be added as each application is explored further.</w:t>
      </w:r>
    </w:p>
    <w:p w14:paraId="724D1017" w14:textId="4614CC00" w:rsidR="00B65D5F" w:rsidRDefault="00B65D5F" w:rsidP="00E80D3C">
      <w:pPr>
        <w:pStyle w:val="Heading2"/>
      </w:pPr>
      <w:bookmarkStart w:id="118" w:name="_Toc17365196"/>
      <w:r>
        <w:t>iCity Ontology for the IT-SoS Framework</w:t>
      </w:r>
      <w:bookmarkEnd w:id="118"/>
    </w:p>
    <w:p w14:paraId="5DE65867" w14:textId="0DEA3933" w:rsidR="006F44C8" w:rsidRDefault="006F44C8" w:rsidP="006F44C8">
      <w:r>
        <w:t xml:space="preserve">The IT-SoS framework proposed by [ref Elshenawy] enables a solution for the design of transportation applications capable of dynamically executing services based on a given context. Using the framework, services can easily be added and integrated </w:t>
      </w:r>
      <w:r w:rsidR="00FA697A">
        <w:t>as part of</w:t>
      </w:r>
      <w:r>
        <w:t xml:space="preserve"> applications as appropriate. </w:t>
      </w:r>
    </w:p>
    <w:p w14:paraId="68DA4B25" w14:textId="77777777" w:rsidR="006F44C8" w:rsidRDefault="006F44C8" w:rsidP="006F44C8">
      <w:r w:rsidRPr="002907B6">
        <w:rPr>
          <w:highlight w:val="yellow"/>
        </w:rPr>
        <w:t>[more detail/diagram]</w:t>
      </w:r>
    </w:p>
    <w:p w14:paraId="1981C194" w14:textId="6BC5E81A" w:rsidR="006F44C8" w:rsidRPr="00D757CB" w:rsidRDefault="00FA697A" w:rsidP="006F44C8">
      <w:r>
        <w:t>Ontologies play a key role in this framework. Here, we focus on the interface between the iCity ontology and the rest of the system. This interface must be well-understood and clearly defined i</w:t>
      </w:r>
      <w:r w:rsidR="006F44C8">
        <w:t>n order to implement this framework in the context of the iCity project</w:t>
      </w:r>
      <w:r>
        <w:t xml:space="preserve">. In the following sections, we outline the functional requirements and describe the design of an interface to satisfy these requirements. </w:t>
      </w:r>
    </w:p>
    <w:p w14:paraId="21EC1D44" w14:textId="1BF0F619" w:rsidR="006F44C8" w:rsidRDefault="00FA697A" w:rsidP="00E80D3C">
      <w:pPr>
        <w:pStyle w:val="Heading3"/>
      </w:pPr>
      <w:bookmarkStart w:id="119" w:name="_Toc17365197"/>
      <w:r>
        <w:t xml:space="preserve">Ontology Interface: </w:t>
      </w:r>
      <w:r w:rsidR="006F44C8">
        <w:t>Functional Requirements</w:t>
      </w:r>
      <w:bookmarkEnd w:id="119"/>
    </w:p>
    <w:p w14:paraId="155F1CF5" w14:textId="2BEF71E4" w:rsidR="00E40D54" w:rsidRPr="00E80D3C" w:rsidRDefault="00E40D54" w:rsidP="00E80D3C">
      <w:r w:rsidRPr="00E80D3C">
        <w:t>More detail on the complete framework can be found in [ref]. The role of the ontology</w:t>
      </w:r>
      <w:r w:rsidR="00FA697A">
        <w:t xml:space="preserve"> and its interface with the rest of the system</w:t>
      </w:r>
      <w:r w:rsidRPr="00E80D3C">
        <w:t xml:space="preserve"> is specified with the following requirements (revised from the requirements identified in [ref thesis]):</w:t>
      </w:r>
    </w:p>
    <w:p w14:paraId="3428FC07" w14:textId="10CFACD4" w:rsidR="006F44C8" w:rsidRPr="00E80D3C" w:rsidRDefault="006F44C8" w:rsidP="001D3F17">
      <w:pPr>
        <w:pStyle w:val="ListParagraph"/>
        <w:numPr>
          <w:ilvl w:val="0"/>
          <w:numId w:val="14"/>
        </w:numPr>
        <w:rPr>
          <w:sz w:val="24"/>
        </w:rPr>
      </w:pPr>
      <w:r w:rsidRPr="00E80D3C">
        <w:rPr>
          <w:sz w:val="24"/>
        </w:rPr>
        <w:t>Ontology re</w:t>
      </w:r>
      <w:r w:rsidR="00E40D54" w:rsidRPr="00E80D3C">
        <w:rPr>
          <w:sz w:val="24"/>
        </w:rPr>
        <w:t>presentation of services (WFS)</w:t>
      </w:r>
    </w:p>
    <w:p w14:paraId="2359596F" w14:textId="77777777" w:rsidR="006F44C8" w:rsidRPr="00E80D3C" w:rsidRDefault="006F44C8" w:rsidP="001D3F17">
      <w:pPr>
        <w:pStyle w:val="ListParagraph"/>
        <w:numPr>
          <w:ilvl w:val="1"/>
          <w:numId w:val="14"/>
        </w:numPr>
        <w:rPr>
          <w:sz w:val="24"/>
        </w:rPr>
      </w:pPr>
      <w:r w:rsidRPr="00E80D3C">
        <w:rPr>
          <w:sz w:val="24"/>
        </w:rPr>
        <w:t>To support discovery</w:t>
      </w:r>
    </w:p>
    <w:p w14:paraId="7007F83A" w14:textId="77777777" w:rsidR="006F44C8" w:rsidRPr="00E80D3C" w:rsidRDefault="006F44C8" w:rsidP="001D3F17">
      <w:pPr>
        <w:pStyle w:val="ListParagraph"/>
        <w:numPr>
          <w:ilvl w:val="1"/>
          <w:numId w:val="14"/>
        </w:numPr>
        <w:rPr>
          <w:sz w:val="24"/>
        </w:rPr>
      </w:pPr>
      <w:r w:rsidRPr="00E80D3C">
        <w:rPr>
          <w:sz w:val="24"/>
        </w:rPr>
        <w:t>To support composition</w:t>
      </w:r>
    </w:p>
    <w:p w14:paraId="7CCAB3FD" w14:textId="77777777" w:rsidR="006F44C8" w:rsidRPr="00E80D3C" w:rsidRDefault="006F44C8" w:rsidP="001D3F17">
      <w:pPr>
        <w:pStyle w:val="ListParagraph"/>
        <w:numPr>
          <w:ilvl w:val="0"/>
          <w:numId w:val="14"/>
        </w:numPr>
        <w:rPr>
          <w:sz w:val="24"/>
        </w:rPr>
      </w:pPr>
      <w:r w:rsidRPr="00E80D3C">
        <w:rPr>
          <w:sz w:val="24"/>
        </w:rPr>
        <w:t>Ontology representation of applications</w:t>
      </w:r>
    </w:p>
    <w:p w14:paraId="0767F8E9" w14:textId="77777777" w:rsidR="006F44C8" w:rsidRPr="00E80D3C" w:rsidRDefault="006F44C8" w:rsidP="001D3F17">
      <w:pPr>
        <w:pStyle w:val="ListParagraph"/>
        <w:numPr>
          <w:ilvl w:val="1"/>
          <w:numId w:val="14"/>
        </w:numPr>
        <w:rPr>
          <w:sz w:val="24"/>
        </w:rPr>
      </w:pPr>
      <w:r w:rsidRPr="00E80D3C">
        <w:rPr>
          <w:sz w:val="24"/>
        </w:rPr>
        <w:t>To enable (context-based) composition</w:t>
      </w:r>
    </w:p>
    <w:p w14:paraId="25B42A25" w14:textId="77777777" w:rsidR="006F44C8" w:rsidRPr="00E40D54" w:rsidRDefault="006F44C8" w:rsidP="006F44C8"/>
    <w:p w14:paraId="0BC19826" w14:textId="003293AE" w:rsidR="006F44C8" w:rsidRPr="00E40D54" w:rsidRDefault="00E40D54" w:rsidP="006F44C8">
      <w:r w:rsidRPr="00E40D54">
        <w:t xml:space="preserve">The above requirements are formalized and elaborated </w:t>
      </w:r>
      <w:r w:rsidR="006F44C8" w:rsidRPr="00E40D54">
        <w:t xml:space="preserve">with </w:t>
      </w:r>
      <w:r w:rsidRPr="00E40D54">
        <w:t>the following</w:t>
      </w:r>
      <w:r w:rsidR="006F44C8" w:rsidRPr="00E40D54">
        <w:t xml:space="preserve"> use cases:</w:t>
      </w:r>
    </w:p>
    <w:p w14:paraId="52F38BE8" w14:textId="77777777" w:rsidR="006F44C8" w:rsidRPr="00E80D3C" w:rsidRDefault="006F44C8" w:rsidP="001D3F17">
      <w:pPr>
        <w:pStyle w:val="ListParagraph"/>
        <w:numPr>
          <w:ilvl w:val="0"/>
          <w:numId w:val="15"/>
        </w:numPr>
        <w:rPr>
          <w:sz w:val="24"/>
        </w:rPr>
      </w:pPr>
      <w:r w:rsidRPr="00E80D3C">
        <w:rPr>
          <w:sz w:val="24"/>
        </w:rPr>
        <w:t>A user formalizes the relevant semantics of a new WFS service for the ArcGIS server, to be part of the IT-SoS framework.</w:t>
      </w:r>
    </w:p>
    <w:p w14:paraId="644B1759" w14:textId="77777777" w:rsidR="006F44C8" w:rsidRPr="00E80D3C" w:rsidRDefault="006F44C8" w:rsidP="001D3F17">
      <w:pPr>
        <w:pStyle w:val="ListParagraph"/>
        <w:numPr>
          <w:ilvl w:val="0"/>
          <w:numId w:val="15"/>
        </w:numPr>
        <w:rPr>
          <w:sz w:val="24"/>
        </w:rPr>
      </w:pPr>
      <w:r w:rsidRPr="00E80D3C">
        <w:rPr>
          <w:sz w:val="24"/>
        </w:rPr>
        <w:t>Given a process definition and some contextual information, the system identifies</w:t>
      </w:r>
      <w:r w:rsidRPr="00E80D3C">
        <w:rPr>
          <w:sz w:val="24"/>
          <w:lang w:val="en-CA"/>
        </w:rPr>
        <w:t xml:space="preserve"> the information requirements required to perform it.</w:t>
      </w:r>
    </w:p>
    <w:p w14:paraId="2FCBA9E5" w14:textId="77777777" w:rsidR="006F44C8" w:rsidRPr="00E80D3C" w:rsidRDefault="006F44C8" w:rsidP="001D3F17">
      <w:pPr>
        <w:pStyle w:val="ListParagraph"/>
        <w:numPr>
          <w:ilvl w:val="0"/>
          <w:numId w:val="15"/>
        </w:numPr>
        <w:autoSpaceDE w:val="0"/>
        <w:autoSpaceDN w:val="0"/>
        <w:adjustRightInd w:val="0"/>
        <w:rPr>
          <w:rFonts w:eastAsiaTheme="minorHAnsi" w:cstheme="minorHAnsi"/>
          <w:sz w:val="24"/>
        </w:rPr>
      </w:pPr>
      <w:r w:rsidRPr="00E80D3C">
        <w:rPr>
          <w:rFonts w:eastAsiaTheme="minorHAnsi" w:cstheme="minorHAnsi"/>
          <w:sz w:val="24"/>
        </w:rPr>
        <w:t>Given an information requirement, identify which services are capable of providing the required information.</w:t>
      </w:r>
    </w:p>
    <w:p w14:paraId="70FDE597" w14:textId="34883CDC" w:rsidR="006F44C8" w:rsidRPr="00C3712D"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116BF2A8" w14:textId="77777777" w:rsidTr="005E019A">
        <w:tc>
          <w:tcPr>
            <w:tcW w:w="2354" w:type="dxa"/>
          </w:tcPr>
          <w:p w14:paraId="575DC698" w14:textId="77777777" w:rsidR="006F44C8" w:rsidRPr="002B1547" w:rsidRDefault="006F44C8" w:rsidP="005E019A">
            <w:pPr>
              <w:tabs>
                <w:tab w:val="right" w:pos="2138"/>
              </w:tabs>
              <w:spacing w:line="360" w:lineRule="auto"/>
              <w:rPr>
                <w:rFonts w:cs="Arial"/>
                <w:b/>
              </w:rPr>
            </w:pPr>
            <w:r>
              <w:rPr>
                <w:rFonts w:cs="Arial"/>
                <w:b/>
              </w:rPr>
              <w:t>Use Case 1</w:t>
            </w:r>
            <w:r w:rsidRPr="002B1547">
              <w:rPr>
                <w:rFonts w:cs="Arial"/>
                <w:b/>
              </w:rPr>
              <w:tab/>
            </w:r>
          </w:p>
        </w:tc>
        <w:tc>
          <w:tcPr>
            <w:tcW w:w="6502" w:type="dxa"/>
            <w:gridSpan w:val="2"/>
          </w:tcPr>
          <w:p w14:paraId="43988F0F" w14:textId="77777777" w:rsidR="006F44C8" w:rsidRDefault="006F44C8" w:rsidP="005E019A">
            <w:r>
              <w:t>A user formalizes the relevant semantics of a new WFS service for the ArcGIS server.</w:t>
            </w:r>
          </w:p>
          <w:p w14:paraId="4EB5041F" w14:textId="77777777" w:rsidR="006F44C8" w:rsidRPr="002B1547" w:rsidRDefault="006F44C8" w:rsidP="005E019A">
            <w:pPr>
              <w:spacing w:line="360" w:lineRule="auto"/>
              <w:rPr>
                <w:rFonts w:cs="Arial"/>
              </w:rPr>
            </w:pPr>
          </w:p>
        </w:tc>
      </w:tr>
      <w:tr w:rsidR="006F44C8" w:rsidRPr="002B1547" w14:paraId="05D969F8" w14:textId="77777777" w:rsidTr="005E019A">
        <w:tc>
          <w:tcPr>
            <w:tcW w:w="2354" w:type="dxa"/>
          </w:tcPr>
          <w:p w14:paraId="7548BEE4" w14:textId="77777777" w:rsidR="006F44C8" w:rsidRPr="002B1547" w:rsidRDefault="006F44C8" w:rsidP="005E019A">
            <w:pPr>
              <w:spacing w:line="360" w:lineRule="auto"/>
              <w:rPr>
                <w:rFonts w:cs="Arial"/>
                <w:b/>
              </w:rPr>
            </w:pPr>
            <w:r w:rsidRPr="002B1547">
              <w:rPr>
                <w:rFonts w:cs="Arial"/>
                <w:b/>
              </w:rPr>
              <w:lastRenderedPageBreak/>
              <w:t>Goal in Context</w:t>
            </w:r>
          </w:p>
        </w:tc>
        <w:tc>
          <w:tcPr>
            <w:tcW w:w="6502" w:type="dxa"/>
            <w:gridSpan w:val="2"/>
          </w:tcPr>
          <w:p w14:paraId="02D022F3" w14:textId="77777777" w:rsidR="006F44C8" w:rsidRPr="002B1547" w:rsidRDefault="006F44C8" w:rsidP="005E019A">
            <w:pPr>
              <w:spacing w:line="360" w:lineRule="auto"/>
              <w:rPr>
                <w:rFonts w:cs="Arial"/>
              </w:rPr>
            </w:pPr>
            <w:r>
              <w:rPr>
                <w:rFonts w:cs="Arial"/>
              </w:rPr>
              <w:t>Users create new WFS services for the ArcGIS server, to be incorporated into the IT-SoS framework.</w:t>
            </w:r>
          </w:p>
        </w:tc>
      </w:tr>
      <w:tr w:rsidR="006F44C8" w:rsidRPr="002B1547" w14:paraId="3DA6D160" w14:textId="77777777" w:rsidTr="005E019A">
        <w:tc>
          <w:tcPr>
            <w:tcW w:w="2354" w:type="dxa"/>
          </w:tcPr>
          <w:p w14:paraId="00C31096"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56600B85" w14:textId="77777777" w:rsidR="006F44C8" w:rsidRPr="002B1547" w:rsidRDefault="006F44C8" w:rsidP="005E019A">
            <w:pPr>
              <w:spacing w:line="360" w:lineRule="auto"/>
              <w:rPr>
                <w:rFonts w:cs="Arial"/>
              </w:rPr>
            </w:pPr>
            <w:r>
              <w:rPr>
                <w:rFonts w:cs="Arial"/>
              </w:rPr>
              <w:t xml:space="preserve">WFS service designed correctly. </w:t>
            </w:r>
          </w:p>
        </w:tc>
      </w:tr>
      <w:tr w:rsidR="006F44C8" w:rsidRPr="002B1547" w14:paraId="03A3AF8C" w14:textId="77777777" w:rsidTr="005E019A">
        <w:tc>
          <w:tcPr>
            <w:tcW w:w="2354" w:type="dxa"/>
          </w:tcPr>
          <w:p w14:paraId="43BB290A"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7E224450" w14:textId="77777777" w:rsidR="006F44C8" w:rsidRPr="002B1547" w:rsidRDefault="006F44C8" w:rsidP="005E019A">
            <w:pPr>
              <w:spacing w:line="360" w:lineRule="auto"/>
              <w:rPr>
                <w:rFonts w:cs="Arial"/>
              </w:rPr>
            </w:pPr>
            <w:r>
              <w:rPr>
                <w:rFonts w:cs="Arial"/>
              </w:rPr>
              <w:t>WFS service created, formalized with metadata.</w:t>
            </w:r>
          </w:p>
        </w:tc>
      </w:tr>
      <w:tr w:rsidR="006F44C8" w:rsidRPr="002B1547" w14:paraId="4A0D9D44" w14:textId="77777777" w:rsidTr="005E019A">
        <w:tc>
          <w:tcPr>
            <w:tcW w:w="2354" w:type="dxa"/>
          </w:tcPr>
          <w:p w14:paraId="3992325A"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38A26BC8" w14:textId="77777777" w:rsidR="006F44C8" w:rsidRPr="002B1547" w:rsidRDefault="006F44C8" w:rsidP="005E019A">
            <w:pPr>
              <w:spacing w:line="360" w:lineRule="auto"/>
              <w:rPr>
                <w:rFonts w:cs="Arial"/>
              </w:rPr>
            </w:pPr>
            <w:r>
              <w:rPr>
                <w:rFonts w:cs="Arial"/>
              </w:rPr>
              <w:t>WFS service not created and/or metadata not captured</w:t>
            </w:r>
          </w:p>
        </w:tc>
      </w:tr>
      <w:tr w:rsidR="006F44C8" w:rsidRPr="002B1547" w14:paraId="01D9FAD8" w14:textId="77777777" w:rsidTr="005E019A">
        <w:tc>
          <w:tcPr>
            <w:tcW w:w="2354" w:type="dxa"/>
          </w:tcPr>
          <w:p w14:paraId="075709BB" w14:textId="77777777" w:rsidR="006F44C8" w:rsidRPr="002B1547" w:rsidRDefault="006F44C8" w:rsidP="005E019A">
            <w:pPr>
              <w:spacing w:line="360" w:lineRule="auto"/>
              <w:rPr>
                <w:rFonts w:cs="Arial"/>
                <w:b/>
              </w:rPr>
            </w:pPr>
            <w:r w:rsidRPr="002B1547">
              <w:rPr>
                <w:rFonts w:cs="Arial"/>
                <w:b/>
              </w:rPr>
              <w:t xml:space="preserve">Primary &amp; </w:t>
            </w:r>
          </w:p>
          <w:p w14:paraId="311CFE1C"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404D5455" w14:textId="77777777" w:rsidR="006F44C8" w:rsidRPr="002B1547" w:rsidRDefault="006F44C8" w:rsidP="005E019A">
            <w:pPr>
              <w:spacing w:line="360" w:lineRule="auto"/>
              <w:rPr>
                <w:rFonts w:cs="Arial"/>
              </w:rPr>
            </w:pPr>
            <w:r w:rsidRPr="002B1547">
              <w:rPr>
                <w:rFonts w:cs="Arial"/>
              </w:rPr>
              <w:t xml:space="preserve">Primary: </w:t>
            </w:r>
            <w:r>
              <w:rPr>
                <w:rFonts w:cs="Arial"/>
              </w:rPr>
              <w:t>user</w:t>
            </w:r>
          </w:p>
          <w:p w14:paraId="71A92AC0" w14:textId="77777777" w:rsidR="006F44C8" w:rsidRPr="002B1547" w:rsidRDefault="006F44C8" w:rsidP="005E019A">
            <w:pPr>
              <w:spacing w:line="360" w:lineRule="auto"/>
              <w:rPr>
                <w:rFonts w:cs="Arial"/>
              </w:rPr>
            </w:pPr>
          </w:p>
        </w:tc>
      </w:tr>
      <w:tr w:rsidR="006F44C8" w:rsidRPr="002B1547" w14:paraId="729746E2" w14:textId="77777777" w:rsidTr="005E019A">
        <w:trPr>
          <w:trHeight w:val="425"/>
        </w:trPr>
        <w:tc>
          <w:tcPr>
            <w:tcW w:w="2354" w:type="dxa"/>
          </w:tcPr>
          <w:p w14:paraId="2278E3F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12CD8C97" w14:textId="77777777" w:rsidR="006F44C8" w:rsidRPr="002B1547" w:rsidRDefault="006F44C8" w:rsidP="005E019A">
            <w:pPr>
              <w:spacing w:line="360" w:lineRule="auto"/>
              <w:rPr>
                <w:rFonts w:cs="Arial"/>
              </w:rPr>
            </w:pPr>
            <w:r>
              <w:rPr>
                <w:rFonts w:cs="Arial"/>
              </w:rPr>
              <w:t>New WFS service created.</w:t>
            </w:r>
          </w:p>
        </w:tc>
      </w:tr>
      <w:tr w:rsidR="006F44C8" w:rsidRPr="002B1547" w14:paraId="68B89B0C" w14:textId="77777777" w:rsidTr="005E019A">
        <w:trPr>
          <w:cantSplit/>
          <w:trHeight w:val="48"/>
        </w:trPr>
        <w:tc>
          <w:tcPr>
            <w:tcW w:w="2354" w:type="dxa"/>
            <w:vMerge w:val="restart"/>
          </w:tcPr>
          <w:p w14:paraId="308737A0"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4E6DC1C7" w14:textId="77777777" w:rsidR="006F44C8" w:rsidRPr="002B1547" w:rsidRDefault="006F44C8" w:rsidP="005E019A">
            <w:pPr>
              <w:spacing w:line="360" w:lineRule="auto"/>
              <w:rPr>
                <w:rFonts w:cs="Arial"/>
                <w:b/>
              </w:rPr>
            </w:pPr>
            <w:r w:rsidRPr="002B1547">
              <w:rPr>
                <w:rFonts w:cs="Arial"/>
                <w:b/>
              </w:rPr>
              <w:t>Step</w:t>
            </w:r>
          </w:p>
        </w:tc>
        <w:tc>
          <w:tcPr>
            <w:tcW w:w="5741" w:type="dxa"/>
          </w:tcPr>
          <w:p w14:paraId="63AFC229"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48C3D32F" w14:textId="77777777" w:rsidTr="005E019A">
        <w:trPr>
          <w:cantSplit/>
          <w:trHeight w:val="48"/>
        </w:trPr>
        <w:tc>
          <w:tcPr>
            <w:tcW w:w="2354" w:type="dxa"/>
            <w:vMerge/>
          </w:tcPr>
          <w:p w14:paraId="0D211ABE" w14:textId="77777777" w:rsidR="006F44C8" w:rsidRPr="002B1547" w:rsidRDefault="006F44C8" w:rsidP="005E019A">
            <w:pPr>
              <w:spacing w:line="360" w:lineRule="auto"/>
              <w:rPr>
                <w:rFonts w:cs="Arial"/>
                <w:b/>
              </w:rPr>
            </w:pPr>
          </w:p>
        </w:tc>
        <w:tc>
          <w:tcPr>
            <w:tcW w:w="761" w:type="dxa"/>
          </w:tcPr>
          <w:p w14:paraId="4A0B9668"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3995F424" w14:textId="77777777" w:rsidR="006F44C8" w:rsidRPr="002B1547" w:rsidRDefault="006F44C8" w:rsidP="005E019A">
            <w:pPr>
              <w:spacing w:line="360" w:lineRule="auto"/>
              <w:rPr>
                <w:rFonts w:cs="Arial"/>
              </w:rPr>
            </w:pPr>
            <w:r>
              <w:rPr>
                <w:rFonts w:cs="Arial"/>
              </w:rPr>
              <w:t>User creates new WFS service.</w:t>
            </w:r>
          </w:p>
        </w:tc>
      </w:tr>
      <w:tr w:rsidR="006F44C8" w:rsidRPr="002B1547" w14:paraId="437C7210" w14:textId="77777777" w:rsidTr="005E019A">
        <w:trPr>
          <w:cantSplit/>
          <w:trHeight w:val="48"/>
        </w:trPr>
        <w:tc>
          <w:tcPr>
            <w:tcW w:w="2354" w:type="dxa"/>
            <w:vMerge/>
          </w:tcPr>
          <w:p w14:paraId="1B897E34" w14:textId="77777777" w:rsidR="006F44C8" w:rsidRPr="002B1547" w:rsidRDefault="006F44C8" w:rsidP="005E019A">
            <w:pPr>
              <w:spacing w:line="360" w:lineRule="auto"/>
              <w:rPr>
                <w:rFonts w:cs="Arial"/>
                <w:b/>
              </w:rPr>
            </w:pPr>
          </w:p>
        </w:tc>
        <w:tc>
          <w:tcPr>
            <w:tcW w:w="761" w:type="dxa"/>
          </w:tcPr>
          <w:p w14:paraId="04BB595A" w14:textId="77777777" w:rsidR="006F44C8" w:rsidRPr="002B1547" w:rsidRDefault="006F44C8" w:rsidP="005E019A">
            <w:pPr>
              <w:spacing w:line="360" w:lineRule="auto"/>
              <w:jc w:val="center"/>
              <w:rPr>
                <w:rFonts w:cs="Arial"/>
              </w:rPr>
            </w:pPr>
            <w:r>
              <w:rPr>
                <w:rFonts w:cs="Arial"/>
              </w:rPr>
              <w:t>2.</w:t>
            </w:r>
          </w:p>
        </w:tc>
        <w:tc>
          <w:tcPr>
            <w:tcW w:w="5741" w:type="dxa"/>
          </w:tcPr>
          <w:p w14:paraId="225F779C" w14:textId="77777777" w:rsidR="006F44C8" w:rsidRDefault="006F44C8" w:rsidP="005E019A">
            <w:pPr>
              <w:spacing w:line="360" w:lineRule="auto"/>
              <w:rPr>
                <w:rFonts w:cs="Arial"/>
              </w:rPr>
            </w:pPr>
            <w:r>
              <w:rPr>
                <w:rFonts w:cs="Arial"/>
              </w:rPr>
              <w:t>User defines additional required metadata for service.</w:t>
            </w:r>
          </w:p>
        </w:tc>
      </w:tr>
      <w:tr w:rsidR="006F44C8" w:rsidRPr="002B1547" w14:paraId="553140AC" w14:textId="77777777" w:rsidTr="005E019A">
        <w:trPr>
          <w:cantSplit/>
          <w:trHeight w:val="48"/>
        </w:trPr>
        <w:tc>
          <w:tcPr>
            <w:tcW w:w="2354" w:type="dxa"/>
            <w:vMerge/>
          </w:tcPr>
          <w:p w14:paraId="1830BA37" w14:textId="77777777" w:rsidR="006F44C8" w:rsidRPr="002B1547" w:rsidRDefault="006F44C8" w:rsidP="005E019A">
            <w:pPr>
              <w:spacing w:line="360" w:lineRule="auto"/>
              <w:rPr>
                <w:rFonts w:cs="Arial"/>
                <w:b/>
              </w:rPr>
            </w:pPr>
          </w:p>
        </w:tc>
        <w:tc>
          <w:tcPr>
            <w:tcW w:w="761" w:type="dxa"/>
          </w:tcPr>
          <w:p w14:paraId="206480C3" w14:textId="77777777" w:rsidR="006F44C8" w:rsidRDefault="006F44C8" w:rsidP="005E019A">
            <w:pPr>
              <w:spacing w:line="360" w:lineRule="auto"/>
              <w:jc w:val="center"/>
              <w:rPr>
                <w:rFonts w:cs="Arial"/>
              </w:rPr>
            </w:pPr>
            <w:r>
              <w:rPr>
                <w:rFonts w:cs="Arial"/>
              </w:rPr>
              <w:t>3.</w:t>
            </w:r>
          </w:p>
        </w:tc>
        <w:tc>
          <w:tcPr>
            <w:tcW w:w="5741" w:type="dxa"/>
          </w:tcPr>
          <w:p w14:paraId="4AAC75D5" w14:textId="77777777" w:rsidR="006F44C8" w:rsidRDefault="006F44C8" w:rsidP="005E019A">
            <w:pPr>
              <w:spacing w:line="360" w:lineRule="auto"/>
              <w:rPr>
                <w:rFonts w:cs="Arial"/>
              </w:rPr>
            </w:pPr>
            <w:r>
              <w:rPr>
                <w:rFonts w:cs="Arial"/>
              </w:rPr>
              <w:t>User submits the service to IT-SoS.</w:t>
            </w:r>
          </w:p>
        </w:tc>
      </w:tr>
      <w:tr w:rsidR="006F44C8" w:rsidRPr="002B1547" w14:paraId="3950E91D" w14:textId="77777777" w:rsidTr="005E019A">
        <w:trPr>
          <w:cantSplit/>
          <w:trHeight w:val="48"/>
        </w:trPr>
        <w:tc>
          <w:tcPr>
            <w:tcW w:w="2354" w:type="dxa"/>
            <w:vMerge/>
          </w:tcPr>
          <w:p w14:paraId="5D8AED96" w14:textId="77777777" w:rsidR="006F44C8" w:rsidRPr="002B1547" w:rsidRDefault="006F44C8" w:rsidP="005E019A">
            <w:pPr>
              <w:spacing w:line="360" w:lineRule="auto"/>
              <w:rPr>
                <w:rFonts w:cs="Arial"/>
                <w:b/>
              </w:rPr>
            </w:pPr>
          </w:p>
        </w:tc>
        <w:tc>
          <w:tcPr>
            <w:tcW w:w="761" w:type="dxa"/>
          </w:tcPr>
          <w:p w14:paraId="35C96AEF" w14:textId="77777777" w:rsidR="006F44C8" w:rsidRDefault="006F44C8" w:rsidP="005E019A">
            <w:pPr>
              <w:spacing w:line="360" w:lineRule="auto"/>
              <w:jc w:val="center"/>
              <w:rPr>
                <w:rFonts w:cs="Arial"/>
              </w:rPr>
            </w:pPr>
            <w:r>
              <w:rPr>
                <w:rFonts w:cs="Arial"/>
              </w:rPr>
              <w:t>4.</w:t>
            </w:r>
          </w:p>
        </w:tc>
        <w:tc>
          <w:tcPr>
            <w:tcW w:w="5741" w:type="dxa"/>
          </w:tcPr>
          <w:p w14:paraId="0B182BB1" w14:textId="77777777" w:rsidR="006F44C8" w:rsidRDefault="006F44C8" w:rsidP="005E019A">
            <w:pPr>
              <w:spacing w:line="360" w:lineRule="auto"/>
              <w:rPr>
                <w:rFonts w:cs="Arial"/>
              </w:rPr>
            </w:pPr>
            <w:r>
              <w:rPr>
                <w:rFonts w:cs="Arial"/>
              </w:rPr>
              <w:t>Service description formalized in the language of the ontology.</w:t>
            </w:r>
          </w:p>
        </w:tc>
      </w:tr>
      <w:tr w:rsidR="006F44C8" w:rsidRPr="002B1547" w14:paraId="3BE7A07A" w14:textId="77777777" w:rsidTr="005E019A">
        <w:trPr>
          <w:cantSplit/>
          <w:trHeight w:val="120"/>
        </w:trPr>
        <w:tc>
          <w:tcPr>
            <w:tcW w:w="2354" w:type="dxa"/>
            <w:vMerge w:val="restart"/>
          </w:tcPr>
          <w:p w14:paraId="700BBFC5"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0DC8D84A" w14:textId="77777777" w:rsidR="006F44C8" w:rsidRPr="002B1547" w:rsidRDefault="006F44C8" w:rsidP="005E019A">
            <w:pPr>
              <w:spacing w:line="360" w:lineRule="auto"/>
              <w:rPr>
                <w:rFonts w:cs="Arial"/>
                <w:b/>
              </w:rPr>
            </w:pPr>
            <w:r w:rsidRPr="002B1547">
              <w:rPr>
                <w:rFonts w:cs="Arial"/>
                <w:b/>
              </w:rPr>
              <w:t>Step</w:t>
            </w:r>
          </w:p>
        </w:tc>
        <w:tc>
          <w:tcPr>
            <w:tcW w:w="5741" w:type="dxa"/>
          </w:tcPr>
          <w:p w14:paraId="6D1E3B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351494E4" w14:textId="77777777" w:rsidTr="005E019A">
        <w:trPr>
          <w:cantSplit/>
          <w:trHeight w:val="120"/>
        </w:trPr>
        <w:tc>
          <w:tcPr>
            <w:tcW w:w="2354" w:type="dxa"/>
            <w:vMerge/>
          </w:tcPr>
          <w:p w14:paraId="40042CE1" w14:textId="77777777" w:rsidR="006F44C8" w:rsidRPr="002B1547" w:rsidRDefault="006F44C8" w:rsidP="005E019A">
            <w:pPr>
              <w:spacing w:line="360" w:lineRule="auto"/>
              <w:rPr>
                <w:rFonts w:cs="Arial"/>
                <w:b/>
              </w:rPr>
            </w:pPr>
          </w:p>
        </w:tc>
        <w:tc>
          <w:tcPr>
            <w:tcW w:w="761" w:type="dxa"/>
          </w:tcPr>
          <w:p w14:paraId="7B3A954B" w14:textId="77777777" w:rsidR="006F44C8" w:rsidRPr="002B1547" w:rsidRDefault="006F44C8" w:rsidP="005E019A">
            <w:pPr>
              <w:spacing w:line="360" w:lineRule="auto"/>
              <w:rPr>
                <w:rFonts w:cs="Arial"/>
              </w:rPr>
            </w:pPr>
          </w:p>
        </w:tc>
        <w:tc>
          <w:tcPr>
            <w:tcW w:w="5741" w:type="dxa"/>
          </w:tcPr>
          <w:p w14:paraId="117E4B1F" w14:textId="77777777" w:rsidR="006F44C8" w:rsidRPr="002B1547" w:rsidRDefault="006F44C8" w:rsidP="005E019A">
            <w:pPr>
              <w:spacing w:line="360" w:lineRule="auto"/>
              <w:rPr>
                <w:rFonts w:cs="Arial"/>
              </w:rPr>
            </w:pPr>
          </w:p>
        </w:tc>
      </w:tr>
      <w:tr w:rsidR="006F44C8" w:rsidRPr="002B1547" w14:paraId="517422D9" w14:textId="77777777" w:rsidTr="005E019A">
        <w:trPr>
          <w:cantSplit/>
          <w:trHeight w:val="120"/>
        </w:trPr>
        <w:tc>
          <w:tcPr>
            <w:tcW w:w="2354" w:type="dxa"/>
            <w:vMerge w:val="restart"/>
          </w:tcPr>
          <w:p w14:paraId="71A0C43E"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3F95816C" w14:textId="77777777" w:rsidR="006F44C8" w:rsidRPr="002B1547" w:rsidRDefault="006F44C8" w:rsidP="005E019A">
            <w:pPr>
              <w:spacing w:line="360" w:lineRule="auto"/>
              <w:rPr>
                <w:rFonts w:cs="Arial"/>
                <w:b/>
              </w:rPr>
            </w:pPr>
            <w:r w:rsidRPr="002B1547">
              <w:rPr>
                <w:rFonts w:cs="Arial"/>
                <w:b/>
              </w:rPr>
              <w:t>Step</w:t>
            </w:r>
          </w:p>
        </w:tc>
        <w:tc>
          <w:tcPr>
            <w:tcW w:w="5741" w:type="dxa"/>
          </w:tcPr>
          <w:p w14:paraId="6592F2A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63980A0C" w14:textId="77777777" w:rsidTr="005E019A">
        <w:trPr>
          <w:cantSplit/>
          <w:trHeight w:val="113"/>
        </w:trPr>
        <w:tc>
          <w:tcPr>
            <w:tcW w:w="2354" w:type="dxa"/>
            <w:vMerge/>
          </w:tcPr>
          <w:p w14:paraId="6F69B66C" w14:textId="77777777" w:rsidR="006F44C8" w:rsidRPr="002B1547" w:rsidRDefault="006F44C8" w:rsidP="005E019A">
            <w:pPr>
              <w:spacing w:line="360" w:lineRule="auto"/>
              <w:rPr>
                <w:rFonts w:cs="Arial"/>
                <w:b/>
              </w:rPr>
            </w:pPr>
          </w:p>
        </w:tc>
        <w:tc>
          <w:tcPr>
            <w:tcW w:w="761" w:type="dxa"/>
          </w:tcPr>
          <w:p w14:paraId="45883409" w14:textId="77777777" w:rsidR="006F44C8" w:rsidRPr="002B1547" w:rsidRDefault="006F44C8" w:rsidP="005E019A">
            <w:pPr>
              <w:spacing w:line="360" w:lineRule="auto"/>
              <w:jc w:val="center"/>
              <w:rPr>
                <w:rFonts w:cs="Arial"/>
              </w:rPr>
            </w:pPr>
            <w:r>
              <w:rPr>
                <w:rFonts w:cs="Arial"/>
              </w:rPr>
              <w:t>2a.</w:t>
            </w:r>
          </w:p>
        </w:tc>
        <w:tc>
          <w:tcPr>
            <w:tcW w:w="5741" w:type="dxa"/>
          </w:tcPr>
          <w:p w14:paraId="15411F34" w14:textId="77777777" w:rsidR="006F44C8" w:rsidRDefault="006F44C8" w:rsidP="005E019A">
            <w:pPr>
              <w:spacing w:line="360" w:lineRule="auto"/>
              <w:rPr>
                <w:rFonts w:cs="Arial"/>
              </w:rPr>
            </w:pPr>
            <w:r>
              <w:rPr>
                <w:rFonts w:cs="Arial"/>
              </w:rPr>
              <w:t>No sources are capable of supplying all of the required data</w:t>
            </w:r>
          </w:p>
          <w:p w14:paraId="7E56D0DF" w14:textId="77777777" w:rsidR="006F44C8" w:rsidRPr="002B1547" w:rsidRDefault="006F44C8" w:rsidP="005E019A">
            <w:pPr>
              <w:spacing w:line="360" w:lineRule="auto"/>
              <w:rPr>
                <w:rFonts w:cs="Arial"/>
              </w:rPr>
            </w:pPr>
            <w:r>
              <w:rPr>
                <w:rFonts w:cs="Arial"/>
              </w:rPr>
              <w:t>2a1. System or user notified query is unknown...</w:t>
            </w:r>
          </w:p>
        </w:tc>
      </w:tr>
      <w:tr w:rsidR="006F44C8" w:rsidRPr="002B1547" w14:paraId="22098DB7" w14:textId="77777777" w:rsidTr="005E019A">
        <w:tc>
          <w:tcPr>
            <w:tcW w:w="2354" w:type="dxa"/>
          </w:tcPr>
          <w:p w14:paraId="5AC6651F"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08222C48" w14:textId="77777777" w:rsidR="006F44C8" w:rsidRPr="002B1547" w:rsidRDefault="006F44C8" w:rsidP="005E019A">
            <w:pPr>
              <w:spacing w:line="360" w:lineRule="auto"/>
              <w:rPr>
                <w:rFonts w:cs="Arial"/>
              </w:rPr>
            </w:pPr>
          </w:p>
        </w:tc>
      </w:tr>
      <w:tr w:rsidR="006F44C8" w:rsidRPr="002B1547" w14:paraId="33CD221B" w14:textId="77777777" w:rsidTr="005E019A">
        <w:tc>
          <w:tcPr>
            <w:tcW w:w="2354" w:type="dxa"/>
          </w:tcPr>
          <w:p w14:paraId="638E6ADD"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69A681C4" w14:textId="77777777" w:rsidR="006F44C8" w:rsidRPr="002B1547" w:rsidRDefault="006F44C8" w:rsidP="005E019A">
            <w:pPr>
              <w:spacing w:line="360" w:lineRule="auto"/>
              <w:rPr>
                <w:rFonts w:cs="Arial"/>
              </w:rPr>
            </w:pPr>
            <w:r w:rsidRPr="002B1547">
              <w:rPr>
                <w:rFonts w:cs="Arial"/>
              </w:rPr>
              <w:t>High</w:t>
            </w:r>
          </w:p>
        </w:tc>
      </w:tr>
      <w:tr w:rsidR="006F44C8" w:rsidRPr="002B1547" w14:paraId="5476B276" w14:textId="77777777" w:rsidTr="005E019A">
        <w:tc>
          <w:tcPr>
            <w:tcW w:w="2354" w:type="dxa"/>
          </w:tcPr>
          <w:p w14:paraId="5FA240D8"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6E9E92E8" w14:textId="77777777" w:rsidR="006F44C8" w:rsidRPr="002B1547" w:rsidRDefault="006F44C8" w:rsidP="005E019A">
            <w:pPr>
              <w:spacing w:line="360" w:lineRule="auto"/>
              <w:rPr>
                <w:rFonts w:cs="Arial"/>
              </w:rPr>
            </w:pPr>
            <w:r>
              <w:rPr>
                <w:rFonts w:cs="Arial"/>
              </w:rPr>
              <w:t>TBD</w:t>
            </w:r>
          </w:p>
        </w:tc>
      </w:tr>
      <w:tr w:rsidR="006F44C8" w:rsidRPr="002B1547" w14:paraId="6ACD6213" w14:textId="77777777" w:rsidTr="005E019A">
        <w:tc>
          <w:tcPr>
            <w:tcW w:w="2354" w:type="dxa"/>
          </w:tcPr>
          <w:p w14:paraId="68A92D29"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3664FF" w14:textId="77777777" w:rsidR="006F44C8" w:rsidRPr="002B1547" w:rsidRDefault="006F44C8" w:rsidP="005E019A">
            <w:pPr>
              <w:spacing w:line="360" w:lineRule="auto"/>
              <w:rPr>
                <w:rFonts w:cs="Arial"/>
              </w:rPr>
            </w:pPr>
            <w:r>
              <w:rPr>
                <w:rFonts w:cs="Arial"/>
              </w:rPr>
              <w:t>High</w:t>
            </w:r>
          </w:p>
        </w:tc>
      </w:tr>
      <w:tr w:rsidR="006F44C8" w:rsidRPr="002B1547" w14:paraId="01B93B3D" w14:textId="77777777" w:rsidTr="005E019A">
        <w:tc>
          <w:tcPr>
            <w:tcW w:w="2354" w:type="dxa"/>
          </w:tcPr>
          <w:p w14:paraId="64387221"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647F464F" w14:textId="77777777" w:rsidR="006F44C8" w:rsidRPr="002B1547" w:rsidRDefault="006F44C8" w:rsidP="005E019A">
            <w:pPr>
              <w:spacing w:line="360" w:lineRule="auto"/>
              <w:rPr>
                <w:rFonts w:cs="Arial"/>
              </w:rPr>
            </w:pPr>
            <w:r>
              <w:rPr>
                <w:rFonts w:cs="Arial"/>
              </w:rPr>
              <w:t>What metadata is required?</w:t>
            </w:r>
          </w:p>
        </w:tc>
      </w:tr>
    </w:tbl>
    <w:p w14:paraId="3A225446" w14:textId="77777777" w:rsidR="006F44C8" w:rsidRDefault="006F44C8" w:rsidP="006F44C8"/>
    <w:p w14:paraId="5207D55A" w14:textId="77777777" w:rsidR="006F44C8" w:rsidRPr="00A54D4A"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65A85D" w14:textId="77777777" w:rsidTr="005E019A">
        <w:tc>
          <w:tcPr>
            <w:tcW w:w="2354" w:type="dxa"/>
          </w:tcPr>
          <w:p w14:paraId="1190B8F6" w14:textId="77777777" w:rsidR="006F44C8" w:rsidRPr="002B1547" w:rsidRDefault="006F44C8" w:rsidP="005E019A">
            <w:pPr>
              <w:tabs>
                <w:tab w:val="right" w:pos="2138"/>
              </w:tabs>
              <w:spacing w:line="360" w:lineRule="auto"/>
              <w:rPr>
                <w:rFonts w:cs="Arial"/>
                <w:b/>
              </w:rPr>
            </w:pPr>
            <w:r>
              <w:rPr>
                <w:rFonts w:cs="Arial"/>
                <w:b/>
              </w:rPr>
              <w:t>Use Case 2</w:t>
            </w:r>
            <w:r w:rsidRPr="002B1547">
              <w:rPr>
                <w:rFonts w:cs="Arial"/>
                <w:b/>
              </w:rPr>
              <w:tab/>
            </w:r>
          </w:p>
        </w:tc>
        <w:tc>
          <w:tcPr>
            <w:tcW w:w="6502" w:type="dxa"/>
            <w:gridSpan w:val="2"/>
          </w:tcPr>
          <w:p w14:paraId="781471FB" w14:textId="77777777" w:rsidR="006F44C8" w:rsidRPr="00C4387C" w:rsidRDefault="006F44C8" w:rsidP="005E019A">
            <w:pPr>
              <w:autoSpaceDE w:val="0"/>
              <w:autoSpaceDN w:val="0"/>
              <w:adjustRightInd w:val="0"/>
              <w:rPr>
                <w:rFonts w:eastAsiaTheme="minorHAnsi" w:cstheme="minorHAnsi"/>
              </w:rPr>
            </w:pPr>
            <w:r>
              <w:t>Given a process definition and some contextual information, the system identifies</w:t>
            </w:r>
            <w:r w:rsidRPr="00C3712D">
              <w:t xml:space="preserve"> </w:t>
            </w:r>
            <w:r>
              <w:t>the</w:t>
            </w:r>
            <w:r w:rsidRPr="00C3712D">
              <w:t xml:space="preserve"> </w:t>
            </w:r>
            <w:r>
              <w:t xml:space="preserve">information requirements </w:t>
            </w:r>
            <w:r w:rsidRPr="00C3712D">
              <w:t>required</w:t>
            </w:r>
            <w:r>
              <w:t xml:space="preserve"> to perform it.</w:t>
            </w:r>
          </w:p>
        </w:tc>
      </w:tr>
      <w:tr w:rsidR="006F44C8" w:rsidRPr="002B1547" w14:paraId="4ED3720F" w14:textId="77777777" w:rsidTr="005E019A">
        <w:tc>
          <w:tcPr>
            <w:tcW w:w="2354" w:type="dxa"/>
          </w:tcPr>
          <w:p w14:paraId="2DF8CD21"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3CE2408F" w14:textId="77777777" w:rsidR="006F44C8" w:rsidRPr="002B1547" w:rsidRDefault="006F44C8" w:rsidP="005E019A">
            <w:pPr>
              <w:rPr>
                <w:rFonts w:cs="Arial"/>
              </w:rPr>
            </w:pPr>
            <w:r>
              <w:rPr>
                <w:rFonts w:cs="Arial"/>
              </w:rPr>
              <w:t>In order to perform automatic and dynamic composition of applications, the system must be able to determine what information is required in a particular context.</w:t>
            </w:r>
          </w:p>
        </w:tc>
      </w:tr>
      <w:tr w:rsidR="006F44C8" w:rsidRPr="002B1547" w14:paraId="62B4779A" w14:textId="77777777" w:rsidTr="005E019A">
        <w:tc>
          <w:tcPr>
            <w:tcW w:w="2354" w:type="dxa"/>
          </w:tcPr>
          <w:p w14:paraId="20CB8790" w14:textId="77777777" w:rsidR="006F44C8" w:rsidRPr="002B1547" w:rsidRDefault="006F44C8" w:rsidP="005E019A">
            <w:pPr>
              <w:spacing w:line="360" w:lineRule="auto"/>
              <w:rPr>
                <w:rFonts w:cs="Arial"/>
                <w:b/>
              </w:rPr>
            </w:pPr>
            <w:r w:rsidRPr="002B1547">
              <w:rPr>
                <w:rFonts w:cs="Arial"/>
                <w:b/>
              </w:rPr>
              <w:lastRenderedPageBreak/>
              <w:t>Preconditions</w:t>
            </w:r>
          </w:p>
        </w:tc>
        <w:tc>
          <w:tcPr>
            <w:tcW w:w="6502" w:type="dxa"/>
            <w:gridSpan w:val="2"/>
          </w:tcPr>
          <w:p w14:paraId="3B1C582F" w14:textId="77777777" w:rsidR="006F44C8" w:rsidRDefault="006F44C8" w:rsidP="005E019A">
            <w:pPr>
              <w:spacing w:line="360" w:lineRule="auto"/>
              <w:rPr>
                <w:rFonts w:cs="Arial"/>
              </w:rPr>
            </w:pPr>
            <w:r>
              <w:rPr>
                <w:rFonts w:cs="Arial"/>
              </w:rPr>
              <w:t xml:space="preserve">Application process correctly formalized. </w:t>
            </w:r>
          </w:p>
          <w:p w14:paraId="496FD7BE" w14:textId="77777777" w:rsidR="006F44C8" w:rsidRPr="002B1547" w:rsidRDefault="006F44C8" w:rsidP="005E019A">
            <w:pPr>
              <w:spacing w:line="360" w:lineRule="auto"/>
              <w:rPr>
                <w:rFonts w:cs="Arial"/>
              </w:rPr>
            </w:pPr>
            <w:r>
              <w:rPr>
                <w:rFonts w:cs="Arial"/>
              </w:rPr>
              <w:t>Contextual information available</w:t>
            </w:r>
          </w:p>
        </w:tc>
      </w:tr>
      <w:tr w:rsidR="006F44C8" w:rsidRPr="002B1547" w14:paraId="4F6FC347" w14:textId="77777777" w:rsidTr="005E019A">
        <w:tc>
          <w:tcPr>
            <w:tcW w:w="2354" w:type="dxa"/>
          </w:tcPr>
          <w:p w14:paraId="405D3825"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533FBE2E" w14:textId="77777777" w:rsidR="006F44C8" w:rsidRPr="002B1547" w:rsidRDefault="006F44C8" w:rsidP="005E019A">
            <w:pPr>
              <w:spacing w:line="360" w:lineRule="auto"/>
              <w:rPr>
                <w:rFonts w:cs="Arial"/>
              </w:rPr>
            </w:pPr>
            <w:r>
              <w:rPr>
                <w:rFonts w:cs="Arial"/>
              </w:rPr>
              <w:t>All and only the correct information requirements are identified.</w:t>
            </w:r>
          </w:p>
        </w:tc>
      </w:tr>
      <w:tr w:rsidR="006F44C8" w:rsidRPr="002B1547" w14:paraId="190FE6E9" w14:textId="77777777" w:rsidTr="005E019A">
        <w:tc>
          <w:tcPr>
            <w:tcW w:w="2354" w:type="dxa"/>
          </w:tcPr>
          <w:p w14:paraId="0DA34919"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4C37F070" w14:textId="77777777" w:rsidR="006F44C8" w:rsidRPr="002B1547" w:rsidRDefault="006F44C8" w:rsidP="005E019A">
            <w:pPr>
              <w:spacing w:line="360" w:lineRule="auto"/>
              <w:rPr>
                <w:rFonts w:cs="Arial"/>
              </w:rPr>
            </w:pPr>
            <w:r>
              <w:rPr>
                <w:rFonts w:cs="Arial"/>
              </w:rPr>
              <w:t>Information requirements not (fully or exclusively) identified.</w:t>
            </w:r>
          </w:p>
        </w:tc>
      </w:tr>
      <w:tr w:rsidR="006F44C8" w:rsidRPr="002B1547" w14:paraId="7B061689" w14:textId="77777777" w:rsidTr="005E019A">
        <w:tc>
          <w:tcPr>
            <w:tcW w:w="2354" w:type="dxa"/>
          </w:tcPr>
          <w:p w14:paraId="121A338B" w14:textId="77777777" w:rsidR="006F44C8" w:rsidRPr="002B1547" w:rsidRDefault="006F44C8" w:rsidP="005E019A">
            <w:pPr>
              <w:spacing w:line="360" w:lineRule="auto"/>
              <w:rPr>
                <w:rFonts w:cs="Arial"/>
                <w:b/>
              </w:rPr>
            </w:pPr>
            <w:r w:rsidRPr="002B1547">
              <w:rPr>
                <w:rFonts w:cs="Arial"/>
                <w:b/>
              </w:rPr>
              <w:t xml:space="preserve">Primary &amp; </w:t>
            </w:r>
          </w:p>
          <w:p w14:paraId="1238062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0A500765"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3B385448" w14:textId="77777777" w:rsidR="006F44C8" w:rsidRPr="002B1547" w:rsidRDefault="006F44C8" w:rsidP="005E019A">
            <w:pPr>
              <w:spacing w:line="360" w:lineRule="auto"/>
              <w:rPr>
                <w:rFonts w:cs="Arial"/>
              </w:rPr>
            </w:pPr>
          </w:p>
        </w:tc>
      </w:tr>
      <w:tr w:rsidR="006F44C8" w:rsidRPr="002B1547" w14:paraId="77461C34" w14:textId="77777777" w:rsidTr="005E019A">
        <w:trPr>
          <w:trHeight w:val="425"/>
        </w:trPr>
        <w:tc>
          <w:tcPr>
            <w:tcW w:w="2354" w:type="dxa"/>
          </w:tcPr>
          <w:p w14:paraId="339B7171"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6D5BD6A3"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3B1700A" w14:textId="77777777" w:rsidTr="005E019A">
        <w:trPr>
          <w:cantSplit/>
          <w:trHeight w:val="48"/>
        </w:trPr>
        <w:tc>
          <w:tcPr>
            <w:tcW w:w="2354" w:type="dxa"/>
            <w:vMerge w:val="restart"/>
          </w:tcPr>
          <w:p w14:paraId="57B4F3CC"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3F9AB28" w14:textId="77777777" w:rsidR="006F44C8" w:rsidRPr="002B1547" w:rsidRDefault="006F44C8" w:rsidP="005E019A">
            <w:pPr>
              <w:spacing w:line="360" w:lineRule="auto"/>
              <w:rPr>
                <w:rFonts w:cs="Arial"/>
                <w:b/>
              </w:rPr>
            </w:pPr>
            <w:r w:rsidRPr="002B1547">
              <w:rPr>
                <w:rFonts w:cs="Arial"/>
                <w:b/>
              </w:rPr>
              <w:t>Step</w:t>
            </w:r>
          </w:p>
        </w:tc>
        <w:tc>
          <w:tcPr>
            <w:tcW w:w="5741" w:type="dxa"/>
          </w:tcPr>
          <w:p w14:paraId="2C27F367"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5C6BE1E9" w14:textId="77777777" w:rsidTr="005E019A">
        <w:trPr>
          <w:cantSplit/>
          <w:trHeight w:val="48"/>
        </w:trPr>
        <w:tc>
          <w:tcPr>
            <w:tcW w:w="2354" w:type="dxa"/>
            <w:vMerge/>
          </w:tcPr>
          <w:p w14:paraId="1923FD43" w14:textId="77777777" w:rsidR="006F44C8" w:rsidRPr="002B1547" w:rsidRDefault="006F44C8" w:rsidP="005E019A">
            <w:pPr>
              <w:spacing w:line="360" w:lineRule="auto"/>
              <w:rPr>
                <w:rFonts w:cs="Arial"/>
                <w:b/>
              </w:rPr>
            </w:pPr>
          </w:p>
        </w:tc>
        <w:tc>
          <w:tcPr>
            <w:tcW w:w="761" w:type="dxa"/>
          </w:tcPr>
          <w:p w14:paraId="14B7ADB6"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658FE5B3" w14:textId="77777777" w:rsidR="006F44C8" w:rsidRPr="002B1547" w:rsidRDefault="006F44C8" w:rsidP="005E019A">
            <w:pPr>
              <w:spacing w:line="360" w:lineRule="auto"/>
              <w:rPr>
                <w:rFonts w:cs="Arial"/>
              </w:rPr>
            </w:pPr>
            <w:r>
              <w:rPr>
                <w:rFonts w:cs="Arial"/>
              </w:rPr>
              <w:t>Application process selected.</w:t>
            </w:r>
          </w:p>
        </w:tc>
      </w:tr>
      <w:tr w:rsidR="006F44C8" w:rsidRPr="002B1547" w14:paraId="5B5630DD" w14:textId="77777777" w:rsidTr="005E019A">
        <w:trPr>
          <w:cantSplit/>
          <w:trHeight w:val="48"/>
        </w:trPr>
        <w:tc>
          <w:tcPr>
            <w:tcW w:w="2354" w:type="dxa"/>
            <w:vMerge/>
          </w:tcPr>
          <w:p w14:paraId="31C69856" w14:textId="77777777" w:rsidR="006F44C8" w:rsidRPr="002B1547" w:rsidRDefault="006F44C8" w:rsidP="005E019A">
            <w:pPr>
              <w:spacing w:line="360" w:lineRule="auto"/>
              <w:rPr>
                <w:rFonts w:cs="Arial"/>
                <w:b/>
              </w:rPr>
            </w:pPr>
          </w:p>
        </w:tc>
        <w:tc>
          <w:tcPr>
            <w:tcW w:w="761" w:type="dxa"/>
          </w:tcPr>
          <w:p w14:paraId="2ACEFC47" w14:textId="77777777" w:rsidR="006F44C8" w:rsidRPr="002B1547" w:rsidRDefault="006F44C8" w:rsidP="005E019A">
            <w:pPr>
              <w:spacing w:line="360" w:lineRule="auto"/>
              <w:jc w:val="center"/>
              <w:rPr>
                <w:rFonts w:cs="Arial"/>
              </w:rPr>
            </w:pPr>
            <w:r>
              <w:rPr>
                <w:rFonts w:cs="Arial"/>
              </w:rPr>
              <w:t>2.</w:t>
            </w:r>
          </w:p>
        </w:tc>
        <w:tc>
          <w:tcPr>
            <w:tcW w:w="5741" w:type="dxa"/>
          </w:tcPr>
          <w:p w14:paraId="61B0EBE2" w14:textId="77777777" w:rsidR="006F44C8" w:rsidRDefault="006F44C8" w:rsidP="005E019A">
            <w:pPr>
              <w:spacing w:line="360" w:lineRule="auto"/>
              <w:rPr>
                <w:rFonts w:cs="Arial"/>
              </w:rPr>
            </w:pPr>
            <w:r>
              <w:rPr>
                <w:rFonts w:cs="Arial"/>
              </w:rPr>
              <w:t>Contextual information input.</w:t>
            </w:r>
          </w:p>
        </w:tc>
      </w:tr>
      <w:tr w:rsidR="006F44C8" w:rsidRPr="002B1547" w14:paraId="38DB1646" w14:textId="77777777" w:rsidTr="005E019A">
        <w:trPr>
          <w:cantSplit/>
          <w:trHeight w:val="48"/>
        </w:trPr>
        <w:tc>
          <w:tcPr>
            <w:tcW w:w="2354" w:type="dxa"/>
            <w:vMerge/>
          </w:tcPr>
          <w:p w14:paraId="149D807B" w14:textId="77777777" w:rsidR="006F44C8" w:rsidRPr="002B1547" w:rsidRDefault="006F44C8" w:rsidP="005E019A">
            <w:pPr>
              <w:spacing w:line="360" w:lineRule="auto"/>
              <w:rPr>
                <w:rFonts w:cs="Arial"/>
                <w:b/>
              </w:rPr>
            </w:pPr>
          </w:p>
        </w:tc>
        <w:tc>
          <w:tcPr>
            <w:tcW w:w="761" w:type="dxa"/>
          </w:tcPr>
          <w:p w14:paraId="79569B43" w14:textId="77777777" w:rsidR="006F44C8" w:rsidRPr="002B1547" w:rsidRDefault="006F44C8" w:rsidP="005E019A">
            <w:pPr>
              <w:spacing w:line="360" w:lineRule="auto"/>
              <w:jc w:val="center"/>
              <w:rPr>
                <w:rFonts w:cs="Arial"/>
              </w:rPr>
            </w:pPr>
            <w:r>
              <w:rPr>
                <w:rFonts w:cs="Arial"/>
              </w:rPr>
              <w:t>3.</w:t>
            </w:r>
          </w:p>
        </w:tc>
        <w:tc>
          <w:tcPr>
            <w:tcW w:w="5741" w:type="dxa"/>
          </w:tcPr>
          <w:p w14:paraId="0A8F5C78" w14:textId="77777777" w:rsidR="006F44C8" w:rsidRDefault="006F44C8" w:rsidP="005E019A">
            <w:pPr>
              <w:spacing w:line="360" w:lineRule="auto"/>
              <w:rPr>
                <w:rFonts w:cs="Arial"/>
              </w:rPr>
            </w:pPr>
            <w:r>
              <w:rPr>
                <w:rFonts w:cs="Arial"/>
              </w:rPr>
              <w:t>Information requirements to support application process generated.</w:t>
            </w:r>
          </w:p>
        </w:tc>
      </w:tr>
      <w:tr w:rsidR="006F44C8" w:rsidRPr="002B1547" w14:paraId="2623CEC8" w14:textId="77777777" w:rsidTr="005E019A">
        <w:trPr>
          <w:cantSplit/>
          <w:trHeight w:val="120"/>
        </w:trPr>
        <w:tc>
          <w:tcPr>
            <w:tcW w:w="2354" w:type="dxa"/>
            <w:vMerge w:val="restart"/>
          </w:tcPr>
          <w:p w14:paraId="47F25B7D"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37AC9F01" w14:textId="77777777" w:rsidR="006F44C8" w:rsidRPr="002B1547" w:rsidRDefault="006F44C8" w:rsidP="005E019A">
            <w:pPr>
              <w:spacing w:line="360" w:lineRule="auto"/>
              <w:rPr>
                <w:rFonts w:cs="Arial"/>
                <w:b/>
              </w:rPr>
            </w:pPr>
            <w:r w:rsidRPr="002B1547">
              <w:rPr>
                <w:rFonts w:cs="Arial"/>
                <w:b/>
              </w:rPr>
              <w:t>Step</w:t>
            </w:r>
          </w:p>
        </w:tc>
        <w:tc>
          <w:tcPr>
            <w:tcW w:w="5741" w:type="dxa"/>
          </w:tcPr>
          <w:p w14:paraId="745CC5F9"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1202D7E4" w14:textId="77777777" w:rsidTr="005E019A">
        <w:trPr>
          <w:cantSplit/>
          <w:trHeight w:val="120"/>
        </w:trPr>
        <w:tc>
          <w:tcPr>
            <w:tcW w:w="2354" w:type="dxa"/>
            <w:vMerge/>
          </w:tcPr>
          <w:p w14:paraId="46C082BB" w14:textId="77777777" w:rsidR="006F44C8" w:rsidRPr="002B1547" w:rsidRDefault="006F44C8" w:rsidP="005E019A">
            <w:pPr>
              <w:spacing w:line="360" w:lineRule="auto"/>
              <w:rPr>
                <w:rFonts w:cs="Arial"/>
                <w:b/>
              </w:rPr>
            </w:pPr>
          </w:p>
        </w:tc>
        <w:tc>
          <w:tcPr>
            <w:tcW w:w="761" w:type="dxa"/>
          </w:tcPr>
          <w:p w14:paraId="626422FD" w14:textId="77777777" w:rsidR="006F44C8" w:rsidRPr="002B1547" w:rsidRDefault="006F44C8" w:rsidP="005E019A">
            <w:pPr>
              <w:spacing w:line="360" w:lineRule="auto"/>
              <w:rPr>
                <w:rFonts w:cs="Arial"/>
              </w:rPr>
            </w:pPr>
          </w:p>
        </w:tc>
        <w:tc>
          <w:tcPr>
            <w:tcW w:w="5741" w:type="dxa"/>
          </w:tcPr>
          <w:p w14:paraId="369F22B2" w14:textId="77777777" w:rsidR="006F44C8" w:rsidRPr="002B1547" w:rsidRDefault="006F44C8" w:rsidP="005E019A">
            <w:pPr>
              <w:spacing w:line="360" w:lineRule="auto"/>
              <w:rPr>
                <w:rFonts w:cs="Arial"/>
              </w:rPr>
            </w:pPr>
          </w:p>
        </w:tc>
      </w:tr>
      <w:tr w:rsidR="006F44C8" w:rsidRPr="002B1547" w14:paraId="6B60BF94" w14:textId="77777777" w:rsidTr="005E019A">
        <w:trPr>
          <w:cantSplit/>
          <w:trHeight w:val="120"/>
        </w:trPr>
        <w:tc>
          <w:tcPr>
            <w:tcW w:w="2354" w:type="dxa"/>
            <w:vMerge w:val="restart"/>
          </w:tcPr>
          <w:p w14:paraId="1220F569"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15737DBC" w14:textId="77777777" w:rsidR="006F44C8" w:rsidRPr="002B1547" w:rsidRDefault="006F44C8" w:rsidP="005E019A">
            <w:pPr>
              <w:spacing w:line="360" w:lineRule="auto"/>
              <w:rPr>
                <w:rFonts w:cs="Arial"/>
                <w:b/>
              </w:rPr>
            </w:pPr>
            <w:r w:rsidRPr="002B1547">
              <w:rPr>
                <w:rFonts w:cs="Arial"/>
                <w:b/>
              </w:rPr>
              <w:t>Step</w:t>
            </w:r>
          </w:p>
        </w:tc>
        <w:tc>
          <w:tcPr>
            <w:tcW w:w="5741" w:type="dxa"/>
          </w:tcPr>
          <w:p w14:paraId="0AAB5ECE"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57ADDC90" w14:textId="77777777" w:rsidTr="005E019A">
        <w:trPr>
          <w:cantSplit/>
          <w:trHeight w:val="113"/>
        </w:trPr>
        <w:tc>
          <w:tcPr>
            <w:tcW w:w="2354" w:type="dxa"/>
            <w:vMerge/>
          </w:tcPr>
          <w:p w14:paraId="79A27A30" w14:textId="77777777" w:rsidR="006F44C8" w:rsidRPr="002B1547" w:rsidRDefault="006F44C8" w:rsidP="005E019A">
            <w:pPr>
              <w:spacing w:line="360" w:lineRule="auto"/>
              <w:rPr>
                <w:rFonts w:cs="Arial"/>
                <w:b/>
              </w:rPr>
            </w:pPr>
          </w:p>
        </w:tc>
        <w:tc>
          <w:tcPr>
            <w:tcW w:w="761" w:type="dxa"/>
          </w:tcPr>
          <w:p w14:paraId="69367327" w14:textId="77777777" w:rsidR="006F44C8" w:rsidRPr="002B1547" w:rsidRDefault="006F44C8" w:rsidP="005E019A">
            <w:pPr>
              <w:spacing w:line="360" w:lineRule="auto"/>
              <w:jc w:val="center"/>
              <w:rPr>
                <w:rFonts w:cs="Arial"/>
              </w:rPr>
            </w:pPr>
          </w:p>
        </w:tc>
        <w:tc>
          <w:tcPr>
            <w:tcW w:w="5741" w:type="dxa"/>
          </w:tcPr>
          <w:p w14:paraId="68EC98C6" w14:textId="77777777" w:rsidR="006F44C8" w:rsidRPr="002B1547" w:rsidRDefault="006F44C8" w:rsidP="005E019A">
            <w:pPr>
              <w:spacing w:line="360" w:lineRule="auto"/>
              <w:rPr>
                <w:rFonts w:cs="Arial"/>
              </w:rPr>
            </w:pPr>
          </w:p>
        </w:tc>
      </w:tr>
      <w:tr w:rsidR="006F44C8" w:rsidRPr="002B1547" w14:paraId="39B79BC9" w14:textId="77777777" w:rsidTr="005E019A">
        <w:tc>
          <w:tcPr>
            <w:tcW w:w="2354" w:type="dxa"/>
          </w:tcPr>
          <w:p w14:paraId="43F36B16"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6C5FFE9C" w14:textId="77777777" w:rsidR="006F44C8" w:rsidRPr="002B1547" w:rsidRDefault="006F44C8" w:rsidP="005E019A">
            <w:pPr>
              <w:spacing w:line="360" w:lineRule="auto"/>
              <w:rPr>
                <w:rFonts w:cs="Arial"/>
              </w:rPr>
            </w:pPr>
          </w:p>
        </w:tc>
      </w:tr>
      <w:tr w:rsidR="006F44C8" w:rsidRPr="002B1547" w14:paraId="01EA89DC" w14:textId="77777777" w:rsidTr="005E019A">
        <w:tc>
          <w:tcPr>
            <w:tcW w:w="2354" w:type="dxa"/>
          </w:tcPr>
          <w:p w14:paraId="53E04443"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5DA79ACD" w14:textId="77777777" w:rsidR="006F44C8" w:rsidRPr="002B1547" w:rsidRDefault="006F44C8" w:rsidP="005E019A">
            <w:pPr>
              <w:spacing w:line="360" w:lineRule="auto"/>
              <w:rPr>
                <w:rFonts w:cs="Arial"/>
              </w:rPr>
            </w:pPr>
            <w:r w:rsidRPr="002B1547">
              <w:rPr>
                <w:rFonts w:cs="Arial"/>
              </w:rPr>
              <w:t>High</w:t>
            </w:r>
          </w:p>
        </w:tc>
      </w:tr>
      <w:tr w:rsidR="006F44C8" w:rsidRPr="002B1547" w14:paraId="591F972B" w14:textId="77777777" w:rsidTr="005E019A">
        <w:tc>
          <w:tcPr>
            <w:tcW w:w="2354" w:type="dxa"/>
          </w:tcPr>
          <w:p w14:paraId="1DB7792B"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22B01B9A" w14:textId="77777777" w:rsidR="006F44C8" w:rsidRPr="002B1547" w:rsidRDefault="006F44C8" w:rsidP="005E019A">
            <w:pPr>
              <w:spacing w:line="360" w:lineRule="auto"/>
              <w:rPr>
                <w:rFonts w:cs="Arial"/>
              </w:rPr>
            </w:pPr>
            <w:r>
              <w:rPr>
                <w:rFonts w:cs="Arial"/>
              </w:rPr>
              <w:t>TBD</w:t>
            </w:r>
          </w:p>
        </w:tc>
      </w:tr>
      <w:tr w:rsidR="006F44C8" w:rsidRPr="002B1547" w14:paraId="6D4EADBC" w14:textId="77777777" w:rsidTr="005E019A">
        <w:tc>
          <w:tcPr>
            <w:tcW w:w="2354" w:type="dxa"/>
          </w:tcPr>
          <w:p w14:paraId="2BF73D9D"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47038694" w14:textId="77777777" w:rsidR="006F44C8" w:rsidRPr="002B1547" w:rsidRDefault="006F44C8" w:rsidP="005E019A">
            <w:pPr>
              <w:spacing w:line="360" w:lineRule="auto"/>
              <w:rPr>
                <w:rFonts w:cs="Arial"/>
              </w:rPr>
            </w:pPr>
            <w:r>
              <w:rPr>
                <w:rFonts w:cs="Arial"/>
              </w:rPr>
              <w:t>High</w:t>
            </w:r>
          </w:p>
        </w:tc>
      </w:tr>
      <w:tr w:rsidR="006F44C8" w:rsidRPr="002B1547" w14:paraId="0F0EDA49" w14:textId="77777777" w:rsidTr="005E019A">
        <w:tc>
          <w:tcPr>
            <w:tcW w:w="2354" w:type="dxa"/>
          </w:tcPr>
          <w:p w14:paraId="7E6BFA8E"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0F782422" w14:textId="77777777" w:rsidR="006F44C8" w:rsidRPr="002B1547" w:rsidRDefault="006F44C8" w:rsidP="005E019A">
            <w:pPr>
              <w:spacing w:line="360" w:lineRule="auto"/>
              <w:rPr>
                <w:rFonts w:cs="Arial"/>
              </w:rPr>
            </w:pPr>
          </w:p>
        </w:tc>
      </w:tr>
    </w:tbl>
    <w:p w14:paraId="47D8E342" w14:textId="77777777" w:rsidR="006F44C8" w:rsidRPr="003B3FB3" w:rsidRDefault="006F44C8" w:rsidP="006F44C8"/>
    <w:p w14:paraId="6693326A" w14:textId="77777777" w:rsidR="006F44C8" w:rsidRPr="00CE7ABE" w:rsidRDefault="006F44C8" w:rsidP="006F44C8"/>
    <w:tbl>
      <w:tblPr>
        <w:tblW w:w="885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2354"/>
        <w:gridCol w:w="761"/>
        <w:gridCol w:w="5741"/>
      </w:tblGrid>
      <w:tr w:rsidR="006F44C8" w:rsidRPr="002B1547" w14:paraId="43098532" w14:textId="77777777" w:rsidTr="005E019A">
        <w:tc>
          <w:tcPr>
            <w:tcW w:w="2354" w:type="dxa"/>
          </w:tcPr>
          <w:p w14:paraId="38020BBD" w14:textId="77777777" w:rsidR="006F44C8" w:rsidRPr="002B1547" w:rsidRDefault="006F44C8" w:rsidP="005E019A">
            <w:pPr>
              <w:tabs>
                <w:tab w:val="right" w:pos="2138"/>
              </w:tabs>
              <w:spacing w:line="360" w:lineRule="auto"/>
              <w:rPr>
                <w:rFonts w:cs="Arial"/>
                <w:b/>
              </w:rPr>
            </w:pPr>
            <w:r>
              <w:rPr>
                <w:rFonts w:cs="Arial"/>
                <w:b/>
              </w:rPr>
              <w:t>Use Case 3</w:t>
            </w:r>
            <w:r w:rsidRPr="002B1547">
              <w:rPr>
                <w:rFonts w:cs="Arial"/>
                <w:b/>
              </w:rPr>
              <w:tab/>
            </w:r>
          </w:p>
        </w:tc>
        <w:tc>
          <w:tcPr>
            <w:tcW w:w="6502" w:type="dxa"/>
            <w:gridSpan w:val="2"/>
          </w:tcPr>
          <w:p w14:paraId="41891578" w14:textId="77777777" w:rsidR="006F44C8" w:rsidRPr="00C4387C" w:rsidRDefault="006F44C8" w:rsidP="005E019A">
            <w:pPr>
              <w:autoSpaceDE w:val="0"/>
              <w:autoSpaceDN w:val="0"/>
              <w:adjustRightInd w:val="0"/>
              <w:rPr>
                <w:rFonts w:eastAsiaTheme="minorHAnsi" w:cstheme="minorHAnsi"/>
              </w:rPr>
            </w:pPr>
            <w:r w:rsidRPr="00C4387C">
              <w:rPr>
                <w:rFonts w:eastAsiaTheme="minorHAnsi" w:cstheme="minorHAnsi"/>
              </w:rPr>
              <w:t xml:space="preserve">Given an information requirement, the system identifies which services are capable </w:t>
            </w:r>
            <w:r>
              <w:rPr>
                <w:rFonts w:cstheme="minorHAnsi"/>
              </w:rPr>
              <w:t>of providing the required information</w:t>
            </w:r>
            <w:r w:rsidRPr="00C4387C">
              <w:rPr>
                <w:rFonts w:eastAsiaTheme="minorHAnsi" w:cstheme="minorHAnsi"/>
              </w:rPr>
              <w:t>.</w:t>
            </w:r>
          </w:p>
        </w:tc>
      </w:tr>
      <w:tr w:rsidR="006F44C8" w:rsidRPr="002B1547" w14:paraId="6519FBB6" w14:textId="77777777" w:rsidTr="005E019A">
        <w:tc>
          <w:tcPr>
            <w:tcW w:w="2354" w:type="dxa"/>
          </w:tcPr>
          <w:p w14:paraId="5F479884" w14:textId="77777777" w:rsidR="006F44C8" w:rsidRPr="002B1547" w:rsidRDefault="006F44C8" w:rsidP="005E019A">
            <w:pPr>
              <w:spacing w:line="360" w:lineRule="auto"/>
              <w:rPr>
                <w:rFonts w:cs="Arial"/>
                <w:b/>
              </w:rPr>
            </w:pPr>
            <w:r w:rsidRPr="002B1547">
              <w:rPr>
                <w:rFonts w:cs="Arial"/>
                <w:b/>
              </w:rPr>
              <w:t>Goal in Context</w:t>
            </w:r>
          </w:p>
        </w:tc>
        <w:tc>
          <w:tcPr>
            <w:tcW w:w="6502" w:type="dxa"/>
            <w:gridSpan w:val="2"/>
          </w:tcPr>
          <w:p w14:paraId="58B2F97C" w14:textId="77777777" w:rsidR="006F44C8" w:rsidRPr="002B1547" w:rsidRDefault="006F44C8" w:rsidP="005E019A">
            <w:pPr>
              <w:rPr>
                <w:rFonts w:cs="Arial"/>
              </w:rPr>
            </w:pPr>
            <w:r>
              <w:rPr>
                <w:rFonts w:cs="Arial"/>
              </w:rPr>
              <w:t>In order to perform automatic and dynamic composition of applications, the system must be able to determine which services are capable of satisfying which information requirements.</w:t>
            </w:r>
          </w:p>
        </w:tc>
      </w:tr>
      <w:tr w:rsidR="006F44C8" w:rsidRPr="002B1547" w14:paraId="06D3375E" w14:textId="77777777" w:rsidTr="005E019A">
        <w:tc>
          <w:tcPr>
            <w:tcW w:w="2354" w:type="dxa"/>
          </w:tcPr>
          <w:p w14:paraId="30DA6403" w14:textId="77777777" w:rsidR="006F44C8" w:rsidRPr="002B1547" w:rsidRDefault="006F44C8" w:rsidP="005E019A">
            <w:pPr>
              <w:spacing w:line="360" w:lineRule="auto"/>
              <w:rPr>
                <w:rFonts w:cs="Arial"/>
                <w:b/>
              </w:rPr>
            </w:pPr>
            <w:r w:rsidRPr="002B1547">
              <w:rPr>
                <w:rFonts w:cs="Arial"/>
                <w:b/>
              </w:rPr>
              <w:t>Preconditions</w:t>
            </w:r>
          </w:p>
        </w:tc>
        <w:tc>
          <w:tcPr>
            <w:tcW w:w="6502" w:type="dxa"/>
            <w:gridSpan w:val="2"/>
          </w:tcPr>
          <w:p w14:paraId="453B9A56" w14:textId="77777777" w:rsidR="006F44C8" w:rsidRDefault="006F44C8" w:rsidP="005E019A">
            <w:pPr>
              <w:spacing w:line="360" w:lineRule="auto"/>
              <w:rPr>
                <w:rFonts w:cs="Arial"/>
              </w:rPr>
            </w:pPr>
            <w:r>
              <w:rPr>
                <w:rFonts w:cs="Arial"/>
              </w:rPr>
              <w:t>WFS services correctly formalized.</w:t>
            </w:r>
          </w:p>
          <w:p w14:paraId="1A9CA784" w14:textId="77777777" w:rsidR="006F44C8" w:rsidRPr="002B1547" w:rsidRDefault="006F44C8" w:rsidP="005E019A">
            <w:pPr>
              <w:spacing w:line="360" w:lineRule="auto"/>
              <w:rPr>
                <w:rFonts w:cs="Arial"/>
              </w:rPr>
            </w:pPr>
            <w:r>
              <w:rPr>
                <w:rFonts w:cs="Arial"/>
              </w:rPr>
              <w:t xml:space="preserve">Application process correctly formalized. </w:t>
            </w:r>
          </w:p>
        </w:tc>
      </w:tr>
      <w:tr w:rsidR="006F44C8" w:rsidRPr="002B1547" w14:paraId="2C5BB9A6" w14:textId="77777777" w:rsidTr="005E019A">
        <w:tc>
          <w:tcPr>
            <w:tcW w:w="2354" w:type="dxa"/>
          </w:tcPr>
          <w:p w14:paraId="6FFFBE67" w14:textId="77777777" w:rsidR="006F44C8" w:rsidRPr="002B1547" w:rsidRDefault="006F44C8" w:rsidP="005E019A">
            <w:pPr>
              <w:spacing w:line="360" w:lineRule="auto"/>
              <w:rPr>
                <w:rFonts w:cs="Arial"/>
                <w:b/>
              </w:rPr>
            </w:pPr>
            <w:r w:rsidRPr="002B1547">
              <w:rPr>
                <w:rFonts w:cs="Arial"/>
                <w:b/>
              </w:rPr>
              <w:t>Success End</w:t>
            </w:r>
          </w:p>
        </w:tc>
        <w:tc>
          <w:tcPr>
            <w:tcW w:w="6502" w:type="dxa"/>
            <w:gridSpan w:val="2"/>
          </w:tcPr>
          <w:p w14:paraId="41386A88" w14:textId="77777777" w:rsidR="006F44C8" w:rsidRPr="002B1547" w:rsidRDefault="006F44C8" w:rsidP="005E019A">
            <w:pPr>
              <w:spacing w:line="360" w:lineRule="auto"/>
              <w:rPr>
                <w:rFonts w:cs="Arial"/>
              </w:rPr>
            </w:pPr>
            <w:r>
              <w:rPr>
                <w:rFonts w:cs="Arial"/>
              </w:rPr>
              <w:t>All and only the required services are identified.</w:t>
            </w:r>
          </w:p>
        </w:tc>
      </w:tr>
      <w:tr w:rsidR="006F44C8" w:rsidRPr="002B1547" w14:paraId="306F1C19" w14:textId="77777777" w:rsidTr="005E019A">
        <w:tc>
          <w:tcPr>
            <w:tcW w:w="2354" w:type="dxa"/>
          </w:tcPr>
          <w:p w14:paraId="55EDF1C4" w14:textId="77777777" w:rsidR="006F44C8" w:rsidRPr="002B1547" w:rsidRDefault="006F44C8" w:rsidP="005E019A">
            <w:pPr>
              <w:spacing w:line="360" w:lineRule="auto"/>
              <w:rPr>
                <w:rFonts w:cs="Arial"/>
                <w:b/>
              </w:rPr>
            </w:pPr>
            <w:r w:rsidRPr="002B1547">
              <w:rPr>
                <w:rFonts w:cs="Arial"/>
                <w:b/>
              </w:rPr>
              <w:t>Failure End</w:t>
            </w:r>
          </w:p>
        </w:tc>
        <w:tc>
          <w:tcPr>
            <w:tcW w:w="6502" w:type="dxa"/>
            <w:gridSpan w:val="2"/>
          </w:tcPr>
          <w:p w14:paraId="2460CB97" w14:textId="77777777" w:rsidR="006F44C8" w:rsidRPr="002B1547" w:rsidRDefault="006F44C8" w:rsidP="005E019A">
            <w:pPr>
              <w:spacing w:line="360" w:lineRule="auto"/>
              <w:rPr>
                <w:rFonts w:cs="Arial"/>
              </w:rPr>
            </w:pPr>
            <w:r>
              <w:rPr>
                <w:rFonts w:cs="Arial"/>
              </w:rPr>
              <w:t>Required services not (fully or exclusively) identified.</w:t>
            </w:r>
          </w:p>
        </w:tc>
      </w:tr>
      <w:tr w:rsidR="006F44C8" w:rsidRPr="002B1547" w14:paraId="15E5DAC1" w14:textId="77777777" w:rsidTr="005E019A">
        <w:tc>
          <w:tcPr>
            <w:tcW w:w="2354" w:type="dxa"/>
          </w:tcPr>
          <w:p w14:paraId="3195C66C" w14:textId="77777777" w:rsidR="006F44C8" w:rsidRPr="002B1547" w:rsidRDefault="006F44C8" w:rsidP="005E019A">
            <w:pPr>
              <w:spacing w:line="360" w:lineRule="auto"/>
              <w:rPr>
                <w:rFonts w:cs="Arial"/>
                <w:b/>
              </w:rPr>
            </w:pPr>
            <w:r w:rsidRPr="002B1547">
              <w:rPr>
                <w:rFonts w:cs="Arial"/>
                <w:b/>
              </w:rPr>
              <w:lastRenderedPageBreak/>
              <w:t xml:space="preserve">Primary &amp; </w:t>
            </w:r>
          </w:p>
          <w:p w14:paraId="59E9E0D2" w14:textId="77777777" w:rsidR="006F44C8" w:rsidRPr="002B1547" w:rsidRDefault="006F44C8" w:rsidP="005E019A">
            <w:pPr>
              <w:spacing w:line="360" w:lineRule="auto"/>
              <w:rPr>
                <w:rFonts w:cs="Arial"/>
                <w:b/>
              </w:rPr>
            </w:pPr>
            <w:r w:rsidRPr="002B1547">
              <w:rPr>
                <w:rFonts w:cs="Arial"/>
                <w:b/>
              </w:rPr>
              <w:t>Secondary Actors</w:t>
            </w:r>
          </w:p>
        </w:tc>
        <w:tc>
          <w:tcPr>
            <w:tcW w:w="6502" w:type="dxa"/>
            <w:gridSpan w:val="2"/>
          </w:tcPr>
          <w:p w14:paraId="7C62ABFB" w14:textId="77777777" w:rsidR="006F44C8" w:rsidRPr="002B1547" w:rsidRDefault="006F44C8" w:rsidP="005E019A">
            <w:pPr>
              <w:spacing w:line="360" w:lineRule="auto"/>
              <w:rPr>
                <w:rFonts w:cs="Arial"/>
              </w:rPr>
            </w:pPr>
            <w:r w:rsidRPr="002B1547">
              <w:rPr>
                <w:rFonts w:cs="Arial"/>
              </w:rPr>
              <w:t xml:space="preserve">Primary: </w:t>
            </w:r>
            <w:r>
              <w:rPr>
                <w:rFonts w:cs="Arial"/>
              </w:rPr>
              <w:t>application composer</w:t>
            </w:r>
          </w:p>
          <w:p w14:paraId="706CB843" w14:textId="77777777" w:rsidR="006F44C8" w:rsidRPr="002B1547" w:rsidRDefault="006F44C8" w:rsidP="005E019A">
            <w:pPr>
              <w:spacing w:line="360" w:lineRule="auto"/>
              <w:rPr>
                <w:rFonts w:cs="Arial"/>
              </w:rPr>
            </w:pPr>
          </w:p>
        </w:tc>
      </w:tr>
      <w:tr w:rsidR="006F44C8" w:rsidRPr="002B1547" w14:paraId="307E151F" w14:textId="77777777" w:rsidTr="005E019A">
        <w:trPr>
          <w:trHeight w:val="425"/>
        </w:trPr>
        <w:tc>
          <w:tcPr>
            <w:tcW w:w="2354" w:type="dxa"/>
          </w:tcPr>
          <w:p w14:paraId="2E05CDB2" w14:textId="77777777" w:rsidR="006F44C8" w:rsidRPr="002B1547" w:rsidRDefault="006F44C8" w:rsidP="005E019A">
            <w:pPr>
              <w:spacing w:line="360" w:lineRule="auto"/>
              <w:rPr>
                <w:rFonts w:cs="Arial"/>
                <w:b/>
              </w:rPr>
            </w:pPr>
            <w:r w:rsidRPr="002B1547">
              <w:rPr>
                <w:rFonts w:cs="Arial"/>
                <w:b/>
              </w:rPr>
              <w:t>Trigger</w:t>
            </w:r>
          </w:p>
        </w:tc>
        <w:tc>
          <w:tcPr>
            <w:tcW w:w="6502" w:type="dxa"/>
            <w:gridSpan w:val="2"/>
          </w:tcPr>
          <w:p w14:paraId="2FB0E641" w14:textId="77777777" w:rsidR="006F44C8" w:rsidRPr="002B1547" w:rsidRDefault="006F44C8" w:rsidP="005E019A">
            <w:pPr>
              <w:spacing w:line="360" w:lineRule="auto"/>
              <w:rPr>
                <w:rFonts w:cs="Arial"/>
              </w:rPr>
            </w:pPr>
            <w:r>
              <w:rPr>
                <w:rFonts w:cs="Arial"/>
              </w:rPr>
              <w:t xml:space="preserve">Application execution. </w:t>
            </w:r>
          </w:p>
        </w:tc>
      </w:tr>
      <w:tr w:rsidR="006F44C8" w:rsidRPr="002B1547" w14:paraId="1BEE07D5" w14:textId="77777777" w:rsidTr="005E019A">
        <w:trPr>
          <w:cantSplit/>
          <w:trHeight w:val="48"/>
        </w:trPr>
        <w:tc>
          <w:tcPr>
            <w:tcW w:w="2354" w:type="dxa"/>
            <w:vMerge w:val="restart"/>
          </w:tcPr>
          <w:p w14:paraId="6FFD0101" w14:textId="77777777" w:rsidR="006F44C8" w:rsidRPr="002B1547" w:rsidRDefault="006F44C8" w:rsidP="005E019A">
            <w:pPr>
              <w:spacing w:line="360" w:lineRule="auto"/>
              <w:rPr>
                <w:rFonts w:cs="Arial"/>
                <w:b/>
              </w:rPr>
            </w:pPr>
            <w:r w:rsidRPr="002B1547">
              <w:rPr>
                <w:rFonts w:cs="Arial"/>
                <w:b/>
              </w:rPr>
              <w:t>Description</w:t>
            </w:r>
          </w:p>
        </w:tc>
        <w:tc>
          <w:tcPr>
            <w:tcW w:w="761" w:type="dxa"/>
          </w:tcPr>
          <w:p w14:paraId="581C6CC9" w14:textId="77777777" w:rsidR="006F44C8" w:rsidRPr="002B1547" w:rsidRDefault="006F44C8" w:rsidP="005E019A">
            <w:pPr>
              <w:spacing w:line="360" w:lineRule="auto"/>
              <w:rPr>
                <w:rFonts w:cs="Arial"/>
                <w:b/>
              </w:rPr>
            </w:pPr>
            <w:r w:rsidRPr="002B1547">
              <w:rPr>
                <w:rFonts w:cs="Arial"/>
                <w:b/>
              </w:rPr>
              <w:t>Step</w:t>
            </w:r>
          </w:p>
        </w:tc>
        <w:tc>
          <w:tcPr>
            <w:tcW w:w="5741" w:type="dxa"/>
          </w:tcPr>
          <w:p w14:paraId="55864ABD" w14:textId="77777777" w:rsidR="006F44C8" w:rsidRPr="002B1547" w:rsidRDefault="006F44C8" w:rsidP="005E019A">
            <w:pPr>
              <w:spacing w:line="360" w:lineRule="auto"/>
              <w:rPr>
                <w:rFonts w:cs="Arial"/>
                <w:b/>
              </w:rPr>
            </w:pPr>
            <w:r w:rsidRPr="002B1547">
              <w:rPr>
                <w:rFonts w:cs="Arial"/>
                <w:b/>
              </w:rPr>
              <w:t>Action</w:t>
            </w:r>
          </w:p>
        </w:tc>
      </w:tr>
      <w:tr w:rsidR="006F44C8" w:rsidRPr="002B1547" w14:paraId="7798C56E" w14:textId="77777777" w:rsidTr="005E019A">
        <w:trPr>
          <w:cantSplit/>
          <w:trHeight w:val="48"/>
        </w:trPr>
        <w:tc>
          <w:tcPr>
            <w:tcW w:w="2354" w:type="dxa"/>
            <w:vMerge/>
          </w:tcPr>
          <w:p w14:paraId="15AF41AF" w14:textId="77777777" w:rsidR="006F44C8" w:rsidRPr="002B1547" w:rsidRDefault="006F44C8" w:rsidP="005E019A">
            <w:pPr>
              <w:spacing w:line="360" w:lineRule="auto"/>
              <w:rPr>
                <w:rFonts w:cs="Arial"/>
                <w:b/>
              </w:rPr>
            </w:pPr>
          </w:p>
        </w:tc>
        <w:tc>
          <w:tcPr>
            <w:tcW w:w="761" w:type="dxa"/>
          </w:tcPr>
          <w:p w14:paraId="7F779F1A" w14:textId="77777777" w:rsidR="006F44C8" w:rsidRPr="002B1547" w:rsidRDefault="006F44C8" w:rsidP="005E019A">
            <w:pPr>
              <w:spacing w:line="360" w:lineRule="auto"/>
              <w:jc w:val="center"/>
              <w:rPr>
                <w:rFonts w:cs="Arial"/>
              </w:rPr>
            </w:pPr>
            <w:r w:rsidRPr="002B1547">
              <w:rPr>
                <w:rFonts w:cs="Arial"/>
              </w:rPr>
              <w:t>1</w:t>
            </w:r>
            <w:r>
              <w:rPr>
                <w:rFonts w:cs="Arial"/>
              </w:rPr>
              <w:t>.</w:t>
            </w:r>
          </w:p>
        </w:tc>
        <w:tc>
          <w:tcPr>
            <w:tcW w:w="5741" w:type="dxa"/>
          </w:tcPr>
          <w:p w14:paraId="2B1FA20E" w14:textId="77777777" w:rsidR="006F44C8" w:rsidRPr="002B1547" w:rsidRDefault="006F44C8" w:rsidP="005E019A">
            <w:pPr>
              <w:spacing w:line="360" w:lineRule="auto"/>
              <w:rPr>
                <w:rFonts w:cs="Arial"/>
              </w:rPr>
            </w:pPr>
            <w:r>
              <w:rPr>
                <w:rFonts w:cs="Arial"/>
              </w:rPr>
              <w:t>User provides a set of information requirements.</w:t>
            </w:r>
          </w:p>
        </w:tc>
      </w:tr>
      <w:tr w:rsidR="006F44C8" w:rsidRPr="002B1547" w14:paraId="505FAA38" w14:textId="77777777" w:rsidTr="005E019A">
        <w:trPr>
          <w:cantSplit/>
          <w:trHeight w:val="48"/>
        </w:trPr>
        <w:tc>
          <w:tcPr>
            <w:tcW w:w="2354" w:type="dxa"/>
            <w:vMerge/>
          </w:tcPr>
          <w:p w14:paraId="3ADAFEB4" w14:textId="77777777" w:rsidR="006F44C8" w:rsidRPr="002B1547" w:rsidRDefault="006F44C8" w:rsidP="005E019A">
            <w:pPr>
              <w:spacing w:line="360" w:lineRule="auto"/>
              <w:rPr>
                <w:rFonts w:cs="Arial"/>
                <w:b/>
              </w:rPr>
            </w:pPr>
          </w:p>
        </w:tc>
        <w:tc>
          <w:tcPr>
            <w:tcW w:w="761" w:type="dxa"/>
          </w:tcPr>
          <w:p w14:paraId="7E6A0F09" w14:textId="77777777" w:rsidR="006F44C8" w:rsidRPr="002B1547" w:rsidRDefault="006F44C8" w:rsidP="005E019A">
            <w:pPr>
              <w:spacing w:line="360" w:lineRule="auto"/>
              <w:jc w:val="center"/>
              <w:rPr>
                <w:rFonts w:cs="Arial"/>
              </w:rPr>
            </w:pPr>
            <w:r>
              <w:rPr>
                <w:rFonts w:cs="Arial"/>
              </w:rPr>
              <w:t>2.</w:t>
            </w:r>
          </w:p>
        </w:tc>
        <w:tc>
          <w:tcPr>
            <w:tcW w:w="5741" w:type="dxa"/>
          </w:tcPr>
          <w:p w14:paraId="45CFCFB2" w14:textId="77777777" w:rsidR="006F44C8" w:rsidRDefault="006F44C8" w:rsidP="005E019A">
            <w:pPr>
              <w:spacing w:line="360" w:lineRule="auto"/>
              <w:rPr>
                <w:rFonts w:cs="Arial"/>
              </w:rPr>
            </w:pPr>
            <w:r>
              <w:rPr>
                <w:rFonts w:cs="Arial"/>
              </w:rPr>
              <w:t>WFS services capable of satisfying the information requirements are identified.</w:t>
            </w:r>
          </w:p>
        </w:tc>
      </w:tr>
      <w:tr w:rsidR="006F44C8" w:rsidRPr="002B1547" w14:paraId="0292143F" w14:textId="77777777" w:rsidTr="005E019A">
        <w:trPr>
          <w:cantSplit/>
          <w:trHeight w:val="120"/>
        </w:trPr>
        <w:tc>
          <w:tcPr>
            <w:tcW w:w="2354" w:type="dxa"/>
            <w:vMerge w:val="restart"/>
          </w:tcPr>
          <w:p w14:paraId="0111F5EC" w14:textId="77777777" w:rsidR="006F44C8" w:rsidRPr="002B1547" w:rsidRDefault="006F44C8" w:rsidP="005E019A">
            <w:pPr>
              <w:spacing w:line="360" w:lineRule="auto"/>
              <w:rPr>
                <w:rFonts w:cs="Arial"/>
                <w:b/>
              </w:rPr>
            </w:pPr>
            <w:r w:rsidRPr="002B1547">
              <w:rPr>
                <w:rFonts w:cs="Arial"/>
                <w:b/>
              </w:rPr>
              <w:t>Extensions</w:t>
            </w:r>
          </w:p>
        </w:tc>
        <w:tc>
          <w:tcPr>
            <w:tcW w:w="761" w:type="dxa"/>
          </w:tcPr>
          <w:p w14:paraId="29140E77" w14:textId="77777777" w:rsidR="006F44C8" w:rsidRPr="002B1547" w:rsidRDefault="006F44C8" w:rsidP="005E019A">
            <w:pPr>
              <w:spacing w:line="360" w:lineRule="auto"/>
              <w:rPr>
                <w:rFonts w:cs="Arial"/>
                <w:b/>
              </w:rPr>
            </w:pPr>
            <w:r w:rsidRPr="002B1547">
              <w:rPr>
                <w:rFonts w:cs="Arial"/>
                <w:b/>
              </w:rPr>
              <w:t>Step</w:t>
            </w:r>
          </w:p>
        </w:tc>
        <w:tc>
          <w:tcPr>
            <w:tcW w:w="5741" w:type="dxa"/>
          </w:tcPr>
          <w:p w14:paraId="017BB9C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6CC50DD" w14:textId="77777777" w:rsidTr="005E019A">
        <w:trPr>
          <w:cantSplit/>
          <w:trHeight w:val="120"/>
        </w:trPr>
        <w:tc>
          <w:tcPr>
            <w:tcW w:w="2354" w:type="dxa"/>
            <w:vMerge/>
          </w:tcPr>
          <w:p w14:paraId="391F58AB" w14:textId="77777777" w:rsidR="006F44C8" w:rsidRPr="002B1547" w:rsidRDefault="006F44C8" w:rsidP="005E019A">
            <w:pPr>
              <w:spacing w:line="360" w:lineRule="auto"/>
              <w:rPr>
                <w:rFonts w:cs="Arial"/>
                <w:b/>
              </w:rPr>
            </w:pPr>
          </w:p>
        </w:tc>
        <w:tc>
          <w:tcPr>
            <w:tcW w:w="761" w:type="dxa"/>
          </w:tcPr>
          <w:p w14:paraId="0299600E" w14:textId="77777777" w:rsidR="006F44C8" w:rsidRPr="002B1547" w:rsidRDefault="006F44C8" w:rsidP="005E019A">
            <w:pPr>
              <w:spacing w:line="360" w:lineRule="auto"/>
              <w:rPr>
                <w:rFonts w:cs="Arial"/>
              </w:rPr>
            </w:pPr>
          </w:p>
        </w:tc>
        <w:tc>
          <w:tcPr>
            <w:tcW w:w="5741" w:type="dxa"/>
          </w:tcPr>
          <w:p w14:paraId="5106A3F2" w14:textId="77777777" w:rsidR="006F44C8" w:rsidRPr="002B1547" w:rsidRDefault="006F44C8" w:rsidP="005E019A">
            <w:pPr>
              <w:spacing w:line="360" w:lineRule="auto"/>
              <w:rPr>
                <w:rFonts w:cs="Arial"/>
              </w:rPr>
            </w:pPr>
          </w:p>
        </w:tc>
      </w:tr>
      <w:tr w:rsidR="006F44C8" w:rsidRPr="002B1547" w14:paraId="0FB79654" w14:textId="77777777" w:rsidTr="005E019A">
        <w:trPr>
          <w:cantSplit/>
          <w:trHeight w:val="120"/>
        </w:trPr>
        <w:tc>
          <w:tcPr>
            <w:tcW w:w="2354" w:type="dxa"/>
            <w:vMerge w:val="restart"/>
          </w:tcPr>
          <w:p w14:paraId="6746DF83" w14:textId="77777777" w:rsidR="006F44C8" w:rsidRPr="002B1547" w:rsidRDefault="006F44C8" w:rsidP="005E019A">
            <w:pPr>
              <w:spacing w:line="360" w:lineRule="auto"/>
              <w:rPr>
                <w:rFonts w:cs="Arial"/>
                <w:b/>
              </w:rPr>
            </w:pPr>
            <w:r w:rsidRPr="002B1547">
              <w:rPr>
                <w:rFonts w:cs="Arial"/>
                <w:b/>
              </w:rPr>
              <w:t>Variations</w:t>
            </w:r>
          </w:p>
        </w:tc>
        <w:tc>
          <w:tcPr>
            <w:tcW w:w="761" w:type="dxa"/>
          </w:tcPr>
          <w:p w14:paraId="24F98B65" w14:textId="77777777" w:rsidR="006F44C8" w:rsidRPr="002B1547" w:rsidRDefault="006F44C8" w:rsidP="005E019A">
            <w:pPr>
              <w:spacing w:line="360" w:lineRule="auto"/>
              <w:rPr>
                <w:rFonts w:cs="Arial"/>
                <w:b/>
              </w:rPr>
            </w:pPr>
            <w:r w:rsidRPr="002B1547">
              <w:rPr>
                <w:rFonts w:cs="Arial"/>
                <w:b/>
              </w:rPr>
              <w:t>Step</w:t>
            </w:r>
          </w:p>
        </w:tc>
        <w:tc>
          <w:tcPr>
            <w:tcW w:w="5741" w:type="dxa"/>
          </w:tcPr>
          <w:p w14:paraId="14655D43" w14:textId="77777777" w:rsidR="006F44C8" w:rsidRPr="002B1547" w:rsidRDefault="006F44C8" w:rsidP="005E019A">
            <w:pPr>
              <w:spacing w:line="360" w:lineRule="auto"/>
              <w:rPr>
                <w:rFonts w:cs="Arial"/>
                <w:b/>
              </w:rPr>
            </w:pPr>
            <w:r w:rsidRPr="002B1547">
              <w:rPr>
                <w:rFonts w:cs="Arial"/>
                <w:b/>
              </w:rPr>
              <w:t>Branching Actions</w:t>
            </w:r>
          </w:p>
        </w:tc>
      </w:tr>
      <w:tr w:rsidR="006F44C8" w:rsidRPr="002B1547" w14:paraId="03159BB7" w14:textId="77777777" w:rsidTr="005E019A">
        <w:trPr>
          <w:cantSplit/>
          <w:trHeight w:val="113"/>
        </w:trPr>
        <w:tc>
          <w:tcPr>
            <w:tcW w:w="2354" w:type="dxa"/>
            <w:vMerge/>
          </w:tcPr>
          <w:p w14:paraId="110ED6D5" w14:textId="77777777" w:rsidR="006F44C8" w:rsidRPr="002B1547" w:rsidRDefault="006F44C8" w:rsidP="005E019A">
            <w:pPr>
              <w:spacing w:line="360" w:lineRule="auto"/>
              <w:rPr>
                <w:rFonts w:cs="Arial"/>
                <w:b/>
              </w:rPr>
            </w:pPr>
          </w:p>
        </w:tc>
        <w:tc>
          <w:tcPr>
            <w:tcW w:w="761" w:type="dxa"/>
          </w:tcPr>
          <w:p w14:paraId="01545358" w14:textId="77777777" w:rsidR="006F44C8" w:rsidRPr="002B1547" w:rsidRDefault="006F44C8" w:rsidP="005E019A">
            <w:pPr>
              <w:spacing w:line="360" w:lineRule="auto"/>
              <w:jc w:val="center"/>
              <w:rPr>
                <w:rFonts w:cs="Arial"/>
              </w:rPr>
            </w:pPr>
          </w:p>
        </w:tc>
        <w:tc>
          <w:tcPr>
            <w:tcW w:w="5741" w:type="dxa"/>
          </w:tcPr>
          <w:p w14:paraId="1B0DFFA8" w14:textId="77777777" w:rsidR="006F44C8" w:rsidRPr="002B1547" w:rsidRDefault="006F44C8" w:rsidP="005E019A">
            <w:pPr>
              <w:spacing w:line="360" w:lineRule="auto"/>
              <w:rPr>
                <w:rFonts w:cs="Arial"/>
              </w:rPr>
            </w:pPr>
          </w:p>
        </w:tc>
      </w:tr>
      <w:tr w:rsidR="006F44C8" w:rsidRPr="002B1547" w14:paraId="78FE23F6" w14:textId="77777777" w:rsidTr="005E019A">
        <w:tc>
          <w:tcPr>
            <w:tcW w:w="2354" w:type="dxa"/>
          </w:tcPr>
          <w:p w14:paraId="6F0365A0" w14:textId="77777777" w:rsidR="006F44C8" w:rsidRPr="002B1547" w:rsidRDefault="006F44C8" w:rsidP="005E019A">
            <w:pPr>
              <w:spacing w:line="360" w:lineRule="auto"/>
              <w:rPr>
                <w:rFonts w:cs="Arial"/>
                <w:b/>
              </w:rPr>
            </w:pPr>
            <w:r w:rsidRPr="002B1547">
              <w:rPr>
                <w:rFonts w:cs="Arial"/>
                <w:b/>
              </w:rPr>
              <w:t>Related Information</w:t>
            </w:r>
          </w:p>
        </w:tc>
        <w:tc>
          <w:tcPr>
            <w:tcW w:w="6502" w:type="dxa"/>
            <w:gridSpan w:val="2"/>
          </w:tcPr>
          <w:p w14:paraId="705E9EC7" w14:textId="77777777" w:rsidR="006F44C8" w:rsidRPr="002B1547" w:rsidRDefault="006F44C8" w:rsidP="005E019A">
            <w:pPr>
              <w:spacing w:line="360" w:lineRule="auto"/>
              <w:rPr>
                <w:rFonts w:cs="Arial"/>
              </w:rPr>
            </w:pPr>
          </w:p>
        </w:tc>
      </w:tr>
      <w:tr w:rsidR="006F44C8" w:rsidRPr="002B1547" w14:paraId="3A900049" w14:textId="77777777" w:rsidTr="005E019A">
        <w:tc>
          <w:tcPr>
            <w:tcW w:w="2354" w:type="dxa"/>
          </w:tcPr>
          <w:p w14:paraId="48B69552" w14:textId="77777777" w:rsidR="006F44C8" w:rsidRPr="002B1547" w:rsidRDefault="006F44C8" w:rsidP="005E019A">
            <w:pPr>
              <w:spacing w:line="360" w:lineRule="auto"/>
              <w:rPr>
                <w:rFonts w:cs="Arial"/>
                <w:b/>
              </w:rPr>
            </w:pPr>
            <w:r w:rsidRPr="002B1547">
              <w:rPr>
                <w:rFonts w:cs="Arial"/>
                <w:b/>
              </w:rPr>
              <w:t>Priority</w:t>
            </w:r>
          </w:p>
        </w:tc>
        <w:tc>
          <w:tcPr>
            <w:tcW w:w="6502" w:type="dxa"/>
            <w:gridSpan w:val="2"/>
          </w:tcPr>
          <w:p w14:paraId="1F8B357F" w14:textId="77777777" w:rsidR="006F44C8" w:rsidRPr="002B1547" w:rsidRDefault="006F44C8" w:rsidP="005E019A">
            <w:pPr>
              <w:spacing w:line="360" w:lineRule="auto"/>
              <w:rPr>
                <w:rFonts w:cs="Arial"/>
              </w:rPr>
            </w:pPr>
            <w:r w:rsidRPr="002B1547">
              <w:rPr>
                <w:rFonts w:cs="Arial"/>
              </w:rPr>
              <w:t>High</w:t>
            </w:r>
          </w:p>
        </w:tc>
      </w:tr>
      <w:tr w:rsidR="006F44C8" w:rsidRPr="002B1547" w14:paraId="2B5A2C9B" w14:textId="77777777" w:rsidTr="005E019A">
        <w:tc>
          <w:tcPr>
            <w:tcW w:w="2354" w:type="dxa"/>
          </w:tcPr>
          <w:p w14:paraId="4167BE5F" w14:textId="77777777" w:rsidR="006F44C8" w:rsidRPr="002B1547" w:rsidRDefault="006F44C8" w:rsidP="005E019A">
            <w:pPr>
              <w:spacing w:line="360" w:lineRule="auto"/>
              <w:rPr>
                <w:rFonts w:cs="Arial"/>
                <w:b/>
              </w:rPr>
            </w:pPr>
            <w:r w:rsidRPr="002B1547">
              <w:rPr>
                <w:rFonts w:cs="Arial"/>
                <w:b/>
              </w:rPr>
              <w:t>Performance</w:t>
            </w:r>
          </w:p>
        </w:tc>
        <w:tc>
          <w:tcPr>
            <w:tcW w:w="6502" w:type="dxa"/>
            <w:gridSpan w:val="2"/>
          </w:tcPr>
          <w:p w14:paraId="43FF11C9" w14:textId="77777777" w:rsidR="006F44C8" w:rsidRPr="002B1547" w:rsidRDefault="006F44C8" w:rsidP="005E019A">
            <w:pPr>
              <w:spacing w:line="360" w:lineRule="auto"/>
              <w:rPr>
                <w:rFonts w:cs="Arial"/>
              </w:rPr>
            </w:pPr>
            <w:r>
              <w:rPr>
                <w:rFonts w:cs="Arial"/>
              </w:rPr>
              <w:t>TBD</w:t>
            </w:r>
          </w:p>
        </w:tc>
      </w:tr>
      <w:tr w:rsidR="006F44C8" w:rsidRPr="002B1547" w14:paraId="49AC0B25" w14:textId="77777777" w:rsidTr="005E019A">
        <w:tc>
          <w:tcPr>
            <w:tcW w:w="2354" w:type="dxa"/>
          </w:tcPr>
          <w:p w14:paraId="3D6DEEF4" w14:textId="77777777" w:rsidR="006F44C8" w:rsidRPr="002B1547" w:rsidRDefault="006F44C8" w:rsidP="005E019A">
            <w:pPr>
              <w:spacing w:line="360" w:lineRule="auto"/>
              <w:rPr>
                <w:rFonts w:cs="Arial"/>
                <w:b/>
              </w:rPr>
            </w:pPr>
            <w:r w:rsidRPr="002B1547">
              <w:rPr>
                <w:rFonts w:cs="Arial"/>
                <w:b/>
              </w:rPr>
              <w:t>Frequency</w:t>
            </w:r>
          </w:p>
        </w:tc>
        <w:tc>
          <w:tcPr>
            <w:tcW w:w="6502" w:type="dxa"/>
            <w:gridSpan w:val="2"/>
          </w:tcPr>
          <w:p w14:paraId="3D74ECC5" w14:textId="77777777" w:rsidR="006F44C8" w:rsidRPr="002B1547" w:rsidRDefault="006F44C8" w:rsidP="005E019A">
            <w:pPr>
              <w:spacing w:line="360" w:lineRule="auto"/>
              <w:rPr>
                <w:rFonts w:cs="Arial"/>
              </w:rPr>
            </w:pPr>
            <w:r>
              <w:rPr>
                <w:rFonts w:cs="Arial"/>
              </w:rPr>
              <w:t>High</w:t>
            </w:r>
          </w:p>
        </w:tc>
      </w:tr>
      <w:tr w:rsidR="006F44C8" w:rsidRPr="002B1547" w14:paraId="66FB08A1" w14:textId="77777777" w:rsidTr="005E019A">
        <w:tc>
          <w:tcPr>
            <w:tcW w:w="2354" w:type="dxa"/>
          </w:tcPr>
          <w:p w14:paraId="68347284" w14:textId="77777777" w:rsidR="006F44C8" w:rsidRPr="002B1547" w:rsidRDefault="006F44C8" w:rsidP="005E019A">
            <w:pPr>
              <w:spacing w:line="360" w:lineRule="auto"/>
              <w:rPr>
                <w:rFonts w:cs="Arial"/>
                <w:b/>
              </w:rPr>
            </w:pPr>
            <w:r w:rsidRPr="002B1547">
              <w:rPr>
                <w:rFonts w:cs="Arial"/>
                <w:b/>
              </w:rPr>
              <w:t>Open Issues</w:t>
            </w:r>
          </w:p>
        </w:tc>
        <w:tc>
          <w:tcPr>
            <w:tcW w:w="6502" w:type="dxa"/>
            <w:gridSpan w:val="2"/>
          </w:tcPr>
          <w:p w14:paraId="3F1A1742" w14:textId="77777777" w:rsidR="006F44C8" w:rsidRPr="002B1547" w:rsidRDefault="006F44C8" w:rsidP="005E019A">
            <w:pPr>
              <w:spacing w:line="360" w:lineRule="auto"/>
              <w:rPr>
                <w:rFonts w:cs="Arial"/>
              </w:rPr>
            </w:pPr>
          </w:p>
        </w:tc>
      </w:tr>
    </w:tbl>
    <w:p w14:paraId="7C5753E2" w14:textId="77777777" w:rsidR="006F44C8" w:rsidRPr="007A0043" w:rsidRDefault="006F44C8" w:rsidP="006F44C8"/>
    <w:p w14:paraId="3D39F0A0" w14:textId="77777777" w:rsidR="006F44C8" w:rsidRDefault="006F44C8" w:rsidP="00E80D3C">
      <w:pPr>
        <w:pStyle w:val="Heading3"/>
      </w:pPr>
      <w:bookmarkStart w:id="120" w:name="_Toc17365198"/>
      <w:r>
        <w:t>System Design</w:t>
      </w:r>
      <w:bookmarkEnd w:id="120"/>
    </w:p>
    <w:p w14:paraId="72D0F6C6" w14:textId="611EAF5B" w:rsidR="006F44C8" w:rsidRDefault="006F44C8" w:rsidP="006F44C8">
      <w:r>
        <w:t>Illustrated in</w:t>
      </w:r>
      <w:r w:rsidR="00F924D9">
        <w:t xml:space="preserve"> </w:t>
      </w:r>
      <w:r w:rsidR="00F924D9">
        <w:fldChar w:fldCharType="begin"/>
      </w:r>
      <w:r w:rsidR="00F924D9">
        <w:instrText xml:space="preserve"> REF _Ref520748895 \h </w:instrText>
      </w:r>
      <w:r w:rsidR="00F924D9">
        <w:fldChar w:fldCharType="separate"/>
      </w:r>
      <w:r w:rsidR="00B371C7">
        <w:t xml:space="preserve">Figure </w:t>
      </w:r>
      <w:r w:rsidR="00B371C7">
        <w:rPr>
          <w:noProof/>
        </w:rPr>
        <w:t>9</w:t>
      </w:r>
      <w:r w:rsidR="00F924D9">
        <w:fldChar w:fldCharType="end"/>
      </w:r>
      <w:r>
        <w:t>, the creation of ITS applications using the IT-SoS framework is supported within the iCity project with three key components: the WFS creator, which supports the definition of individual services; the Application creator, which supports the definition of applications as processes; and the Application engine, which supports the automated composition and execution of services.</w:t>
      </w:r>
    </w:p>
    <w:p w14:paraId="5598032A" w14:textId="77777777" w:rsidR="006F44C8" w:rsidRDefault="006F44C8" w:rsidP="006F44C8">
      <w:pPr>
        <w:rPr>
          <w:b/>
          <w:bCs/>
        </w:rPr>
      </w:pPr>
    </w:p>
    <w:p w14:paraId="43BE3833" w14:textId="35BC922B" w:rsidR="006F44C8" w:rsidRDefault="006F44C8" w:rsidP="006F44C8">
      <w:r w:rsidRPr="004D6B66">
        <w:rPr>
          <w:i/>
        </w:rPr>
        <w:t>The WFS Creator</w:t>
      </w:r>
      <w:r>
        <w:t xml:space="preserve"> (illustrated in</w:t>
      </w:r>
      <w:r w:rsidR="00F924D9">
        <w:t xml:space="preserve"> </w:t>
      </w:r>
      <w:r w:rsidR="00F924D9">
        <w:fldChar w:fldCharType="begin"/>
      </w:r>
      <w:r w:rsidR="00F924D9">
        <w:instrText xml:space="preserve"> REF _Ref520748914 \h </w:instrText>
      </w:r>
      <w:r w:rsidR="00F924D9">
        <w:fldChar w:fldCharType="separate"/>
      </w:r>
      <w:r w:rsidR="00B371C7">
        <w:t xml:space="preserve">Figure </w:t>
      </w:r>
      <w:r w:rsidR="00B371C7">
        <w:rPr>
          <w:noProof/>
        </w:rPr>
        <w:t>10</w:t>
      </w:r>
      <w:r w:rsidR="00F924D9">
        <w:fldChar w:fldCharType="end"/>
      </w:r>
      <w:r>
        <w:t>) supports the creation of a WFS service from some existing data source. The WFS is created and published to the ArcGIS server. Additional metadata is also collected during the creation process in order to achieve a complete description of the service (e.g. the equipment it uses, the information it provides). This description is mapped into a formal representation using terminology defined in the iCity ontology, and stored in a triplestore which may be accessed as required by other components.</w:t>
      </w:r>
    </w:p>
    <w:p w14:paraId="737EE37A" w14:textId="77777777" w:rsidR="006F44C8" w:rsidRDefault="006F44C8" w:rsidP="006F44C8"/>
    <w:p w14:paraId="65E9AF30" w14:textId="77777777" w:rsidR="006F44C8" w:rsidRDefault="006F44C8" w:rsidP="006F44C8">
      <w:r w:rsidRPr="004D6B66">
        <w:rPr>
          <w:i/>
        </w:rPr>
        <w:t>The Application Creator</w:t>
      </w:r>
      <w:r>
        <w:t xml:space="preserve"> component supports the definition of ITS applications – in particular the context-specific decomposition of the underlying process (including accounting for possible dependencies between sub-processes). As with the creation of WFS services, each application definition shall be mapped into an ontology-based representation in the IT-SoS triplestore.</w:t>
      </w:r>
    </w:p>
    <w:p w14:paraId="50F2A59E" w14:textId="77777777" w:rsidR="006F44C8" w:rsidRDefault="006F44C8" w:rsidP="006F44C8"/>
    <w:p w14:paraId="07C88ECB" w14:textId="07DFAC15" w:rsidR="006F44C8" w:rsidRDefault="006F44C8" w:rsidP="006F44C8">
      <w:r w:rsidRPr="004D6B66">
        <w:rPr>
          <w:i/>
        </w:rPr>
        <w:lastRenderedPageBreak/>
        <w:t>The iCity ITS Application</w:t>
      </w:r>
      <w:r>
        <w:rPr>
          <w:i/>
        </w:rPr>
        <w:t xml:space="preserve"> Engine</w:t>
      </w:r>
      <w:r>
        <w:t xml:space="preserve"> (illustrated in</w:t>
      </w:r>
      <w:r w:rsidR="00F924D9">
        <w:t xml:space="preserve"> </w:t>
      </w:r>
      <w:r w:rsidR="00F924D9">
        <w:fldChar w:fldCharType="begin"/>
      </w:r>
      <w:r w:rsidR="00F924D9">
        <w:instrText xml:space="preserve"> REF _Ref520748942 \h </w:instrText>
      </w:r>
      <w:r w:rsidR="00F924D9">
        <w:fldChar w:fldCharType="separate"/>
      </w:r>
      <w:r w:rsidR="00B371C7">
        <w:t xml:space="preserve">Figure </w:t>
      </w:r>
      <w:r w:rsidR="00B371C7">
        <w:rPr>
          <w:noProof/>
        </w:rPr>
        <w:t>11</w:t>
      </w:r>
      <w:r w:rsidR="00F924D9">
        <w:fldChar w:fldCharType="end"/>
      </w:r>
      <w:r>
        <w:t xml:space="preserve">) is responsible for building and executing ITS applications on-the-fly, according to the definitions specified by the ITS Application Creator. </w:t>
      </w:r>
    </w:p>
    <w:p w14:paraId="341AC6E8" w14:textId="77777777" w:rsidR="006F44C8" w:rsidRDefault="006F44C8" w:rsidP="006F44C8">
      <w:r>
        <w:t>In the context of the iCity project, each application shall be accessible (buildable and executable) via the iCity dashboard. Based on the selected application and additional contextual information (supplied by the dashboard), the engine queries the triplestore for the appropriate composition in order to determine how the application shall be built. The resulting composition then serves as input for the execution engine, which combines the WGS services from the ArcGIS server in accordance with the prescribed composition in order to execute the application. Since all of the WFS services are represented using the iCity ontology, information between services may be combined easily, using the ontology as the interlingua.</w:t>
      </w:r>
    </w:p>
    <w:p w14:paraId="024D7EDD" w14:textId="77777777" w:rsidR="006F44C8" w:rsidRDefault="006F44C8" w:rsidP="006F44C8"/>
    <w:p w14:paraId="70D129E5" w14:textId="77777777" w:rsidR="00F924D9" w:rsidRDefault="006F44C8">
      <w:pPr>
        <w:keepNext/>
      </w:pPr>
      <w:r w:rsidRPr="003614BC">
        <w:rPr>
          <w:noProof/>
        </w:rPr>
        <w:drawing>
          <wp:inline distT="0" distB="0" distL="0" distR="0" wp14:anchorId="0674B343" wp14:editId="460DCD35">
            <wp:extent cx="3270096" cy="25200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270096" cy="2520000"/>
                    </a:xfrm>
                    <a:prstGeom prst="rect">
                      <a:avLst/>
                    </a:prstGeom>
                  </pic:spPr>
                </pic:pic>
              </a:graphicData>
            </a:graphic>
          </wp:inline>
        </w:drawing>
      </w:r>
    </w:p>
    <w:p w14:paraId="720889D2" w14:textId="499BF1CA" w:rsidR="006F44C8" w:rsidRDefault="00F924D9" w:rsidP="00E80D3C">
      <w:pPr>
        <w:pStyle w:val="Caption"/>
      </w:pPr>
      <w:bookmarkStart w:id="121" w:name="_Ref520748895"/>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9</w:t>
      </w:r>
      <w:r w:rsidR="00FA06BD">
        <w:rPr>
          <w:noProof/>
        </w:rPr>
        <w:fldChar w:fldCharType="end"/>
      </w:r>
      <w:bookmarkEnd w:id="121"/>
      <w:r>
        <w:t xml:space="preserve">: </w:t>
      </w:r>
      <w:r w:rsidRPr="00597304">
        <w:t>Ontology-focused view of the iCity implementation of the IT-SoS framework.</w:t>
      </w:r>
    </w:p>
    <w:p w14:paraId="20F2D365" w14:textId="77777777" w:rsidR="006F44C8" w:rsidRDefault="006F44C8" w:rsidP="006F44C8"/>
    <w:p w14:paraId="15F4EA46" w14:textId="77777777" w:rsidR="00F924D9" w:rsidRDefault="006F44C8">
      <w:pPr>
        <w:keepNext/>
      </w:pPr>
      <w:r w:rsidRPr="000E48DA">
        <w:rPr>
          <w:noProof/>
        </w:rPr>
        <w:drawing>
          <wp:inline distT="0" distB="0" distL="0" distR="0" wp14:anchorId="1A86491E" wp14:editId="2CAFB5BA">
            <wp:extent cx="3603850" cy="2520000"/>
            <wp:effectExtent l="0" t="0" r="317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603850" cy="2520000"/>
                    </a:xfrm>
                    <a:prstGeom prst="rect">
                      <a:avLst/>
                    </a:prstGeom>
                  </pic:spPr>
                </pic:pic>
              </a:graphicData>
            </a:graphic>
          </wp:inline>
        </w:drawing>
      </w:r>
    </w:p>
    <w:p w14:paraId="1EA49CDD" w14:textId="651264AD" w:rsidR="006F44C8" w:rsidRDefault="00F924D9" w:rsidP="00E80D3C">
      <w:pPr>
        <w:pStyle w:val="Caption"/>
      </w:pPr>
      <w:bookmarkStart w:id="122" w:name="_Ref520748914"/>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10</w:t>
      </w:r>
      <w:r w:rsidR="00FA06BD">
        <w:rPr>
          <w:noProof/>
        </w:rPr>
        <w:fldChar w:fldCharType="end"/>
      </w:r>
      <w:bookmarkEnd w:id="122"/>
      <w:r>
        <w:t xml:space="preserve">: </w:t>
      </w:r>
      <w:r w:rsidRPr="006A6783">
        <w:t>Illustration of the key components within the WFS Creator.</w:t>
      </w:r>
    </w:p>
    <w:p w14:paraId="45D18A63" w14:textId="77777777" w:rsidR="006F44C8" w:rsidRDefault="006F44C8" w:rsidP="006F44C8"/>
    <w:p w14:paraId="74E468E3" w14:textId="77777777" w:rsidR="00F924D9" w:rsidRDefault="006F44C8">
      <w:pPr>
        <w:keepNext/>
      </w:pPr>
      <w:r w:rsidRPr="00B919C1">
        <w:rPr>
          <w:noProof/>
        </w:rPr>
        <w:lastRenderedPageBreak/>
        <w:drawing>
          <wp:inline distT="0" distB="0" distL="0" distR="0" wp14:anchorId="6BDB7264" wp14:editId="5CC04DA7">
            <wp:extent cx="3655797" cy="2520000"/>
            <wp:effectExtent l="0" t="0" r="190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3655797" cy="2520000"/>
                    </a:xfrm>
                    <a:prstGeom prst="rect">
                      <a:avLst/>
                    </a:prstGeom>
                  </pic:spPr>
                </pic:pic>
              </a:graphicData>
            </a:graphic>
          </wp:inline>
        </w:drawing>
      </w:r>
    </w:p>
    <w:p w14:paraId="12B6CB37" w14:textId="1A2E9EF2" w:rsidR="006F44C8" w:rsidRDefault="00F924D9" w:rsidP="00E80D3C">
      <w:pPr>
        <w:pStyle w:val="Caption"/>
      </w:pPr>
      <w:bookmarkStart w:id="123" w:name="_Ref520748942"/>
      <w:r>
        <w:t xml:space="preserve">Figure </w:t>
      </w:r>
      <w:r w:rsidR="00FA06BD">
        <w:rPr>
          <w:noProof/>
        </w:rPr>
        <w:fldChar w:fldCharType="begin"/>
      </w:r>
      <w:r w:rsidR="00FA06BD">
        <w:rPr>
          <w:noProof/>
        </w:rPr>
        <w:instrText xml:space="preserve"> SEQ Figure \* ARABIC </w:instrText>
      </w:r>
      <w:r w:rsidR="00FA06BD">
        <w:rPr>
          <w:noProof/>
        </w:rPr>
        <w:fldChar w:fldCharType="separate"/>
      </w:r>
      <w:r w:rsidR="00B371C7">
        <w:rPr>
          <w:noProof/>
        </w:rPr>
        <w:t>11</w:t>
      </w:r>
      <w:r w:rsidR="00FA06BD">
        <w:rPr>
          <w:noProof/>
        </w:rPr>
        <w:fldChar w:fldCharType="end"/>
      </w:r>
      <w:bookmarkEnd w:id="123"/>
      <w:r>
        <w:t xml:space="preserve">: </w:t>
      </w:r>
      <w:r w:rsidRPr="001026E7">
        <w:t>Illustration of the key components within the ITS Application Engine.</w:t>
      </w:r>
    </w:p>
    <w:p w14:paraId="26C1F73D" w14:textId="77777777" w:rsidR="006F44C8" w:rsidRDefault="006F44C8" w:rsidP="00E80D3C">
      <w:pPr>
        <w:pStyle w:val="Heading3"/>
      </w:pPr>
      <w:bookmarkStart w:id="124" w:name="_Toc17365199"/>
      <w:r>
        <w:t>Ontology Design: Required Extensions</w:t>
      </w:r>
      <w:bookmarkEnd w:id="124"/>
    </w:p>
    <w:p w14:paraId="7A36B2C7" w14:textId="29A8E2C0" w:rsidR="006F44C8" w:rsidRPr="00D5150A" w:rsidRDefault="00F924D9" w:rsidP="006F44C8">
      <w:pPr>
        <w:autoSpaceDE w:val="0"/>
        <w:autoSpaceDN w:val="0"/>
        <w:adjustRightInd w:val="0"/>
        <w:rPr>
          <w:rFonts w:cstheme="minorHAnsi"/>
        </w:rPr>
      </w:pPr>
      <w:r>
        <w:rPr>
          <w:rFonts w:cstheme="minorHAnsi"/>
        </w:rPr>
        <w:t>The iCity ontology must be extended in order to capture WFS and their possible compositions. This will be approached by f</w:t>
      </w:r>
      <w:r w:rsidR="006F44C8">
        <w:rPr>
          <w:rFonts w:cstheme="minorHAnsi"/>
        </w:rPr>
        <w:t xml:space="preserve">ormalizing </w:t>
      </w:r>
      <w:r>
        <w:rPr>
          <w:rFonts w:cstheme="minorHAnsi"/>
        </w:rPr>
        <w:t>some sample application</w:t>
      </w:r>
      <w:r w:rsidR="006F44C8">
        <w:rPr>
          <w:rFonts w:cstheme="minorHAnsi"/>
        </w:rPr>
        <w:t xml:space="preserve"> definitions and compositions</w:t>
      </w:r>
      <w:r>
        <w:rPr>
          <w:rFonts w:cstheme="minorHAnsi"/>
        </w:rPr>
        <w:t xml:space="preserve"> in order to guide the metadata that will be required to support the system’s functionality</w:t>
      </w:r>
      <w:r w:rsidR="006F44C8">
        <w:rPr>
          <w:rFonts w:cstheme="minorHAnsi"/>
        </w:rPr>
        <w:t xml:space="preserve">. </w:t>
      </w:r>
    </w:p>
    <w:p w14:paraId="12619EC6" w14:textId="427FD840" w:rsidR="00B65D5F" w:rsidRDefault="00F924D9" w:rsidP="00E80D3C">
      <w:pPr>
        <w:pStyle w:val="Heading3"/>
      </w:pPr>
      <w:bookmarkStart w:id="125" w:name="_Toc17365200"/>
      <w:r>
        <w:t>Next Steps</w:t>
      </w:r>
      <w:bookmarkEnd w:id="125"/>
    </w:p>
    <w:p w14:paraId="61A999D8" w14:textId="2BC98ECC" w:rsidR="00F924D9" w:rsidRDefault="00F924D9" w:rsidP="00E80D3C">
      <w:pPr>
        <w:rPr>
          <w:lang w:val="en-US" w:bidi="en-US"/>
        </w:rPr>
      </w:pPr>
      <w:r>
        <w:rPr>
          <w:lang w:val="en-US" w:bidi="en-US"/>
        </w:rPr>
        <w:t>The next steps toward implementation of this application will be to clearly define the required, ontology-based representation of applications and services within the system. This will be incorporated into a workflow that will become part of the system’s processes to add applications and services. In this way, the ontology interface to the IT-SoS system will be baked-in to the creation process, requiring no additional overhead on the part of the user. The system shall be implemented to take advantage of the ontology-based representation in order to support the automated, intelligent composition of applications as envisioned by the IT-SoS framework.</w:t>
      </w:r>
    </w:p>
    <w:p w14:paraId="7BFAC325" w14:textId="711262E7" w:rsidR="00A00EF7" w:rsidRDefault="00A00EF7" w:rsidP="00D72AC0">
      <w:pPr>
        <w:pStyle w:val="Heading2"/>
      </w:pPr>
      <w:bookmarkStart w:id="126" w:name="_Toc17365201"/>
      <w:r>
        <w:t>Analysis of TTC Data for Bus Bridging Study</w:t>
      </w:r>
      <w:bookmarkEnd w:id="126"/>
    </w:p>
    <w:p w14:paraId="0D05C720" w14:textId="70A16DB6" w:rsidR="00A00EF7" w:rsidRDefault="00A00EF7" w:rsidP="00D72AC0">
      <w:pPr>
        <w:pStyle w:val="Heading2"/>
      </w:pPr>
      <w:bookmarkStart w:id="127" w:name="_Toc17365202"/>
      <w:r>
        <w:t>Organization of Travel Model Data</w:t>
      </w:r>
      <w:bookmarkEnd w:id="127"/>
    </w:p>
    <w:p w14:paraId="72D1AB31" w14:textId="77777777" w:rsidR="00A00EF7" w:rsidRPr="00A00EF7" w:rsidRDefault="00A00EF7" w:rsidP="00A00EF7">
      <w:pPr>
        <w:rPr>
          <w:lang w:val="en-US" w:bidi="en-US"/>
        </w:rPr>
      </w:pPr>
    </w:p>
    <w:p w14:paraId="6E77F595" w14:textId="5AA1D218" w:rsidR="00D72AC0" w:rsidRDefault="00A03E2D" w:rsidP="00D72AC0">
      <w:pPr>
        <w:pStyle w:val="Heading2"/>
      </w:pPr>
      <w:bookmarkStart w:id="128" w:name="_Toc17365203"/>
      <w:r>
        <w:t>iCity Ontology for Urban Simulation Results</w:t>
      </w:r>
      <w:bookmarkEnd w:id="128"/>
    </w:p>
    <w:p w14:paraId="71C018F8" w14:textId="77777777" w:rsidR="00A03E2D" w:rsidRDefault="00A03E2D" w:rsidP="00A03E2D">
      <w:pPr>
        <w:rPr>
          <w:lang w:val="en-US" w:bidi="en-US"/>
        </w:rPr>
      </w:pPr>
      <w:r>
        <w:rPr>
          <w:lang w:val="en-US" w:bidi="en-US"/>
        </w:rPr>
        <w:t>Urban System Simulation Ontology</w:t>
      </w:r>
    </w:p>
    <w:p w14:paraId="718ADEEC" w14:textId="77777777" w:rsidR="00A03E2D" w:rsidRDefault="00A03E2D" w:rsidP="00A03E2D">
      <w:pPr>
        <w:rPr>
          <w:lang w:val="en-US" w:bidi="en-US"/>
        </w:rPr>
      </w:pPr>
      <w:r>
        <w:rPr>
          <w:lang w:val="en-US" w:bidi="en-US"/>
        </w:rPr>
        <w:t>UrbanSystemSimulation.owl</w:t>
      </w:r>
    </w:p>
    <w:p w14:paraId="14C4235F" w14:textId="77777777" w:rsidR="00A03E2D" w:rsidRDefault="00A03E2D" w:rsidP="00A03E2D"/>
    <w:p w14:paraId="6B78A1AF" w14:textId="7C5003C1" w:rsidR="00A03E2D" w:rsidRPr="00A03E2D" w:rsidRDefault="00A03E2D" w:rsidP="00A03E2D">
      <w:r w:rsidRPr="00A03E2D">
        <w:t>Ontologies present the opportunity to concurrently address multiple challenges for urban modelling and simulation, such as:</w:t>
      </w:r>
    </w:p>
    <w:p w14:paraId="015ABF94" w14:textId="1AB8ACBF" w:rsidR="00A03E2D" w:rsidRPr="00A03E2D" w:rsidRDefault="00A03E2D" w:rsidP="00A03E2D">
      <w:pPr>
        <w:pStyle w:val="ListParagraph"/>
        <w:numPr>
          <w:ilvl w:val="0"/>
          <w:numId w:val="25"/>
        </w:numPr>
        <w:rPr>
          <w:sz w:val="24"/>
        </w:rPr>
      </w:pPr>
      <w:r w:rsidRPr="00A03E2D">
        <w:rPr>
          <w:sz w:val="24"/>
        </w:rPr>
        <w:t>the incomparability between models and results,</w:t>
      </w:r>
    </w:p>
    <w:p w14:paraId="117445D1" w14:textId="107C7A19" w:rsidR="00A03E2D" w:rsidRPr="00A03E2D" w:rsidRDefault="00A03E2D" w:rsidP="00A03E2D">
      <w:pPr>
        <w:pStyle w:val="ListParagraph"/>
        <w:numPr>
          <w:ilvl w:val="0"/>
          <w:numId w:val="25"/>
        </w:numPr>
        <w:rPr>
          <w:sz w:val="24"/>
        </w:rPr>
      </w:pPr>
      <w:r w:rsidRPr="00A03E2D">
        <w:rPr>
          <w:sz w:val="24"/>
        </w:rPr>
        <w:t>the need for bespoke query design, and</w:t>
      </w:r>
    </w:p>
    <w:p w14:paraId="07BE6F8F" w14:textId="54951627" w:rsidR="00A03E2D" w:rsidRPr="00A03E2D" w:rsidRDefault="00A03E2D" w:rsidP="00A03E2D">
      <w:pPr>
        <w:pStyle w:val="ListParagraph"/>
        <w:numPr>
          <w:ilvl w:val="0"/>
          <w:numId w:val="25"/>
        </w:numPr>
        <w:rPr>
          <w:sz w:val="24"/>
        </w:rPr>
      </w:pPr>
      <w:r w:rsidRPr="00A03E2D">
        <w:rPr>
          <w:sz w:val="24"/>
        </w:rPr>
        <w:t>the opaqueness/complexity of models and results.</w:t>
      </w:r>
    </w:p>
    <w:p w14:paraId="48D8915D" w14:textId="77777777" w:rsidR="00A03E2D" w:rsidRPr="00A03E2D" w:rsidRDefault="00A03E2D" w:rsidP="00A03E2D">
      <w:r w:rsidRPr="00A03E2D">
        <w:t xml:space="preserve">In this application, we focus on the use of the ontology to formalize the simulation results. Future work should extend this to focus on the models and the simulation runs. </w:t>
      </w:r>
    </w:p>
    <w:p w14:paraId="34001073" w14:textId="2D5F0EB2" w:rsidR="00A03E2D" w:rsidRDefault="00A03E2D" w:rsidP="00A03E2D"/>
    <w:p w14:paraId="32C38F51" w14:textId="0F1612BB" w:rsidR="00867B79" w:rsidRPr="00A03E2D" w:rsidRDefault="00867B79" w:rsidP="00A03E2D">
      <w:r>
        <w:lastRenderedPageBreak/>
        <w:t xml:space="preserve">The result of an urban system simulation is essentially an instance of some part(s) of the urban system and can be formalized by the urban system ontology. In addition, we need a way to distinguish such instances </w:t>
      </w:r>
      <w:r w:rsidR="00BA17F1">
        <w:t>from real-world data. To accomplish this, we extend the Urban System Ontology with an ontology for simulations: the Urban System Simulation Ontology.</w:t>
      </w:r>
    </w:p>
    <w:p w14:paraId="0DDFB163" w14:textId="1203001F" w:rsidR="00A03E2D" w:rsidRDefault="00A03E2D" w:rsidP="00A03E2D">
      <w:r>
        <w:t xml:space="preserve">The following concepts </w:t>
      </w:r>
      <w:r w:rsidR="00BA17F1">
        <w:t>are</w:t>
      </w:r>
      <w:r>
        <w:t xml:space="preserve"> required for the Simulation extension:</w:t>
      </w:r>
    </w:p>
    <w:p w14:paraId="7E804C67" w14:textId="10667A6C" w:rsidR="00B972E5" w:rsidRPr="00E80D3C" w:rsidRDefault="00B972E5" w:rsidP="00B972E5">
      <w:pPr>
        <w:pStyle w:val="ListParagraph"/>
        <w:rPr>
          <w:sz w:val="24"/>
        </w:rPr>
      </w:pPr>
      <w:r w:rsidRPr="00E80D3C">
        <w:rPr>
          <w:sz w:val="24"/>
        </w:rPr>
        <w:t xml:space="preserve">Simulation: A Simulation is an execution of some </w:t>
      </w:r>
      <w:r w:rsidR="00711B91">
        <w:rPr>
          <w:sz w:val="24"/>
        </w:rPr>
        <w:t xml:space="preserve">model system. It </w:t>
      </w:r>
      <w:r w:rsidRPr="00E80D3C">
        <w:rPr>
          <w:sz w:val="24"/>
        </w:rPr>
        <w:t xml:space="preserve">has some </w:t>
      </w:r>
      <w:r w:rsidRPr="00711B91">
        <w:rPr>
          <w:sz w:val="24"/>
        </w:rPr>
        <w:t>input</w:t>
      </w:r>
      <w:r w:rsidRPr="00E80D3C">
        <w:rPr>
          <w:sz w:val="24"/>
        </w:rPr>
        <w:t xml:space="preserve"> and </w:t>
      </w:r>
      <w:r w:rsidRPr="00E80D3C">
        <w:rPr>
          <w:b/>
          <w:sz w:val="24"/>
        </w:rPr>
        <w:t>output</w:t>
      </w:r>
      <w:r w:rsidRPr="00E80D3C">
        <w:rPr>
          <w:sz w:val="24"/>
        </w:rPr>
        <w:t xml:space="preserve"> </w:t>
      </w:r>
      <w:r>
        <w:rPr>
          <w:sz w:val="24"/>
        </w:rPr>
        <w:t xml:space="preserve">data, defined by some instances of the UrbanSystemOntologyClass. </w:t>
      </w:r>
      <w:r w:rsidRPr="00E80D3C">
        <w:rPr>
          <w:sz w:val="24"/>
        </w:rPr>
        <w:br/>
        <w:t xml:space="preserve">A Simulation has a </w:t>
      </w:r>
      <w:r w:rsidRPr="00E80D3C">
        <w:rPr>
          <w:b/>
          <w:sz w:val="24"/>
        </w:rPr>
        <w:t>run date</w:t>
      </w:r>
      <w:r w:rsidRPr="00E80D3C">
        <w:rPr>
          <w:sz w:val="24"/>
        </w:rPr>
        <w:t>.</w:t>
      </w:r>
    </w:p>
    <w:p w14:paraId="46A9246C" w14:textId="77777777" w:rsidR="002E21C6" w:rsidRDefault="002E21C6" w:rsidP="002E21C6">
      <w:pPr>
        <w:pStyle w:val="ListParagraph"/>
      </w:pPr>
    </w:p>
    <w:tbl>
      <w:tblPr>
        <w:tblStyle w:val="TableGrid"/>
        <w:tblpPr w:leftFromText="180" w:rightFromText="180" w:vertAnchor="text" w:horzAnchor="margin" w:tblpY="128"/>
        <w:tblW w:w="0" w:type="auto"/>
        <w:tblLook w:val="04A0" w:firstRow="1" w:lastRow="0" w:firstColumn="1" w:lastColumn="0" w:noHBand="0" w:noVBand="1"/>
      </w:tblPr>
      <w:tblGrid>
        <w:gridCol w:w="2771"/>
        <w:gridCol w:w="2911"/>
        <w:gridCol w:w="3668"/>
      </w:tblGrid>
      <w:tr w:rsidR="002E21C6" w14:paraId="1546C3D5" w14:textId="77777777" w:rsidTr="00D8001F">
        <w:trPr>
          <w:cantSplit/>
        </w:trPr>
        <w:tc>
          <w:tcPr>
            <w:tcW w:w="2771" w:type="dxa"/>
            <w:shd w:val="clear" w:color="auto" w:fill="00FFFF"/>
          </w:tcPr>
          <w:p w14:paraId="61E71C9F" w14:textId="77777777" w:rsidR="002E21C6" w:rsidRDefault="002E21C6" w:rsidP="00D8001F">
            <w:r>
              <w:t>Object</w:t>
            </w:r>
          </w:p>
        </w:tc>
        <w:tc>
          <w:tcPr>
            <w:tcW w:w="2911" w:type="dxa"/>
            <w:shd w:val="clear" w:color="auto" w:fill="00FFFF"/>
          </w:tcPr>
          <w:p w14:paraId="7A41F459" w14:textId="77777777" w:rsidR="002E21C6" w:rsidRDefault="002E21C6" w:rsidP="00D8001F">
            <w:r>
              <w:t>Property</w:t>
            </w:r>
          </w:p>
        </w:tc>
        <w:tc>
          <w:tcPr>
            <w:tcW w:w="3668" w:type="dxa"/>
            <w:shd w:val="clear" w:color="auto" w:fill="00FFFF"/>
          </w:tcPr>
          <w:p w14:paraId="4F47EC72" w14:textId="77777777" w:rsidR="002E21C6" w:rsidRDefault="002E21C6" w:rsidP="00D8001F">
            <w:r>
              <w:t>Value</w:t>
            </w:r>
          </w:p>
        </w:tc>
      </w:tr>
      <w:tr w:rsidR="002E21C6" w14:paraId="0CA136CC" w14:textId="77777777" w:rsidTr="00D8001F">
        <w:trPr>
          <w:cantSplit/>
        </w:trPr>
        <w:tc>
          <w:tcPr>
            <w:tcW w:w="2771" w:type="dxa"/>
            <w:vMerge w:val="restart"/>
          </w:tcPr>
          <w:p w14:paraId="56D383DD" w14:textId="3B44AF50" w:rsidR="002E21C6" w:rsidRDefault="006B559D" w:rsidP="00D8001F">
            <w:r>
              <w:t>Simulation</w:t>
            </w:r>
          </w:p>
        </w:tc>
        <w:tc>
          <w:tcPr>
            <w:tcW w:w="2911" w:type="dxa"/>
          </w:tcPr>
          <w:p w14:paraId="0B76AC0D" w14:textId="4F2C0FDB" w:rsidR="002E21C6" w:rsidRDefault="00401FFF" w:rsidP="00D8001F">
            <w:r>
              <w:t>hasSimulation</w:t>
            </w:r>
            <w:r w:rsidR="00711B91">
              <w:t>Output</w:t>
            </w:r>
          </w:p>
        </w:tc>
        <w:tc>
          <w:tcPr>
            <w:tcW w:w="3668" w:type="dxa"/>
          </w:tcPr>
          <w:p w14:paraId="62B31E60" w14:textId="5EB1754C" w:rsidR="002E21C6" w:rsidRDefault="00711B91" w:rsidP="00D8001F">
            <w:r>
              <w:t>some UrbanSystemOntologyThing</w:t>
            </w:r>
          </w:p>
        </w:tc>
      </w:tr>
      <w:tr w:rsidR="002E21C6" w14:paraId="0F9ABDFF" w14:textId="77777777" w:rsidTr="00D8001F">
        <w:trPr>
          <w:cantSplit/>
        </w:trPr>
        <w:tc>
          <w:tcPr>
            <w:tcW w:w="2771" w:type="dxa"/>
            <w:vMerge/>
          </w:tcPr>
          <w:p w14:paraId="1FBFF57F" w14:textId="77777777" w:rsidR="002E21C6" w:rsidRDefault="002E21C6" w:rsidP="00D8001F"/>
        </w:tc>
        <w:tc>
          <w:tcPr>
            <w:tcW w:w="2911" w:type="dxa"/>
          </w:tcPr>
          <w:p w14:paraId="2239C442" w14:textId="39D1B40D" w:rsidR="002E21C6" w:rsidRDefault="00711B91" w:rsidP="00D8001F">
            <w:r>
              <w:t>hasRunDate</w:t>
            </w:r>
          </w:p>
        </w:tc>
        <w:tc>
          <w:tcPr>
            <w:tcW w:w="3668" w:type="dxa"/>
          </w:tcPr>
          <w:p w14:paraId="1D2AD785" w14:textId="633EABEE" w:rsidR="002E21C6" w:rsidRDefault="00711B91" w:rsidP="00D8001F">
            <w:r>
              <w:t>exactly 1 xsd:dateTime</w:t>
            </w:r>
          </w:p>
        </w:tc>
      </w:tr>
    </w:tbl>
    <w:p w14:paraId="18284E53" w14:textId="5D518E4F" w:rsidR="00BA17F1" w:rsidRDefault="00BA17F1" w:rsidP="00A03E2D"/>
    <w:p w14:paraId="1CCD4378" w14:textId="70F8A394" w:rsidR="00BA17F1" w:rsidRDefault="00E938EB" w:rsidP="00A03E2D">
      <w:r>
        <w:rPr>
          <w:b/>
        </w:rPr>
        <w:t xml:space="preserve">Future work: </w:t>
      </w:r>
      <w:r w:rsidR="00BA17F1">
        <w:t xml:space="preserve">Additional aspects of the simulation (e.g. inputs, run dates, models used) are relevant, and should be defined in future work. They are discussed in </w:t>
      </w:r>
      <w:r w:rsidR="00B972E5">
        <w:t xml:space="preserve">Section </w:t>
      </w:r>
      <w:r w:rsidR="00B972E5">
        <w:fldChar w:fldCharType="begin"/>
      </w:r>
      <w:r w:rsidR="00B972E5">
        <w:instrText xml:space="preserve"> REF _Ref462673142 \r \h </w:instrText>
      </w:r>
      <w:r w:rsidR="00B972E5">
        <w:fldChar w:fldCharType="separate"/>
      </w:r>
      <w:r w:rsidR="00B371C7">
        <w:t>7.2.2</w:t>
      </w:r>
      <w:r w:rsidR="00B972E5">
        <w:fldChar w:fldCharType="end"/>
      </w:r>
      <w:r w:rsidR="00B972E5">
        <w:t>.</w:t>
      </w:r>
    </w:p>
    <w:p w14:paraId="2D4A44AD" w14:textId="77777777" w:rsidR="00B972E5" w:rsidRPr="006E670F" w:rsidRDefault="00B972E5" w:rsidP="00A03E2D"/>
    <w:p w14:paraId="0F92769C" w14:textId="77777777" w:rsidR="002016ED" w:rsidRDefault="006E76B7" w:rsidP="002016ED">
      <w:pPr>
        <w:pStyle w:val="Heading1"/>
      </w:pPr>
      <w:bookmarkStart w:id="129" w:name="_Toc17365204"/>
      <w:r>
        <w:t>Future Work</w:t>
      </w:r>
      <w:bookmarkEnd w:id="115"/>
      <w:bookmarkEnd w:id="129"/>
    </w:p>
    <w:p w14:paraId="00DD08A1" w14:textId="05E61F05" w:rsidR="006539A1" w:rsidRPr="003F4B8C" w:rsidRDefault="006539A1" w:rsidP="006539A1">
      <w:r>
        <w:t>The iCity Ontology, presented in the previous section, has been classified with the Hermit reasoner in Proteg</w:t>
      </w:r>
      <w:r>
        <w:rPr>
          <w:rFonts w:cstheme="minorHAnsi"/>
        </w:rPr>
        <w:t>é</w:t>
      </w:r>
      <w:r>
        <w:t xml:space="preserve"> 5.1</w:t>
      </w:r>
      <w:r>
        <w:rPr>
          <w:rStyle w:val="FootnoteReference"/>
        </w:rPr>
        <w:footnoteReference w:id="18"/>
      </w:r>
      <w:r>
        <w:t xml:space="preserve"> and shown to be consistent. An initial, informal evaluation has been performed through a review of its contents with iCity project members serving as domain experts. Future iterations shall be informed by and evaluated against a more precisely defined series of competency questions to be elicited from the iCity project team.</w:t>
      </w:r>
    </w:p>
    <w:p w14:paraId="3AA0C6AE" w14:textId="77777777" w:rsidR="006539A1" w:rsidRDefault="006539A1" w:rsidP="00540B7F"/>
    <w:p w14:paraId="44F2D1E9" w14:textId="6840A86E" w:rsidR="001469E2" w:rsidRDefault="002A3EDA" w:rsidP="00540B7F">
      <w:r>
        <w:t xml:space="preserve">Future iterations of the iCity </w:t>
      </w:r>
      <w:r w:rsidR="00A0764E">
        <w:t>O</w:t>
      </w:r>
      <w:r>
        <w:t xml:space="preserve">ntology will develop a deeper semantics for the concepts identified here, in addition to an expansion of scope. This will be dictated largely by use cases identified by the various project groups, which will not only determine additional requirements for representation, but potential applications for additional functionality that may be supported by the ontology. </w:t>
      </w:r>
    </w:p>
    <w:p w14:paraId="326BAEA3" w14:textId="77777777" w:rsidR="00B61932" w:rsidRDefault="00B61932" w:rsidP="00B61932">
      <w:pPr>
        <w:pStyle w:val="Heading2"/>
      </w:pPr>
      <w:bookmarkStart w:id="130" w:name="_Toc17365205"/>
      <w:r>
        <w:t>Extensions to the Urban System Ontology</w:t>
      </w:r>
      <w:bookmarkEnd w:id="130"/>
    </w:p>
    <w:p w14:paraId="681778A2" w14:textId="77777777" w:rsidR="0099398E" w:rsidRDefault="001469E2" w:rsidP="00540B7F">
      <w:r>
        <w:t>I</w:t>
      </w:r>
      <w:r w:rsidR="002A3EDA">
        <w:t xml:space="preserve">n developing a richer semantics for the iCity concepts, we will </w:t>
      </w:r>
      <w:r>
        <w:t xml:space="preserve">also </w:t>
      </w:r>
      <w:r w:rsidR="002A3EDA">
        <w:t xml:space="preserve">look to </w:t>
      </w:r>
      <w:r>
        <w:t xml:space="preserve">identify </w:t>
      </w:r>
      <w:r w:rsidR="002A3EDA">
        <w:t>more detailed connections between them. This will serve to facilitate shareability between the various projects and domains within iCity. Consider for example, the i</w:t>
      </w:r>
      <w:r w:rsidR="009B4346">
        <w:t>dentification of relationship between c</w:t>
      </w:r>
      <w:r w:rsidR="00434958">
        <w:t xml:space="preserve">ommon </w:t>
      </w:r>
      <w:r w:rsidR="009B4346">
        <w:t>property types</w:t>
      </w:r>
      <w:r w:rsidR="00434958">
        <w:t xml:space="preserve">, </w:t>
      </w:r>
      <w:r w:rsidR="009B4346">
        <w:t>such as hasId, memberOf. W</w:t>
      </w:r>
      <w:r w:rsidR="00434958">
        <w:t xml:space="preserve">hile there is likely a shared semantics between these relations in, for example the Person/Family and the Organization ontology, </w:t>
      </w:r>
      <w:r w:rsidR="009B4346">
        <w:t xml:space="preserve">in this initial release, we </w:t>
      </w:r>
      <w:r w:rsidR="00434958">
        <w:t>opt to maintain a distinction between these relations (through sp</w:t>
      </w:r>
      <w:r w:rsidR="009B4346">
        <w:t xml:space="preserve">ecialized names, e.g. personId). Future work should, if required, investigate and make explicit </w:t>
      </w:r>
      <w:r w:rsidR="00434958">
        <w:t>exactly what the relationship is.</w:t>
      </w:r>
    </w:p>
    <w:p w14:paraId="677BBB63" w14:textId="77777777" w:rsidR="001469E2" w:rsidRDefault="001469E2" w:rsidP="00540B7F">
      <w:r>
        <w:t xml:space="preserve">In a similar vein, future work will also look to integration of the iCity ontology with other existing vocabularies, </w:t>
      </w:r>
      <w:r w:rsidR="005B0E28">
        <w:t xml:space="preserve">which may provide </w:t>
      </w:r>
      <w:r>
        <w:t>opportunities to improve its shareability. For example, in the design of the iCity ontology we identified some vocabularies that were not directly reusable, (specified as XML schemas, for example), however based on their applications</w:t>
      </w:r>
      <w:r w:rsidR="00B61932">
        <w:t>,</w:t>
      </w:r>
      <w:r>
        <w:t xml:space="preserve"> </w:t>
      </w:r>
      <w:r w:rsidR="00B61932">
        <w:t xml:space="preserve">it </w:t>
      </w:r>
      <w:r w:rsidR="00B61932">
        <w:lastRenderedPageBreak/>
        <w:t xml:space="preserve">might </w:t>
      </w:r>
      <w:r>
        <w:t>be advantageous to incorporate the representations</w:t>
      </w:r>
      <w:r w:rsidR="00B61932">
        <w:t xml:space="preserve"> in some way</w:t>
      </w:r>
      <w:r>
        <w:t xml:space="preserve">. For example, </w:t>
      </w:r>
      <w:r w:rsidR="005B0E28">
        <w:t xml:space="preserve">GTFS </w:t>
      </w:r>
      <w:r w:rsidR="005B0E28">
        <w:rPr>
          <w:rStyle w:val="FootnoteReference"/>
        </w:rPr>
        <w:footnoteReference w:id="19"/>
      </w:r>
      <w:r w:rsidR="005B0E28">
        <w:t xml:space="preserve">, </w:t>
      </w:r>
      <w:r>
        <w:t xml:space="preserve">the </w:t>
      </w:r>
      <w:r w:rsidR="005B0E28">
        <w:t xml:space="preserve">format </w:t>
      </w:r>
      <w:r>
        <w:t>used by Google for travel information.</w:t>
      </w:r>
    </w:p>
    <w:p w14:paraId="10D0AB52" w14:textId="77777777" w:rsidR="00540B7F" w:rsidRDefault="00540B7F" w:rsidP="00540B7F">
      <w:pPr>
        <w:pStyle w:val="Heading2"/>
      </w:pPr>
      <w:bookmarkStart w:id="131" w:name="_Ref468171904"/>
      <w:bookmarkStart w:id="132" w:name="_Toc17365206"/>
      <w:r>
        <w:t>Extensions for iCity Applications</w:t>
      </w:r>
      <w:bookmarkEnd w:id="131"/>
      <w:bookmarkEnd w:id="132"/>
    </w:p>
    <w:p w14:paraId="304920E9" w14:textId="2E64D5A5" w:rsidR="00540B7F" w:rsidRDefault="00540B7F" w:rsidP="00540B7F">
      <w:r>
        <w:t xml:space="preserve">The </w:t>
      </w:r>
      <w:r w:rsidR="00B61932">
        <w:t xml:space="preserve">first release of the iCity ontology is designed </w:t>
      </w:r>
      <w:r>
        <w:t xml:space="preserve">to capture the urban system. However, we anticipate additional concepts will be required for each iCity project to capture the nature of the data within a given application. Varying definitions of concepts within the urban system should be captured as part of the appropriate ontology (for example, multiple definitions of a Household should be represented by different definitions of Household in the Household ontology), on the other hand the iCity projects also introduce other concepts that are beyond the domain of the urban system, and more related to the applications themselves. For example, a simulation may produce output that captures information about an urban system, but we must also represent that this information is the result of a particular model being applied to some data to explain how it was generated and why it is of interest. We divide the iCity projects into 4 categories based on the nature of the applications: Data Collection, Simulation, Analysis, and Visualization. In the following subsections, we consider the classes and properties for each extension. The resulting structure </w:t>
      </w:r>
      <w:r w:rsidR="006508AC">
        <w:t xml:space="preserve">for this future state </w:t>
      </w:r>
      <w:r>
        <w:t>of the iCity Ontology is illustrated in</w:t>
      </w:r>
      <w:r w:rsidR="00A0764E">
        <w:fldChar w:fldCharType="begin"/>
      </w:r>
      <w:r w:rsidR="00A0764E">
        <w:instrText xml:space="preserve"> REF _Ref462591581 \h </w:instrText>
      </w:r>
      <w:r w:rsidR="00A0764E">
        <w:fldChar w:fldCharType="separate"/>
      </w:r>
      <w:r w:rsidR="00B371C7">
        <w:t xml:space="preserve">Figure </w:t>
      </w:r>
      <w:r w:rsidR="00B371C7">
        <w:rPr>
          <w:noProof/>
        </w:rPr>
        <w:t>12</w:t>
      </w:r>
      <w:r w:rsidR="00A0764E">
        <w:fldChar w:fldCharType="end"/>
      </w:r>
      <w:r>
        <w:t>.</w:t>
      </w:r>
    </w:p>
    <w:p w14:paraId="0080665C" w14:textId="77777777" w:rsidR="00540B7F" w:rsidRDefault="00540B7F" w:rsidP="00540B7F"/>
    <w:p w14:paraId="58E3977C" w14:textId="4F866D8D" w:rsidR="00540B7F" w:rsidRDefault="00A0764E" w:rsidP="00540B7F">
      <w:r w:rsidRPr="00A0764E">
        <w:rPr>
          <w:noProof/>
        </w:rPr>
        <w:t xml:space="preserve"> </w:t>
      </w:r>
      <w:r w:rsidRPr="00A0764E">
        <w:rPr>
          <w:noProof/>
        </w:rPr>
        <w:drawing>
          <wp:inline distT="0" distB="0" distL="0" distR="0" wp14:anchorId="24680ADE" wp14:editId="7BAC5402">
            <wp:extent cx="4253713" cy="3625200"/>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4253713" cy="3625200"/>
                    </a:xfrm>
                    <a:prstGeom prst="rect">
                      <a:avLst/>
                    </a:prstGeom>
                  </pic:spPr>
                </pic:pic>
              </a:graphicData>
            </a:graphic>
          </wp:inline>
        </w:drawing>
      </w:r>
    </w:p>
    <w:p w14:paraId="2E375581" w14:textId="4B4A9EBC" w:rsidR="00540B7F" w:rsidRDefault="00540B7F" w:rsidP="00540B7F">
      <w:pPr>
        <w:pStyle w:val="Caption"/>
      </w:pPr>
      <w:bookmarkStart w:id="133" w:name="_Ref462591581"/>
      <w:r>
        <w:t xml:space="preserve">Figure </w:t>
      </w:r>
      <w:r w:rsidR="00FB5BA5">
        <w:rPr>
          <w:noProof/>
        </w:rPr>
        <w:fldChar w:fldCharType="begin"/>
      </w:r>
      <w:r w:rsidR="00FB5BA5">
        <w:rPr>
          <w:noProof/>
        </w:rPr>
        <w:instrText xml:space="preserve"> SEQ Figure \* ARABIC </w:instrText>
      </w:r>
      <w:r w:rsidR="00FB5BA5">
        <w:rPr>
          <w:noProof/>
        </w:rPr>
        <w:fldChar w:fldCharType="separate"/>
      </w:r>
      <w:r w:rsidR="00B371C7">
        <w:rPr>
          <w:noProof/>
        </w:rPr>
        <w:t>12</w:t>
      </w:r>
      <w:r w:rsidR="00FB5BA5">
        <w:rPr>
          <w:noProof/>
        </w:rPr>
        <w:fldChar w:fldCharType="end"/>
      </w:r>
      <w:bookmarkEnd w:id="133"/>
      <w:r>
        <w:t>: iCity Ontology Structure</w:t>
      </w:r>
    </w:p>
    <w:p w14:paraId="1BD7F28F" w14:textId="77777777" w:rsidR="00540B7F" w:rsidRDefault="00540B7F" w:rsidP="00540B7F"/>
    <w:p w14:paraId="4681105F" w14:textId="66A8FE6A" w:rsidR="00540B7F" w:rsidRDefault="00540B7F" w:rsidP="00540B7F">
      <w:r>
        <w:t>In identifying these concepts</w:t>
      </w:r>
      <w:r w:rsidR="000A7307">
        <w:t>,</w:t>
      </w:r>
      <w:r>
        <w:t xml:space="preserve"> a key question is: </w:t>
      </w:r>
      <w:r w:rsidRPr="006B3727">
        <w:t>"What question(s) is the project/application trying to answer?"</w:t>
      </w:r>
    </w:p>
    <w:p w14:paraId="605DDDBB" w14:textId="77777777" w:rsidR="00540B7F" w:rsidRDefault="00540B7F" w:rsidP="00540B7F">
      <w:r>
        <w:lastRenderedPageBreak/>
        <w:t>Note that it is unclear whether or to what degree there may be some overlap between the requirements for Analysis and Simulation in that they both require some aspect of experiment management.</w:t>
      </w:r>
      <w:r w:rsidR="004C17AC">
        <w:t xml:space="preserve"> This report concludes with some preliminary notes on the requirements for each category of application in the following sections.</w:t>
      </w:r>
    </w:p>
    <w:p w14:paraId="0C104B3E" w14:textId="77777777" w:rsidR="00343E6B" w:rsidRDefault="00343E6B" w:rsidP="006E670F">
      <w:pPr>
        <w:pStyle w:val="Heading3"/>
      </w:pPr>
      <w:bookmarkStart w:id="134" w:name="_Ref462673109"/>
      <w:bookmarkStart w:id="135" w:name="_Toc17365207"/>
      <w:r w:rsidRPr="006E670F">
        <w:t>Data</w:t>
      </w:r>
      <w:r>
        <w:t xml:space="preserve"> Collection</w:t>
      </w:r>
      <w:bookmarkEnd w:id="134"/>
      <w:bookmarkEnd w:id="135"/>
    </w:p>
    <w:p w14:paraId="68234A1C" w14:textId="77777777" w:rsidR="00343E6B" w:rsidRPr="00343E6B" w:rsidRDefault="00343E6B" w:rsidP="00343E6B">
      <w:pPr>
        <w:rPr>
          <w:b/>
        </w:rPr>
      </w:pPr>
      <w:r w:rsidRPr="00343E6B">
        <w:rPr>
          <w:b/>
        </w:rPr>
        <w:t>Related projects: 1.2, 1.3, 2.1, 2.2, 2.3</w:t>
      </w:r>
    </w:p>
    <w:p w14:paraId="2CDF040B" w14:textId="77777777" w:rsidR="00343E6B" w:rsidRDefault="00343E6B" w:rsidP="00343E6B"/>
    <w:p w14:paraId="02AAD4BE" w14:textId="77777777" w:rsidR="00343E6B" w:rsidRDefault="00343E6B" w:rsidP="00343E6B">
      <w:r>
        <w:t xml:space="preserve">To completely capture collected data requires representation of its origin: what was the means of collection? When was it collected? How may the data be accessed? It requires the representation of concepts </w:t>
      </w:r>
      <w:r>
        <w:rPr>
          <w:i/>
        </w:rPr>
        <w:t xml:space="preserve">about </w:t>
      </w:r>
      <w:r>
        <w:t>the data collection itself. The following additional concepts may be required for the data collection extension:</w:t>
      </w:r>
    </w:p>
    <w:p w14:paraId="6EB04015" w14:textId="77777777" w:rsidR="00343E6B" w:rsidRPr="00E80D3C" w:rsidRDefault="00343E6B" w:rsidP="00343E6B">
      <w:pPr>
        <w:pStyle w:val="ListParagraph"/>
        <w:rPr>
          <w:sz w:val="24"/>
        </w:rPr>
      </w:pPr>
      <w:r w:rsidRPr="00E80D3C">
        <w:rPr>
          <w:sz w:val="24"/>
        </w:rPr>
        <w:t>Data Entity: A Data Entity refers to some instance that is defined within the urban system, according to some source.</w:t>
      </w:r>
      <w:r w:rsidRPr="00E80D3C">
        <w:rPr>
          <w:sz w:val="24"/>
        </w:rPr>
        <w:br/>
        <w:t>A Data Collection is a type of (</w:t>
      </w:r>
      <w:r w:rsidRPr="00E80D3C">
        <w:rPr>
          <w:b/>
          <w:sz w:val="24"/>
        </w:rPr>
        <w:t>subclass of</w:t>
      </w:r>
      <w:r w:rsidRPr="00E80D3C">
        <w:rPr>
          <w:sz w:val="24"/>
        </w:rPr>
        <w:t>) Data Entity.</w:t>
      </w:r>
      <w:r w:rsidRPr="00E80D3C">
        <w:rPr>
          <w:sz w:val="24"/>
        </w:rPr>
        <w:br/>
        <w:t>A Data Collection</w:t>
      </w:r>
      <w:r w:rsidRPr="00E80D3C">
        <w:rPr>
          <w:b/>
          <w:sz w:val="24"/>
        </w:rPr>
        <w:t xml:space="preserve"> contains</w:t>
      </w:r>
      <w:r w:rsidRPr="00E80D3C">
        <w:rPr>
          <w:sz w:val="24"/>
        </w:rPr>
        <w:t xml:space="preserve"> one or many Data Entities.</w:t>
      </w:r>
      <w:r w:rsidRPr="00E80D3C">
        <w:rPr>
          <w:sz w:val="24"/>
        </w:rPr>
        <w:br/>
        <w:t>A Data Entity</w:t>
      </w:r>
      <w:r w:rsidRPr="00E80D3C">
        <w:rPr>
          <w:b/>
          <w:sz w:val="24"/>
        </w:rPr>
        <w:t xml:space="preserve"> is generated by</w:t>
      </w:r>
      <w:r w:rsidRPr="00E80D3C">
        <w:rPr>
          <w:sz w:val="24"/>
        </w:rPr>
        <w:t xml:space="preserve"> some Collection Activity.</w:t>
      </w:r>
      <w:r w:rsidRPr="00E80D3C">
        <w:rPr>
          <w:sz w:val="24"/>
        </w:rPr>
        <w:br/>
        <w:t xml:space="preserve">A Data Entity may be found </w:t>
      </w:r>
      <w:r w:rsidRPr="00E80D3C">
        <w:rPr>
          <w:b/>
          <w:sz w:val="24"/>
        </w:rPr>
        <w:t>at some Location</w:t>
      </w:r>
      <w:r w:rsidRPr="00E80D3C">
        <w:rPr>
          <w:sz w:val="24"/>
        </w:rPr>
        <w:t>.</w:t>
      </w:r>
    </w:p>
    <w:p w14:paraId="7A975545" w14:textId="77777777" w:rsidR="00343E6B" w:rsidRPr="00E80D3C" w:rsidRDefault="00343E6B" w:rsidP="00343E6B">
      <w:pPr>
        <w:pStyle w:val="ListParagraph"/>
        <w:rPr>
          <w:sz w:val="24"/>
        </w:rPr>
      </w:pPr>
      <w:r w:rsidRPr="00E80D3C">
        <w:rPr>
          <w:sz w:val="24"/>
        </w:rPr>
        <w:t xml:space="preserve">Data Entity: A Data Entity is any instance </w:t>
      </w:r>
      <w:r w:rsidRPr="00E80D3C">
        <w:rPr>
          <w:b/>
          <w:sz w:val="24"/>
        </w:rPr>
        <w:t>contained in</w:t>
      </w:r>
      <w:r w:rsidRPr="00E80D3C">
        <w:rPr>
          <w:sz w:val="24"/>
        </w:rPr>
        <w:t xml:space="preserve"> some Dataset.</w:t>
      </w:r>
    </w:p>
    <w:p w14:paraId="1AAF41B6" w14:textId="77777777" w:rsidR="00343E6B" w:rsidRPr="00E80D3C" w:rsidRDefault="00343E6B" w:rsidP="00343E6B">
      <w:pPr>
        <w:pStyle w:val="ListParagraph"/>
        <w:rPr>
          <w:sz w:val="24"/>
        </w:rPr>
      </w:pPr>
      <w:r w:rsidRPr="00E80D3C">
        <w:rPr>
          <w:sz w:val="24"/>
        </w:rPr>
        <w:t>Collection Activity: A Collection Activity indicates the origin of the data; i.e. how was it collected?</w:t>
      </w:r>
      <w:r w:rsidRPr="00E80D3C">
        <w:rPr>
          <w:sz w:val="24"/>
        </w:rPr>
        <w:br/>
        <w:t xml:space="preserve">A Collection Activity </w:t>
      </w:r>
      <w:r w:rsidRPr="00E80D3C">
        <w:rPr>
          <w:b/>
          <w:sz w:val="24"/>
        </w:rPr>
        <w:t>starts</w:t>
      </w:r>
      <w:r w:rsidRPr="00E80D3C">
        <w:rPr>
          <w:sz w:val="24"/>
        </w:rPr>
        <w:t xml:space="preserve"> and </w:t>
      </w:r>
      <w:r w:rsidRPr="00E80D3C">
        <w:rPr>
          <w:b/>
          <w:sz w:val="24"/>
        </w:rPr>
        <w:t>ends</w:t>
      </w:r>
      <w:r w:rsidRPr="00E80D3C">
        <w:rPr>
          <w:sz w:val="24"/>
        </w:rPr>
        <w:t xml:space="preserve"> at some Time</w:t>
      </w:r>
      <w:r w:rsidRPr="00E80D3C">
        <w:rPr>
          <w:sz w:val="24"/>
        </w:rPr>
        <w:br/>
        <w:t>There are different types (</w:t>
      </w:r>
      <w:r w:rsidRPr="00E80D3C">
        <w:rPr>
          <w:b/>
          <w:sz w:val="24"/>
        </w:rPr>
        <w:t>subclasses</w:t>
      </w:r>
      <w:r w:rsidRPr="00E80D3C">
        <w:rPr>
          <w:sz w:val="24"/>
        </w:rPr>
        <w:t>) of Collection Activity: Survey Activity, Sensor Activity, Data Fusion Activity, Simulation Activity, etcetera.</w:t>
      </w:r>
      <w:r w:rsidRPr="00E80D3C">
        <w:rPr>
          <w:sz w:val="24"/>
        </w:rPr>
        <w:br/>
        <w:t xml:space="preserve">A Collection Activity may be found </w:t>
      </w:r>
      <w:r w:rsidRPr="00E80D3C">
        <w:rPr>
          <w:b/>
          <w:sz w:val="24"/>
        </w:rPr>
        <w:t xml:space="preserve">at some Location </w:t>
      </w:r>
      <w:r w:rsidRPr="00E80D3C">
        <w:rPr>
          <w:sz w:val="24"/>
        </w:rPr>
        <w:t>(e.g. location of the sensor or survey, could be physical or virtual).</w:t>
      </w:r>
    </w:p>
    <w:p w14:paraId="5078B084" w14:textId="77777777" w:rsidR="00343E6B" w:rsidRPr="00E80D3C" w:rsidRDefault="00343E6B" w:rsidP="00343E6B">
      <w:pPr>
        <w:pStyle w:val="ListParagraph"/>
        <w:rPr>
          <w:sz w:val="24"/>
        </w:rPr>
      </w:pPr>
      <w:r w:rsidRPr="00E80D3C">
        <w:rPr>
          <w:sz w:val="24"/>
        </w:rPr>
        <w:t>Data Fusion: A Data Entity may be the result of the Fusion of two or more Data Collections.</w:t>
      </w:r>
      <w:r w:rsidRPr="00E80D3C">
        <w:rPr>
          <w:sz w:val="24"/>
        </w:rPr>
        <w:br/>
        <w:t xml:space="preserve">Data Fusion </w:t>
      </w:r>
      <w:r w:rsidRPr="00E80D3C">
        <w:rPr>
          <w:b/>
          <w:sz w:val="24"/>
        </w:rPr>
        <w:t>is informed by</w:t>
      </w:r>
      <w:r w:rsidRPr="00E80D3C">
        <w:rPr>
          <w:sz w:val="24"/>
        </w:rPr>
        <w:t xml:space="preserve"> at least 2 Collection Activities.</w:t>
      </w:r>
    </w:p>
    <w:p w14:paraId="4118AA25" w14:textId="77777777" w:rsidR="00343E6B" w:rsidRPr="00E80D3C" w:rsidRDefault="00343E6B" w:rsidP="00343E6B">
      <w:pPr>
        <w:pStyle w:val="ListParagraph"/>
        <w:rPr>
          <w:sz w:val="24"/>
        </w:rPr>
      </w:pPr>
      <w:r w:rsidRPr="00E80D3C">
        <w:rPr>
          <w:sz w:val="24"/>
        </w:rPr>
        <w:t>Data Collection Agent: The agent responsible for some Collection Activity.</w:t>
      </w:r>
      <w:r w:rsidRPr="00E80D3C">
        <w:rPr>
          <w:sz w:val="24"/>
        </w:rPr>
        <w:br/>
        <w:t xml:space="preserve">A Collection Activity may be </w:t>
      </w:r>
      <w:r w:rsidRPr="00E80D3C">
        <w:rPr>
          <w:b/>
          <w:sz w:val="24"/>
        </w:rPr>
        <w:t>associated with</w:t>
      </w:r>
      <w:r w:rsidRPr="00E80D3C">
        <w:rPr>
          <w:sz w:val="24"/>
        </w:rPr>
        <w:t xml:space="preserve"> some Data Collection Agent.</w:t>
      </w:r>
      <w:r w:rsidRPr="00E80D3C">
        <w:rPr>
          <w:sz w:val="24"/>
        </w:rPr>
        <w:br/>
        <w:t xml:space="preserve">A Data Entity may be </w:t>
      </w:r>
      <w:r w:rsidRPr="00E80D3C">
        <w:rPr>
          <w:b/>
          <w:sz w:val="24"/>
        </w:rPr>
        <w:t>attributed to</w:t>
      </w:r>
      <w:r w:rsidRPr="00E80D3C">
        <w:rPr>
          <w:sz w:val="24"/>
        </w:rPr>
        <w:t xml:space="preserve"> some Data Collection Agent.</w:t>
      </w:r>
    </w:p>
    <w:p w14:paraId="45CFE18F" w14:textId="7AC7F981" w:rsidR="00D72AC0" w:rsidRPr="00BA17F1" w:rsidRDefault="00343E6B" w:rsidP="00D72AC0">
      <w:pPr>
        <w:pStyle w:val="Heading3"/>
      </w:pPr>
      <w:bookmarkStart w:id="136" w:name="_Ref462673142"/>
      <w:bookmarkStart w:id="137" w:name="_Toc17365208"/>
      <w:r w:rsidRPr="00DB0856">
        <w:t>Simulation of Urban Systems</w:t>
      </w:r>
      <w:bookmarkEnd w:id="136"/>
      <w:bookmarkEnd w:id="137"/>
    </w:p>
    <w:p w14:paraId="529B52BA" w14:textId="77777777" w:rsidR="00343E6B" w:rsidRDefault="00343E6B" w:rsidP="00343E6B">
      <w:pPr>
        <w:rPr>
          <w:b/>
        </w:rPr>
      </w:pPr>
      <w:r w:rsidRPr="00343E6B">
        <w:rPr>
          <w:b/>
        </w:rPr>
        <w:t>Related projects: 2.2, 2.3, 2.4</w:t>
      </w:r>
    </w:p>
    <w:p w14:paraId="2BC17E77" w14:textId="77777777" w:rsidR="006E670F" w:rsidRDefault="006E670F" w:rsidP="00343E6B">
      <w:pPr>
        <w:rPr>
          <w:b/>
        </w:rPr>
      </w:pPr>
    </w:p>
    <w:p w14:paraId="391D6D5A" w14:textId="77777777" w:rsidR="004C17AC" w:rsidRPr="006E670F" w:rsidRDefault="006E670F" w:rsidP="00343E6B">
      <w:r>
        <w:t>Capturing the simulation activities that occur within the iCity project, at this stage, appears to be very much an effort of experiment management. We need to be able to represent the simulation runs that are performed -- but also, more specifically the model(s) that was used</w:t>
      </w:r>
      <w:r w:rsidR="004C17AC">
        <w:t>, as well as the results that were obtained. The following additional concepts may be required for the Simulation extension:</w:t>
      </w:r>
    </w:p>
    <w:p w14:paraId="38F8F288" w14:textId="77777777" w:rsidR="00343E6B" w:rsidRPr="00E80D3C" w:rsidRDefault="00343E6B" w:rsidP="00343E6B">
      <w:pPr>
        <w:pStyle w:val="ListParagraph"/>
        <w:rPr>
          <w:sz w:val="24"/>
        </w:rPr>
      </w:pPr>
      <w:r w:rsidRPr="00E80D3C">
        <w:rPr>
          <w:sz w:val="24"/>
        </w:rPr>
        <w:t>Simulation: A Simulation is an execution of some Model System.</w:t>
      </w:r>
      <w:r w:rsidRPr="00E80D3C">
        <w:rPr>
          <w:sz w:val="24"/>
        </w:rPr>
        <w:br/>
        <w:t xml:space="preserve">A Simulation </w:t>
      </w:r>
      <w:r w:rsidRPr="00E80D3C">
        <w:rPr>
          <w:b/>
          <w:sz w:val="24"/>
        </w:rPr>
        <w:t xml:space="preserve">executes </w:t>
      </w:r>
      <w:r w:rsidRPr="00E80D3C">
        <w:rPr>
          <w:sz w:val="24"/>
        </w:rPr>
        <w:t>some Model System.</w:t>
      </w:r>
      <w:r w:rsidRPr="00E80D3C">
        <w:rPr>
          <w:sz w:val="24"/>
        </w:rPr>
        <w:br/>
        <w:t xml:space="preserve">A Simulation has some </w:t>
      </w:r>
      <w:r w:rsidRPr="00E80D3C">
        <w:rPr>
          <w:b/>
          <w:sz w:val="24"/>
        </w:rPr>
        <w:t>input</w:t>
      </w:r>
      <w:r w:rsidRPr="00E80D3C">
        <w:rPr>
          <w:sz w:val="24"/>
        </w:rPr>
        <w:t xml:space="preserve"> and </w:t>
      </w:r>
      <w:r w:rsidRPr="00E80D3C">
        <w:rPr>
          <w:b/>
          <w:sz w:val="24"/>
        </w:rPr>
        <w:t>output</w:t>
      </w:r>
      <w:r w:rsidRPr="00E80D3C">
        <w:rPr>
          <w:sz w:val="24"/>
        </w:rPr>
        <w:t xml:space="preserve"> Dataset(s)</w:t>
      </w:r>
      <w:r w:rsidRPr="00E80D3C">
        <w:rPr>
          <w:sz w:val="24"/>
        </w:rPr>
        <w:br/>
        <w:t xml:space="preserve">A Simulation has an </w:t>
      </w:r>
      <w:r w:rsidRPr="00E80D3C">
        <w:rPr>
          <w:b/>
          <w:sz w:val="24"/>
        </w:rPr>
        <w:t>initial</w:t>
      </w:r>
      <w:r w:rsidRPr="00E80D3C">
        <w:rPr>
          <w:sz w:val="24"/>
        </w:rPr>
        <w:t xml:space="preserve"> State, </w:t>
      </w:r>
      <w:r w:rsidRPr="00E80D3C">
        <w:rPr>
          <w:b/>
          <w:sz w:val="24"/>
        </w:rPr>
        <w:t>sequence</w:t>
      </w:r>
      <w:r w:rsidRPr="00E80D3C">
        <w:rPr>
          <w:sz w:val="24"/>
        </w:rPr>
        <w:t xml:space="preserve"> of States, and </w:t>
      </w:r>
      <w:r w:rsidRPr="00E80D3C">
        <w:rPr>
          <w:b/>
          <w:sz w:val="24"/>
        </w:rPr>
        <w:t>final</w:t>
      </w:r>
      <w:r w:rsidRPr="00E80D3C">
        <w:rPr>
          <w:sz w:val="24"/>
        </w:rPr>
        <w:t xml:space="preserve"> State.</w:t>
      </w:r>
      <w:r w:rsidRPr="00E80D3C">
        <w:rPr>
          <w:sz w:val="24"/>
        </w:rPr>
        <w:br/>
        <w:t xml:space="preserve">A Simulation has a </w:t>
      </w:r>
      <w:r w:rsidRPr="00E80D3C">
        <w:rPr>
          <w:b/>
          <w:sz w:val="24"/>
        </w:rPr>
        <w:t>run date</w:t>
      </w:r>
      <w:r w:rsidRPr="00E80D3C">
        <w:rPr>
          <w:sz w:val="24"/>
        </w:rPr>
        <w:t xml:space="preserve"> and </w:t>
      </w:r>
      <w:r w:rsidRPr="00E80D3C">
        <w:rPr>
          <w:b/>
          <w:sz w:val="24"/>
        </w:rPr>
        <w:t>duration</w:t>
      </w:r>
      <w:r w:rsidRPr="00E80D3C">
        <w:rPr>
          <w:sz w:val="24"/>
        </w:rPr>
        <w:t>.</w:t>
      </w:r>
    </w:p>
    <w:p w14:paraId="417D2745" w14:textId="77777777" w:rsidR="00343E6B" w:rsidRPr="00E80D3C" w:rsidRDefault="00343E6B" w:rsidP="00343E6B">
      <w:pPr>
        <w:pStyle w:val="ListParagraph"/>
        <w:rPr>
          <w:sz w:val="24"/>
        </w:rPr>
      </w:pPr>
      <w:r w:rsidRPr="00E80D3C">
        <w:rPr>
          <w:sz w:val="24"/>
        </w:rPr>
        <w:lastRenderedPageBreak/>
        <w:t xml:space="preserve">State: A State is </w:t>
      </w:r>
      <w:r w:rsidRPr="00E80D3C">
        <w:rPr>
          <w:b/>
          <w:sz w:val="24"/>
        </w:rPr>
        <w:t>comprised of</w:t>
      </w:r>
      <w:r w:rsidRPr="00E80D3C">
        <w:rPr>
          <w:sz w:val="24"/>
        </w:rPr>
        <w:t xml:space="preserve"> some instantiation of (part of) the urban system, at some specified point in time.</w:t>
      </w:r>
    </w:p>
    <w:p w14:paraId="79585010" w14:textId="77777777" w:rsidR="00343E6B" w:rsidRPr="00E80D3C" w:rsidRDefault="00343E6B" w:rsidP="00343E6B">
      <w:pPr>
        <w:pStyle w:val="ListParagraph"/>
        <w:rPr>
          <w:sz w:val="24"/>
        </w:rPr>
      </w:pPr>
      <w:r w:rsidRPr="00E80D3C">
        <w:rPr>
          <w:sz w:val="24"/>
        </w:rPr>
        <w:t>Model System: A Model System is some configuration of model(s) that has been designed for simulation.</w:t>
      </w:r>
      <w:r w:rsidRPr="00E80D3C">
        <w:rPr>
          <w:sz w:val="24"/>
        </w:rPr>
        <w:br/>
        <w:t xml:space="preserve">A Model System </w:t>
      </w:r>
      <w:r w:rsidRPr="00E80D3C">
        <w:rPr>
          <w:b/>
          <w:sz w:val="24"/>
        </w:rPr>
        <w:t xml:space="preserve">contains </w:t>
      </w:r>
      <w:r w:rsidRPr="00E80D3C">
        <w:rPr>
          <w:sz w:val="24"/>
        </w:rPr>
        <w:t>some Model(s)</w:t>
      </w:r>
      <w:r w:rsidRPr="00E80D3C">
        <w:rPr>
          <w:sz w:val="24"/>
        </w:rPr>
        <w:br/>
        <w:t>A Model System may contain rules for how the Model(s) interact. (sequentially, in parallel, etcetera).</w:t>
      </w:r>
    </w:p>
    <w:p w14:paraId="4C047963" w14:textId="77777777" w:rsidR="00343E6B" w:rsidRPr="00E80D3C" w:rsidRDefault="00343E6B" w:rsidP="00343E6B">
      <w:pPr>
        <w:pStyle w:val="ListParagraph"/>
        <w:rPr>
          <w:sz w:val="24"/>
        </w:rPr>
      </w:pPr>
      <w:r w:rsidRPr="00E80D3C">
        <w:rPr>
          <w:sz w:val="24"/>
        </w:rPr>
        <w:t>Model: A Model is a means of advancing some current state within a Simulation.</w:t>
      </w:r>
      <w:r w:rsidRPr="00E80D3C">
        <w:rPr>
          <w:sz w:val="24"/>
        </w:rPr>
        <w:br/>
        <w:t xml:space="preserve">A Model </w:t>
      </w:r>
      <w:r w:rsidRPr="00E80D3C">
        <w:rPr>
          <w:b/>
          <w:sz w:val="24"/>
        </w:rPr>
        <w:t>applies to</w:t>
      </w:r>
      <w:r w:rsidRPr="00E80D3C">
        <w:rPr>
          <w:sz w:val="24"/>
        </w:rPr>
        <w:t xml:space="preserve"> some classes in the domain.</w:t>
      </w:r>
      <w:r w:rsidRPr="00E80D3C">
        <w:rPr>
          <w:sz w:val="24"/>
        </w:rPr>
        <w:br/>
        <w:t>There are different types (</w:t>
      </w:r>
      <w:r w:rsidRPr="00E80D3C">
        <w:rPr>
          <w:b/>
          <w:sz w:val="24"/>
        </w:rPr>
        <w:t>subclasses</w:t>
      </w:r>
      <w:r w:rsidRPr="00E80D3C">
        <w:rPr>
          <w:sz w:val="24"/>
        </w:rPr>
        <w:t>) of Models, identified based on their perspective: State-oriented Model, Event-oriented Model, Activity-oriented Model, PD-oriented Model.</w:t>
      </w:r>
      <w:r w:rsidRPr="00E80D3C">
        <w:rPr>
          <w:sz w:val="24"/>
        </w:rPr>
        <w:br/>
        <w:t xml:space="preserve">A Model </w:t>
      </w:r>
      <w:r w:rsidRPr="00E80D3C">
        <w:rPr>
          <w:b/>
          <w:sz w:val="24"/>
        </w:rPr>
        <w:t>has</w:t>
      </w:r>
      <w:r w:rsidRPr="00E80D3C">
        <w:rPr>
          <w:sz w:val="24"/>
        </w:rPr>
        <w:t xml:space="preserve"> some </w:t>
      </w:r>
      <w:r w:rsidRPr="00E80D3C">
        <w:rPr>
          <w:b/>
          <w:sz w:val="24"/>
        </w:rPr>
        <w:t>Parameter</w:t>
      </w:r>
      <w:r w:rsidRPr="00E80D3C">
        <w:rPr>
          <w:sz w:val="24"/>
        </w:rPr>
        <w:t>(s).</w:t>
      </w:r>
      <w:r w:rsidRPr="00E80D3C">
        <w:rPr>
          <w:sz w:val="24"/>
        </w:rPr>
        <w:br/>
        <w:t xml:space="preserve">A Model may </w:t>
      </w:r>
      <w:r w:rsidRPr="00E80D3C">
        <w:rPr>
          <w:b/>
          <w:sz w:val="24"/>
        </w:rPr>
        <w:t>execute</w:t>
      </w:r>
      <w:r w:rsidRPr="00E80D3C">
        <w:rPr>
          <w:sz w:val="24"/>
        </w:rPr>
        <w:t xml:space="preserve"> </w:t>
      </w:r>
      <w:r w:rsidRPr="00E80D3C">
        <w:rPr>
          <w:b/>
          <w:sz w:val="24"/>
        </w:rPr>
        <w:t>in parallel with</w:t>
      </w:r>
      <w:r w:rsidRPr="00E80D3C">
        <w:rPr>
          <w:sz w:val="24"/>
        </w:rPr>
        <w:t xml:space="preserve"> some other Model(s).</w:t>
      </w:r>
      <w:r w:rsidRPr="00E80D3C">
        <w:rPr>
          <w:sz w:val="24"/>
        </w:rPr>
        <w:br/>
        <w:t xml:space="preserve">A Model may </w:t>
      </w:r>
      <w:r w:rsidRPr="00E80D3C">
        <w:rPr>
          <w:b/>
          <w:sz w:val="24"/>
        </w:rPr>
        <w:t>execute</w:t>
      </w:r>
      <w:r w:rsidRPr="00E80D3C">
        <w:rPr>
          <w:sz w:val="24"/>
        </w:rPr>
        <w:t xml:space="preserve"> </w:t>
      </w:r>
      <w:r w:rsidRPr="00E80D3C">
        <w:rPr>
          <w:b/>
          <w:sz w:val="24"/>
        </w:rPr>
        <w:t>directly after</w:t>
      </w:r>
      <w:r w:rsidRPr="00E80D3C">
        <w:rPr>
          <w:sz w:val="24"/>
        </w:rPr>
        <w:t xml:space="preserve"> some other Model(s).</w:t>
      </w:r>
    </w:p>
    <w:p w14:paraId="62B1A34E" w14:textId="77777777" w:rsidR="00343E6B" w:rsidRPr="00E80D3C" w:rsidRDefault="00343E6B" w:rsidP="00343E6B">
      <w:pPr>
        <w:pStyle w:val="ListParagraph"/>
        <w:rPr>
          <w:sz w:val="24"/>
        </w:rPr>
      </w:pPr>
      <w:r w:rsidRPr="00E80D3C">
        <w:rPr>
          <w:sz w:val="24"/>
        </w:rPr>
        <w:t>State-oriented Model. There are different types (</w:t>
      </w:r>
      <w:r w:rsidRPr="00E80D3C">
        <w:rPr>
          <w:b/>
          <w:sz w:val="24"/>
        </w:rPr>
        <w:t>subclasses</w:t>
      </w:r>
      <w:r w:rsidRPr="00E80D3C">
        <w:rPr>
          <w:sz w:val="24"/>
          <w:lang w:val="en-CA"/>
        </w:rPr>
        <w:t>) of State-oriented Models that can be defined, according to the application.</w:t>
      </w:r>
      <w:r w:rsidRPr="00E80D3C">
        <w:rPr>
          <w:sz w:val="24"/>
        </w:rPr>
        <w:br/>
        <w:t>A State-oriented Model has some State Space</w:t>
      </w:r>
      <w:r w:rsidRPr="00E80D3C">
        <w:rPr>
          <w:sz w:val="24"/>
        </w:rPr>
        <w:br/>
        <w:t>A State-oriented Model has some Event Set</w:t>
      </w:r>
      <w:r w:rsidRPr="00E80D3C">
        <w:rPr>
          <w:sz w:val="24"/>
        </w:rPr>
        <w:br/>
        <w:t>A State-oriented Model has some Time Set</w:t>
      </w:r>
      <w:r w:rsidRPr="00E80D3C">
        <w:rPr>
          <w:sz w:val="24"/>
        </w:rPr>
        <w:br/>
        <w:t>A State-oriented Model has some Transition Function to transition between states.</w:t>
      </w:r>
      <w:r w:rsidRPr="00E80D3C">
        <w:rPr>
          <w:sz w:val="24"/>
        </w:rPr>
        <w:br/>
        <w:t>A State-oriented Model has some Clock Function to advance "time".</w:t>
      </w:r>
      <w:r w:rsidRPr="00E80D3C">
        <w:rPr>
          <w:sz w:val="24"/>
        </w:rPr>
        <w:br/>
        <w:t>A State-oriented Model has some Initial State.</w:t>
      </w:r>
    </w:p>
    <w:p w14:paraId="53D2C718" w14:textId="77777777" w:rsidR="00343E6B" w:rsidRDefault="00343E6B" w:rsidP="00343E6B">
      <w:pPr>
        <w:pStyle w:val="Heading3"/>
      </w:pPr>
      <w:bookmarkStart w:id="138" w:name="_Ref462673156"/>
      <w:bookmarkStart w:id="139" w:name="_Toc17365209"/>
      <w:r>
        <w:t>Analysis of Urban Systems</w:t>
      </w:r>
      <w:bookmarkEnd w:id="138"/>
      <w:bookmarkEnd w:id="139"/>
    </w:p>
    <w:p w14:paraId="582CC2CD" w14:textId="77777777" w:rsidR="00343E6B" w:rsidRPr="006E670F" w:rsidRDefault="00343E6B" w:rsidP="00343E6B">
      <w:pPr>
        <w:rPr>
          <w:b/>
        </w:rPr>
      </w:pPr>
      <w:r w:rsidRPr="006E670F">
        <w:rPr>
          <w:b/>
        </w:rPr>
        <w:t>Related projects: Project 1.2, 2.1, 2.2, 2.3, 2.4</w:t>
      </w:r>
    </w:p>
    <w:p w14:paraId="483A1F91" w14:textId="77777777" w:rsidR="006E670F" w:rsidRDefault="006E670F" w:rsidP="00343E6B"/>
    <w:p w14:paraId="78D9E97F" w14:textId="77777777" w:rsidR="00343E6B" w:rsidRDefault="006E670F" w:rsidP="00343E6B">
      <w:r>
        <w:t>Similar to the previous section, capturing the various analysis</w:t>
      </w:r>
      <w:r w:rsidR="00022D28">
        <w:t xml:space="preserve"> applications</w:t>
      </w:r>
      <w:r>
        <w:t xml:space="preserve"> may be seen as a sort of experiment management. We must capture the concepts of analysis input, output, as well as the analysis itself: in other words, how is the </w:t>
      </w:r>
      <w:r w:rsidR="00343E6B">
        <w:t>output determined from the input?</w:t>
      </w:r>
      <w:r w:rsidR="004C17AC">
        <w:t xml:space="preserve"> The following concepts may be required for the Analysis extension:</w:t>
      </w:r>
    </w:p>
    <w:p w14:paraId="5ADF9596" w14:textId="77777777" w:rsidR="00343E6B" w:rsidRPr="00E80D3C" w:rsidRDefault="00343E6B" w:rsidP="00343E6B">
      <w:pPr>
        <w:pStyle w:val="ListParagraph"/>
        <w:rPr>
          <w:sz w:val="24"/>
        </w:rPr>
      </w:pPr>
      <w:r w:rsidRPr="00E80D3C">
        <w:rPr>
          <w:sz w:val="24"/>
        </w:rPr>
        <w:t>Analysis: A set of rules or criteria applied to some Analysis Input to obtain some Analysis Output.</w:t>
      </w:r>
      <w:r w:rsidRPr="00E80D3C">
        <w:rPr>
          <w:sz w:val="24"/>
        </w:rPr>
        <w:br/>
        <w:t>An Analysis may take only certain class(es) of instances as Input.</w:t>
      </w:r>
      <w:r w:rsidRPr="00E80D3C">
        <w:rPr>
          <w:sz w:val="24"/>
        </w:rPr>
        <w:br/>
        <w:t>An Analysis will output only certain class(es) of instances as Output.</w:t>
      </w:r>
    </w:p>
    <w:p w14:paraId="4E7A7D6C" w14:textId="77777777" w:rsidR="00343E6B" w:rsidRPr="00E80D3C" w:rsidRDefault="00343E6B" w:rsidP="00343E6B">
      <w:pPr>
        <w:pStyle w:val="ListParagraph"/>
        <w:rPr>
          <w:sz w:val="24"/>
        </w:rPr>
      </w:pPr>
      <w:r w:rsidRPr="00E80D3C">
        <w:rPr>
          <w:sz w:val="24"/>
        </w:rPr>
        <w:t>Analysis Input: An Analysis Input is input for some Analysis.</w:t>
      </w:r>
    </w:p>
    <w:p w14:paraId="4C2A8195" w14:textId="77777777" w:rsidR="00343E6B" w:rsidRPr="00E80D3C" w:rsidRDefault="00343E6B" w:rsidP="00343E6B">
      <w:pPr>
        <w:pStyle w:val="ListParagraph"/>
        <w:rPr>
          <w:sz w:val="24"/>
        </w:rPr>
      </w:pPr>
      <w:r w:rsidRPr="00E80D3C">
        <w:rPr>
          <w:sz w:val="24"/>
        </w:rPr>
        <w:t>Analysis Output: An Analysis Output is output from some Analysis.</w:t>
      </w:r>
    </w:p>
    <w:p w14:paraId="15BA19CE" w14:textId="77777777" w:rsidR="00343E6B" w:rsidRDefault="00343E6B" w:rsidP="00343E6B">
      <w:pPr>
        <w:pStyle w:val="Heading3"/>
      </w:pPr>
      <w:bookmarkStart w:id="140" w:name="_Ref462673168"/>
      <w:bookmarkStart w:id="141" w:name="_Toc17365210"/>
      <w:r>
        <w:t>Visualization of Urban Systems</w:t>
      </w:r>
      <w:bookmarkEnd w:id="140"/>
      <w:bookmarkEnd w:id="141"/>
    </w:p>
    <w:p w14:paraId="1F7CC429" w14:textId="77777777" w:rsidR="00343E6B" w:rsidRDefault="00343E6B" w:rsidP="00343E6B">
      <w:pPr>
        <w:rPr>
          <w:b/>
        </w:rPr>
      </w:pPr>
      <w:r w:rsidRPr="006E670F">
        <w:rPr>
          <w:b/>
        </w:rPr>
        <w:t>Related</w:t>
      </w:r>
      <w:r w:rsidR="006E670F" w:rsidRPr="006E670F">
        <w:rPr>
          <w:b/>
        </w:rPr>
        <w:t xml:space="preserve"> projects</w:t>
      </w:r>
      <w:r w:rsidRPr="006E670F">
        <w:rPr>
          <w:b/>
        </w:rPr>
        <w:t xml:space="preserve">: </w:t>
      </w:r>
      <w:r w:rsidR="006E670F" w:rsidRPr="006E670F">
        <w:rPr>
          <w:b/>
        </w:rPr>
        <w:t xml:space="preserve">All of </w:t>
      </w:r>
      <w:r w:rsidRPr="006E670F">
        <w:rPr>
          <w:b/>
        </w:rPr>
        <w:t>Theme 3</w:t>
      </w:r>
    </w:p>
    <w:p w14:paraId="107E27F2" w14:textId="77777777" w:rsidR="006E670F" w:rsidRPr="006E670F" w:rsidRDefault="006E670F" w:rsidP="00343E6B">
      <w:pPr>
        <w:rPr>
          <w:b/>
        </w:rPr>
      </w:pPr>
    </w:p>
    <w:p w14:paraId="52CF3A97" w14:textId="77777777" w:rsidR="00045329" w:rsidRPr="00045329" w:rsidRDefault="00343E6B" w:rsidP="00045329">
      <w:r>
        <w:t>The concepts defined in the iCity ontology (and the data they define) shall be interpreted for visual renderings; to-date no additional requirements have been identified.</w:t>
      </w:r>
    </w:p>
    <w:p w14:paraId="406679EB" w14:textId="04094D57" w:rsidR="00A85D8C" w:rsidRDefault="00A85D8C" w:rsidP="00E80D3C">
      <w:pPr>
        <w:pStyle w:val="Heading1"/>
      </w:pPr>
      <w:bookmarkStart w:id="142" w:name="_Toc17365211"/>
      <w:r>
        <w:lastRenderedPageBreak/>
        <w:t>Extra-logical Design Practices</w:t>
      </w:r>
      <w:bookmarkEnd w:id="142"/>
    </w:p>
    <w:p w14:paraId="04B2BB3D" w14:textId="03234D9F" w:rsidR="00A85D8C" w:rsidRDefault="00A85D8C" w:rsidP="00E80D3C">
      <w:r>
        <w:rPr>
          <w:lang w:val="en-US" w:bidi="en-US"/>
        </w:rPr>
        <w:t xml:space="preserve">Here, we summarize and explain the design practices that were adopted in the creation of the ontologies. These practices do not pertain to the semantic definitions, but rather are adopted to address pragmatic concerns regarding the organization and maintenance of the ontologies. </w:t>
      </w:r>
    </w:p>
    <w:p w14:paraId="7C658627" w14:textId="5DD88B9E" w:rsidR="00A85D8C" w:rsidRPr="00E80D3C" w:rsidRDefault="00A85D8C" w:rsidP="001D3F17">
      <w:pPr>
        <w:pStyle w:val="ListParagraph"/>
        <w:numPr>
          <w:ilvl w:val="0"/>
          <w:numId w:val="16"/>
        </w:numPr>
        <w:rPr>
          <w:sz w:val="24"/>
        </w:rPr>
      </w:pPr>
      <w:r w:rsidRPr="00E80D3C">
        <w:rPr>
          <w:sz w:val="24"/>
        </w:rPr>
        <w:t>Organizational terms</w:t>
      </w:r>
    </w:p>
    <w:p w14:paraId="68E7A14A" w14:textId="77777777" w:rsidR="00A85D8C" w:rsidRPr="00E80D3C" w:rsidRDefault="00A85D8C" w:rsidP="001D3F17">
      <w:pPr>
        <w:pStyle w:val="ListParagraph"/>
        <w:numPr>
          <w:ilvl w:val="0"/>
          <w:numId w:val="16"/>
        </w:numPr>
        <w:rPr>
          <w:sz w:val="24"/>
        </w:rPr>
      </w:pPr>
      <w:r w:rsidRPr="00E80D3C">
        <w:rPr>
          <w:sz w:val="24"/>
        </w:rPr>
        <w:t>For reuse (full import) of existing, external ontologies, e.g. owl-time. In order to create the required groupings under organizational subclasses, it is easiest to merge the imported ontology into the iCity container (e.g. icity/Time/). This allows for the addition of organizational subclass assertions (e.g. TemporalEntity subclassOf TimeOntologyThing) and also ensures that the appropriate version is captured/reused as a snapshot. This prevents any issues should versioning IRIs not be used by the ontology’s author.</w:t>
      </w:r>
    </w:p>
    <w:p w14:paraId="01D5248B" w14:textId="77777777" w:rsidR="00A85D8C" w:rsidRPr="00E80D3C" w:rsidRDefault="00A85D8C" w:rsidP="00E80D3C"/>
    <w:p w14:paraId="73079E3A" w14:textId="77777777" w:rsidR="00045329" w:rsidRPr="00045329" w:rsidRDefault="00045329" w:rsidP="00045329">
      <w:pPr>
        <w:pStyle w:val="Heading1"/>
        <w:numPr>
          <w:ilvl w:val="0"/>
          <w:numId w:val="0"/>
        </w:numPr>
        <w:rPr>
          <w:b w:val="0"/>
        </w:rPr>
      </w:pPr>
      <w:bookmarkStart w:id="143" w:name="_Toc17365212"/>
      <w:r w:rsidRPr="00045329">
        <w:t>Acknowledgements</w:t>
      </w:r>
      <w:bookmarkEnd w:id="143"/>
    </w:p>
    <w:p w14:paraId="064DFC14" w14:textId="77777777" w:rsidR="00B61932" w:rsidRPr="00045329" w:rsidRDefault="00045329" w:rsidP="00045329">
      <w:r>
        <w:rPr>
          <w:lang w:val="en-GB"/>
        </w:rPr>
        <w:t xml:space="preserve">This project is supported by the Ontario Ministry of Research and Innovation through the ORF-RE program. </w:t>
      </w:r>
      <w:r w:rsidR="00B61932" w:rsidRPr="00045329">
        <w:br w:type="page"/>
      </w:r>
    </w:p>
    <w:bookmarkStart w:id="144" w:name="_Toc17365213" w:displacedByCustomXml="next"/>
    <w:sdt>
      <w:sdtPr>
        <w:rPr>
          <w:rFonts w:asciiTheme="minorHAnsi" w:eastAsiaTheme="minorEastAsia" w:hAnsiTheme="minorHAnsi"/>
          <w:b w:val="0"/>
          <w:bCs w:val="0"/>
          <w:kern w:val="0"/>
          <w:sz w:val="20"/>
          <w:szCs w:val="24"/>
          <w:lang w:val="en-CA" w:bidi="ar-SA"/>
        </w:rPr>
        <w:id w:val="186619334"/>
        <w:docPartObj>
          <w:docPartGallery w:val="Bibliographies"/>
          <w:docPartUnique/>
        </w:docPartObj>
      </w:sdtPr>
      <w:sdtEndPr>
        <w:rPr>
          <w:rFonts w:ascii="Times New Roman" w:eastAsia="Times New Roman" w:hAnsi="Times New Roman"/>
          <w:sz w:val="24"/>
        </w:rPr>
      </w:sdtEndPr>
      <w:sdtContent>
        <w:p w14:paraId="78CC390B" w14:textId="77777777" w:rsidR="00F96730" w:rsidRDefault="00F96730" w:rsidP="002C59C9">
          <w:pPr>
            <w:pStyle w:val="Heading1"/>
            <w:numPr>
              <w:ilvl w:val="0"/>
              <w:numId w:val="0"/>
            </w:numPr>
            <w:spacing w:after="240" w:line="276" w:lineRule="auto"/>
          </w:pPr>
          <w:r>
            <w:t>Bibliography</w:t>
          </w:r>
          <w:bookmarkEnd w:id="144"/>
        </w:p>
        <w:sdt>
          <w:sdtPr>
            <w:rPr>
              <w:rFonts w:ascii="Times New Roman" w:eastAsia="Times New Roman" w:hAnsi="Times New Roman"/>
              <w:sz w:val="24"/>
              <w:lang w:val="en-CA" w:bidi="ar-SA"/>
            </w:rPr>
            <w:id w:val="111145805"/>
            <w:bibliography/>
          </w:sdtPr>
          <w:sdtEndPr/>
          <w:sdtContent>
            <w:p w14:paraId="6FBEEDA9" w14:textId="77777777" w:rsidR="006158D6" w:rsidRDefault="00672FFC" w:rsidP="006158D6">
              <w:pPr>
                <w:pStyle w:val="Bibliography"/>
                <w:ind w:left="720" w:hanging="720"/>
                <w:rPr>
                  <w:noProof/>
                  <w:sz w:val="24"/>
                </w:rPr>
              </w:pPr>
              <w:r>
                <w:fldChar w:fldCharType="begin"/>
              </w:r>
              <w:r w:rsidR="00F96730">
                <w:instrText xml:space="preserve"> BIBLIOGRAPHY </w:instrText>
              </w:r>
              <w:r>
                <w:fldChar w:fldCharType="separate"/>
              </w:r>
              <w:r w:rsidR="006158D6">
                <w:rPr>
                  <w:noProof/>
                </w:rPr>
                <w:t xml:space="preserve">Bittner, T., &amp; Donnelly, M. (2005). Computational ontologies of parthood, componenthood, and containment. </w:t>
              </w:r>
              <w:r w:rsidR="006158D6">
                <w:rPr>
                  <w:i/>
                  <w:iCs/>
                  <w:noProof/>
                </w:rPr>
                <w:t>Proceedings of the 19th international joint conference on Artificial intelligence (IJCAI).</w:t>
              </w:r>
              <w:r w:rsidR="006158D6">
                <w:rPr>
                  <w:noProof/>
                </w:rPr>
                <w:t xml:space="preserve"> Morgan Kaufmann Publishers Inc.</w:t>
              </w:r>
            </w:p>
            <w:p w14:paraId="0AB05FA3" w14:textId="77777777" w:rsidR="006158D6" w:rsidRDefault="006158D6" w:rsidP="006158D6">
              <w:pPr>
                <w:pStyle w:val="Bibliography"/>
                <w:ind w:left="720" w:hanging="720"/>
                <w:rPr>
                  <w:noProof/>
                </w:rPr>
              </w:pPr>
              <w:r>
                <w:rPr>
                  <w:noProof/>
                </w:rPr>
                <w:t xml:space="preserve">Fadel, F. G., Fox, M. S., &amp; Gruninger, M. (1994). A Generic Enterprise Resource Ontology. </w:t>
              </w:r>
              <w:r>
                <w:rPr>
                  <w:i/>
                  <w:iCs/>
                  <w:noProof/>
                </w:rPr>
                <w:t>Third Workshop on Enabling Technologies: Infrastructure for Collaborative Enterprises</w:t>
              </w:r>
              <w:r>
                <w:rPr>
                  <w:noProof/>
                </w:rPr>
                <w:t xml:space="preserve"> (pp. 117-128). IEEE.</w:t>
              </w:r>
            </w:p>
            <w:p w14:paraId="2B51B1C7" w14:textId="77777777" w:rsidR="006158D6" w:rsidRDefault="006158D6" w:rsidP="006158D6">
              <w:pPr>
                <w:pStyle w:val="Bibliography"/>
                <w:ind w:left="720" w:hanging="720"/>
                <w:rPr>
                  <w:noProof/>
                </w:rPr>
              </w:pPr>
              <w:r>
                <w:rPr>
                  <w:noProof/>
                </w:rPr>
                <w:t xml:space="preserve">Fox, M. S., Barbuceanu, M., Gruninger, M., &amp; Lin, J. (1998). An Organization Ontology for Enterprise Modelling. In K. C. M. Prietula, </w:t>
              </w:r>
              <w:r>
                <w:rPr>
                  <w:i/>
                  <w:iCs/>
                  <w:noProof/>
                </w:rPr>
                <w:t>Simulating Organizations: Computational Models of Institutions and Groups</w:t>
              </w:r>
              <w:r>
                <w:rPr>
                  <w:noProof/>
                </w:rPr>
                <w:t xml:space="preserve"> (pp. 131-152). Menlo Park CA: AAAI/MIT Press.</w:t>
              </w:r>
            </w:p>
            <w:p w14:paraId="781DF6A8" w14:textId="77777777" w:rsidR="006158D6" w:rsidRDefault="006158D6" w:rsidP="006158D6">
              <w:pPr>
                <w:pStyle w:val="Bibliography"/>
                <w:ind w:left="720" w:hanging="720"/>
                <w:rPr>
                  <w:noProof/>
                </w:rPr>
              </w:pPr>
              <w:r>
                <w:rPr>
                  <w:noProof/>
                </w:rPr>
                <w:t xml:space="preserve">Fox, M. S., Chionglo, J. F., &amp; Fadel, F. G. (1993). A Common Sense Model of the Enterprise. </w:t>
              </w:r>
              <w:r>
                <w:rPr>
                  <w:i/>
                  <w:iCs/>
                  <w:noProof/>
                </w:rPr>
                <w:t>Proceedings of the 2nd Industrial Engineering Research Conference</w:t>
              </w:r>
              <w:r>
                <w:rPr>
                  <w:noProof/>
                </w:rPr>
                <w:t>, (pp. 425-429). Norcross GA.</w:t>
              </w:r>
            </w:p>
            <w:p w14:paraId="308C834B" w14:textId="77777777" w:rsidR="006158D6" w:rsidRDefault="006158D6" w:rsidP="006158D6">
              <w:pPr>
                <w:pStyle w:val="Bibliography"/>
                <w:ind w:left="720" w:hanging="720"/>
                <w:rPr>
                  <w:noProof/>
                </w:rPr>
              </w:pPr>
              <w:r>
                <w:rPr>
                  <w:noProof/>
                </w:rPr>
                <w:t xml:space="preserve">Grau, B. C., Horrocks, I., Motik, B., Parsia, B., Patel-Schneider, P., &amp; Sattler, U. (2008). OWL 2: The next step for OWL. </w:t>
              </w:r>
              <w:r>
                <w:rPr>
                  <w:i/>
                  <w:iCs/>
                  <w:noProof/>
                </w:rPr>
                <w:t>Web Semantics: Science, Services and Agents on the World Wide Web</w:t>
              </w:r>
              <w:r>
                <w:rPr>
                  <w:noProof/>
                </w:rPr>
                <w:t>, 309-322.</w:t>
              </w:r>
            </w:p>
            <w:p w14:paraId="19959C41" w14:textId="77777777" w:rsidR="006158D6" w:rsidRDefault="006158D6" w:rsidP="006158D6">
              <w:pPr>
                <w:pStyle w:val="Bibliography"/>
                <w:ind w:left="720" w:hanging="720"/>
                <w:rPr>
                  <w:noProof/>
                </w:rPr>
              </w:pPr>
              <w:r>
                <w:rPr>
                  <w:noProof/>
                </w:rPr>
                <w:t xml:space="preserve">Hobbs, J. R., &amp; Pan, F. (2004). An ontology of time for the semantic web. </w:t>
              </w:r>
              <w:r>
                <w:rPr>
                  <w:i/>
                  <w:iCs/>
                  <w:noProof/>
                </w:rPr>
                <w:t>ACM Transactions on Asian Language Information Processing (TALIP)</w:t>
              </w:r>
              <w:r>
                <w:rPr>
                  <w:noProof/>
                </w:rPr>
                <w:t>, 66-85.</w:t>
              </w:r>
            </w:p>
            <w:p w14:paraId="1B983272" w14:textId="77777777" w:rsidR="006158D6" w:rsidRDefault="006158D6" w:rsidP="006158D6">
              <w:pPr>
                <w:pStyle w:val="Bibliography"/>
                <w:ind w:left="720" w:hanging="720"/>
                <w:rPr>
                  <w:noProof/>
                </w:rPr>
              </w:pPr>
              <w:r>
                <w:rPr>
                  <w:noProof/>
                </w:rPr>
                <w:t xml:space="preserve">Krieger, H.-U. (2008). Where temporal description logics fail: Representing temporally-changing relationships. </w:t>
              </w:r>
              <w:r>
                <w:rPr>
                  <w:i/>
                  <w:iCs/>
                  <w:noProof/>
                </w:rPr>
                <w:t>Annual Conference on Artificial Intelligence</w:t>
              </w:r>
              <w:r>
                <w:rPr>
                  <w:noProof/>
                </w:rPr>
                <w:t xml:space="preserve"> (pp. 249-257). Springer Berlin Heidelberg.</w:t>
              </w:r>
            </w:p>
            <w:p w14:paraId="38D4082C" w14:textId="77777777" w:rsidR="006158D6" w:rsidRDefault="006158D6" w:rsidP="006158D6">
              <w:pPr>
                <w:pStyle w:val="Bibliography"/>
                <w:ind w:left="720" w:hanging="720"/>
                <w:rPr>
                  <w:noProof/>
                </w:rPr>
              </w:pPr>
              <w:r>
                <w:rPr>
                  <w:noProof/>
                </w:rPr>
                <w:t xml:space="preserve">Lorenz, B., Ohlbach, H. J., &amp; Yang, L. (2005). </w:t>
              </w:r>
              <w:r>
                <w:rPr>
                  <w:i/>
                  <w:iCs/>
                  <w:noProof/>
                </w:rPr>
                <w:t>Ontology of transportation networks.</w:t>
              </w:r>
              <w:r>
                <w:rPr>
                  <w:noProof/>
                </w:rPr>
                <w:t xml:space="preserve"> </w:t>
              </w:r>
            </w:p>
            <w:p w14:paraId="394A41C6" w14:textId="77777777" w:rsidR="006158D6" w:rsidRDefault="006158D6" w:rsidP="006158D6">
              <w:pPr>
                <w:pStyle w:val="Bibliography"/>
                <w:ind w:left="720" w:hanging="720"/>
                <w:rPr>
                  <w:noProof/>
                </w:rPr>
              </w:pPr>
              <w:r>
                <w:rPr>
                  <w:noProof/>
                </w:rPr>
                <w:t xml:space="preserve">Montenegro, N., Gomes, J., Urbano, P., &amp; Duarte, J. (2011). An OWL2 Land Use Ontology: LBCS. </w:t>
              </w:r>
              <w:r>
                <w:rPr>
                  <w:i/>
                  <w:iCs/>
                  <w:noProof/>
                </w:rPr>
                <w:t>International Conference on Computational Science and its Applications</w:t>
              </w:r>
              <w:r>
                <w:rPr>
                  <w:noProof/>
                </w:rPr>
                <w:t xml:space="preserve"> (pp. 185-198). Springer Berlin Heidelberg.</w:t>
              </w:r>
            </w:p>
            <w:p w14:paraId="70CA0ED6" w14:textId="77777777" w:rsidR="006158D6" w:rsidRDefault="006158D6" w:rsidP="006158D6">
              <w:pPr>
                <w:pStyle w:val="Bibliography"/>
                <w:ind w:left="720" w:hanging="720"/>
                <w:rPr>
                  <w:noProof/>
                </w:rPr>
              </w:pPr>
              <w:r>
                <w:rPr>
                  <w:noProof/>
                </w:rPr>
                <w:t xml:space="preserve">Welty, C., Fikes, R., &amp; Makarios, S. (2006). A reusable ontology for fluents in OWL. </w:t>
              </w:r>
              <w:r>
                <w:rPr>
                  <w:i/>
                  <w:iCs/>
                  <w:noProof/>
                </w:rPr>
                <w:t>Formal Ontology in Information Systems (FOIS)</w:t>
              </w:r>
              <w:r>
                <w:rPr>
                  <w:noProof/>
                </w:rPr>
                <w:t>, (pp. 226-236).</w:t>
              </w:r>
            </w:p>
            <w:p w14:paraId="4918D480" w14:textId="605C1380" w:rsidR="00F96730" w:rsidRDefault="00672FFC" w:rsidP="006158D6">
              <w:pPr>
                <w:spacing w:after="240" w:line="276" w:lineRule="auto"/>
              </w:pPr>
              <w:r>
                <w:fldChar w:fldCharType="end"/>
              </w:r>
            </w:p>
          </w:sdtContent>
        </w:sdt>
      </w:sdtContent>
    </w:sdt>
    <w:p w14:paraId="69A04965" w14:textId="77777777" w:rsidR="00BF257D" w:rsidRDefault="00BF257D" w:rsidP="00316A06"/>
    <w:p w14:paraId="58E1FF86" w14:textId="77777777" w:rsidR="00BF257D" w:rsidRDefault="00BF257D" w:rsidP="00316A06"/>
    <w:p w14:paraId="23CC95F8" w14:textId="77777777" w:rsidR="00BF257D" w:rsidRPr="00BF257D" w:rsidRDefault="00BF257D" w:rsidP="00BF257D">
      <w:pPr>
        <w:pStyle w:val="EndNoteBibliography"/>
        <w:framePr w:wrap="around"/>
        <w:ind w:left="720" w:hanging="720"/>
        <w:rPr>
          <w:noProof/>
        </w:rPr>
      </w:pPr>
      <w:r>
        <w:fldChar w:fldCharType="begin"/>
      </w:r>
      <w:r>
        <w:instrText xml:space="preserve"> ADDIN EN.REFLIST </w:instrText>
      </w:r>
      <w:r>
        <w:fldChar w:fldCharType="separate"/>
      </w:r>
      <w:r w:rsidRPr="00BF257D">
        <w:rPr>
          <w:noProof/>
        </w:rPr>
        <w:t>[1]</w:t>
      </w:r>
      <w:r w:rsidRPr="00BF257D">
        <w:rPr>
          <w:noProof/>
        </w:rPr>
        <w:tab/>
        <w:t xml:space="preserve">E. J. Miller and P. A. Salvini, "The integrated land use, transportation, environment (ILUTE) microsimulation modelling system: Description and current status," </w:t>
      </w:r>
      <w:r w:rsidRPr="00BF257D">
        <w:rPr>
          <w:i/>
          <w:noProof/>
        </w:rPr>
        <w:t xml:space="preserve">Travel behaviour research: The leading edge, </w:t>
      </w:r>
      <w:r w:rsidRPr="00BF257D">
        <w:rPr>
          <w:noProof/>
        </w:rPr>
        <w:t>pp. 711-724, 2001.</w:t>
      </w:r>
    </w:p>
    <w:p w14:paraId="07E5364E" w14:textId="0664B451" w:rsidR="00BF257D" w:rsidRPr="00BF257D" w:rsidRDefault="00BF257D" w:rsidP="00BF257D">
      <w:pPr>
        <w:pStyle w:val="EndNoteBibliography"/>
        <w:framePr w:wrap="around"/>
        <w:ind w:left="720" w:hanging="720"/>
        <w:rPr>
          <w:noProof/>
        </w:rPr>
      </w:pPr>
      <w:r w:rsidRPr="00BF257D">
        <w:rPr>
          <w:noProof/>
        </w:rPr>
        <w:t>[2]</w:t>
      </w:r>
      <w:r w:rsidRPr="00BF257D">
        <w:rPr>
          <w:noProof/>
        </w:rPr>
        <w:tab/>
        <w:t xml:space="preserve">S. Cox, A. Cuthbert, R. Lake, and R. Martell, "Geography markup language (GML) 2.0," </w:t>
      </w:r>
      <w:r w:rsidRPr="00BF257D">
        <w:rPr>
          <w:i/>
          <w:noProof/>
        </w:rPr>
        <w:t xml:space="preserve">URL: </w:t>
      </w:r>
      <w:hyperlink r:id="rId31" w:history="1">
        <w:r w:rsidRPr="00BF257D">
          <w:rPr>
            <w:rStyle w:val="Hyperlink"/>
            <w:i/>
            <w:noProof/>
          </w:rPr>
          <w:t>http://www</w:t>
        </w:r>
      </w:hyperlink>
      <w:r w:rsidRPr="00BF257D">
        <w:rPr>
          <w:i/>
          <w:noProof/>
        </w:rPr>
        <w:t xml:space="preserve">. opengis. net/gml/01-029/GML2. html, </w:t>
      </w:r>
      <w:r w:rsidRPr="00BF257D">
        <w:rPr>
          <w:noProof/>
        </w:rPr>
        <w:t>2001.</w:t>
      </w:r>
    </w:p>
    <w:p w14:paraId="589CFE8D" w14:textId="38F41C0F" w:rsidR="0040754B" w:rsidRPr="00E17349" w:rsidRDefault="00BF257D" w:rsidP="00316A06">
      <w:r>
        <w:fldChar w:fldCharType="end"/>
      </w:r>
    </w:p>
    <w:sectPr w:rsidR="0040754B" w:rsidRPr="00E17349" w:rsidSect="002C59C9">
      <w:footerReference w:type="default" r:id="rId32"/>
      <w:footerReference w:type="first" r:id="rId33"/>
      <w:pgSz w:w="12240" w:h="15840"/>
      <w:pgMar w:top="1440" w:right="1440" w:bottom="1440" w:left="1440" w:header="708" w:footer="708" w:gutter="0"/>
      <w:cols w:space="708"/>
      <w:titlePg/>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6" w:author="Megan Katsumi" w:date="2019-06-27T13:17:00Z" w:initials="MK">
    <w:p w14:paraId="5F15738F" w14:textId="54FF16BB" w:rsidR="00B371C7" w:rsidRPr="0029246E" w:rsidRDefault="00B371C7" w:rsidP="000E0AE7">
      <w:r>
        <w:rPr>
          <w:rStyle w:val="CommentReference"/>
        </w:rPr>
        <w:annotationRef/>
      </w:r>
      <w:r w:rsidRPr="0029246E">
        <w:t>-what about states? Is there an independent notion of recurring states or are they always tied to some (causal) recurring activity</w:t>
      </w:r>
      <w:r>
        <w:t>?</w:t>
      </w:r>
    </w:p>
    <w:p w14:paraId="089B9643" w14:textId="53E04DCC" w:rsidR="00B371C7" w:rsidRDefault="00B371C7">
      <w:pPr>
        <w:pStyle w:val="CommentText"/>
      </w:pP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89B9643" w15:done="0"/>
</w15:commentsEx>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89B9643" w16cid:durableId="20BF4051"/>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309F2924" w14:textId="77777777" w:rsidR="002721AE" w:rsidRDefault="002721AE" w:rsidP="00EA354A">
      <w:r>
        <w:separator/>
      </w:r>
    </w:p>
  </w:endnote>
  <w:endnote w:type="continuationSeparator" w:id="0">
    <w:p w14:paraId="690A7985" w14:textId="77777777" w:rsidR="002721AE" w:rsidRDefault="002721AE" w:rsidP="00EA354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AE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Arial">
    <w:panose1 w:val="020B0604020202020204"/>
    <w:charset w:val="00"/>
    <w:family w:val="swiss"/>
    <w:pitch w:val="variable"/>
    <w:sig w:usb0="E0002AFF" w:usb1="C0007843"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2FF" w:usb1="400004FF" w:usb2="00000000" w:usb3="00000000" w:csb0="0000019F" w:csb1="00000000"/>
  </w:font>
  <w:font w:name="Helvetica">
    <w:panose1 w:val="00000000000000000000"/>
    <w:charset w:val="00"/>
    <w:family w:val="auto"/>
    <w:pitch w:val="variable"/>
    <w:sig w:usb0="E00002FF" w:usb1="5000785B" w:usb2="00000000" w:usb3="00000000" w:csb0="000001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0002AFF" w:usb1="C000247B" w:usb2="00000009" w:usb3="00000000" w:csb0="000001FF" w:csb1="00000000"/>
  </w:font>
  <w:font w:name="Times-Roman">
    <w:altName w:val="Times"/>
    <w:panose1 w:val="020B0604020202020204"/>
    <w:charset w:val="00"/>
    <w:family w:val="auto"/>
    <w:pitch w:val="variable"/>
    <w:sig w:usb0="E00002FF" w:usb1="5000205A"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677529157"/>
      <w:docPartObj>
        <w:docPartGallery w:val="Page Numbers (Bottom of Page)"/>
        <w:docPartUnique/>
      </w:docPartObj>
    </w:sdtPr>
    <w:sdtEndPr/>
    <w:sdtContent>
      <w:p w14:paraId="4DAF3627" w14:textId="77777777" w:rsidR="00B371C7" w:rsidRDefault="00B371C7">
        <w:pPr>
          <w:pStyle w:val="Footer"/>
          <w:jc w:val="right"/>
        </w:pPr>
        <w:r>
          <w:fldChar w:fldCharType="begin"/>
        </w:r>
        <w:r>
          <w:instrText xml:space="preserve"> PAGE   \* MERGEFORMAT </w:instrText>
        </w:r>
        <w:r>
          <w:fldChar w:fldCharType="separate"/>
        </w:r>
        <w:r>
          <w:rPr>
            <w:noProof/>
          </w:rPr>
          <w:t>23</w:t>
        </w:r>
        <w:r>
          <w:rPr>
            <w:noProof/>
          </w:rPr>
          <w:fldChar w:fldCharType="end"/>
        </w:r>
      </w:p>
    </w:sdtContent>
  </w:sdt>
  <w:p w14:paraId="55BD4212" w14:textId="77777777" w:rsidR="00B371C7" w:rsidRPr="0032583C" w:rsidRDefault="00B371C7">
    <w:pPr>
      <w:pStyle w:val="Footer"/>
      <w:rPr>
        <w:lang w:val="en-CA"/>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tbl>
    <w:tblPr>
      <w:tblStyle w:val="TableGrid"/>
      <w:tblW w:w="0" w:type="auto"/>
      <w:tblInd w:w="-743"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ayout w:type="fixed"/>
      <w:tblLook w:val="04A0" w:firstRow="1" w:lastRow="0" w:firstColumn="1" w:lastColumn="0" w:noHBand="0" w:noVBand="1"/>
    </w:tblPr>
    <w:tblGrid>
      <w:gridCol w:w="6947"/>
      <w:gridCol w:w="3372"/>
    </w:tblGrid>
    <w:tr w:rsidR="00B371C7" w14:paraId="2B76F3B3" w14:textId="77777777" w:rsidTr="00967D94">
      <w:tc>
        <w:tcPr>
          <w:tcW w:w="6947" w:type="dxa"/>
        </w:tcPr>
        <w:p w14:paraId="07DEE8C9" w14:textId="77777777" w:rsidR="00B371C7" w:rsidRDefault="00B371C7" w:rsidP="00967D94">
          <w:pPr>
            <w:pStyle w:val="Footer"/>
          </w:pPr>
          <w:r w:rsidRPr="00A55DB1">
            <w:rPr>
              <w:noProof/>
            </w:rPr>
            <w:drawing>
              <wp:inline distT="0" distB="0" distL="0" distR="0" wp14:anchorId="70CECF49" wp14:editId="48F3053A">
                <wp:extent cx="2952750" cy="438218"/>
                <wp:effectExtent l="0" t="0" r="0" b="0"/>
                <wp:docPr id="1" name="Picture 2" descr="Sig_EDUCD_TransportationResearchInst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ig_EDUCD_TransportationResearchInst_K"/>
                        <pic:cNvPicPr>
                          <a:picLocks noChangeAspect="1" noChangeArrowheads="1"/>
                        </pic:cNvPicPr>
                      </pic:nvPicPr>
                      <pic:blipFill>
                        <a:blip r:embed="rId1" cstate="print">
                          <a:extLst>
                            <a:ext uri="{28A0092B-C50C-407E-A947-70E740481C1C}">
                              <a14:useLocalDpi xmlns:a14="http://schemas.microsoft.com/office/drawing/2010/main" val="0"/>
                            </a:ext>
                          </a:extLst>
                        </a:blip>
                        <a:srcRect l="-16324"/>
                        <a:stretch>
                          <a:fillRect/>
                        </a:stretch>
                      </pic:blipFill>
                      <pic:spPr bwMode="auto">
                        <a:xfrm>
                          <a:off x="0" y="0"/>
                          <a:ext cx="2952750" cy="438218"/>
                        </a:xfrm>
                        <a:prstGeom prst="rect">
                          <a:avLst/>
                        </a:prstGeom>
                        <a:noFill/>
                        <a:ln>
                          <a:noFill/>
                        </a:ln>
                      </pic:spPr>
                    </pic:pic>
                  </a:graphicData>
                </a:graphic>
              </wp:inline>
            </w:drawing>
          </w:r>
        </w:p>
      </w:tc>
      <w:tc>
        <w:tcPr>
          <w:tcW w:w="3372" w:type="dxa"/>
        </w:tcPr>
        <w:p w14:paraId="0D9515EE" w14:textId="77777777" w:rsidR="00B371C7" w:rsidRDefault="00B371C7" w:rsidP="00967D94">
          <w:pPr>
            <w:pStyle w:val="Footer"/>
          </w:pPr>
          <w:r>
            <w:rPr>
              <w:noProof/>
            </w:rPr>
            <w:drawing>
              <wp:inline distT="0" distB="0" distL="0" distR="0" wp14:anchorId="2E1C5684" wp14:editId="102FD4A2">
                <wp:extent cx="1263532" cy="374632"/>
                <wp:effectExtent l="0" t="0" r="0" b="6985"/>
                <wp:docPr id="3" name="Picture 5" descr="C:\Users\Judy\Documents\Branding\UTTRI logo\UTTRI without a b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Judy\Documents\Branding\UTTRI logo\UTTRI without a bg.png"/>
                        <pic:cNvPicPr>
                          <a:picLocks noChangeAspect="1" noChangeArrowheads="1"/>
                        </pic:cNvPicPr>
                      </pic:nvPicPr>
                      <pic:blipFill>
                        <a:blip r:embed="rId2">
                          <a:extLst>
                            <a:ext uri="{28A0092B-C50C-407E-A947-70E740481C1C}">
                              <a14:useLocalDpi xmlns:a14="http://schemas.microsoft.com/office/drawing/2010/main" val="0"/>
                            </a:ext>
                          </a:extLst>
                        </a:blip>
                        <a:srcRect/>
                        <a:stretch>
                          <a:fillRect/>
                        </a:stretch>
                      </pic:blipFill>
                      <pic:spPr bwMode="auto">
                        <a:xfrm rot="10800000" flipH="1" flipV="1">
                          <a:off x="0" y="0"/>
                          <a:ext cx="1264384" cy="374885"/>
                        </a:xfrm>
                        <a:prstGeom prst="rect">
                          <a:avLst/>
                        </a:prstGeom>
                        <a:noFill/>
                        <a:ln>
                          <a:noFill/>
                        </a:ln>
                      </pic:spPr>
                    </pic:pic>
                  </a:graphicData>
                </a:graphic>
              </wp:inline>
            </w:drawing>
          </w:r>
        </w:p>
      </w:tc>
    </w:tr>
  </w:tbl>
  <w:p w14:paraId="0D6FE243" w14:textId="77777777" w:rsidR="00B371C7" w:rsidRDefault="00B371C7">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37BE7CBA" w14:textId="77777777" w:rsidR="002721AE" w:rsidRDefault="002721AE" w:rsidP="00EA354A">
      <w:r>
        <w:separator/>
      </w:r>
    </w:p>
  </w:footnote>
  <w:footnote w:type="continuationSeparator" w:id="0">
    <w:p w14:paraId="6C6556BD" w14:textId="77777777" w:rsidR="002721AE" w:rsidRDefault="002721AE" w:rsidP="00EA354A">
      <w:r>
        <w:continuationSeparator/>
      </w:r>
    </w:p>
  </w:footnote>
  <w:footnote w:id="1">
    <w:p w14:paraId="005D8B98" w14:textId="5699BB61" w:rsidR="00B371C7" w:rsidRPr="00FF4EA6" w:rsidRDefault="00B371C7">
      <w:pPr>
        <w:pStyle w:val="FootnoteText"/>
        <w:rPr>
          <w:lang w:val="en-CA"/>
        </w:rPr>
      </w:pPr>
      <w:r>
        <w:rPr>
          <w:rStyle w:val="FootnoteReference"/>
        </w:rPr>
        <w:footnoteRef/>
      </w:r>
      <w:r>
        <w:t xml:space="preserve"> </w:t>
      </w:r>
      <w:r w:rsidRPr="00FF4EA6">
        <w:t>https://github.com/dgarijo/Widoco</w:t>
      </w:r>
    </w:p>
  </w:footnote>
  <w:footnote w:id="2">
    <w:p w14:paraId="63601663" w14:textId="77777777" w:rsidR="00B371C7" w:rsidRPr="00E80D3C" w:rsidRDefault="00B371C7" w:rsidP="00E23879">
      <w:pPr>
        <w:pStyle w:val="FootnoteText"/>
        <w:rPr>
          <w:lang w:val="en-CA"/>
        </w:rPr>
      </w:pPr>
      <w:r>
        <w:rPr>
          <w:rStyle w:val="FootnoteReference"/>
        </w:rPr>
        <w:footnoteRef/>
      </w:r>
      <w:r>
        <w:t xml:space="preserve"> </w:t>
      </w:r>
      <w:r w:rsidRPr="000C0909">
        <w:t>http://www.opengeospatial.org/standards/geosparql</w:t>
      </w:r>
    </w:p>
  </w:footnote>
  <w:footnote w:id="3">
    <w:p w14:paraId="44B7C7BD" w14:textId="1E163337" w:rsidR="008C1769" w:rsidRPr="008C1769" w:rsidRDefault="008C1769">
      <w:pPr>
        <w:pStyle w:val="FootnoteText"/>
        <w:rPr>
          <w:lang w:val="en-CA"/>
        </w:rPr>
      </w:pPr>
      <w:r>
        <w:rPr>
          <w:rStyle w:val="FootnoteReference"/>
        </w:rPr>
        <w:footnoteRef/>
      </w:r>
      <w:r>
        <w:t xml:space="preserve"> </w:t>
      </w:r>
      <w:r>
        <w:rPr>
          <w:lang w:val="en-CA"/>
        </w:rPr>
        <w:t xml:space="preserve">AGraph generated nD datatype for lat-lon </w:t>
      </w:r>
      <w:r w:rsidR="005D59CC">
        <w:rPr>
          <w:lang w:val="en-CA"/>
        </w:rPr>
        <w:t xml:space="preserve">location </w:t>
      </w:r>
      <w:bookmarkStart w:id="41" w:name="_GoBack"/>
      <w:bookmarkEnd w:id="41"/>
      <w:r>
        <w:rPr>
          <w:lang w:val="en-CA"/>
        </w:rPr>
        <w:t>data</w:t>
      </w:r>
    </w:p>
  </w:footnote>
  <w:footnote w:id="4">
    <w:p w14:paraId="2C4D8884" w14:textId="77777777" w:rsidR="00B371C7" w:rsidRDefault="00B371C7">
      <w:pPr>
        <w:pStyle w:val="FootnoteText"/>
      </w:pPr>
      <w:r>
        <w:rPr>
          <w:rStyle w:val="FootnoteReference"/>
        </w:rPr>
        <w:footnoteRef/>
      </w:r>
      <w:r>
        <w:t xml:space="preserve"> </w:t>
      </w:r>
      <w:r w:rsidRPr="009A36FB">
        <w:t>https://www.w3.org/TR/owl-time/</w:t>
      </w:r>
    </w:p>
  </w:footnote>
  <w:footnote w:id="5">
    <w:p w14:paraId="357B0B37" w14:textId="77777777" w:rsidR="00B371C7" w:rsidRDefault="00B371C7">
      <w:pPr>
        <w:pStyle w:val="FootnoteText"/>
      </w:pPr>
      <w:r>
        <w:rPr>
          <w:rStyle w:val="FootnoteReference"/>
        </w:rPr>
        <w:footnoteRef/>
      </w:r>
      <w:r>
        <w:t xml:space="preserve"> Note: in order to avoid confusion that may result from the use of the "-Process" suffix (e.g. VehicleProcess,OrganizationProcess), we opt instead to use the suffix "PD", i.e. short for "Perdurant".</w:t>
      </w:r>
    </w:p>
  </w:footnote>
  <w:footnote w:id="6">
    <w:p w14:paraId="5E16F1C4" w14:textId="24DFC532" w:rsidR="00B371C7" w:rsidRPr="00E80D3C" w:rsidRDefault="00B371C7">
      <w:pPr>
        <w:pStyle w:val="FootnoteText"/>
        <w:rPr>
          <w:lang w:val="en-CA"/>
        </w:rPr>
      </w:pPr>
      <w:r>
        <w:rPr>
          <w:rStyle w:val="FootnoteReference"/>
        </w:rPr>
        <w:footnoteRef/>
      </w:r>
      <w:r>
        <w:t xml:space="preserve"> </w:t>
      </w:r>
      <w:r>
        <w:rPr>
          <w:lang w:val="en-CA"/>
        </w:rPr>
        <w:t>equivalent property?</w:t>
      </w:r>
    </w:p>
  </w:footnote>
  <w:footnote w:id="7">
    <w:p w14:paraId="0CCCF2E2" w14:textId="46693F90" w:rsidR="00B371C7" w:rsidRPr="00E80D3C" w:rsidRDefault="00B371C7">
      <w:pPr>
        <w:pStyle w:val="FootnoteText"/>
        <w:rPr>
          <w:lang w:val="en-CA"/>
        </w:rPr>
      </w:pPr>
      <w:r>
        <w:rPr>
          <w:rStyle w:val="FootnoteReference"/>
        </w:rPr>
        <w:footnoteRef/>
      </w:r>
      <w:r>
        <w:t xml:space="preserve"> om: </w:t>
      </w:r>
      <w:r w:rsidRPr="00B90704">
        <w:t>http://www.ontology-of-units-of-measure.org/resource/om-2/</w:t>
      </w:r>
    </w:p>
  </w:footnote>
  <w:footnote w:id="8">
    <w:p w14:paraId="62054BCC" w14:textId="77777777" w:rsidR="00B371C7" w:rsidRPr="00BD4EF4" w:rsidRDefault="00B371C7" w:rsidP="00E80D3C">
      <w:r>
        <w:rPr>
          <w:rStyle w:val="FootnoteReference"/>
        </w:rPr>
        <w:footnoteRef/>
      </w:r>
      <w:r>
        <w:t xml:space="preserve"> </w:t>
      </w:r>
      <w:r w:rsidRPr="00B74DA0">
        <w:rPr>
          <w:sz w:val="20"/>
        </w:rPr>
        <w:t>http://ontology.eil.utoronto.ca/GCI/Foundation/GCI-Foundation-v2.owl#</w:t>
      </w:r>
    </w:p>
    <w:p w14:paraId="4AE1EB08" w14:textId="6D90AB37" w:rsidR="00B371C7" w:rsidRPr="00E80D3C" w:rsidRDefault="00B371C7">
      <w:pPr>
        <w:pStyle w:val="FootnoteText"/>
        <w:rPr>
          <w:lang w:val="en-CA"/>
        </w:rPr>
      </w:pPr>
    </w:p>
  </w:footnote>
  <w:footnote w:id="9">
    <w:p w14:paraId="2B0DD081" w14:textId="0C4649C5" w:rsidR="00B371C7" w:rsidRPr="008E7C02" w:rsidRDefault="00B371C7">
      <w:pPr>
        <w:pStyle w:val="FootnoteText"/>
        <w:rPr>
          <w:lang w:val="en-CA"/>
        </w:rPr>
      </w:pPr>
      <w:r>
        <w:rPr>
          <w:rStyle w:val="FootnoteReference"/>
        </w:rPr>
        <w:footnoteRef/>
      </w:r>
      <w:r>
        <w:t xml:space="preserve"> </w:t>
      </w:r>
      <w:r w:rsidRPr="008E7C02">
        <w:t>http://ontology.eil.utoronto.ca/city-services/city-services.owl#</w:t>
      </w:r>
    </w:p>
  </w:footnote>
  <w:footnote w:id="10">
    <w:p w14:paraId="704D1A93" w14:textId="77777777" w:rsidR="00B371C7" w:rsidRPr="008E7C02" w:rsidRDefault="00B371C7" w:rsidP="0029246E">
      <w:pPr>
        <w:pStyle w:val="FootnoteText"/>
        <w:rPr>
          <w:lang w:val="en-CA"/>
        </w:rPr>
      </w:pPr>
      <w:r>
        <w:rPr>
          <w:rStyle w:val="FootnoteReference"/>
        </w:rPr>
        <w:footnoteRef/>
      </w:r>
      <w:r>
        <w:t xml:space="preserve"> </w:t>
      </w:r>
      <w:r w:rsidRPr="008E7C02">
        <w:t>http://ontology.eil.utoronto.ca/city-services/city-services.owl#</w:t>
      </w:r>
    </w:p>
  </w:footnote>
  <w:footnote w:id="11">
    <w:p w14:paraId="25631F8F" w14:textId="6B49DF7F" w:rsidR="00B371C7" w:rsidRPr="00046E73" w:rsidRDefault="00B371C7">
      <w:pPr>
        <w:pStyle w:val="FootnoteText"/>
        <w:rPr>
          <w:lang w:val="en-CA"/>
        </w:rPr>
      </w:pPr>
      <w:r>
        <w:rPr>
          <w:rStyle w:val="FootnoteReference"/>
        </w:rPr>
        <w:footnoteRef/>
      </w:r>
      <w:r>
        <w:t xml:space="preserve"> </w:t>
      </w:r>
      <w:r w:rsidRPr="00046E73">
        <w:t>http://www23.statcan.gc.ca/imdb/p3Var.pl?Function=DEC&amp;Id=24101</w:t>
      </w:r>
    </w:p>
  </w:footnote>
  <w:footnote w:id="12">
    <w:p w14:paraId="6F87F670" w14:textId="77777777" w:rsidR="00B371C7" w:rsidRDefault="00B371C7">
      <w:pPr>
        <w:pStyle w:val="FootnoteText"/>
      </w:pPr>
      <w:r>
        <w:rPr>
          <w:rStyle w:val="FootnoteReference"/>
        </w:rPr>
        <w:footnoteRef/>
      </w:r>
      <w:r>
        <w:t xml:space="preserve"> </w:t>
      </w:r>
      <w:r w:rsidRPr="00827DD8">
        <w:t>http://schema.org/</w:t>
      </w:r>
    </w:p>
  </w:footnote>
  <w:footnote w:id="13">
    <w:p w14:paraId="4E061129" w14:textId="77777777" w:rsidR="00B371C7" w:rsidRDefault="00B371C7">
      <w:pPr>
        <w:pStyle w:val="FootnoteText"/>
      </w:pPr>
      <w:r>
        <w:rPr>
          <w:rStyle w:val="FootnoteReference"/>
        </w:rPr>
        <w:footnoteRef/>
      </w:r>
      <w:r>
        <w:t xml:space="preserve"> </w:t>
      </w:r>
      <w:r w:rsidRPr="00827DD8">
        <w:t>http://ontology.eil.utoronto.ca/GCI/Shelters/GCI-Shelters.html</w:t>
      </w:r>
    </w:p>
  </w:footnote>
  <w:footnote w:id="14">
    <w:p w14:paraId="59CD3014" w14:textId="77777777" w:rsidR="00B371C7" w:rsidRDefault="00B371C7">
      <w:pPr>
        <w:pStyle w:val="FootnoteText"/>
      </w:pPr>
      <w:r>
        <w:rPr>
          <w:rStyle w:val="FootnoteReference"/>
        </w:rPr>
        <w:footnoteRef/>
      </w:r>
      <w:r>
        <w:t xml:space="preserve"> </w:t>
      </w:r>
      <w:r w:rsidRPr="005B2B4C">
        <w:t>http://ontology.eil.utoronto.ca/tove/organization.html</w:t>
      </w:r>
    </w:p>
  </w:footnote>
  <w:footnote w:id="15">
    <w:p w14:paraId="2EAE6E34" w14:textId="77777777" w:rsidR="00B371C7" w:rsidRDefault="00B371C7" w:rsidP="00C36CB8">
      <w:pPr>
        <w:pStyle w:val="FootnoteText"/>
      </w:pPr>
      <w:r>
        <w:rPr>
          <w:rStyle w:val="FootnoteReference"/>
        </w:rPr>
        <w:footnoteRef/>
      </w:r>
      <w:r>
        <w:t xml:space="preserve"> </w:t>
      </w:r>
      <w:r w:rsidRPr="005B2B4C">
        <w:t>http://www.pms.ifi.lmu.de/rewerse-wga1/otn/OTN.owl</w:t>
      </w:r>
    </w:p>
  </w:footnote>
  <w:footnote w:id="16">
    <w:p w14:paraId="4979EED5" w14:textId="1603F09E" w:rsidR="00B371C7" w:rsidRPr="001A792D" w:rsidRDefault="00B371C7">
      <w:pPr>
        <w:pStyle w:val="FootnoteText"/>
        <w:rPr>
          <w:lang w:val="en-CA"/>
        </w:rPr>
      </w:pPr>
      <w:r>
        <w:rPr>
          <w:rStyle w:val="FootnoteReference"/>
        </w:rPr>
        <w:footnoteRef/>
      </w:r>
      <w:r>
        <w:t xml:space="preserve"> </w:t>
      </w:r>
      <w:r>
        <w:rPr>
          <w:lang w:val="en-CA"/>
        </w:rPr>
        <w:t>More options may be added as required. This list comes from the options specified in the EMME NCS11.</w:t>
      </w:r>
    </w:p>
  </w:footnote>
  <w:footnote w:id="17">
    <w:p w14:paraId="1A6DAD25" w14:textId="77777777" w:rsidR="00B371C7" w:rsidRDefault="00B371C7">
      <w:pPr>
        <w:pStyle w:val="FootnoteText"/>
      </w:pPr>
      <w:r>
        <w:rPr>
          <w:rStyle w:val="FootnoteReference"/>
        </w:rPr>
        <w:footnoteRef/>
      </w:r>
      <w:r>
        <w:t xml:space="preserve"> N</w:t>
      </w:r>
      <w:r>
        <w:rPr>
          <w:rFonts w:ascii="Times-Roman" w:hAnsi="Times-Roman" w:cs="Times-Roman"/>
          <w:lang w:val="en-CA" w:bidi="ar-SA"/>
        </w:rPr>
        <w:t>ot available online</w:t>
      </w:r>
    </w:p>
  </w:footnote>
  <w:footnote w:id="18">
    <w:p w14:paraId="7C982207" w14:textId="77777777" w:rsidR="00B371C7" w:rsidRPr="006539A1" w:rsidRDefault="00B371C7" w:rsidP="006539A1">
      <w:pPr>
        <w:pStyle w:val="FootnoteText"/>
        <w:rPr>
          <w:lang w:val="en-CA"/>
        </w:rPr>
      </w:pPr>
      <w:r>
        <w:rPr>
          <w:rStyle w:val="FootnoteReference"/>
        </w:rPr>
        <w:footnoteRef/>
      </w:r>
      <w:r>
        <w:t xml:space="preserve"> </w:t>
      </w:r>
      <w:r w:rsidRPr="006539A1">
        <w:t>http://protege.stanford.edu/</w:t>
      </w:r>
    </w:p>
  </w:footnote>
  <w:footnote w:id="19">
    <w:p w14:paraId="735E7295" w14:textId="77777777" w:rsidR="00B371C7" w:rsidRPr="005B0E28" w:rsidRDefault="00B371C7">
      <w:pPr>
        <w:pStyle w:val="FootnoteText"/>
        <w:rPr>
          <w:lang w:val="en-CA"/>
        </w:rPr>
      </w:pPr>
      <w:r>
        <w:rPr>
          <w:rStyle w:val="FootnoteReference"/>
        </w:rPr>
        <w:footnoteRef/>
      </w:r>
      <w:r>
        <w:t xml:space="preserve"> </w:t>
      </w:r>
      <w:r w:rsidRPr="005B0E28">
        <w:t>https://developers.google.com/transit/gtfs/</w:t>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594006"/>
    <w:multiLevelType w:val="hybridMultilevel"/>
    <w:tmpl w:val="DCC282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4C2339F"/>
    <w:multiLevelType w:val="hybridMultilevel"/>
    <w:tmpl w:val="D598BD5E"/>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 w15:restartNumberingAfterBreak="0">
    <w:nsid w:val="06150270"/>
    <w:multiLevelType w:val="hybridMultilevel"/>
    <w:tmpl w:val="7DD0F3C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AD300AC"/>
    <w:multiLevelType w:val="hybridMultilevel"/>
    <w:tmpl w:val="FDA0940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13862DEC"/>
    <w:multiLevelType w:val="hybridMultilevel"/>
    <w:tmpl w:val="B248F4A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C726935"/>
    <w:multiLevelType w:val="hybridMultilevel"/>
    <w:tmpl w:val="C2A833DC"/>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202E2A31"/>
    <w:multiLevelType w:val="hybridMultilevel"/>
    <w:tmpl w:val="E5E2A48C"/>
    <w:lvl w:ilvl="0" w:tplc="63007DCE">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21230671"/>
    <w:multiLevelType w:val="hybridMultilevel"/>
    <w:tmpl w:val="2DC69092"/>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25EF7932"/>
    <w:multiLevelType w:val="hybridMultilevel"/>
    <w:tmpl w:val="8C2611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26E5503C"/>
    <w:multiLevelType w:val="hybridMultilevel"/>
    <w:tmpl w:val="1774141A"/>
    <w:lvl w:ilvl="0" w:tplc="8A6CDCA4">
      <w:start w:val="1"/>
      <w:numFmt w:val="bullet"/>
      <w:lvlText w:val=""/>
      <w:lvlJc w:val="left"/>
      <w:pPr>
        <w:ind w:left="720" w:hanging="360"/>
      </w:pPr>
      <w:rPr>
        <w:rFonts w:ascii="Symbol" w:hAnsi="Symbol" w:hint="default"/>
        <w:sz w:val="24"/>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74C51E1"/>
    <w:multiLevelType w:val="hybridMultilevel"/>
    <w:tmpl w:val="B7245A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1" w15:restartNumberingAfterBreak="0">
    <w:nsid w:val="290272B5"/>
    <w:multiLevelType w:val="hybridMultilevel"/>
    <w:tmpl w:val="C638F3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2" w15:restartNumberingAfterBreak="0">
    <w:nsid w:val="2DD333F0"/>
    <w:multiLevelType w:val="hybridMultilevel"/>
    <w:tmpl w:val="7416F25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2FCA0240"/>
    <w:multiLevelType w:val="hybridMultilevel"/>
    <w:tmpl w:val="0B68FC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15:restartNumberingAfterBreak="0">
    <w:nsid w:val="350A0208"/>
    <w:multiLevelType w:val="hybridMultilevel"/>
    <w:tmpl w:val="19DC6CA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40AF41A7"/>
    <w:multiLevelType w:val="hybridMultilevel"/>
    <w:tmpl w:val="B8B45C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452A1978"/>
    <w:multiLevelType w:val="hybridMultilevel"/>
    <w:tmpl w:val="88B4CB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15:restartNumberingAfterBreak="0">
    <w:nsid w:val="56955554"/>
    <w:multiLevelType w:val="multilevel"/>
    <w:tmpl w:val="C09CC5CA"/>
    <w:lvl w:ilvl="0">
      <w:start w:val="1"/>
      <w:numFmt w:val="decimal"/>
      <w:pStyle w:val="Heading1"/>
      <w:lvlText w:val="%1"/>
      <w:lvlJc w:val="left"/>
      <w:pPr>
        <w:ind w:left="432" w:hanging="432"/>
      </w:pPr>
    </w:lvl>
    <w:lvl w:ilvl="1">
      <w:start w:val="1"/>
      <w:numFmt w:val="decimal"/>
      <w:pStyle w:val="Heading2"/>
      <w:lvlText w:val="%1.%2"/>
      <w:lvlJc w:val="left"/>
      <w:pPr>
        <w:ind w:left="576" w:hanging="576"/>
      </w:pPr>
      <w:rPr>
        <w:rFonts w:ascii="Times New Roman" w:hAnsi="Times New Roman" w:cs="Times New Roman"/>
        <w:b/>
        <w:bCs w:val="0"/>
        <w:i/>
        <w:iCs w:val="0"/>
        <w:caps w:val="0"/>
        <w:smallCaps w:val="0"/>
        <w:strike w:val="0"/>
        <w:dstrike w:val="0"/>
        <w:noProof w:val="0"/>
        <w:snapToGrid w:val="0"/>
        <w:vanish w:val="0"/>
        <w:color w:val="000000"/>
        <w:spacing w:val="0"/>
        <w:w w:val="0"/>
        <w:kern w:val="0"/>
        <w:position w:val="0"/>
        <w:szCs w:val="0"/>
        <w:u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8" w15:restartNumberingAfterBreak="0">
    <w:nsid w:val="594F70BD"/>
    <w:multiLevelType w:val="hybridMultilevel"/>
    <w:tmpl w:val="6DACEA4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2A3507C"/>
    <w:multiLevelType w:val="hybridMultilevel"/>
    <w:tmpl w:val="C23863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0" w15:restartNumberingAfterBreak="0">
    <w:nsid w:val="6568076C"/>
    <w:multiLevelType w:val="hybridMultilevel"/>
    <w:tmpl w:val="F68AD40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65F2450E"/>
    <w:multiLevelType w:val="hybridMultilevel"/>
    <w:tmpl w:val="50EE2D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666F6D57"/>
    <w:multiLevelType w:val="hybridMultilevel"/>
    <w:tmpl w:val="C8642EC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68D4569F"/>
    <w:multiLevelType w:val="hybridMultilevel"/>
    <w:tmpl w:val="9A5A0DD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6E785293"/>
    <w:multiLevelType w:val="hybridMultilevel"/>
    <w:tmpl w:val="47B66BD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6FAF6010"/>
    <w:multiLevelType w:val="hybridMultilevel"/>
    <w:tmpl w:val="1040D078"/>
    <w:lvl w:ilvl="0" w:tplc="10090001">
      <w:start w:val="1"/>
      <w:numFmt w:val="bullet"/>
      <w:lvlText w:val=""/>
      <w:lvlJc w:val="left"/>
      <w:pPr>
        <w:ind w:left="720" w:hanging="360"/>
      </w:pPr>
      <w:rPr>
        <w:rFonts w:ascii="Symbol" w:hAnsi="Symbol"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6" w15:restartNumberingAfterBreak="0">
    <w:nsid w:val="71621890"/>
    <w:multiLevelType w:val="hybridMultilevel"/>
    <w:tmpl w:val="0D642BD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3067FA8"/>
    <w:multiLevelType w:val="hybridMultilevel"/>
    <w:tmpl w:val="ACCA3C84"/>
    <w:lvl w:ilvl="0" w:tplc="E1BC971C">
      <w:start w:val="1"/>
      <w:numFmt w:val="bullet"/>
      <w:pStyle w:val="ListParagraph"/>
      <w:lvlText w:val=""/>
      <w:lvlJc w:val="left"/>
      <w:pPr>
        <w:ind w:left="720" w:hanging="360"/>
      </w:pPr>
      <w:rPr>
        <w:rFonts w:ascii="Symbol" w:hAnsi="Symbol" w:hint="default"/>
        <w:strike w:val="0"/>
      </w:rPr>
    </w:lvl>
    <w:lvl w:ilvl="1" w:tplc="10090003">
      <w:start w:val="1"/>
      <w:numFmt w:val="bullet"/>
      <w:lvlText w:val="o"/>
      <w:lvlJc w:val="left"/>
      <w:pPr>
        <w:ind w:left="1440" w:hanging="360"/>
      </w:pPr>
      <w:rPr>
        <w:rFonts w:ascii="Courier New" w:hAnsi="Courier New" w:cs="Courier New" w:hint="default"/>
      </w:rPr>
    </w:lvl>
    <w:lvl w:ilvl="2" w:tplc="10090005">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28" w15:restartNumberingAfterBreak="0">
    <w:nsid w:val="74C87C74"/>
    <w:multiLevelType w:val="hybridMultilevel"/>
    <w:tmpl w:val="7370138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77A9610F"/>
    <w:multiLevelType w:val="hybridMultilevel"/>
    <w:tmpl w:val="95904F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30" w15:restartNumberingAfterBreak="0">
    <w:nsid w:val="796A373D"/>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7CC73712"/>
    <w:multiLevelType w:val="hybridMultilevel"/>
    <w:tmpl w:val="B2D083E2"/>
    <w:lvl w:ilvl="0" w:tplc="1009000F">
      <w:start w:val="1"/>
      <w:numFmt w:val="decimal"/>
      <w:lvlText w:val="%1."/>
      <w:lvlJc w:val="left"/>
      <w:pPr>
        <w:ind w:left="720" w:hanging="360"/>
      </w:pPr>
      <w:rPr>
        <w:rFonts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7EE5718F"/>
    <w:multiLevelType w:val="hybridMultilevel"/>
    <w:tmpl w:val="885A5480"/>
    <w:lvl w:ilvl="0" w:tplc="EC90DC68">
      <w:numFmt w:val="bullet"/>
      <w:lvlText w:val="-"/>
      <w:lvlJc w:val="left"/>
      <w:pPr>
        <w:ind w:left="720" w:hanging="360"/>
      </w:pPr>
      <w:rPr>
        <w:rFonts w:ascii="Times New Roman" w:eastAsiaTheme="minorEastAsia"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7"/>
  </w:num>
  <w:num w:numId="2">
    <w:abstractNumId w:val="27"/>
  </w:num>
  <w:num w:numId="3">
    <w:abstractNumId w:val="1"/>
  </w:num>
  <w:num w:numId="4">
    <w:abstractNumId w:val="11"/>
  </w:num>
  <w:num w:numId="5">
    <w:abstractNumId w:val="25"/>
  </w:num>
  <w:num w:numId="6">
    <w:abstractNumId w:val="32"/>
  </w:num>
  <w:num w:numId="7">
    <w:abstractNumId w:val="18"/>
  </w:num>
  <w:num w:numId="8">
    <w:abstractNumId w:val="30"/>
  </w:num>
  <w:num w:numId="9">
    <w:abstractNumId w:val="4"/>
  </w:num>
  <w:num w:numId="10">
    <w:abstractNumId w:val="31"/>
  </w:num>
  <w:num w:numId="11">
    <w:abstractNumId w:val="9"/>
  </w:num>
  <w:num w:numId="12">
    <w:abstractNumId w:val="5"/>
  </w:num>
  <w:num w:numId="13">
    <w:abstractNumId w:val="3"/>
  </w:num>
  <w:num w:numId="14">
    <w:abstractNumId w:val="24"/>
  </w:num>
  <w:num w:numId="15">
    <w:abstractNumId w:val="26"/>
  </w:num>
  <w:num w:numId="16">
    <w:abstractNumId w:val="7"/>
  </w:num>
  <w:num w:numId="17">
    <w:abstractNumId w:val="16"/>
  </w:num>
  <w:num w:numId="18">
    <w:abstractNumId w:val="23"/>
  </w:num>
  <w:num w:numId="19">
    <w:abstractNumId w:val="14"/>
  </w:num>
  <w:num w:numId="20">
    <w:abstractNumId w:val="2"/>
  </w:num>
  <w:num w:numId="21">
    <w:abstractNumId w:val="12"/>
  </w:num>
  <w:num w:numId="22">
    <w:abstractNumId w:val="29"/>
  </w:num>
  <w:num w:numId="23">
    <w:abstractNumId w:val="19"/>
  </w:num>
  <w:num w:numId="24">
    <w:abstractNumId w:val="10"/>
  </w:num>
  <w:num w:numId="25">
    <w:abstractNumId w:val="13"/>
  </w:num>
  <w:num w:numId="26">
    <w:abstractNumId w:val="21"/>
  </w:num>
  <w:num w:numId="27">
    <w:abstractNumId w:val="28"/>
  </w:num>
  <w:num w:numId="28">
    <w:abstractNumId w:val="22"/>
  </w:num>
  <w:num w:numId="29">
    <w:abstractNumId w:val="20"/>
  </w:num>
  <w:num w:numId="30">
    <w:abstractNumId w:val="15"/>
  </w:num>
  <w:num w:numId="31">
    <w:abstractNumId w:val="0"/>
  </w:num>
  <w:num w:numId="32">
    <w:abstractNumId w:val="8"/>
  </w:num>
  <w:num w:numId="33">
    <w:abstractNumId w:val="6"/>
  </w:num>
  <w:numIdMacAtCleanup w:val="2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doNotDisplayPageBoundaries/>
  <w:defaultTabStop w:val="720"/>
  <w:drawingGridHorizontalSpacing w:val="100"/>
  <w:displayHorizontalDrawingGridEvery w:val="2"/>
  <w:characterSpacingControl w:val="doNotCompress"/>
  <w:hdrShapeDefaults>
    <o:shapedefaults v:ext="edit" spidmax="2049"/>
  </w:hdrShapeDefault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IEEE&lt;/Style&gt;&lt;LeftDelim&gt;{&lt;/LeftDelim&gt;&lt;RightDelim&gt;}&lt;/RightDelim&gt;&lt;FontName&gt;Times New Roman&lt;/FontName&gt;&lt;FontSize&gt;12&lt;/FontSize&gt;&lt;ReflistTitle&gt;&lt;/ReflistTitle&gt;&lt;StartingRefnum&gt;1&lt;/StartingRefnum&gt;&lt;FirstLineIndent&gt;0&lt;/FirstLineIndent&gt;&lt;HangingIndent&gt;720&lt;/HangingIndent&gt;&lt;LineSpacing&gt;0&lt;/LineSpacing&gt;&lt;SpaceAfter&gt;0&lt;/SpaceAfter&gt;&lt;/ENLayout&gt;"/>
    <w:docVar w:name="EN.Libraries" w:val="&lt;Libraries&gt;&lt;/Libraries&gt;"/>
  </w:docVars>
  <w:rsids>
    <w:rsidRoot w:val="00791570"/>
    <w:rsid w:val="00000334"/>
    <w:rsid w:val="0000153B"/>
    <w:rsid w:val="00002232"/>
    <w:rsid w:val="00003230"/>
    <w:rsid w:val="00003303"/>
    <w:rsid w:val="00003764"/>
    <w:rsid w:val="00004241"/>
    <w:rsid w:val="0000590A"/>
    <w:rsid w:val="00005C26"/>
    <w:rsid w:val="00007795"/>
    <w:rsid w:val="0001086A"/>
    <w:rsid w:val="000117A5"/>
    <w:rsid w:val="00011C71"/>
    <w:rsid w:val="00015A1C"/>
    <w:rsid w:val="00015C47"/>
    <w:rsid w:val="0001629A"/>
    <w:rsid w:val="0001640A"/>
    <w:rsid w:val="00020502"/>
    <w:rsid w:val="00020B99"/>
    <w:rsid w:val="00022431"/>
    <w:rsid w:val="000225DA"/>
    <w:rsid w:val="00022AC1"/>
    <w:rsid w:val="00022B45"/>
    <w:rsid w:val="00022D28"/>
    <w:rsid w:val="0002418C"/>
    <w:rsid w:val="00024402"/>
    <w:rsid w:val="000253F7"/>
    <w:rsid w:val="00025862"/>
    <w:rsid w:val="00025F2B"/>
    <w:rsid w:val="0002692E"/>
    <w:rsid w:val="00026CEF"/>
    <w:rsid w:val="000274B3"/>
    <w:rsid w:val="00030577"/>
    <w:rsid w:val="0003082E"/>
    <w:rsid w:val="00030D85"/>
    <w:rsid w:val="0003104B"/>
    <w:rsid w:val="0003235F"/>
    <w:rsid w:val="0003253D"/>
    <w:rsid w:val="00033962"/>
    <w:rsid w:val="00033AA0"/>
    <w:rsid w:val="0003690F"/>
    <w:rsid w:val="00036AF1"/>
    <w:rsid w:val="00037609"/>
    <w:rsid w:val="00037CEC"/>
    <w:rsid w:val="000407A9"/>
    <w:rsid w:val="00041E49"/>
    <w:rsid w:val="0004205B"/>
    <w:rsid w:val="000428DE"/>
    <w:rsid w:val="00043DB0"/>
    <w:rsid w:val="00043F71"/>
    <w:rsid w:val="00044769"/>
    <w:rsid w:val="00045329"/>
    <w:rsid w:val="00045BC5"/>
    <w:rsid w:val="00045BFD"/>
    <w:rsid w:val="000466FC"/>
    <w:rsid w:val="00046E73"/>
    <w:rsid w:val="000511A3"/>
    <w:rsid w:val="00051B45"/>
    <w:rsid w:val="00055B81"/>
    <w:rsid w:val="00055D84"/>
    <w:rsid w:val="00055FDB"/>
    <w:rsid w:val="000562BB"/>
    <w:rsid w:val="00056363"/>
    <w:rsid w:val="000566DF"/>
    <w:rsid w:val="00062332"/>
    <w:rsid w:val="00063707"/>
    <w:rsid w:val="00063991"/>
    <w:rsid w:val="00063996"/>
    <w:rsid w:val="00065816"/>
    <w:rsid w:val="00066EB8"/>
    <w:rsid w:val="0006796A"/>
    <w:rsid w:val="00070B80"/>
    <w:rsid w:val="00070E0D"/>
    <w:rsid w:val="00072731"/>
    <w:rsid w:val="00075AA3"/>
    <w:rsid w:val="0007622D"/>
    <w:rsid w:val="0007681B"/>
    <w:rsid w:val="00077033"/>
    <w:rsid w:val="0007792D"/>
    <w:rsid w:val="00077DD8"/>
    <w:rsid w:val="0008093F"/>
    <w:rsid w:val="00081639"/>
    <w:rsid w:val="00082561"/>
    <w:rsid w:val="00082A66"/>
    <w:rsid w:val="00082C83"/>
    <w:rsid w:val="0008527B"/>
    <w:rsid w:val="00086B4C"/>
    <w:rsid w:val="00087D57"/>
    <w:rsid w:val="00090A29"/>
    <w:rsid w:val="0009190F"/>
    <w:rsid w:val="00092042"/>
    <w:rsid w:val="00092B03"/>
    <w:rsid w:val="00092E5D"/>
    <w:rsid w:val="0009486D"/>
    <w:rsid w:val="00095D0A"/>
    <w:rsid w:val="0009707F"/>
    <w:rsid w:val="00097404"/>
    <w:rsid w:val="0009778C"/>
    <w:rsid w:val="000A017C"/>
    <w:rsid w:val="000A050E"/>
    <w:rsid w:val="000A1035"/>
    <w:rsid w:val="000A1CC3"/>
    <w:rsid w:val="000A1FF2"/>
    <w:rsid w:val="000A2475"/>
    <w:rsid w:val="000A41BB"/>
    <w:rsid w:val="000A4E28"/>
    <w:rsid w:val="000A4FC4"/>
    <w:rsid w:val="000A62D9"/>
    <w:rsid w:val="000A6D60"/>
    <w:rsid w:val="000A7307"/>
    <w:rsid w:val="000B03FD"/>
    <w:rsid w:val="000B0762"/>
    <w:rsid w:val="000B0E5F"/>
    <w:rsid w:val="000B1161"/>
    <w:rsid w:val="000B1AE7"/>
    <w:rsid w:val="000B268D"/>
    <w:rsid w:val="000B38BF"/>
    <w:rsid w:val="000B4838"/>
    <w:rsid w:val="000B5886"/>
    <w:rsid w:val="000B6935"/>
    <w:rsid w:val="000B6DE8"/>
    <w:rsid w:val="000B6EE3"/>
    <w:rsid w:val="000B72D5"/>
    <w:rsid w:val="000B7F06"/>
    <w:rsid w:val="000C0909"/>
    <w:rsid w:val="000C09A0"/>
    <w:rsid w:val="000C0D23"/>
    <w:rsid w:val="000C125B"/>
    <w:rsid w:val="000C1636"/>
    <w:rsid w:val="000C185B"/>
    <w:rsid w:val="000C19DC"/>
    <w:rsid w:val="000C2F43"/>
    <w:rsid w:val="000C363A"/>
    <w:rsid w:val="000C3964"/>
    <w:rsid w:val="000C4D13"/>
    <w:rsid w:val="000C545C"/>
    <w:rsid w:val="000C6696"/>
    <w:rsid w:val="000C6959"/>
    <w:rsid w:val="000C7020"/>
    <w:rsid w:val="000C7745"/>
    <w:rsid w:val="000C7B23"/>
    <w:rsid w:val="000D021E"/>
    <w:rsid w:val="000D073E"/>
    <w:rsid w:val="000D0EE9"/>
    <w:rsid w:val="000D2B20"/>
    <w:rsid w:val="000D2D51"/>
    <w:rsid w:val="000D3AF9"/>
    <w:rsid w:val="000D6904"/>
    <w:rsid w:val="000D74C8"/>
    <w:rsid w:val="000D7AE5"/>
    <w:rsid w:val="000D7C32"/>
    <w:rsid w:val="000D7C90"/>
    <w:rsid w:val="000D7D67"/>
    <w:rsid w:val="000E0AE7"/>
    <w:rsid w:val="000E0F4C"/>
    <w:rsid w:val="000E10D5"/>
    <w:rsid w:val="000E18FF"/>
    <w:rsid w:val="000E2229"/>
    <w:rsid w:val="000E26BC"/>
    <w:rsid w:val="000E3555"/>
    <w:rsid w:val="000E4E0D"/>
    <w:rsid w:val="000E5418"/>
    <w:rsid w:val="000E6398"/>
    <w:rsid w:val="000E661A"/>
    <w:rsid w:val="000E693F"/>
    <w:rsid w:val="000E7680"/>
    <w:rsid w:val="000F054A"/>
    <w:rsid w:val="000F4675"/>
    <w:rsid w:val="000F5143"/>
    <w:rsid w:val="000F5789"/>
    <w:rsid w:val="000F584F"/>
    <w:rsid w:val="000F5EBA"/>
    <w:rsid w:val="000F7B6B"/>
    <w:rsid w:val="0010060E"/>
    <w:rsid w:val="00100796"/>
    <w:rsid w:val="00100AF5"/>
    <w:rsid w:val="00101C88"/>
    <w:rsid w:val="00102037"/>
    <w:rsid w:val="001020C5"/>
    <w:rsid w:val="00102812"/>
    <w:rsid w:val="00104285"/>
    <w:rsid w:val="00105569"/>
    <w:rsid w:val="00105763"/>
    <w:rsid w:val="0010618A"/>
    <w:rsid w:val="00106CC5"/>
    <w:rsid w:val="0010776B"/>
    <w:rsid w:val="00107E77"/>
    <w:rsid w:val="00110D13"/>
    <w:rsid w:val="001117F1"/>
    <w:rsid w:val="00112423"/>
    <w:rsid w:val="0011342E"/>
    <w:rsid w:val="00113641"/>
    <w:rsid w:val="0011390F"/>
    <w:rsid w:val="00113A87"/>
    <w:rsid w:val="00114632"/>
    <w:rsid w:val="00114D33"/>
    <w:rsid w:val="00116E9A"/>
    <w:rsid w:val="0011717B"/>
    <w:rsid w:val="00117AEF"/>
    <w:rsid w:val="0012023B"/>
    <w:rsid w:val="00120D1E"/>
    <w:rsid w:val="00121469"/>
    <w:rsid w:val="0012212D"/>
    <w:rsid w:val="001222AE"/>
    <w:rsid w:val="0012265A"/>
    <w:rsid w:val="00123855"/>
    <w:rsid w:val="00124142"/>
    <w:rsid w:val="00124453"/>
    <w:rsid w:val="001248E6"/>
    <w:rsid w:val="00124C4B"/>
    <w:rsid w:val="00125B98"/>
    <w:rsid w:val="00125E0F"/>
    <w:rsid w:val="00127DA8"/>
    <w:rsid w:val="001301AE"/>
    <w:rsid w:val="00130F0F"/>
    <w:rsid w:val="00131A80"/>
    <w:rsid w:val="00131B2A"/>
    <w:rsid w:val="00131B2E"/>
    <w:rsid w:val="0013210A"/>
    <w:rsid w:val="00133839"/>
    <w:rsid w:val="00134C72"/>
    <w:rsid w:val="00135DBA"/>
    <w:rsid w:val="00136B29"/>
    <w:rsid w:val="00140D8C"/>
    <w:rsid w:val="001410B1"/>
    <w:rsid w:val="00141D20"/>
    <w:rsid w:val="00141DF1"/>
    <w:rsid w:val="001422EF"/>
    <w:rsid w:val="0014465C"/>
    <w:rsid w:val="001469E2"/>
    <w:rsid w:val="0015093A"/>
    <w:rsid w:val="001529B8"/>
    <w:rsid w:val="00154813"/>
    <w:rsid w:val="00155428"/>
    <w:rsid w:val="00155C21"/>
    <w:rsid w:val="001565C3"/>
    <w:rsid w:val="00157C17"/>
    <w:rsid w:val="00160087"/>
    <w:rsid w:val="0016027A"/>
    <w:rsid w:val="0016067D"/>
    <w:rsid w:val="00161997"/>
    <w:rsid w:val="00163DA5"/>
    <w:rsid w:val="00164066"/>
    <w:rsid w:val="001646D3"/>
    <w:rsid w:val="00165031"/>
    <w:rsid w:val="00165B84"/>
    <w:rsid w:val="001668E9"/>
    <w:rsid w:val="00166F85"/>
    <w:rsid w:val="0017129E"/>
    <w:rsid w:val="00171ED8"/>
    <w:rsid w:val="0017215C"/>
    <w:rsid w:val="0017276B"/>
    <w:rsid w:val="00172BEE"/>
    <w:rsid w:val="00172C03"/>
    <w:rsid w:val="001733E0"/>
    <w:rsid w:val="00173F6A"/>
    <w:rsid w:val="0017456C"/>
    <w:rsid w:val="001754B8"/>
    <w:rsid w:val="00175B0E"/>
    <w:rsid w:val="00175F0A"/>
    <w:rsid w:val="001760B2"/>
    <w:rsid w:val="00176FA5"/>
    <w:rsid w:val="0017710E"/>
    <w:rsid w:val="001809E9"/>
    <w:rsid w:val="001819C1"/>
    <w:rsid w:val="00181BCD"/>
    <w:rsid w:val="00181DAA"/>
    <w:rsid w:val="00182F91"/>
    <w:rsid w:val="00183346"/>
    <w:rsid w:val="0018442F"/>
    <w:rsid w:val="001859D3"/>
    <w:rsid w:val="00186885"/>
    <w:rsid w:val="00187584"/>
    <w:rsid w:val="00187CBD"/>
    <w:rsid w:val="0019026A"/>
    <w:rsid w:val="00192C86"/>
    <w:rsid w:val="0019543E"/>
    <w:rsid w:val="00196498"/>
    <w:rsid w:val="00196B6E"/>
    <w:rsid w:val="0019767C"/>
    <w:rsid w:val="001976C4"/>
    <w:rsid w:val="00197AFC"/>
    <w:rsid w:val="00197D00"/>
    <w:rsid w:val="00197D81"/>
    <w:rsid w:val="001A05D2"/>
    <w:rsid w:val="001A107B"/>
    <w:rsid w:val="001A1437"/>
    <w:rsid w:val="001A29DC"/>
    <w:rsid w:val="001A630A"/>
    <w:rsid w:val="001A792D"/>
    <w:rsid w:val="001B06FA"/>
    <w:rsid w:val="001B08AF"/>
    <w:rsid w:val="001B0EA6"/>
    <w:rsid w:val="001B118D"/>
    <w:rsid w:val="001B2595"/>
    <w:rsid w:val="001B5C0E"/>
    <w:rsid w:val="001B6216"/>
    <w:rsid w:val="001B6C71"/>
    <w:rsid w:val="001B7121"/>
    <w:rsid w:val="001B71D6"/>
    <w:rsid w:val="001C004F"/>
    <w:rsid w:val="001C0C18"/>
    <w:rsid w:val="001C192B"/>
    <w:rsid w:val="001C1F21"/>
    <w:rsid w:val="001C20EB"/>
    <w:rsid w:val="001C2A47"/>
    <w:rsid w:val="001C2B10"/>
    <w:rsid w:val="001C3B00"/>
    <w:rsid w:val="001C45CD"/>
    <w:rsid w:val="001C4E8E"/>
    <w:rsid w:val="001C600E"/>
    <w:rsid w:val="001C6A89"/>
    <w:rsid w:val="001D0540"/>
    <w:rsid w:val="001D1384"/>
    <w:rsid w:val="001D1B93"/>
    <w:rsid w:val="001D23BA"/>
    <w:rsid w:val="001D3486"/>
    <w:rsid w:val="001D3F17"/>
    <w:rsid w:val="001D4C2D"/>
    <w:rsid w:val="001D5F7A"/>
    <w:rsid w:val="001D7226"/>
    <w:rsid w:val="001D7CBC"/>
    <w:rsid w:val="001E0400"/>
    <w:rsid w:val="001E494D"/>
    <w:rsid w:val="001E5B10"/>
    <w:rsid w:val="001E5CDE"/>
    <w:rsid w:val="001E67D8"/>
    <w:rsid w:val="001E69B2"/>
    <w:rsid w:val="001E7288"/>
    <w:rsid w:val="001E72A5"/>
    <w:rsid w:val="001F0377"/>
    <w:rsid w:val="001F1105"/>
    <w:rsid w:val="001F1FB9"/>
    <w:rsid w:val="001F2CA5"/>
    <w:rsid w:val="001F2F92"/>
    <w:rsid w:val="001F4806"/>
    <w:rsid w:val="001F4E64"/>
    <w:rsid w:val="001F5886"/>
    <w:rsid w:val="0020035A"/>
    <w:rsid w:val="002010DA"/>
    <w:rsid w:val="002016ED"/>
    <w:rsid w:val="00202756"/>
    <w:rsid w:val="00202937"/>
    <w:rsid w:val="002029D7"/>
    <w:rsid w:val="00203506"/>
    <w:rsid w:val="00203F97"/>
    <w:rsid w:val="002043EA"/>
    <w:rsid w:val="0020475C"/>
    <w:rsid w:val="00204CEE"/>
    <w:rsid w:val="002056D3"/>
    <w:rsid w:val="0020642E"/>
    <w:rsid w:val="00206467"/>
    <w:rsid w:val="00211C28"/>
    <w:rsid w:val="00212353"/>
    <w:rsid w:val="00212AB4"/>
    <w:rsid w:val="00212FB1"/>
    <w:rsid w:val="00213214"/>
    <w:rsid w:val="002133DB"/>
    <w:rsid w:val="00213962"/>
    <w:rsid w:val="00213D9A"/>
    <w:rsid w:val="00213E43"/>
    <w:rsid w:val="0021403A"/>
    <w:rsid w:val="00215C4E"/>
    <w:rsid w:val="00216156"/>
    <w:rsid w:val="00216195"/>
    <w:rsid w:val="00216301"/>
    <w:rsid w:val="00216528"/>
    <w:rsid w:val="00216E9F"/>
    <w:rsid w:val="00217910"/>
    <w:rsid w:val="00217B46"/>
    <w:rsid w:val="00217CD7"/>
    <w:rsid w:val="002201AD"/>
    <w:rsid w:val="0022118F"/>
    <w:rsid w:val="00221F28"/>
    <w:rsid w:val="0022226D"/>
    <w:rsid w:val="002232A7"/>
    <w:rsid w:val="002236A1"/>
    <w:rsid w:val="00223738"/>
    <w:rsid w:val="002238A2"/>
    <w:rsid w:val="00224D94"/>
    <w:rsid w:val="002262DA"/>
    <w:rsid w:val="0022726A"/>
    <w:rsid w:val="0022758E"/>
    <w:rsid w:val="00227AB4"/>
    <w:rsid w:val="0023193A"/>
    <w:rsid w:val="00231EEB"/>
    <w:rsid w:val="00232ADD"/>
    <w:rsid w:val="00232CF4"/>
    <w:rsid w:val="00233354"/>
    <w:rsid w:val="0023361A"/>
    <w:rsid w:val="0023421C"/>
    <w:rsid w:val="00234444"/>
    <w:rsid w:val="00235B5F"/>
    <w:rsid w:val="0023704E"/>
    <w:rsid w:val="00237391"/>
    <w:rsid w:val="00237F66"/>
    <w:rsid w:val="00240C97"/>
    <w:rsid w:val="002417DA"/>
    <w:rsid w:val="002439D3"/>
    <w:rsid w:val="00244D2C"/>
    <w:rsid w:val="0024607C"/>
    <w:rsid w:val="002515AE"/>
    <w:rsid w:val="00251F46"/>
    <w:rsid w:val="0025317E"/>
    <w:rsid w:val="00254311"/>
    <w:rsid w:val="00254DB4"/>
    <w:rsid w:val="00254E5A"/>
    <w:rsid w:val="002551E6"/>
    <w:rsid w:val="00255B76"/>
    <w:rsid w:val="00257B0C"/>
    <w:rsid w:val="00261D05"/>
    <w:rsid w:val="00261E64"/>
    <w:rsid w:val="002626F5"/>
    <w:rsid w:val="00262946"/>
    <w:rsid w:val="002630F2"/>
    <w:rsid w:val="002630FB"/>
    <w:rsid w:val="00263D82"/>
    <w:rsid w:val="00265148"/>
    <w:rsid w:val="00265B46"/>
    <w:rsid w:val="0026639F"/>
    <w:rsid w:val="0026789E"/>
    <w:rsid w:val="00270463"/>
    <w:rsid w:val="002705E8"/>
    <w:rsid w:val="00272044"/>
    <w:rsid w:val="002721AE"/>
    <w:rsid w:val="002733DB"/>
    <w:rsid w:val="0027394F"/>
    <w:rsid w:val="00273DC2"/>
    <w:rsid w:val="002768AB"/>
    <w:rsid w:val="00276A16"/>
    <w:rsid w:val="00276A22"/>
    <w:rsid w:val="00280336"/>
    <w:rsid w:val="00281C77"/>
    <w:rsid w:val="00283F74"/>
    <w:rsid w:val="002840F8"/>
    <w:rsid w:val="00284650"/>
    <w:rsid w:val="00284B0F"/>
    <w:rsid w:val="00285647"/>
    <w:rsid w:val="002862FC"/>
    <w:rsid w:val="00287BC3"/>
    <w:rsid w:val="00290AF0"/>
    <w:rsid w:val="00290D3B"/>
    <w:rsid w:val="0029174B"/>
    <w:rsid w:val="002918B6"/>
    <w:rsid w:val="00291BE3"/>
    <w:rsid w:val="0029246E"/>
    <w:rsid w:val="00292F36"/>
    <w:rsid w:val="00292F57"/>
    <w:rsid w:val="00294061"/>
    <w:rsid w:val="00294C07"/>
    <w:rsid w:val="00294E05"/>
    <w:rsid w:val="00295676"/>
    <w:rsid w:val="00297428"/>
    <w:rsid w:val="002A1141"/>
    <w:rsid w:val="002A2024"/>
    <w:rsid w:val="002A21B1"/>
    <w:rsid w:val="002A2608"/>
    <w:rsid w:val="002A2C7E"/>
    <w:rsid w:val="002A3EDA"/>
    <w:rsid w:val="002A4A86"/>
    <w:rsid w:val="002A6246"/>
    <w:rsid w:val="002A65F9"/>
    <w:rsid w:val="002A6C67"/>
    <w:rsid w:val="002B09D4"/>
    <w:rsid w:val="002B207C"/>
    <w:rsid w:val="002B28F0"/>
    <w:rsid w:val="002B2AAB"/>
    <w:rsid w:val="002B3F58"/>
    <w:rsid w:val="002B623B"/>
    <w:rsid w:val="002B7901"/>
    <w:rsid w:val="002B7E86"/>
    <w:rsid w:val="002C0A46"/>
    <w:rsid w:val="002C20C7"/>
    <w:rsid w:val="002C3BD0"/>
    <w:rsid w:val="002C4AE3"/>
    <w:rsid w:val="002C509E"/>
    <w:rsid w:val="002C59C9"/>
    <w:rsid w:val="002C6657"/>
    <w:rsid w:val="002C6F7E"/>
    <w:rsid w:val="002C727C"/>
    <w:rsid w:val="002C7644"/>
    <w:rsid w:val="002C7E2D"/>
    <w:rsid w:val="002D49FE"/>
    <w:rsid w:val="002D4ACD"/>
    <w:rsid w:val="002D544C"/>
    <w:rsid w:val="002D7288"/>
    <w:rsid w:val="002D7688"/>
    <w:rsid w:val="002E05B8"/>
    <w:rsid w:val="002E08AA"/>
    <w:rsid w:val="002E108E"/>
    <w:rsid w:val="002E15FC"/>
    <w:rsid w:val="002E1D5B"/>
    <w:rsid w:val="002E1FD9"/>
    <w:rsid w:val="002E2080"/>
    <w:rsid w:val="002E21C6"/>
    <w:rsid w:val="002E336F"/>
    <w:rsid w:val="002E36B4"/>
    <w:rsid w:val="002E36E8"/>
    <w:rsid w:val="002E3B0E"/>
    <w:rsid w:val="002E4131"/>
    <w:rsid w:val="002E5F98"/>
    <w:rsid w:val="002E611F"/>
    <w:rsid w:val="002E6C09"/>
    <w:rsid w:val="002E74DC"/>
    <w:rsid w:val="002E7622"/>
    <w:rsid w:val="002F0C0F"/>
    <w:rsid w:val="002F1647"/>
    <w:rsid w:val="002F1A27"/>
    <w:rsid w:val="002F524C"/>
    <w:rsid w:val="002F60DE"/>
    <w:rsid w:val="002F6849"/>
    <w:rsid w:val="002F69C7"/>
    <w:rsid w:val="002F7C60"/>
    <w:rsid w:val="00300D4D"/>
    <w:rsid w:val="00301CFD"/>
    <w:rsid w:val="003044E9"/>
    <w:rsid w:val="0030460D"/>
    <w:rsid w:val="00304C62"/>
    <w:rsid w:val="00304E42"/>
    <w:rsid w:val="0030608A"/>
    <w:rsid w:val="003073EE"/>
    <w:rsid w:val="00310518"/>
    <w:rsid w:val="003109EB"/>
    <w:rsid w:val="00311611"/>
    <w:rsid w:val="00311B9D"/>
    <w:rsid w:val="003125FD"/>
    <w:rsid w:val="0031270D"/>
    <w:rsid w:val="00315576"/>
    <w:rsid w:val="00315D14"/>
    <w:rsid w:val="00316A06"/>
    <w:rsid w:val="00320390"/>
    <w:rsid w:val="00320C3A"/>
    <w:rsid w:val="00321651"/>
    <w:rsid w:val="00321E4C"/>
    <w:rsid w:val="00322076"/>
    <w:rsid w:val="00322525"/>
    <w:rsid w:val="003228F1"/>
    <w:rsid w:val="003229EF"/>
    <w:rsid w:val="00322A3F"/>
    <w:rsid w:val="003230A0"/>
    <w:rsid w:val="00323640"/>
    <w:rsid w:val="00324747"/>
    <w:rsid w:val="00324873"/>
    <w:rsid w:val="00324F04"/>
    <w:rsid w:val="0032583C"/>
    <w:rsid w:val="003260FA"/>
    <w:rsid w:val="00330AD4"/>
    <w:rsid w:val="00331702"/>
    <w:rsid w:val="00331829"/>
    <w:rsid w:val="00331870"/>
    <w:rsid w:val="00331E3D"/>
    <w:rsid w:val="003329EF"/>
    <w:rsid w:val="00333AFF"/>
    <w:rsid w:val="00333C83"/>
    <w:rsid w:val="00333D45"/>
    <w:rsid w:val="00336291"/>
    <w:rsid w:val="0033781E"/>
    <w:rsid w:val="00337A5F"/>
    <w:rsid w:val="00337D5C"/>
    <w:rsid w:val="0034152E"/>
    <w:rsid w:val="00341609"/>
    <w:rsid w:val="00343572"/>
    <w:rsid w:val="0034358F"/>
    <w:rsid w:val="00343E6B"/>
    <w:rsid w:val="00344553"/>
    <w:rsid w:val="00344FDC"/>
    <w:rsid w:val="0034537C"/>
    <w:rsid w:val="00345902"/>
    <w:rsid w:val="00345927"/>
    <w:rsid w:val="003463CF"/>
    <w:rsid w:val="0034768F"/>
    <w:rsid w:val="00350A50"/>
    <w:rsid w:val="00350BF1"/>
    <w:rsid w:val="00351195"/>
    <w:rsid w:val="00351A5F"/>
    <w:rsid w:val="00352A86"/>
    <w:rsid w:val="00354ABE"/>
    <w:rsid w:val="00354F9A"/>
    <w:rsid w:val="0035644F"/>
    <w:rsid w:val="00356EFD"/>
    <w:rsid w:val="00357028"/>
    <w:rsid w:val="00357123"/>
    <w:rsid w:val="00357841"/>
    <w:rsid w:val="00357CD7"/>
    <w:rsid w:val="00357D26"/>
    <w:rsid w:val="00360F3F"/>
    <w:rsid w:val="0036286B"/>
    <w:rsid w:val="00362957"/>
    <w:rsid w:val="00363569"/>
    <w:rsid w:val="00364191"/>
    <w:rsid w:val="00365930"/>
    <w:rsid w:val="00365980"/>
    <w:rsid w:val="00365B56"/>
    <w:rsid w:val="00366841"/>
    <w:rsid w:val="003706FD"/>
    <w:rsid w:val="00371F08"/>
    <w:rsid w:val="00371F6C"/>
    <w:rsid w:val="003722D4"/>
    <w:rsid w:val="003759E8"/>
    <w:rsid w:val="00376508"/>
    <w:rsid w:val="00376703"/>
    <w:rsid w:val="00376B36"/>
    <w:rsid w:val="00380FBA"/>
    <w:rsid w:val="00381B6D"/>
    <w:rsid w:val="003825E7"/>
    <w:rsid w:val="00382FCD"/>
    <w:rsid w:val="00383764"/>
    <w:rsid w:val="00383C49"/>
    <w:rsid w:val="00383C70"/>
    <w:rsid w:val="003842CE"/>
    <w:rsid w:val="00384357"/>
    <w:rsid w:val="00384B12"/>
    <w:rsid w:val="00385772"/>
    <w:rsid w:val="0038626E"/>
    <w:rsid w:val="00386539"/>
    <w:rsid w:val="00386D35"/>
    <w:rsid w:val="00387E43"/>
    <w:rsid w:val="00391247"/>
    <w:rsid w:val="00392D50"/>
    <w:rsid w:val="00393168"/>
    <w:rsid w:val="00394433"/>
    <w:rsid w:val="00396195"/>
    <w:rsid w:val="003978C5"/>
    <w:rsid w:val="003A0FD1"/>
    <w:rsid w:val="003A1F01"/>
    <w:rsid w:val="003A4251"/>
    <w:rsid w:val="003A4B14"/>
    <w:rsid w:val="003A68E1"/>
    <w:rsid w:val="003A74B9"/>
    <w:rsid w:val="003A7A7C"/>
    <w:rsid w:val="003A7D7E"/>
    <w:rsid w:val="003B0333"/>
    <w:rsid w:val="003B1405"/>
    <w:rsid w:val="003B2292"/>
    <w:rsid w:val="003B2540"/>
    <w:rsid w:val="003B455C"/>
    <w:rsid w:val="003B4D7A"/>
    <w:rsid w:val="003B4DBD"/>
    <w:rsid w:val="003B5471"/>
    <w:rsid w:val="003B6261"/>
    <w:rsid w:val="003B7B5B"/>
    <w:rsid w:val="003C0716"/>
    <w:rsid w:val="003C176F"/>
    <w:rsid w:val="003C4219"/>
    <w:rsid w:val="003C429B"/>
    <w:rsid w:val="003C5ABE"/>
    <w:rsid w:val="003C5D68"/>
    <w:rsid w:val="003C6849"/>
    <w:rsid w:val="003C6BC4"/>
    <w:rsid w:val="003C6E29"/>
    <w:rsid w:val="003C7C4B"/>
    <w:rsid w:val="003D0AF6"/>
    <w:rsid w:val="003D0D90"/>
    <w:rsid w:val="003D14D7"/>
    <w:rsid w:val="003D1B56"/>
    <w:rsid w:val="003D2A9A"/>
    <w:rsid w:val="003D39F3"/>
    <w:rsid w:val="003D3B92"/>
    <w:rsid w:val="003D4C7A"/>
    <w:rsid w:val="003D6DED"/>
    <w:rsid w:val="003D6FB3"/>
    <w:rsid w:val="003D75E1"/>
    <w:rsid w:val="003D78DD"/>
    <w:rsid w:val="003E0EEF"/>
    <w:rsid w:val="003E3145"/>
    <w:rsid w:val="003E48AB"/>
    <w:rsid w:val="003E4B4D"/>
    <w:rsid w:val="003E4BE6"/>
    <w:rsid w:val="003E6C97"/>
    <w:rsid w:val="003E6E57"/>
    <w:rsid w:val="003E7869"/>
    <w:rsid w:val="003E7B8C"/>
    <w:rsid w:val="003F0E44"/>
    <w:rsid w:val="003F458D"/>
    <w:rsid w:val="003F4762"/>
    <w:rsid w:val="003F4B8C"/>
    <w:rsid w:val="003F50C7"/>
    <w:rsid w:val="003F552F"/>
    <w:rsid w:val="003F6149"/>
    <w:rsid w:val="003F6348"/>
    <w:rsid w:val="003F6A24"/>
    <w:rsid w:val="003F6E41"/>
    <w:rsid w:val="003F7257"/>
    <w:rsid w:val="003F7A96"/>
    <w:rsid w:val="004004BA"/>
    <w:rsid w:val="00400809"/>
    <w:rsid w:val="004014D3"/>
    <w:rsid w:val="00401982"/>
    <w:rsid w:val="004019D1"/>
    <w:rsid w:val="00401F7C"/>
    <w:rsid w:val="00401FFF"/>
    <w:rsid w:val="004032A3"/>
    <w:rsid w:val="00403B49"/>
    <w:rsid w:val="0040449F"/>
    <w:rsid w:val="0040482C"/>
    <w:rsid w:val="004053E0"/>
    <w:rsid w:val="00405984"/>
    <w:rsid w:val="00405D2A"/>
    <w:rsid w:val="0040754B"/>
    <w:rsid w:val="00407BDE"/>
    <w:rsid w:val="004100A2"/>
    <w:rsid w:val="004108C3"/>
    <w:rsid w:val="00412279"/>
    <w:rsid w:val="00413420"/>
    <w:rsid w:val="0041369F"/>
    <w:rsid w:val="0041386A"/>
    <w:rsid w:val="00414538"/>
    <w:rsid w:val="00414DCD"/>
    <w:rsid w:val="0041621A"/>
    <w:rsid w:val="0041724B"/>
    <w:rsid w:val="00417649"/>
    <w:rsid w:val="0041768B"/>
    <w:rsid w:val="00420889"/>
    <w:rsid w:val="00420EC6"/>
    <w:rsid w:val="00421190"/>
    <w:rsid w:val="00422F47"/>
    <w:rsid w:val="00423BF6"/>
    <w:rsid w:val="004248D2"/>
    <w:rsid w:val="004260D9"/>
    <w:rsid w:val="00427874"/>
    <w:rsid w:val="00427BFA"/>
    <w:rsid w:val="0043066A"/>
    <w:rsid w:val="0043074E"/>
    <w:rsid w:val="00430916"/>
    <w:rsid w:val="00430F9E"/>
    <w:rsid w:val="00430FE4"/>
    <w:rsid w:val="00431A50"/>
    <w:rsid w:val="00431BF1"/>
    <w:rsid w:val="00431CAA"/>
    <w:rsid w:val="004322C3"/>
    <w:rsid w:val="00432DF0"/>
    <w:rsid w:val="00432E01"/>
    <w:rsid w:val="004334EA"/>
    <w:rsid w:val="0043356D"/>
    <w:rsid w:val="00433E1D"/>
    <w:rsid w:val="004340BF"/>
    <w:rsid w:val="00434958"/>
    <w:rsid w:val="00435F0D"/>
    <w:rsid w:val="00436824"/>
    <w:rsid w:val="00436DA8"/>
    <w:rsid w:val="00440C8C"/>
    <w:rsid w:val="0044106C"/>
    <w:rsid w:val="00441CA2"/>
    <w:rsid w:val="00442D85"/>
    <w:rsid w:val="0044381B"/>
    <w:rsid w:val="00443B0A"/>
    <w:rsid w:val="004440CD"/>
    <w:rsid w:val="00444850"/>
    <w:rsid w:val="0044650B"/>
    <w:rsid w:val="00446A35"/>
    <w:rsid w:val="00447B80"/>
    <w:rsid w:val="00451410"/>
    <w:rsid w:val="00451959"/>
    <w:rsid w:val="004519E4"/>
    <w:rsid w:val="004523C2"/>
    <w:rsid w:val="004528D5"/>
    <w:rsid w:val="0045302A"/>
    <w:rsid w:val="00453E60"/>
    <w:rsid w:val="00455BD0"/>
    <w:rsid w:val="004604AD"/>
    <w:rsid w:val="00461B74"/>
    <w:rsid w:val="00464B54"/>
    <w:rsid w:val="00464F72"/>
    <w:rsid w:val="00464F88"/>
    <w:rsid w:val="00464FE5"/>
    <w:rsid w:val="00465293"/>
    <w:rsid w:val="00466487"/>
    <w:rsid w:val="00467446"/>
    <w:rsid w:val="00467AC6"/>
    <w:rsid w:val="0047062D"/>
    <w:rsid w:val="00470842"/>
    <w:rsid w:val="00470DA9"/>
    <w:rsid w:val="00471164"/>
    <w:rsid w:val="0047255E"/>
    <w:rsid w:val="0047483E"/>
    <w:rsid w:val="00475AE4"/>
    <w:rsid w:val="00477461"/>
    <w:rsid w:val="00477679"/>
    <w:rsid w:val="00480268"/>
    <w:rsid w:val="00481D2C"/>
    <w:rsid w:val="0048221A"/>
    <w:rsid w:val="00483CCF"/>
    <w:rsid w:val="0048453A"/>
    <w:rsid w:val="00484B3B"/>
    <w:rsid w:val="00484CAA"/>
    <w:rsid w:val="004852EA"/>
    <w:rsid w:val="00485C15"/>
    <w:rsid w:val="00485FCB"/>
    <w:rsid w:val="0048663B"/>
    <w:rsid w:val="004872D5"/>
    <w:rsid w:val="0048795D"/>
    <w:rsid w:val="0049031C"/>
    <w:rsid w:val="00490BBC"/>
    <w:rsid w:val="00490FC2"/>
    <w:rsid w:val="004910EB"/>
    <w:rsid w:val="0049134E"/>
    <w:rsid w:val="00491837"/>
    <w:rsid w:val="00491D6C"/>
    <w:rsid w:val="00492E43"/>
    <w:rsid w:val="004931D2"/>
    <w:rsid w:val="00494297"/>
    <w:rsid w:val="004973F3"/>
    <w:rsid w:val="00497B92"/>
    <w:rsid w:val="004A0A6B"/>
    <w:rsid w:val="004A11A0"/>
    <w:rsid w:val="004A1427"/>
    <w:rsid w:val="004A2671"/>
    <w:rsid w:val="004A370E"/>
    <w:rsid w:val="004A376A"/>
    <w:rsid w:val="004A3CFD"/>
    <w:rsid w:val="004A4928"/>
    <w:rsid w:val="004A52BD"/>
    <w:rsid w:val="004A63B2"/>
    <w:rsid w:val="004A66F6"/>
    <w:rsid w:val="004B0399"/>
    <w:rsid w:val="004B15F3"/>
    <w:rsid w:val="004B1B27"/>
    <w:rsid w:val="004B2921"/>
    <w:rsid w:val="004B31FF"/>
    <w:rsid w:val="004B35BF"/>
    <w:rsid w:val="004B381C"/>
    <w:rsid w:val="004B45F4"/>
    <w:rsid w:val="004B4669"/>
    <w:rsid w:val="004B598C"/>
    <w:rsid w:val="004B5E74"/>
    <w:rsid w:val="004B5EBD"/>
    <w:rsid w:val="004B7120"/>
    <w:rsid w:val="004B72D9"/>
    <w:rsid w:val="004B7F97"/>
    <w:rsid w:val="004C00EA"/>
    <w:rsid w:val="004C17AC"/>
    <w:rsid w:val="004C29CD"/>
    <w:rsid w:val="004C2D54"/>
    <w:rsid w:val="004C32B7"/>
    <w:rsid w:val="004C40A9"/>
    <w:rsid w:val="004C60F9"/>
    <w:rsid w:val="004C7583"/>
    <w:rsid w:val="004C7917"/>
    <w:rsid w:val="004C7A6B"/>
    <w:rsid w:val="004D2842"/>
    <w:rsid w:val="004D2E0A"/>
    <w:rsid w:val="004D310C"/>
    <w:rsid w:val="004D3985"/>
    <w:rsid w:val="004D39D0"/>
    <w:rsid w:val="004D3B2F"/>
    <w:rsid w:val="004D444C"/>
    <w:rsid w:val="004D66F4"/>
    <w:rsid w:val="004D75E9"/>
    <w:rsid w:val="004D79D8"/>
    <w:rsid w:val="004D7DF1"/>
    <w:rsid w:val="004E01E5"/>
    <w:rsid w:val="004E1082"/>
    <w:rsid w:val="004E1ED2"/>
    <w:rsid w:val="004E2B7F"/>
    <w:rsid w:val="004E353F"/>
    <w:rsid w:val="004E3D0A"/>
    <w:rsid w:val="004E3E33"/>
    <w:rsid w:val="004E50C3"/>
    <w:rsid w:val="004E5463"/>
    <w:rsid w:val="004E5BAF"/>
    <w:rsid w:val="004E5F96"/>
    <w:rsid w:val="004E74A7"/>
    <w:rsid w:val="004E7EDD"/>
    <w:rsid w:val="004F04EA"/>
    <w:rsid w:val="004F0627"/>
    <w:rsid w:val="004F0DC9"/>
    <w:rsid w:val="004F0EB2"/>
    <w:rsid w:val="004F15EF"/>
    <w:rsid w:val="004F1D87"/>
    <w:rsid w:val="004F237B"/>
    <w:rsid w:val="004F27C9"/>
    <w:rsid w:val="004F2CF0"/>
    <w:rsid w:val="004F3E6D"/>
    <w:rsid w:val="004F530E"/>
    <w:rsid w:val="004F57B7"/>
    <w:rsid w:val="004F5E84"/>
    <w:rsid w:val="004F6CD1"/>
    <w:rsid w:val="004F7501"/>
    <w:rsid w:val="00501683"/>
    <w:rsid w:val="00501C65"/>
    <w:rsid w:val="00503161"/>
    <w:rsid w:val="005053E8"/>
    <w:rsid w:val="0050576E"/>
    <w:rsid w:val="0050598D"/>
    <w:rsid w:val="00510CD2"/>
    <w:rsid w:val="00510D38"/>
    <w:rsid w:val="00510DA3"/>
    <w:rsid w:val="00510F2B"/>
    <w:rsid w:val="00512299"/>
    <w:rsid w:val="005132E8"/>
    <w:rsid w:val="00514173"/>
    <w:rsid w:val="00514882"/>
    <w:rsid w:val="005148B3"/>
    <w:rsid w:val="00514D83"/>
    <w:rsid w:val="00515D05"/>
    <w:rsid w:val="00520123"/>
    <w:rsid w:val="00520AAA"/>
    <w:rsid w:val="00521EE2"/>
    <w:rsid w:val="00522B28"/>
    <w:rsid w:val="00523C35"/>
    <w:rsid w:val="00524196"/>
    <w:rsid w:val="00524288"/>
    <w:rsid w:val="00526274"/>
    <w:rsid w:val="00527FD6"/>
    <w:rsid w:val="005301BE"/>
    <w:rsid w:val="005302C6"/>
    <w:rsid w:val="00531707"/>
    <w:rsid w:val="00532D83"/>
    <w:rsid w:val="005356DE"/>
    <w:rsid w:val="005357C8"/>
    <w:rsid w:val="00535939"/>
    <w:rsid w:val="00536C51"/>
    <w:rsid w:val="005371CB"/>
    <w:rsid w:val="0054038E"/>
    <w:rsid w:val="00540B7F"/>
    <w:rsid w:val="005410AB"/>
    <w:rsid w:val="00541A88"/>
    <w:rsid w:val="00542D17"/>
    <w:rsid w:val="00543523"/>
    <w:rsid w:val="005439F0"/>
    <w:rsid w:val="00543C0C"/>
    <w:rsid w:val="005459FB"/>
    <w:rsid w:val="00547371"/>
    <w:rsid w:val="0054779B"/>
    <w:rsid w:val="00547880"/>
    <w:rsid w:val="00547B69"/>
    <w:rsid w:val="00547C0F"/>
    <w:rsid w:val="00550947"/>
    <w:rsid w:val="00550FC8"/>
    <w:rsid w:val="0055163B"/>
    <w:rsid w:val="00551E2B"/>
    <w:rsid w:val="00552456"/>
    <w:rsid w:val="00553340"/>
    <w:rsid w:val="00553525"/>
    <w:rsid w:val="005548E3"/>
    <w:rsid w:val="005555C9"/>
    <w:rsid w:val="00555FDE"/>
    <w:rsid w:val="005565E5"/>
    <w:rsid w:val="00556A8D"/>
    <w:rsid w:val="0055741E"/>
    <w:rsid w:val="00557F2D"/>
    <w:rsid w:val="00557F3B"/>
    <w:rsid w:val="00560C95"/>
    <w:rsid w:val="00560F3F"/>
    <w:rsid w:val="00561254"/>
    <w:rsid w:val="00561CA2"/>
    <w:rsid w:val="005622FC"/>
    <w:rsid w:val="005631B0"/>
    <w:rsid w:val="005631DB"/>
    <w:rsid w:val="005639AD"/>
    <w:rsid w:val="0056419C"/>
    <w:rsid w:val="005642BB"/>
    <w:rsid w:val="00564626"/>
    <w:rsid w:val="0056469A"/>
    <w:rsid w:val="00565650"/>
    <w:rsid w:val="00565C6B"/>
    <w:rsid w:val="00565EE7"/>
    <w:rsid w:val="00566694"/>
    <w:rsid w:val="0056778D"/>
    <w:rsid w:val="00567FDF"/>
    <w:rsid w:val="00570F4F"/>
    <w:rsid w:val="00571AFD"/>
    <w:rsid w:val="00571DAE"/>
    <w:rsid w:val="005734B9"/>
    <w:rsid w:val="005749BB"/>
    <w:rsid w:val="00574C80"/>
    <w:rsid w:val="00574E04"/>
    <w:rsid w:val="00576274"/>
    <w:rsid w:val="00576975"/>
    <w:rsid w:val="005769DF"/>
    <w:rsid w:val="00576D1D"/>
    <w:rsid w:val="00577F14"/>
    <w:rsid w:val="005808D8"/>
    <w:rsid w:val="00580ECE"/>
    <w:rsid w:val="00581122"/>
    <w:rsid w:val="00582038"/>
    <w:rsid w:val="00582894"/>
    <w:rsid w:val="0058395F"/>
    <w:rsid w:val="00583C89"/>
    <w:rsid w:val="00583F15"/>
    <w:rsid w:val="00584A35"/>
    <w:rsid w:val="00584ECE"/>
    <w:rsid w:val="00585BDB"/>
    <w:rsid w:val="00587C7A"/>
    <w:rsid w:val="00590451"/>
    <w:rsid w:val="005908CF"/>
    <w:rsid w:val="00590C9F"/>
    <w:rsid w:val="00590FE5"/>
    <w:rsid w:val="0059107A"/>
    <w:rsid w:val="00591513"/>
    <w:rsid w:val="00592522"/>
    <w:rsid w:val="00593920"/>
    <w:rsid w:val="00593A52"/>
    <w:rsid w:val="00593B1D"/>
    <w:rsid w:val="00593B7B"/>
    <w:rsid w:val="005962DE"/>
    <w:rsid w:val="005A153F"/>
    <w:rsid w:val="005A25A4"/>
    <w:rsid w:val="005A2CAA"/>
    <w:rsid w:val="005A3DFD"/>
    <w:rsid w:val="005A3E9C"/>
    <w:rsid w:val="005A47BC"/>
    <w:rsid w:val="005A7ABB"/>
    <w:rsid w:val="005B0AA7"/>
    <w:rsid w:val="005B0DB3"/>
    <w:rsid w:val="005B0E28"/>
    <w:rsid w:val="005B1267"/>
    <w:rsid w:val="005B2B4C"/>
    <w:rsid w:val="005B3B04"/>
    <w:rsid w:val="005B5A71"/>
    <w:rsid w:val="005B6DF7"/>
    <w:rsid w:val="005B758E"/>
    <w:rsid w:val="005B7CBE"/>
    <w:rsid w:val="005C0B05"/>
    <w:rsid w:val="005C0FAE"/>
    <w:rsid w:val="005C171B"/>
    <w:rsid w:val="005C1AFC"/>
    <w:rsid w:val="005C1EB3"/>
    <w:rsid w:val="005C2025"/>
    <w:rsid w:val="005C310A"/>
    <w:rsid w:val="005C4A05"/>
    <w:rsid w:val="005C4DB9"/>
    <w:rsid w:val="005C50A4"/>
    <w:rsid w:val="005C555E"/>
    <w:rsid w:val="005C5ABB"/>
    <w:rsid w:val="005C62B3"/>
    <w:rsid w:val="005C7810"/>
    <w:rsid w:val="005D0B2D"/>
    <w:rsid w:val="005D0FBF"/>
    <w:rsid w:val="005D1C20"/>
    <w:rsid w:val="005D3386"/>
    <w:rsid w:val="005D38DC"/>
    <w:rsid w:val="005D3A61"/>
    <w:rsid w:val="005D44C9"/>
    <w:rsid w:val="005D4E06"/>
    <w:rsid w:val="005D4E2C"/>
    <w:rsid w:val="005D56A5"/>
    <w:rsid w:val="005D59CC"/>
    <w:rsid w:val="005D6189"/>
    <w:rsid w:val="005D6B56"/>
    <w:rsid w:val="005D7372"/>
    <w:rsid w:val="005D78FA"/>
    <w:rsid w:val="005E019A"/>
    <w:rsid w:val="005E0780"/>
    <w:rsid w:val="005E0A4A"/>
    <w:rsid w:val="005E14B4"/>
    <w:rsid w:val="005E19ED"/>
    <w:rsid w:val="005E323D"/>
    <w:rsid w:val="005E45F1"/>
    <w:rsid w:val="005E4B16"/>
    <w:rsid w:val="005E5545"/>
    <w:rsid w:val="005E5FCD"/>
    <w:rsid w:val="005E732C"/>
    <w:rsid w:val="005E7D8F"/>
    <w:rsid w:val="005F00D8"/>
    <w:rsid w:val="005F07AB"/>
    <w:rsid w:val="005F0BBD"/>
    <w:rsid w:val="005F3C16"/>
    <w:rsid w:val="005F57B5"/>
    <w:rsid w:val="005F6193"/>
    <w:rsid w:val="005F67F8"/>
    <w:rsid w:val="005F681C"/>
    <w:rsid w:val="005F7459"/>
    <w:rsid w:val="00602F42"/>
    <w:rsid w:val="00604BF5"/>
    <w:rsid w:val="0060579F"/>
    <w:rsid w:val="00606008"/>
    <w:rsid w:val="00606D12"/>
    <w:rsid w:val="00610355"/>
    <w:rsid w:val="0061052A"/>
    <w:rsid w:val="00610D29"/>
    <w:rsid w:val="00610F94"/>
    <w:rsid w:val="0061138E"/>
    <w:rsid w:val="006113AD"/>
    <w:rsid w:val="00613688"/>
    <w:rsid w:val="0061372F"/>
    <w:rsid w:val="0061551F"/>
    <w:rsid w:val="006158D6"/>
    <w:rsid w:val="00615CC0"/>
    <w:rsid w:val="00616203"/>
    <w:rsid w:val="006163F6"/>
    <w:rsid w:val="0061671E"/>
    <w:rsid w:val="00616EC9"/>
    <w:rsid w:val="006177BA"/>
    <w:rsid w:val="006177D9"/>
    <w:rsid w:val="00621451"/>
    <w:rsid w:val="00621B8E"/>
    <w:rsid w:val="00621BEA"/>
    <w:rsid w:val="00621E18"/>
    <w:rsid w:val="006224EC"/>
    <w:rsid w:val="00622E87"/>
    <w:rsid w:val="006235D3"/>
    <w:rsid w:val="0062461A"/>
    <w:rsid w:val="00624998"/>
    <w:rsid w:val="006259B0"/>
    <w:rsid w:val="00626A4C"/>
    <w:rsid w:val="0062743B"/>
    <w:rsid w:val="00631092"/>
    <w:rsid w:val="00633032"/>
    <w:rsid w:val="0063407C"/>
    <w:rsid w:val="00635109"/>
    <w:rsid w:val="0063554D"/>
    <w:rsid w:val="00636002"/>
    <w:rsid w:val="0063624F"/>
    <w:rsid w:val="00636B40"/>
    <w:rsid w:val="00640BD4"/>
    <w:rsid w:val="00640D9F"/>
    <w:rsid w:val="00640F19"/>
    <w:rsid w:val="006411A4"/>
    <w:rsid w:val="0064259A"/>
    <w:rsid w:val="006427C1"/>
    <w:rsid w:val="0064284A"/>
    <w:rsid w:val="00642E0E"/>
    <w:rsid w:val="00642F9C"/>
    <w:rsid w:val="00643D82"/>
    <w:rsid w:val="00645B7D"/>
    <w:rsid w:val="006460E0"/>
    <w:rsid w:val="00646539"/>
    <w:rsid w:val="00650128"/>
    <w:rsid w:val="006504CF"/>
    <w:rsid w:val="006508AC"/>
    <w:rsid w:val="00651669"/>
    <w:rsid w:val="006521E7"/>
    <w:rsid w:val="006522C8"/>
    <w:rsid w:val="00652F94"/>
    <w:rsid w:val="006534D6"/>
    <w:rsid w:val="006539A1"/>
    <w:rsid w:val="00653AB8"/>
    <w:rsid w:val="00653B1A"/>
    <w:rsid w:val="00654012"/>
    <w:rsid w:val="006549B4"/>
    <w:rsid w:val="00655674"/>
    <w:rsid w:val="00656571"/>
    <w:rsid w:val="00656842"/>
    <w:rsid w:val="006568C6"/>
    <w:rsid w:val="006571BF"/>
    <w:rsid w:val="006605E1"/>
    <w:rsid w:val="00660D4B"/>
    <w:rsid w:val="0066239F"/>
    <w:rsid w:val="00662AF4"/>
    <w:rsid w:val="00663411"/>
    <w:rsid w:val="00663DB9"/>
    <w:rsid w:val="006641A9"/>
    <w:rsid w:val="00664979"/>
    <w:rsid w:val="00665086"/>
    <w:rsid w:val="00667888"/>
    <w:rsid w:val="00667926"/>
    <w:rsid w:val="0067071B"/>
    <w:rsid w:val="00671DA3"/>
    <w:rsid w:val="00671E67"/>
    <w:rsid w:val="00672FFC"/>
    <w:rsid w:val="0067572F"/>
    <w:rsid w:val="00675C3D"/>
    <w:rsid w:val="00675F84"/>
    <w:rsid w:val="006763D1"/>
    <w:rsid w:val="00676875"/>
    <w:rsid w:val="00676DDE"/>
    <w:rsid w:val="006779B7"/>
    <w:rsid w:val="00677C22"/>
    <w:rsid w:val="00680235"/>
    <w:rsid w:val="00680A88"/>
    <w:rsid w:val="00680CBC"/>
    <w:rsid w:val="00682F22"/>
    <w:rsid w:val="006841E7"/>
    <w:rsid w:val="0068608F"/>
    <w:rsid w:val="00686921"/>
    <w:rsid w:val="00686C04"/>
    <w:rsid w:val="00687AE6"/>
    <w:rsid w:val="006908A2"/>
    <w:rsid w:val="006908F9"/>
    <w:rsid w:val="006914EE"/>
    <w:rsid w:val="00691E55"/>
    <w:rsid w:val="00692917"/>
    <w:rsid w:val="00692F12"/>
    <w:rsid w:val="0069371E"/>
    <w:rsid w:val="00693795"/>
    <w:rsid w:val="00693BFD"/>
    <w:rsid w:val="00695539"/>
    <w:rsid w:val="00696098"/>
    <w:rsid w:val="00696236"/>
    <w:rsid w:val="00696518"/>
    <w:rsid w:val="00697022"/>
    <w:rsid w:val="0069706C"/>
    <w:rsid w:val="006A007D"/>
    <w:rsid w:val="006A04E8"/>
    <w:rsid w:val="006A0A1C"/>
    <w:rsid w:val="006A0AAC"/>
    <w:rsid w:val="006A18F4"/>
    <w:rsid w:val="006A1C57"/>
    <w:rsid w:val="006A1D59"/>
    <w:rsid w:val="006A200A"/>
    <w:rsid w:val="006A26AB"/>
    <w:rsid w:val="006A3550"/>
    <w:rsid w:val="006A3E39"/>
    <w:rsid w:val="006A547E"/>
    <w:rsid w:val="006A55F9"/>
    <w:rsid w:val="006A573C"/>
    <w:rsid w:val="006A6A7E"/>
    <w:rsid w:val="006A73EE"/>
    <w:rsid w:val="006A7709"/>
    <w:rsid w:val="006A796E"/>
    <w:rsid w:val="006A79F1"/>
    <w:rsid w:val="006A7C28"/>
    <w:rsid w:val="006B09AD"/>
    <w:rsid w:val="006B0EC9"/>
    <w:rsid w:val="006B0F81"/>
    <w:rsid w:val="006B1085"/>
    <w:rsid w:val="006B1183"/>
    <w:rsid w:val="006B1410"/>
    <w:rsid w:val="006B1F7B"/>
    <w:rsid w:val="006B3727"/>
    <w:rsid w:val="006B4965"/>
    <w:rsid w:val="006B559D"/>
    <w:rsid w:val="006B7E3B"/>
    <w:rsid w:val="006C01D0"/>
    <w:rsid w:val="006C0740"/>
    <w:rsid w:val="006C2C08"/>
    <w:rsid w:val="006C32BE"/>
    <w:rsid w:val="006C61B0"/>
    <w:rsid w:val="006C6529"/>
    <w:rsid w:val="006C7A58"/>
    <w:rsid w:val="006D16D0"/>
    <w:rsid w:val="006D2A85"/>
    <w:rsid w:val="006D364B"/>
    <w:rsid w:val="006D365E"/>
    <w:rsid w:val="006D498C"/>
    <w:rsid w:val="006D5597"/>
    <w:rsid w:val="006D6D3B"/>
    <w:rsid w:val="006D6F57"/>
    <w:rsid w:val="006D798B"/>
    <w:rsid w:val="006E047A"/>
    <w:rsid w:val="006E04AB"/>
    <w:rsid w:val="006E06A3"/>
    <w:rsid w:val="006E0ED2"/>
    <w:rsid w:val="006E1269"/>
    <w:rsid w:val="006E192F"/>
    <w:rsid w:val="006E244B"/>
    <w:rsid w:val="006E3D88"/>
    <w:rsid w:val="006E4169"/>
    <w:rsid w:val="006E4B9E"/>
    <w:rsid w:val="006E6071"/>
    <w:rsid w:val="006E6506"/>
    <w:rsid w:val="006E670F"/>
    <w:rsid w:val="006E76B7"/>
    <w:rsid w:val="006F0379"/>
    <w:rsid w:val="006F1016"/>
    <w:rsid w:val="006F25A2"/>
    <w:rsid w:val="006F4479"/>
    <w:rsid w:val="006F44C8"/>
    <w:rsid w:val="006F4B87"/>
    <w:rsid w:val="006F5C52"/>
    <w:rsid w:val="006F76ED"/>
    <w:rsid w:val="006F7C33"/>
    <w:rsid w:val="0070052E"/>
    <w:rsid w:val="00700C61"/>
    <w:rsid w:val="00700D3F"/>
    <w:rsid w:val="007026A8"/>
    <w:rsid w:val="00703007"/>
    <w:rsid w:val="00703C61"/>
    <w:rsid w:val="00703F12"/>
    <w:rsid w:val="0070434A"/>
    <w:rsid w:val="0070440A"/>
    <w:rsid w:val="00705D78"/>
    <w:rsid w:val="00706098"/>
    <w:rsid w:val="007064E2"/>
    <w:rsid w:val="00706876"/>
    <w:rsid w:val="00706CDA"/>
    <w:rsid w:val="00706F9C"/>
    <w:rsid w:val="00706FA9"/>
    <w:rsid w:val="00707032"/>
    <w:rsid w:val="007074BC"/>
    <w:rsid w:val="00707CFC"/>
    <w:rsid w:val="00710220"/>
    <w:rsid w:val="00710A59"/>
    <w:rsid w:val="0071143C"/>
    <w:rsid w:val="0071181A"/>
    <w:rsid w:val="00711B91"/>
    <w:rsid w:val="00711D66"/>
    <w:rsid w:val="00712851"/>
    <w:rsid w:val="00712A7D"/>
    <w:rsid w:val="00713916"/>
    <w:rsid w:val="00714179"/>
    <w:rsid w:val="00714DB6"/>
    <w:rsid w:val="00714FA1"/>
    <w:rsid w:val="00715840"/>
    <w:rsid w:val="00715AA5"/>
    <w:rsid w:val="00716053"/>
    <w:rsid w:val="0071652C"/>
    <w:rsid w:val="00717AEB"/>
    <w:rsid w:val="007215F8"/>
    <w:rsid w:val="00721AB5"/>
    <w:rsid w:val="00722BF7"/>
    <w:rsid w:val="00722F06"/>
    <w:rsid w:val="00722F88"/>
    <w:rsid w:val="00723909"/>
    <w:rsid w:val="00723A70"/>
    <w:rsid w:val="00723D39"/>
    <w:rsid w:val="00724C8C"/>
    <w:rsid w:val="00724E96"/>
    <w:rsid w:val="0072665F"/>
    <w:rsid w:val="007312EF"/>
    <w:rsid w:val="007325E1"/>
    <w:rsid w:val="00732AFD"/>
    <w:rsid w:val="00732C94"/>
    <w:rsid w:val="00733062"/>
    <w:rsid w:val="0073310B"/>
    <w:rsid w:val="00733EB6"/>
    <w:rsid w:val="007347F8"/>
    <w:rsid w:val="0073714C"/>
    <w:rsid w:val="0073758C"/>
    <w:rsid w:val="00737904"/>
    <w:rsid w:val="00737AD9"/>
    <w:rsid w:val="00737EFF"/>
    <w:rsid w:val="00740251"/>
    <w:rsid w:val="007419CE"/>
    <w:rsid w:val="00741E3D"/>
    <w:rsid w:val="00742638"/>
    <w:rsid w:val="007429A8"/>
    <w:rsid w:val="00742FFF"/>
    <w:rsid w:val="007437F7"/>
    <w:rsid w:val="00744640"/>
    <w:rsid w:val="00745784"/>
    <w:rsid w:val="00745AD6"/>
    <w:rsid w:val="00745C8C"/>
    <w:rsid w:val="007474BA"/>
    <w:rsid w:val="00750909"/>
    <w:rsid w:val="00750A77"/>
    <w:rsid w:val="00751605"/>
    <w:rsid w:val="00752797"/>
    <w:rsid w:val="007535DF"/>
    <w:rsid w:val="00753CBA"/>
    <w:rsid w:val="007540C2"/>
    <w:rsid w:val="007542D0"/>
    <w:rsid w:val="007545F2"/>
    <w:rsid w:val="00754900"/>
    <w:rsid w:val="007555EE"/>
    <w:rsid w:val="007558F3"/>
    <w:rsid w:val="00755FAD"/>
    <w:rsid w:val="00756549"/>
    <w:rsid w:val="00756EE0"/>
    <w:rsid w:val="007578A0"/>
    <w:rsid w:val="0076097D"/>
    <w:rsid w:val="00762EA7"/>
    <w:rsid w:val="007633A9"/>
    <w:rsid w:val="00764839"/>
    <w:rsid w:val="007650AC"/>
    <w:rsid w:val="007654A6"/>
    <w:rsid w:val="0076633D"/>
    <w:rsid w:val="007663E5"/>
    <w:rsid w:val="00766700"/>
    <w:rsid w:val="0076675C"/>
    <w:rsid w:val="007678F4"/>
    <w:rsid w:val="00767989"/>
    <w:rsid w:val="00770B33"/>
    <w:rsid w:val="00770F99"/>
    <w:rsid w:val="00771541"/>
    <w:rsid w:val="00771BDD"/>
    <w:rsid w:val="00772000"/>
    <w:rsid w:val="007736F9"/>
    <w:rsid w:val="00774659"/>
    <w:rsid w:val="00774AAE"/>
    <w:rsid w:val="007753C4"/>
    <w:rsid w:val="0077639F"/>
    <w:rsid w:val="00776EA5"/>
    <w:rsid w:val="00776ECB"/>
    <w:rsid w:val="007773A5"/>
    <w:rsid w:val="00777FEB"/>
    <w:rsid w:val="00780292"/>
    <w:rsid w:val="00780EC0"/>
    <w:rsid w:val="00780FAD"/>
    <w:rsid w:val="00782B48"/>
    <w:rsid w:val="00782E5E"/>
    <w:rsid w:val="00783A08"/>
    <w:rsid w:val="007845CC"/>
    <w:rsid w:val="00786B83"/>
    <w:rsid w:val="007871F4"/>
    <w:rsid w:val="00790069"/>
    <w:rsid w:val="007903FB"/>
    <w:rsid w:val="0079041D"/>
    <w:rsid w:val="00791147"/>
    <w:rsid w:val="00791570"/>
    <w:rsid w:val="00791CA6"/>
    <w:rsid w:val="007921D6"/>
    <w:rsid w:val="0079284E"/>
    <w:rsid w:val="007934C8"/>
    <w:rsid w:val="0079461C"/>
    <w:rsid w:val="0079514B"/>
    <w:rsid w:val="0079549A"/>
    <w:rsid w:val="0079610A"/>
    <w:rsid w:val="00796664"/>
    <w:rsid w:val="00796B76"/>
    <w:rsid w:val="0079758A"/>
    <w:rsid w:val="007978A3"/>
    <w:rsid w:val="007A0703"/>
    <w:rsid w:val="007A2340"/>
    <w:rsid w:val="007A2E1A"/>
    <w:rsid w:val="007A3493"/>
    <w:rsid w:val="007A38D5"/>
    <w:rsid w:val="007A38FA"/>
    <w:rsid w:val="007A42D4"/>
    <w:rsid w:val="007A52BC"/>
    <w:rsid w:val="007A5A00"/>
    <w:rsid w:val="007A6D06"/>
    <w:rsid w:val="007A6D12"/>
    <w:rsid w:val="007A6F56"/>
    <w:rsid w:val="007B039B"/>
    <w:rsid w:val="007B1478"/>
    <w:rsid w:val="007B20D0"/>
    <w:rsid w:val="007B2E80"/>
    <w:rsid w:val="007B3991"/>
    <w:rsid w:val="007B3E65"/>
    <w:rsid w:val="007B4D7A"/>
    <w:rsid w:val="007B5361"/>
    <w:rsid w:val="007B569F"/>
    <w:rsid w:val="007C0DC2"/>
    <w:rsid w:val="007C1154"/>
    <w:rsid w:val="007C1354"/>
    <w:rsid w:val="007C1549"/>
    <w:rsid w:val="007C159D"/>
    <w:rsid w:val="007C1CB0"/>
    <w:rsid w:val="007C1FE1"/>
    <w:rsid w:val="007C2F52"/>
    <w:rsid w:val="007C4105"/>
    <w:rsid w:val="007C4DB9"/>
    <w:rsid w:val="007C53A2"/>
    <w:rsid w:val="007C53F3"/>
    <w:rsid w:val="007C5F2B"/>
    <w:rsid w:val="007C6D45"/>
    <w:rsid w:val="007D0DAF"/>
    <w:rsid w:val="007D0E05"/>
    <w:rsid w:val="007D1D97"/>
    <w:rsid w:val="007D2574"/>
    <w:rsid w:val="007D3493"/>
    <w:rsid w:val="007D3675"/>
    <w:rsid w:val="007D3EAA"/>
    <w:rsid w:val="007D456F"/>
    <w:rsid w:val="007D5E2A"/>
    <w:rsid w:val="007D5F69"/>
    <w:rsid w:val="007D6B00"/>
    <w:rsid w:val="007D6D23"/>
    <w:rsid w:val="007E02F9"/>
    <w:rsid w:val="007E03CF"/>
    <w:rsid w:val="007E14C1"/>
    <w:rsid w:val="007E16CC"/>
    <w:rsid w:val="007E2E8C"/>
    <w:rsid w:val="007E3275"/>
    <w:rsid w:val="007E3CAA"/>
    <w:rsid w:val="007E3D7D"/>
    <w:rsid w:val="007E44D2"/>
    <w:rsid w:val="007E4AA7"/>
    <w:rsid w:val="007E5C3D"/>
    <w:rsid w:val="007E5F4F"/>
    <w:rsid w:val="007E76BD"/>
    <w:rsid w:val="007F18DA"/>
    <w:rsid w:val="007F1B3B"/>
    <w:rsid w:val="007F1C18"/>
    <w:rsid w:val="007F2649"/>
    <w:rsid w:val="007F3284"/>
    <w:rsid w:val="007F3308"/>
    <w:rsid w:val="007F380B"/>
    <w:rsid w:val="007F39F0"/>
    <w:rsid w:val="007F3BBB"/>
    <w:rsid w:val="007F4062"/>
    <w:rsid w:val="007F6AE3"/>
    <w:rsid w:val="007F6B36"/>
    <w:rsid w:val="007F76CA"/>
    <w:rsid w:val="007F7B8D"/>
    <w:rsid w:val="00800752"/>
    <w:rsid w:val="008010DA"/>
    <w:rsid w:val="00802321"/>
    <w:rsid w:val="00803B7C"/>
    <w:rsid w:val="00804490"/>
    <w:rsid w:val="00805271"/>
    <w:rsid w:val="00805310"/>
    <w:rsid w:val="00805906"/>
    <w:rsid w:val="00806205"/>
    <w:rsid w:val="008069AC"/>
    <w:rsid w:val="00806DFE"/>
    <w:rsid w:val="008071BB"/>
    <w:rsid w:val="0080777C"/>
    <w:rsid w:val="00807D4E"/>
    <w:rsid w:val="00810AC1"/>
    <w:rsid w:val="00810FF1"/>
    <w:rsid w:val="00811688"/>
    <w:rsid w:val="0081249B"/>
    <w:rsid w:val="008129DD"/>
    <w:rsid w:val="00812F4A"/>
    <w:rsid w:val="00813497"/>
    <w:rsid w:val="00813981"/>
    <w:rsid w:val="00813A83"/>
    <w:rsid w:val="00813B62"/>
    <w:rsid w:val="0081495A"/>
    <w:rsid w:val="00814FDC"/>
    <w:rsid w:val="00815140"/>
    <w:rsid w:val="008161C5"/>
    <w:rsid w:val="008166DC"/>
    <w:rsid w:val="00816B3F"/>
    <w:rsid w:val="0081782E"/>
    <w:rsid w:val="008179F9"/>
    <w:rsid w:val="00817FE6"/>
    <w:rsid w:val="008200E4"/>
    <w:rsid w:val="00820F81"/>
    <w:rsid w:val="008215E6"/>
    <w:rsid w:val="00822076"/>
    <w:rsid w:val="0082222F"/>
    <w:rsid w:val="00823AE4"/>
    <w:rsid w:val="0082588C"/>
    <w:rsid w:val="00826135"/>
    <w:rsid w:val="008263C9"/>
    <w:rsid w:val="00827677"/>
    <w:rsid w:val="00827CD4"/>
    <w:rsid w:val="00827DD8"/>
    <w:rsid w:val="00830D72"/>
    <w:rsid w:val="0083118D"/>
    <w:rsid w:val="008314C1"/>
    <w:rsid w:val="008315A4"/>
    <w:rsid w:val="0083161B"/>
    <w:rsid w:val="00832411"/>
    <w:rsid w:val="00833A0B"/>
    <w:rsid w:val="00834417"/>
    <w:rsid w:val="00834883"/>
    <w:rsid w:val="0083493A"/>
    <w:rsid w:val="00835996"/>
    <w:rsid w:val="00835F2C"/>
    <w:rsid w:val="00836114"/>
    <w:rsid w:val="00836C9E"/>
    <w:rsid w:val="0084091C"/>
    <w:rsid w:val="0084093A"/>
    <w:rsid w:val="00841DCF"/>
    <w:rsid w:val="00841E6A"/>
    <w:rsid w:val="00844229"/>
    <w:rsid w:val="0084441B"/>
    <w:rsid w:val="008460B3"/>
    <w:rsid w:val="00847C27"/>
    <w:rsid w:val="00850110"/>
    <w:rsid w:val="00850CCC"/>
    <w:rsid w:val="0085168E"/>
    <w:rsid w:val="0085190E"/>
    <w:rsid w:val="008532E5"/>
    <w:rsid w:val="00854636"/>
    <w:rsid w:val="008551FA"/>
    <w:rsid w:val="00856E41"/>
    <w:rsid w:val="008575B9"/>
    <w:rsid w:val="008608D9"/>
    <w:rsid w:val="00860FAE"/>
    <w:rsid w:val="008626EB"/>
    <w:rsid w:val="008635BB"/>
    <w:rsid w:val="0086459A"/>
    <w:rsid w:val="00865F82"/>
    <w:rsid w:val="008662BA"/>
    <w:rsid w:val="008663AF"/>
    <w:rsid w:val="00867B79"/>
    <w:rsid w:val="008701F0"/>
    <w:rsid w:val="00870880"/>
    <w:rsid w:val="00872DB6"/>
    <w:rsid w:val="00873066"/>
    <w:rsid w:val="00874427"/>
    <w:rsid w:val="008750E6"/>
    <w:rsid w:val="00875497"/>
    <w:rsid w:val="00875549"/>
    <w:rsid w:val="00875E73"/>
    <w:rsid w:val="008803B6"/>
    <w:rsid w:val="008807BA"/>
    <w:rsid w:val="00881236"/>
    <w:rsid w:val="008845CD"/>
    <w:rsid w:val="008857E7"/>
    <w:rsid w:val="00885A48"/>
    <w:rsid w:val="00890347"/>
    <w:rsid w:val="00891743"/>
    <w:rsid w:val="00891ADF"/>
    <w:rsid w:val="00894131"/>
    <w:rsid w:val="0089518D"/>
    <w:rsid w:val="00895F0B"/>
    <w:rsid w:val="00896202"/>
    <w:rsid w:val="00896B55"/>
    <w:rsid w:val="008970CB"/>
    <w:rsid w:val="008972CE"/>
    <w:rsid w:val="00897526"/>
    <w:rsid w:val="008A031D"/>
    <w:rsid w:val="008A0807"/>
    <w:rsid w:val="008A08B1"/>
    <w:rsid w:val="008A1341"/>
    <w:rsid w:val="008A14DF"/>
    <w:rsid w:val="008A155D"/>
    <w:rsid w:val="008A2ABF"/>
    <w:rsid w:val="008A2BFE"/>
    <w:rsid w:val="008A3E6B"/>
    <w:rsid w:val="008A4348"/>
    <w:rsid w:val="008A44B3"/>
    <w:rsid w:val="008A4BB3"/>
    <w:rsid w:val="008A4CC4"/>
    <w:rsid w:val="008A5076"/>
    <w:rsid w:val="008A5489"/>
    <w:rsid w:val="008A5775"/>
    <w:rsid w:val="008A5BC2"/>
    <w:rsid w:val="008A5F8C"/>
    <w:rsid w:val="008A653D"/>
    <w:rsid w:val="008A6C35"/>
    <w:rsid w:val="008A718B"/>
    <w:rsid w:val="008A7A83"/>
    <w:rsid w:val="008A7F02"/>
    <w:rsid w:val="008B03E4"/>
    <w:rsid w:val="008B1314"/>
    <w:rsid w:val="008B1472"/>
    <w:rsid w:val="008B16BF"/>
    <w:rsid w:val="008B1965"/>
    <w:rsid w:val="008B1A8F"/>
    <w:rsid w:val="008B32DA"/>
    <w:rsid w:val="008B36EB"/>
    <w:rsid w:val="008B3700"/>
    <w:rsid w:val="008B370B"/>
    <w:rsid w:val="008B3CCB"/>
    <w:rsid w:val="008B4FC4"/>
    <w:rsid w:val="008B5E3A"/>
    <w:rsid w:val="008B73D0"/>
    <w:rsid w:val="008C0C6B"/>
    <w:rsid w:val="008C10E3"/>
    <w:rsid w:val="008C1769"/>
    <w:rsid w:val="008C1F06"/>
    <w:rsid w:val="008C2C1D"/>
    <w:rsid w:val="008C3AA4"/>
    <w:rsid w:val="008C4496"/>
    <w:rsid w:val="008C4514"/>
    <w:rsid w:val="008C4E24"/>
    <w:rsid w:val="008C5A7E"/>
    <w:rsid w:val="008D073D"/>
    <w:rsid w:val="008D0779"/>
    <w:rsid w:val="008D1F7E"/>
    <w:rsid w:val="008D20F6"/>
    <w:rsid w:val="008D2D6B"/>
    <w:rsid w:val="008D401E"/>
    <w:rsid w:val="008D45C5"/>
    <w:rsid w:val="008D4905"/>
    <w:rsid w:val="008D4FF1"/>
    <w:rsid w:val="008D6847"/>
    <w:rsid w:val="008D6D01"/>
    <w:rsid w:val="008D7379"/>
    <w:rsid w:val="008D7756"/>
    <w:rsid w:val="008E02CC"/>
    <w:rsid w:val="008E0D0C"/>
    <w:rsid w:val="008E23AF"/>
    <w:rsid w:val="008E2A78"/>
    <w:rsid w:val="008E309B"/>
    <w:rsid w:val="008E5EC9"/>
    <w:rsid w:val="008E5EF6"/>
    <w:rsid w:val="008E6E32"/>
    <w:rsid w:val="008E76D6"/>
    <w:rsid w:val="008E7C02"/>
    <w:rsid w:val="008E7E87"/>
    <w:rsid w:val="008F00DF"/>
    <w:rsid w:val="008F0759"/>
    <w:rsid w:val="008F1630"/>
    <w:rsid w:val="008F2010"/>
    <w:rsid w:val="008F24F1"/>
    <w:rsid w:val="008F28B4"/>
    <w:rsid w:val="008F3C50"/>
    <w:rsid w:val="008F4442"/>
    <w:rsid w:val="008F6075"/>
    <w:rsid w:val="008F778E"/>
    <w:rsid w:val="009013A6"/>
    <w:rsid w:val="00902F61"/>
    <w:rsid w:val="009035F7"/>
    <w:rsid w:val="009037A2"/>
    <w:rsid w:val="009039E4"/>
    <w:rsid w:val="00904033"/>
    <w:rsid w:val="0090469C"/>
    <w:rsid w:val="00904AFA"/>
    <w:rsid w:val="00905E1F"/>
    <w:rsid w:val="00906BD0"/>
    <w:rsid w:val="009073D9"/>
    <w:rsid w:val="00907C64"/>
    <w:rsid w:val="00910AAF"/>
    <w:rsid w:val="00910B6C"/>
    <w:rsid w:val="00911008"/>
    <w:rsid w:val="00916B43"/>
    <w:rsid w:val="00916DDA"/>
    <w:rsid w:val="00917EBD"/>
    <w:rsid w:val="009201DE"/>
    <w:rsid w:val="00920292"/>
    <w:rsid w:val="009209AA"/>
    <w:rsid w:val="00920C20"/>
    <w:rsid w:val="00920E4E"/>
    <w:rsid w:val="00921F44"/>
    <w:rsid w:val="009226EE"/>
    <w:rsid w:val="00923109"/>
    <w:rsid w:val="00924A40"/>
    <w:rsid w:val="009250C3"/>
    <w:rsid w:val="00926175"/>
    <w:rsid w:val="00926400"/>
    <w:rsid w:val="00926976"/>
    <w:rsid w:val="00926C73"/>
    <w:rsid w:val="00927ADF"/>
    <w:rsid w:val="00931A61"/>
    <w:rsid w:val="00931D1B"/>
    <w:rsid w:val="00931F58"/>
    <w:rsid w:val="009329E6"/>
    <w:rsid w:val="00932C0C"/>
    <w:rsid w:val="00932E71"/>
    <w:rsid w:val="0093359F"/>
    <w:rsid w:val="009344B6"/>
    <w:rsid w:val="00935842"/>
    <w:rsid w:val="00936170"/>
    <w:rsid w:val="00936B25"/>
    <w:rsid w:val="00937D04"/>
    <w:rsid w:val="00940129"/>
    <w:rsid w:val="00942F7F"/>
    <w:rsid w:val="00943A38"/>
    <w:rsid w:val="00943F1A"/>
    <w:rsid w:val="00944B19"/>
    <w:rsid w:val="00946D63"/>
    <w:rsid w:val="00947530"/>
    <w:rsid w:val="0095082F"/>
    <w:rsid w:val="00950BB8"/>
    <w:rsid w:val="00951044"/>
    <w:rsid w:val="00951CFF"/>
    <w:rsid w:val="00952765"/>
    <w:rsid w:val="009528A0"/>
    <w:rsid w:val="00953642"/>
    <w:rsid w:val="00954869"/>
    <w:rsid w:val="00954BF6"/>
    <w:rsid w:val="00955E64"/>
    <w:rsid w:val="00956273"/>
    <w:rsid w:val="00956276"/>
    <w:rsid w:val="00956BC4"/>
    <w:rsid w:val="009600E0"/>
    <w:rsid w:val="0096091C"/>
    <w:rsid w:val="009615BA"/>
    <w:rsid w:val="0096271D"/>
    <w:rsid w:val="00962AD6"/>
    <w:rsid w:val="009630FB"/>
    <w:rsid w:val="00963113"/>
    <w:rsid w:val="0096525C"/>
    <w:rsid w:val="009654DA"/>
    <w:rsid w:val="0096603B"/>
    <w:rsid w:val="00967AC4"/>
    <w:rsid w:val="00967D94"/>
    <w:rsid w:val="00970EC1"/>
    <w:rsid w:val="00972230"/>
    <w:rsid w:val="00972559"/>
    <w:rsid w:val="0097309C"/>
    <w:rsid w:val="00973356"/>
    <w:rsid w:val="00973D7A"/>
    <w:rsid w:val="00974F67"/>
    <w:rsid w:val="0097778F"/>
    <w:rsid w:val="00977DB8"/>
    <w:rsid w:val="00980A22"/>
    <w:rsid w:val="00982A72"/>
    <w:rsid w:val="009844E2"/>
    <w:rsid w:val="0098475B"/>
    <w:rsid w:val="009857CA"/>
    <w:rsid w:val="00985D91"/>
    <w:rsid w:val="00985FB1"/>
    <w:rsid w:val="00990159"/>
    <w:rsid w:val="00990468"/>
    <w:rsid w:val="00990BD1"/>
    <w:rsid w:val="00990F1F"/>
    <w:rsid w:val="00991899"/>
    <w:rsid w:val="009922AE"/>
    <w:rsid w:val="009927C7"/>
    <w:rsid w:val="00992AD7"/>
    <w:rsid w:val="009932DA"/>
    <w:rsid w:val="0099398E"/>
    <w:rsid w:val="009948EF"/>
    <w:rsid w:val="00994900"/>
    <w:rsid w:val="009968C5"/>
    <w:rsid w:val="00996B03"/>
    <w:rsid w:val="009971BB"/>
    <w:rsid w:val="00997778"/>
    <w:rsid w:val="009A0D2C"/>
    <w:rsid w:val="009A2F1D"/>
    <w:rsid w:val="009A36FB"/>
    <w:rsid w:val="009A4D09"/>
    <w:rsid w:val="009A5985"/>
    <w:rsid w:val="009A5F01"/>
    <w:rsid w:val="009A6595"/>
    <w:rsid w:val="009A7537"/>
    <w:rsid w:val="009B150C"/>
    <w:rsid w:val="009B1A62"/>
    <w:rsid w:val="009B2048"/>
    <w:rsid w:val="009B28E0"/>
    <w:rsid w:val="009B39BE"/>
    <w:rsid w:val="009B422C"/>
    <w:rsid w:val="009B4339"/>
    <w:rsid w:val="009B4346"/>
    <w:rsid w:val="009B602D"/>
    <w:rsid w:val="009B6F55"/>
    <w:rsid w:val="009B7CB9"/>
    <w:rsid w:val="009C0303"/>
    <w:rsid w:val="009C0796"/>
    <w:rsid w:val="009C1305"/>
    <w:rsid w:val="009C1D12"/>
    <w:rsid w:val="009C248E"/>
    <w:rsid w:val="009C2878"/>
    <w:rsid w:val="009C34EF"/>
    <w:rsid w:val="009C3944"/>
    <w:rsid w:val="009C455F"/>
    <w:rsid w:val="009C51C4"/>
    <w:rsid w:val="009C5AEA"/>
    <w:rsid w:val="009C5E28"/>
    <w:rsid w:val="009C66BB"/>
    <w:rsid w:val="009C6FB4"/>
    <w:rsid w:val="009C730F"/>
    <w:rsid w:val="009D0500"/>
    <w:rsid w:val="009D085B"/>
    <w:rsid w:val="009D137A"/>
    <w:rsid w:val="009D1A0C"/>
    <w:rsid w:val="009D1F59"/>
    <w:rsid w:val="009D269D"/>
    <w:rsid w:val="009D2E62"/>
    <w:rsid w:val="009D417D"/>
    <w:rsid w:val="009D4F80"/>
    <w:rsid w:val="009D5240"/>
    <w:rsid w:val="009D640D"/>
    <w:rsid w:val="009D7CBE"/>
    <w:rsid w:val="009E0903"/>
    <w:rsid w:val="009E1DC8"/>
    <w:rsid w:val="009E240A"/>
    <w:rsid w:val="009E2F6D"/>
    <w:rsid w:val="009E304C"/>
    <w:rsid w:val="009E35ED"/>
    <w:rsid w:val="009E45C2"/>
    <w:rsid w:val="009E4878"/>
    <w:rsid w:val="009E4A69"/>
    <w:rsid w:val="009E506C"/>
    <w:rsid w:val="009E6473"/>
    <w:rsid w:val="009E6C5F"/>
    <w:rsid w:val="009E7CC0"/>
    <w:rsid w:val="009F0059"/>
    <w:rsid w:val="009F0D57"/>
    <w:rsid w:val="009F0EF2"/>
    <w:rsid w:val="009F11B5"/>
    <w:rsid w:val="009F45E1"/>
    <w:rsid w:val="009F4950"/>
    <w:rsid w:val="009F5008"/>
    <w:rsid w:val="009F54EA"/>
    <w:rsid w:val="009F5ED0"/>
    <w:rsid w:val="009F6993"/>
    <w:rsid w:val="009F73F2"/>
    <w:rsid w:val="009F7486"/>
    <w:rsid w:val="009F7BDA"/>
    <w:rsid w:val="00A005A8"/>
    <w:rsid w:val="00A00802"/>
    <w:rsid w:val="00A00EF7"/>
    <w:rsid w:val="00A02789"/>
    <w:rsid w:val="00A02DF3"/>
    <w:rsid w:val="00A0315C"/>
    <w:rsid w:val="00A03341"/>
    <w:rsid w:val="00A03E2D"/>
    <w:rsid w:val="00A05592"/>
    <w:rsid w:val="00A05A82"/>
    <w:rsid w:val="00A062C2"/>
    <w:rsid w:val="00A064C5"/>
    <w:rsid w:val="00A0764E"/>
    <w:rsid w:val="00A10252"/>
    <w:rsid w:val="00A1065B"/>
    <w:rsid w:val="00A10D62"/>
    <w:rsid w:val="00A121CF"/>
    <w:rsid w:val="00A12AE8"/>
    <w:rsid w:val="00A158A5"/>
    <w:rsid w:val="00A16916"/>
    <w:rsid w:val="00A169D5"/>
    <w:rsid w:val="00A16CB7"/>
    <w:rsid w:val="00A21488"/>
    <w:rsid w:val="00A219F3"/>
    <w:rsid w:val="00A21DEE"/>
    <w:rsid w:val="00A22986"/>
    <w:rsid w:val="00A2415D"/>
    <w:rsid w:val="00A2480A"/>
    <w:rsid w:val="00A24D1E"/>
    <w:rsid w:val="00A24F05"/>
    <w:rsid w:val="00A25DB5"/>
    <w:rsid w:val="00A273E1"/>
    <w:rsid w:val="00A27B28"/>
    <w:rsid w:val="00A30173"/>
    <w:rsid w:val="00A325FA"/>
    <w:rsid w:val="00A329EB"/>
    <w:rsid w:val="00A32D62"/>
    <w:rsid w:val="00A33BCE"/>
    <w:rsid w:val="00A34A73"/>
    <w:rsid w:val="00A3510B"/>
    <w:rsid w:val="00A40575"/>
    <w:rsid w:val="00A40F25"/>
    <w:rsid w:val="00A40F30"/>
    <w:rsid w:val="00A4218F"/>
    <w:rsid w:val="00A42E7B"/>
    <w:rsid w:val="00A43C7A"/>
    <w:rsid w:val="00A44508"/>
    <w:rsid w:val="00A44F43"/>
    <w:rsid w:val="00A45512"/>
    <w:rsid w:val="00A45E0B"/>
    <w:rsid w:val="00A461E5"/>
    <w:rsid w:val="00A46F5A"/>
    <w:rsid w:val="00A47647"/>
    <w:rsid w:val="00A47715"/>
    <w:rsid w:val="00A47861"/>
    <w:rsid w:val="00A511B6"/>
    <w:rsid w:val="00A5128B"/>
    <w:rsid w:val="00A52309"/>
    <w:rsid w:val="00A52515"/>
    <w:rsid w:val="00A526A1"/>
    <w:rsid w:val="00A52A6F"/>
    <w:rsid w:val="00A533C4"/>
    <w:rsid w:val="00A54A76"/>
    <w:rsid w:val="00A55C3F"/>
    <w:rsid w:val="00A563A3"/>
    <w:rsid w:val="00A56E68"/>
    <w:rsid w:val="00A572C2"/>
    <w:rsid w:val="00A5771F"/>
    <w:rsid w:val="00A609FD"/>
    <w:rsid w:val="00A61295"/>
    <w:rsid w:val="00A613C9"/>
    <w:rsid w:val="00A618D5"/>
    <w:rsid w:val="00A62727"/>
    <w:rsid w:val="00A62F07"/>
    <w:rsid w:val="00A6449B"/>
    <w:rsid w:val="00A65215"/>
    <w:rsid w:val="00A6623E"/>
    <w:rsid w:val="00A6666F"/>
    <w:rsid w:val="00A6667A"/>
    <w:rsid w:val="00A66F8D"/>
    <w:rsid w:val="00A673D1"/>
    <w:rsid w:val="00A70D73"/>
    <w:rsid w:val="00A71591"/>
    <w:rsid w:val="00A7235A"/>
    <w:rsid w:val="00A72D35"/>
    <w:rsid w:val="00A73421"/>
    <w:rsid w:val="00A73CEA"/>
    <w:rsid w:val="00A74095"/>
    <w:rsid w:val="00A74718"/>
    <w:rsid w:val="00A749A3"/>
    <w:rsid w:val="00A7515E"/>
    <w:rsid w:val="00A755AA"/>
    <w:rsid w:val="00A75949"/>
    <w:rsid w:val="00A75C6C"/>
    <w:rsid w:val="00A760AA"/>
    <w:rsid w:val="00A76461"/>
    <w:rsid w:val="00A765C9"/>
    <w:rsid w:val="00A76D03"/>
    <w:rsid w:val="00A776A5"/>
    <w:rsid w:val="00A77D71"/>
    <w:rsid w:val="00A807D8"/>
    <w:rsid w:val="00A80B68"/>
    <w:rsid w:val="00A81843"/>
    <w:rsid w:val="00A81E33"/>
    <w:rsid w:val="00A82DDE"/>
    <w:rsid w:val="00A835CF"/>
    <w:rsid w:val="00A83B40"/>
    <w:rsid w:val="00A84E55"/>
    <w:rsid w:val="00A85D8C"/>
    <w:rsid w:val="00A860B1"/>
    <w:rsid w:val="00A87357"/>
    <w:rsid w:val="00A879B5"/>
    <w:rsid w:val="00A91B93"/>
    <w:rsid w:val="00A92AA5"/>
    <w:rsid w:val="00A92E1E"/>
    <w:rsid w:val="00A94C9C"/>
    <w:rsid w:val="00A95730"/>
    <w:rsid w:val="00A95A64"/>
    <w:rsid w:val="00A9615E"/>
    <w:rsid w:val="00A9653B"/>
    <w:rsid w:val="00A97751"/>
    <w:rsid w:val="00A97A2F"/>
    <w:rsid w:val="00AA0236"/>
    <w:rsid w:val="00AA089A"/>
    <w:rsid w:val="00AA0C85"/>
    <w:rsid w:val="00AA10FC"/>
    <w:rsid w:val="00AA1FBD"/>
    <w:rsid w:val="00AA2701"/>
    <w:rsid w:val="00AA29D6"/>
    <w:rsid w:val="00AA2B8E"/>
    <w:rsid w:val="00AA4007"/>
    <w:rsid w:val="00AA4F4A"/>
    <w:rsid w:val="00AA6251"/>
    <w:rsid w:val="00AA7EFB"/>
    <w:rsid w:val="00AB1CAE"/>
    <w:rsid w:val="00AB25B7"/>
    <w:rsid w:val="00AB3101"/>
    <w:rsid w:val="00AB4E09"/>
    <w:rsid w:val="00AB4FA9"/>
    <w:rsid w:val="00AB555C"/>
    <w:rsid w:val="00AB7FC6"/>
    <w:rsid w:val="00AC0B4C"/>
    <w:rsid w:val="00AC0C70"/>
    <w:rsid w:val="00AC0D8E"/>
    <w:rsid w:val="00AC170C"/>
    <w:rsid w:val="00AC24CD"/>
    <w:rsid w:val="00AC2A3E"/>
    <w:rsid w:val="00AC2F96"/>
    <w:rsid w:val="00AC372F"/>
    <w:rsid w:val="00AC3C1E"/>
    <w:rsid w:val="00AC3DDB"/>
    <w:rsid w:val="00AC4D18"/>
    <w:rsid w:val="00AC4EEF"/>
    <w:rsid w:val="00AC5F99"/>
    <w:rsid w:val="00AC678D"/>
    <w:rsid w:val="00AC789D"/>
    <w:rsid w:val="00AD0DDB"/>
    <w:rsid w:val="00AD1CB3"/>
    <w:rsid w:val="00AD1D59"/>
    <w:rsid w:val="00AD1D76"/>
    <w:rsid w:val="00AD1F4B"/>
    <w:rsid w:val="00AD22FF"/>
    <w:rsid w:val="00AD2545"/>
    <w:rsid w:val="00AD27F4"/>
    <w:rsid w:val="00AD2E0B"/>
    <w:rsid w:val="00AD32F3"/>
    <w:rsid w:val="00AD3B8E"/>
    <w:rsid w:val="00AD4260"/>
    <w:rsid w:val="00AD45D6"/>
    <w:rsid w:val="00AD4A90"/>
    <w:rsid w:val="00AD549D"/>
    <w:rsid w:val="00AD6A9C"/>
    <w:rsid w:val="00AD7036"/>
    <w:rsid w:val="00AD74AF"/>
    <w:rsid w:val="00AD7AA2"/>
    <w:rsid w:val="00AD7ACB"/>
    <w:rsid w:val="00AD7B1D"/>
    <w:rsid w:val="00AE0CB3"/>
    <w:rsid w:val="00AE12C9"/>
    <w:rsid w:val="00AE1B14"/>
    <w:rsid w:val="00AE1DF0"/>
    <w:rsid w:val="00AE2788"/>
    <w:rsid w:val="00AE27DB"/>
    <w:rsid w:val="00AE30C1"/>
    <w:rsid w:val="00AE36D1"/>
    <w:rsid w:val="00AE3ACA"/>
    <w:rsid w:val="00AE3B3A"/>
    <w:rsid w:val="00AE60A4"/>
    <w:rsid w:val="00AE69CB"/>
    <w:rsid w:val="00AE6D44"/>
    <w:rsid w:val="00AE6E07"/>
    <w:rsid w:val="00AF0847"/>
    <w:rsid w:val="00AF2E80"/>
    <w:rsid w:val="00AF31C2"/>
    <w:rsid w:val="00AF3519"/>
    <w:rsid w:val="00AF60A2"/>
    <w:rsid w:val="00AF62E7"/>
    <w:rsid w:val="00B0037E"/>
    <w:rsid w:val="00B00C9B"/>
    <w:rsid w:val="00B00E80"/>
    <w:rsid w:val="00B01553"/>
    <w:rsid w:val="00B02A71"/>
    <w:rsid w:val="00B02DF9"/>
    <w:rsid w:val="00B03864"/>
    <w:rsid w:val="00B053A6"/>
    <w:rsid w:val="00B0605D"/>
    <w:rsid w:val="00B100A3"/>
    <w:rsid w:val="00B102A3"/>
    <w:rsid w:val="00B120B1"/>
    <w:rsid w:val="00B12769"/>
    <w:rsid w:val="00B13145"/>
    <w:rsid w:val="00B13565"/>
    <w:rsid w:val="00B13A85"/>
    <w:rsid w:val="00B13C3B"/>
    <w:rsid w:val="00B149F8"/>
    <w:rsid w:val="00B1501A"/>
    <w:rsid w:val="00B153F5"/>
    <w:rsid w:val="00B16505"/>
    <w:rsid w:val="00B165C7"/>
    <w:rsid w:val="00B16885"/>
    <w:rsid w:val="00B16895"/>
    <w:rsid w:val="00B17029"/>
    <w:rsid w:val="00B17E1B"/>
    <w:rsid w:val="00B20DD8"/>
    <w:rsid w:val="00B21B2F"/>
    <w:rsid w:val="00B22684"/>
    <w:rsid w:val="00B2283D"/>
    <w:rsid w:val="00B2298F"/>
    <w:rsid w:val="00B236A5"/>
    <w:rsid w:val="00B23966"/>
    <w:rsid w:val="00B23D9F"/>
    <w:rsid w:val="00B24FB9"/>
    <w:rsid w:val="00B25D0C"/>
    <w:rsid w:val="00B27F01"/>
    <w:rsid w:val="00B30290"/>
    <w:rsid w:val="00B3078C"/>
    <w:rsid w:val="00B30BE7"/>
    <w:rsid w:val="00B318DD"/>
    <w:rsid w:val="00B338DA"/>
    <w:rsid w:val="00B33DC6"/>
    <w:rsid w:val="00B3417E"/>
    <w:rsid w:val="00B3604C"/>
    <w:rsid w:val="00B371C7"/>
    <w:rsid w:val="00B37423"/>
    <w:rsid w:val="00B4078C"/>
    <w:rsid w:val="00B40C59"/>
    <w:rsid w:val="00B40EBD"/>
    <w:rsid w:val="00B40F01"/>
    <w:rsid w:val="00B41467"/>
    <w:rsid w:val="00B439A6"/>
    <w:rsid w:val="00B43FBF"/>
    <w:rsid w:val="00B45397"/>
    <w:rsid w:val="00B45BDD"/>
    <w:rsid w:val="00B4628B"/>
    <w:rsid w:val="00B46D53"/>
    <w:rsid w:val="00B47D43"/>
    <w:rsid w:val="00B509E7"/>
    <w:rsid w:val="00B516BC"/>
    <w:rsid w:val="00B52046"/>
    <w:rsid w:val="00B523E9"/>
    <w:rsid w:val="00B524F8"/>
    <w:rsid w:val="00B52F27"/>
    <w:rsid w:val="00B530C1"/>
    <w:rsid w:val="00B532A9"/>
    <w:rsid w:val="00B538A1"/>
    <w:rsid w:val="00B54275"/>
    <w:rsid w:val="00B54AD0"/>
    <w:rsid w:val="00B552C5"/>
    <w:rsid w:val="00B553EA"/>
    <w:rsid w:val="00B56312"/>
    <w:rsid w:val="00B56355"/>
    <w:rsid w:val="00B563DD"/>
    <w:rsid w:val="00B56892"/>
    <w:rsid w:val="00B574D5"/>
    <w:rsid w:val="00B577C2"/>
    <w:rsid w:val="00B57C50"/>
    <w:rsid w:val="00B57FC8"/>
    <w:rsid w:val="00B60B95"/>
    <w:rsid w:val="00B61423"/>
    <w:rsid w:val="00B61932"/>
    <w:rsid w:val="00B61C73"/>
    <w:rsid w:val="00B62E1C"/>
    <w:rsid w:val="00B630CD"/>
    <w:rsid w:val="00B637E1"/>
    <w:rsid w:val="00B640FA"/>
    <w:rsid w:val="00B64131"/>
    <w:rsid w:val="00B656F5"/>
    <w:rsid w:val="00B658F8"/>
    <w:rsid w:val="00B65D5F"/>
    <w:rsid w:val="00B65F67"/>
    <w:rsid w:val="00B66359"/>
    <w:rsid w:val="00B66AE2"/>
    <w:rsid w:val="00B67CEE"/>
    <w:rsid w:val="00B706B5"/>
    <w:rsid w:val="00B71544"/>
    <w:rsid w:val="00B74DA0"/>
    <w:rsid w:val="00B7509A"/>
    <w:rsid w:val="00B76537"/>
    <w:rsid w:val="00B80D79"/>
    <w:rsid w:val="00B819C7"/>
    <w:rsid w:val="00B81F3A"/>
    <w:rsid w:val="00B82064"/>
    <w:rsid w:val="00B827F0"/>
    <w:rsid w:val="00B828F3"/>
    <w:rsid w:val="00B82CCD"/>
    <w:rsid w:val="00B834A3"/>
    <w:rsid w:val="00B83933"/>
    <w:rsid w:val="00B83B80"/>
    <w:rsid w:val="00B83F5B"/>
    <w:rsid w:val="00B849EF"/>
    <w:rsid w:val="00B85A48"/>
    <w:rsid w:val="00B86E18"/>
    <w:rsid w:val="00B874E0"/>
    <w:rsid w:val="00B87892"/>
    <w:rsid w:val="00B87C43"/>
    <w:rsid w:val="00B904D3"/>
    <w:rsid w:val="00B90704"/>
    <w:rsid w:val="00B9108C"/>
    <w:rsid w:val="00B911CB"/>
    <w:rsid w:val="00B9334A"/>
    <w:rsid w:val="00B937DE"/>
    <w:rsid w:val="00B93947"/>
    <w:rsid w:val="00B93EF4"/>
    <w:rsid w:val="00B9425B"/>
    <w:rsid w:val="00B94DC5"/>
    <w:rsid w:val="00B95591"/>
    <w:rsid w:val="00B95D53"/>
    <w:rsid w:val="00B96711"/>
    <w:rsid w:val="00B972E5"/>
    <w:rsid w:val="00B97504"/>
    <w:rsid w:val="00B97B38"/>
    <w:rsid w:val="00BA058F"/>
    <w:rsid w:val="00BA0648"/>
    <w:rsid w:val="00BA0B6E"/>
    <w:rsid w:val="00BA107A"/>
    <w:rsid w:val="00BA17F1"/>
    <w:rsid w:val="00BA1ACD"/>
    <w:rsid w:val="00BA1BA1"/>
    <w:rsid w:val="00BA2290"/>
    <w:rsid w:val="00BA3E61"/>
    <w:rsid w:val="00BA55C6"/>
    <w:rsid w:val="00BA5A7B"/>
    <w:rsid w:val="00BA5BA6"/>
    <w:rsid w:val="00BA6BBD"/>
    <w:rsid w:val="00BA6D9A"/>
    <w:rsid w:val="00BA763F"/>
    <w:rsid w:val="00BA7C4D"/>
    <w:rsid w:val="00BB01BB"/>
    <w:rsid w:val="00BB05EE"/>
    <w:rsid w:val="00BB1F5E"/>
    <w:rsid w:val="00BB254A"/>
    <w:rsid w:val="00BB2E06"/>
    <w:rsid w:val="00BB52E6"/>
    <w:rsid w:val="00BB5977"/>
    <w:rsid w:val="00BB5D9D"/>
    <w:rsid w:val="00BC08C9"/>
    <w:rsid w:val="00BC0DD9"/>
    <w:rsid w:val="00BC143C"/>
    <w:rsid w:val="00BC25BA"/>
    <w:rsid w:val="00BC52FF"/>
    <w:rsid w:val="00BC5636"/>
    <w:rsid w:val="00BC56F1"/>
    <w:rsid w:val="00BC7768"/>
    <w:rsid w:val="00BD12A7"/>
    <w:rsid w:val="00BD165D"/>
    <w:rsid w:val="00BD2118"/>
    <w:rsid w:val="00BD4EF4"/>
    <w:rsid w:val="00BD68FC"/>
    <w:rsid w:val="00BD6A34"/>
    <w:rsid w:val="00BD70F9"/>
    <w:rsid w:val="00BD7289"/>
    <w:rsid w:val="00BD74CA"/>
    <w:rsid w:val="00BD7C89"/>
    <w:rsid w:val="00BD7D3F"/>
    <w:rsid w:val="00BD7FA8"/>
    <w:rsid w:val="00BE05E7"/>
    <w:rsid w:val="00BE080F"/>
    <w:rsid w:val="00BE08EE"/>
    <w:rsid w:val="00BE1CA8"/>
    <w:rsid w:val="00BE20BF"/>
    <w:rsid w:val="00BE28BF"/>
    <w:rsid w:val="00BE2BAA"/>
    <w:rsid w:val="00BE329B"/>
    <w:rsid w:val="00BE38F0"/>
    <w:rsid w:val="00BE3CE6"/>
    <w:rsid w:val="00BE5934"/>
    <w:rsid w:val="00BE60F9"/>
    <w:rsid w:val="00BE620F"/>
    <w:rsid w:val="00BE67F3"/>
    <w:rsid w:val="00BE6A2E"/>
    <w:rsid w:val="00BE71C2"/>
    <w:rsid w:val="00BE736C"/>
    <w:rsid w:val="00BF1785"/>
    <w:rsid w:val="00BF1A08"/>
    <w:rsid w:val="00BF257D"/>
    <w:rsid w:val="00BF3CFC"/>
    <w:rsid w:val="00BF3D10"/>
    <w:rsid w:val="00BF5958"/>
    <w:rsid w:val="00BF61BA"/>
    <w:rsid w:val="00BF62DB"/>
    <w:rsid w:val="00BF6ED0"/>
    <w:rsid w:val="00BF7587"/>
    <w:rsid w:val="00C00B92"/>
    <w:rsid w:val="00C00FD1"/>
    <w:rsid w:val="00C0283B"/>
    <w:rsid w:val="00C0399F"/>
    <w:rsid w:val="00C03BF2"/>
    <w:rsid w:val="00C06AE9"/>
    <w:rsid w:val="00C06F62"/>
    <w:rsid w:val="00C07322"/>
    <w:rsid w:val="00C07E9D"/>
    <w:rsid w:val="00C11786"/>
    <w:rsid w:val="00C1206A"/>
    <w:rsid w:val="00C13400"/>
    <w:rsid w:val="00C16171"/>
    <w:rsid w:val="00C17D8D"/>
    <w:rsid w:val="00C20155"/>
    <w:rsid w:val="00C211E5"/>
    <w:rsid w:val="00C21459"/>
    <w:rsid w:val="00C21705"/>
    <w:rsid w:val="00C21C5D"/>
    <w:rsid w:val="00C21D09"/>
    <w:rsid w:val="00C23985"/>
    <w:rsid w:val="00C23C26"/>
    <w:rsid w:val="00C24958"/>
    <w:rsid w:val="00C24DEA"/>
    <w:rsid w:val="00C25319"/>
    <w:rsid w:val="00C2562C"/>
    <w:rsid w:val="00C25E38"/>
    <w:rsid w:val="00C26501"/>
    <w:rsid w:val="00C275DE"/>
    <w:rsid w:val="00C27D0F"/>
    <w:rsid w:val="00C30191"/>
    <w:rsid w:val="00C30344"/>
    <w:rsid w:val="00C3082A"/>
    <w:rsid w:val="00C30B8C"/>
    <w:rsid w:val="00C30D74"/>
    <w:rsid w:val="00C311CC"/>
    <w:rsid w:val="00C31836"/>
    <w:rsid w:val="00C330F4"/>
    <w:rsid w:val="00C33918"/>
    <w:rsid w:val="00C34722"/>
    <w:rsid w:val="00C355FA"/>
    <w:rsid w:val="00C35D24"/>
    <w:rsid w:val="00C360E2"/>
    <w:rsid w:val="00C36552"/>
    <w:rsid w:val="00C36CB8"/>
    <w:rsid w:val="00C37E2F"/>
    <w:rsid w:val="00C404F5"/>
    <w:rsid w:val="00C406C8"/>
    <w:rsid w:val="00C42382"/>
    <w:rsid w:val="00C42448"/>
    <w:rsid w:val="00C42559"/>
    <w:rsid w:val="00C429F3"/>
    <w:rsid w:val="00C42B24"/>
    <w:rsid w:val="00C43EA6"/>
    <w:rsid w:val="00C4533C"/>
    <w:rsid w:val="00C474CF"/>
    <w:rsid w:val="00C47BF5"/>
    <w:rsid w:val="00C502E5"/>
    <w:rsid w:val="00C51388"/>
    <w:rsid w:val="00C51754"/>
    <w:rsid w:val="00C51834"/>
    <w:rsid w:val="00C52F34"/>
    <w:rsid w:val="00C5336E"/>
    <w:rsid w:val="00C53D25"/>
    <w:rsid w:val="00C540C7"/>
    <w:rsid w:val="00C5456A"/>
    <w:rsid w:val="00C5537F"/>
    <w:rsid w:val="00C56336"/>
    <w:rsid w:val="00C5755C"/>
    <w:rsid w:val="00C60FFF"/>
    <w:rsid w:val="00C61372"/>
    <w:rsid w:val="00C61940"/>
    <w:rsid w:val="00C61D26"/>
    <w:rsid w:val="00C61E20"/>
    <w:rsid w:val="00C62622"/>
    <w:rsid w:val="00C62890"/>
    <w:rsid w:val="00C62994"/>
    <w:rsid w:val="00C62CE7"/>
    <w:rsid w:val="00C632C2"/>
    <w:rsid w:val="00C63381"/>
    <w:rsid w:val="00C637B9"/>
    <w:rsid w:val="00C647C4"/>
    <w:rsid w:val="00C6491F"/>
    <w:rsid w:val="00C65004"/>
    <w:rsid w:val="00C652BF"/>
    <w:rsid w:val="00C65757"/>
    <w:rsid w:val="00C6591B"/>
    <w:rsid w:val="00C65E50"/>
    <w:rsid w:val="00C668BA"/>
    <w:rsid w:val="00C67976"/>
    <w:rsid w:val="00C70A28"/>
    <w:rsid w:val="00C7112C"/>
    <w:rsid w:val="00C71524"/>
    <w:rsid w:val="00C718B3"/>
    <w:rsid w:val="00C725DF"/>
    <w:rsid w:val="00C72BD7"/>
    <w:rsid w:val="00C7318B"/>
    <w:rsid w:val="00C74053"/>
    <w:rsid w:val="00C7484D"/>
    <w:rsid w:val="00C74DD3"/>
    <w:rsid w:val="00C74F35"/>
    <w:rsid w:val="00C76A3B"/>
    <w:rsid w:val="00C76F1C"/>
    <w:rsid w:val="00C77300"/>
    <w:rsid w:val="00C77501"/>
    <w:rsid w:val="00C8059E"/>
    <w:rsid w:val="00C809BA"/>
    <w:rsid w:val="00C82479"/>
    <w:rsid w:val="00C83188"/>
    <w:rsid w:val="00C84486"/>
    <w:rsid w:val="00C850B1"/>
    <w:rsid w:val="00C85687"/>
    <w:rsid w:val="00C861C8"/>
    <w:rsid w:val="00C86AEB"/>
    <w:rsid w:val="00C87610"/>
    <w:rsid w:val="00C909E9"/>
    <w:rsid w:val="00C9189B"/>
    <w:rsid w:val="00C91AF4"/>
    <w:rsid w:val="00C92A26"/>
    <w:rsid w:val="00C92A82"/>
    <w:rsid w:val="00C93D09"/>
    <w:rsid w:val="00C95738"/>
    <w:rsid w:val="00C95B20"/>
    <w:rsid w:val="00C969BA"/>
    <w:rsid w:val="00C9725F"/>
    <w:rsid w:val="00CA0398"/>
    <w:rsid w:val="00CA0A44"/>
    <w:rsid w:val="00CA1023"/>
    <w:rsid w:val="00CA16AC"/>
    <w:rsid w:val="00CA31AE"/>
    <w:rsid w:val="00CA413B"/>
    <w:rsid w:val="00CA48B3"/>
    <w:rsid w:val="00CA5570"/>
    <w:rsid w:val="00CA591B"/>
    <w:rsid w:val="00CA6D16"/>
    <w:rsid w:val="00CA7E16"/>
    <w:rsid w:val="00CB0157"/>
    <w:rsid w:val="00CB0584"/>
    <w:rsid w:val="00CB0F36"/>
    <w:rsid w:val="00CB25B8"/>
    <w:rsid w:val="00CB262D"/>
    <w:rsid w:val="00CB2819"/>
    <w:rsid w:val="00CB32EB"/>
    <w:rsid w:val="00CB33AD"/>
    <w:rsid w:val="00CB3C5D"/>
    <w:rsid w:val="00CB4925"/>
    <w:rsid w:val="00CB5051"/>
    <w:rsid w:val="00CB5FCB"/>
    <w:rsid w:val="00CB7A9A"/>
    <w:rsid w:val="00CC0630"/>
    <w:rsid w:val="00CC0822"/>
    <w:rsid w:val="00CC1399"/>
    <w:rsid w:val="00CC30BD"/>
    <w:rsid w:val="00CC30ED"/>
    <w:rsid w:val="00CC3B89"/>
    <w:rsid w:val="00CC62A3"/>
    <w:rsid w:val="00CC6B8B"/>
    <w:rsid w:val="00CC6D4E"/>
    <w:rsid w:val="00CC6FE3"/>
    <w:rsid w:val="00CC71E2"/>
    <w:rsid w:val="00CC7784"/>
    <w:rsid w:val="00CD1236"/>
    <w:rsid w:val="00CD260D"/>
    <w:rsid w:val="00CD28A7"/>
    <w:rsid w:val="00CD3E2D"/>
    <w:rsid w:val="00CD42BA"/>
    <w:rsid w:val="00CD499C"/>
    <w:rsid w:val="00CD5FCC"/>
    <w:rsid w:val="00CD609A"/>
    <w:rsid w:val="00CE0260"/>
    <w:rsid w:val="00CE13D3"/>
    <w:rsid w:val="00CE1787"/>
    <w:rsid w:val="00CE2C44"/>
    <w:rsid w:val="00CE3491"/>
    <w:rsid w:val="00CE3959"/>
    <w:rsid w:val="00CE463C"/>
    <w:rsid w:val="00CE5043"/>
    <w:rsid w:val="00CE58BE"/>
    <w:rsid w:val="00CE5C3D"/>
    <w:rsid w:val="00CE6297"/>
    <w:rsid w:val="00CE7356"/>
    <w:rsid w:val="00CE75E8"/>
    <w:rsid w:val="00CE7BB0"/>
    <w:rsid w:val="00CF0CCF"/>
    <w:rsid w:val="00CF11C5"/>
    <w:rsid w:val="00CF1208"/>
    <w:rsid w:val="00CF152D"/>
    <w:rsid w:val="00CF174C"/>
    <w:rsid w:val="00CF206D"/>
    <w:rsid w:val="00CF2CB0"/>
    <w:rsid w:val="00CF3262"/>
    <w:rsid w:val="00CF34B8"/>
    <w:rsid w:val="00CF3517"/>
    <w:rsid w:val="00CF46FC"/>
    <w:rsid w:val="00CF54F2"/>
    <w:rsid w:val="00CF71F2"/>
    <w:rsid w:val="00CF7A9B"/>
    <w:rsid w:val="00D00910"/>
    <w:rsid w:val="00D00BF4"/>
    <w:rsid w:val="00D00C1F"/>
    <w:rsid w:val="00D01F8A"/>
    <w:rsid w:val="00D03736"/>
    <w:rsid w:val="00D0393F"/>
    <w:rsid w:val="00D03E37"/>
    <w:rsid w:val="00D0475D"/>
    <w:rsid w:val="00D04FBC"/>
    <w:rsid w:val="00D060A3"/>
    <w:rsid w:val="00D07099"/>
    <w:rsid w:val="00D072CA"/>
    <w:rsid w:val="00D072EE"/>
    <w:rsid w:val="00D1068C"/>
    <w:rsid w:val="00D10F6A"/>
    <w:rsid w:val="00D1195A"/>
    <w:rsid w:val="00D125A0"/>
    <w:rsid w:val="00D13B4F"/>
    <w:rsid w:val="00D14398"/>
    <w:rsid w:val="00D1490F"/>
    <w:rsid w:val="00D14A8A"/>
    <w:rsid w:val="00D15E5B"/>
    <w:rsid w:val="00D16478"/>
    <w:rsid w:val="00D165B2"/>
    <w:rsid w:val="00D16C99"/>
    <w:rsid w:val="00D16FAA"/>
    <w:rsid w:val="00D1785F"/>
    <w:rsid w:val="00D17DF7"/>
    <w:rsid w:val="00D20912"/>
    <w:rsid w:val="00D21486"/>
    <w:rsid w:val="00D22AD2"/>
    <w:rsid w:val="00D22E62"/>
    <w:rsid w:val="00D23F24"/>
    <w:rsid w:val="00D240E8"/>
    <w:rsid w:val="00D24EC6"/>
    <w:rsid w:val="00D257CF"/>
    <w:rsid w:val="00D26047"/>
    <w:rsid w:val="00D26E34"/>
    <w:rsid w:val="00D273AA"/>
    <w:rsid w:val="00D273D4"/>
    <w:rsid w:val="00D27470"/>
    <w:rsid w:val="00D27E34"/>
    <w:rsid w:val="00D316CD"/>
    <w:rsid w:val="00D31BAB"/>
    <w:rsid w:val="00D3241A"/>
    <w:rsid w:val="00D32507"/>
    <w:rsid w:val="00D3322C"/>
    <w:rsid w:val="00D33625"/>
    <w:rsid w:val="00D34541"/>
    <w:rsid w:val="00D34591"/>
    <w:rsid w:val="00D34DDA"/>
    <w:rsid w:val="00D36B71"/>
    <w:rsid w:val="00D36FA0"/>
    <w:rsid w:val="00D37062"/>
    <w:rsid w:val="00D37ADB"/>
    <w:rsid w:val="00D41E3E"/>
    <w:rsid w:val="00D42897"/>
    <w:rsid w:val="00D42E21"/>
    <w:rsid w:val="00D42E96"/>
    <w:rsid w:val="00D42F35"/>
    <w:rsid w:val="00D439BF"/>
    <w:rsid w:val="00D43B7D"/>
    <w:rsid w:val="00D43DE0"/>
    <w:rsid w:val="00D44FEE"/>
    <w:rsid w:val="00D45766"/>
    <w:rsid w:val="00D458EF"/>
    <w:rsid w:val="00D4596C"/>
    <w:rsid w:val="00D4668D"/>
    <w:rsid w:val="00D46A88"/>
    <w:rsid w:val="00D46E33"/>
    <w:rsid w:val="00D479C9"/>
    <w:rsid w:val="00D47C2F"/>
    <w:rsid w:val="00D50012"/>
    <w:rsid w:val="00D502B4"/>
    <w:rsid w:val="00D506D0"/>
    <w:rsid w:val="00D52DEC"/>
    <w:rsid w:val="00D5301E"/>
    <w:rsid w:val="00D532F0"/>
    <w:rsid w:val="00D536AC"/>
    <w:rsid w:val="00D54204"/>
    <w:rsid w:val="00D54E00"/>
    <w:rsid w:val="00D553FB"/>
    <w:rsid w:val="00D55DCE"/>
    <w:rsid w:val="00D5637A"/>
    <w:rsid w:val="00D5789E"/>
    <w:rsid w:val="00D60654"/>
    <w:rsid w:val="00D60CBC"/>
    <w:rsid w:val="00D639A9"/>
    <w:rsid w:val="00D647B7"/>
    <w:rsid w:val="00D6540A"/>
    <w:rsid w:val="00D67E4A"/>
    <w:rsid w:val="00D67F19"/>
    <w:rsid w:val="00D70FCA"/>
    <w:rsid w:val="00D717BB"/>
    <w:rsid w:val="00D71999"/>
    <w:rsid w:val="00D7238C"/>
    <w:rsid w:val="00D72392"/>
    <w:rsid w:val="00D724E8"/>
    <w:rsid w:val="00D72AC0"/>
    <w:rsid w:val="00D73669"/>
    <w:rsid w:val="00D739CC"/>
    <w:rsid w:val="00D73D23"/>
    <w:rsid w:val="00D74EA0"/>
    <w:rsid w:val="00D76B82"/>
    <w:rsid w:val="00D8001F"/>
    <w:rsid w:val="00D82C10"/>
    <w:rsid w:val="00D84173"/>
    <w:rsid w:val="00D85E96"/>
    <w:rsid w:val="00D87C44"/>
    <w:rsid w:val="00D9130F"/>
    <w:rsid w:val="00D9136D"/>
    <w:rsid w:val="00D91EFD"/>
    <w:rsid w:val="00D92497"/>
    <w:rsid w:val="00D9399C"/>
    <w:rsid w:val="00D94F4A"/>
    <w:rsid w:val="00D95178"/>
    <w:rsid w:val="00D9532F"/>
    <w:rsid w:val="00D96F31"/>
    <w:rsid w:val="00D978D8"/>
    <w:rsid w:val="00DA0923"/>
    <w:rsid w:val="00DA0EFA"/>
    <w:rsid w:val="00DA2194"/>
    <w:rsid w:val="00DA2850"/>
    <w:rsid w:val="00DA412D"/>
    <w:rsid w:val="00DA41F3"/>
    <w:rsid w:val="00DA460B"/>
    <w:rsid w:val="00DA4F7C"/>
    <w:rsid w:val="00DA5AF2"/>
    <w:rsid w:val="00DA6698"/>
    <w:rsid w:val="00DA6B7D"/>
    <w:rsid w:val="00DA6E9C"/>
    <w:rsid w:val="00DB0044"/>
    <w:rsid w:val="00DB0226"/>
    <w:rsid w:val="00DB0856"/>
    <w:rsid w:val="00DB314F"/>
    <w:rsid w:val="00DB3215"/>
    <w:rsid w:val="00DB4DAA"/>
    <w:rsid w:val="00DB5DA6"/>
    <w:rsid w:val="00DB5DF1"/>
    <w:rsid w:val="00DB60DF"/>
    <w:rsid w:val="00DB622C"/>
    <w:rsid w:val="00DB7115"/>
    <w:rsid w:val="00DC138E"/>
    <w:rsid w:val="00DC19D7"/>
    <w:rsid w:val="00DC1A9A"/>
    <w:rsid w:val="00DC325E"/>
    <w:rsid w:val="00DC412A"/>
    <w:rsid w:val="00DC42C2"/>
    <w:rsid w:val="00DC4D49"/>
    <w:rsid w:val="00DC51EA"/>
    <w:rsid w:val="00DC74DA"/>
    <w:rsid w:val="00DC7AFB"/>
    <w:rsid w:val="00DD2816"/>
    <w:rsid w:val="00DD3639"/>
    <w:rsid w:val="00DD3D15"/>
    <w:rsid w:val="00DD533D"/>
    <w:rsid w:val="00DD5660"/>
    <w:rsid w:val="00DD56B0"/>
    <w:rsid w:val="00DD5B7D"/>
    <w:rsid w:val="00DD5BBB"/>
    <w:rsid w:val="00DD695A"/>
    <w:rsid w:val="00DD6EA0"/>
    <w:rsid w:val="00DD7860"/>
    <w:rsid w:val="00DD7BFE"/>
    <w:rsid w:val="00DD7DAA"/>
    <w:rsid w:val="00DE072C"/>
    <w:rsid w:val="00DE0EC5"/>
    <w:rsid w:val="00DE1ACD"/>
    <w:rsid w:val="00DE222C"/>
    <w:rsid w:val="00DE2FBD"/>
    <w:rsid w:val="00DE37C6"/>
    <w:rsid w:val="00DE37DA"/>
    <w:rsid w:val="00DE40D4"/>
    <w:rsid w:val="00DE45D2"/>
    <w:rsid w:val="00DE4610"/>
    <w:rsid w:val="00DE4DC9"/>
    <w:rsid w:val="00DE4F56"/>
    <w:rsid w:val="00DE5225"/>
    <w:rsid w:val="00DE547B"/>
    <w:rsid w:val="00DE6020"/>
    <w:rsid w:val="00DE75A8"/>
    <w:rsid w:val="00DE7BFB"/>
    <w:rsid w:val="00DE7CB1"/>
    <w:rsid w:val="00DF0685"/>
    <w:rsid w:val="00DF0EF3"/>
    <w:rsid w:val="00DF1D7E"/>
    <w:rsid w:val="00DF289E"/>
    <w:rsid w:val="00DF48AD"/>
    <w:rsid w:val="00DF6622"/>
    <w:rsid w:val="00DF6D70"/>
    <w:rsid w:val="00E00416"/>
    <w:rsid w:val="00E00D6D"/>
    <w:rsid w:val="00E012DF"/>
    <w:rsid w:val="00E01B67"/>
    <w:rsid w:val="00E03268"/>
    <w:rsid w:val="00E03AE1"/>
    <w:rsid w:val="00E05000"/>
    <w:rsid w:val="00E0503E"/>
    <w:rsid w:val="00E05250"/>
    <w:rsid w:val="00E057A2"/>
    <w:rsid w:val="00E05DA7"/>
    <w:rsid w:val="00E06B62"/>
    <w:rsid w:val="00E07AB4"/>
    <w:rsid w:val="00E11BD1"/>
    <w:rsid w:val="00E12004"/>
    <w:rsid w:val="00E13704"/>
    <w:rsid w:val="00E1480C"/>
    <w:rsid w:val="00E15C78"/>
    <w:rsid w:val="00E15CEC"/>
    <w:rsid w:val="00E16073"/>
    <w:rsid w:val="00E166EF"/>
    <w:rsid w:val="00E16855"/>
    <w:rsid w:val="00E16B33"/>
    <w:rsid w:val="00E17349"/>
    <w:rsid w:val="00E21820"/>
    <w:rsid w:val="00E21B3E"/>
    <w:rsid w:val="00E22CE0"/>
    <w:rsid w:val="00E23879"/>
    <w:rsid w:val="00E24B3D"/>
    <w:rsid w:val="00E254B2"/>
    <w:rsid w:val="00E2622A"/>
    <w:rsid w:val="00E278B4"/>
    <w:rsid w:val="00E301C1"/>
    <w:rsid w:val="00E30220"/>
    <w:rsid w:val="00E30D2C"/>
    <w:rsid w:val="00E311A8"/>
    <w:rsid w:val="00E32263"/>
    <w:rsid w:val="00E32378"/>
    <w:rsid w:val="00E328A8"/>
    <w:rsid w:val="00E3362E"/>
    <w:rsid w:val="00E33BB0"/>
    <w:rsid w:val="00E3468F"/>
    <w:rsid w:val="00E3620B"/>
    <w:rsid w:val="00E36830"/>
    <w:rsid w:val="00E36DAC"/>
    <w:rsid w:val="00E40240"/>
    <w:rsid w:val="00E40914"/>
    <w:rsid w:val="00E40D54"/>
    <w:rsid w:val="00E420DA"/>
    <w:rsid w:val="00E42B68"/>
    <w:rsid w:val="00E4494A"/>
    <w:rsid w:val="00E4566F"/>
    <w:rsid w:val="00E45816"/>
    <w:rsid w:val="00E45E6F"/>
    <w:rsid w:val="00E45F01"/>
    <w:rsid w:val="00E46451"/>
    <w:rsid w:val="00E4682D"/>
    <w:rsid w:val="00E4780A"/>
    <w:rsid w:val="00E5089A"/>
    <w:rsid w:val="00E5248F"/>
    <w:rsid w:val="00E52FCB"/>
    <w:rsid w:val="00E531C8"/>
    <w:rsid w:val="00E5363A"/>
    <w:rsid w:val="00E53DD3"/>
    <w:rsid w:val="00E54A16"/>
    <w:rsid w:val="00E5713D"/>
    <w:rsid w:val="00E572F1"/>
    <w:rsid w:val="00E575F2"/>
    <w:rsid w:val="00E57B23"/>
    <w:rsid w:val="00E60967"/>
    <w:rsid w:val="00E609DC"/>
    <w:rsid w:val="00E61018"/>
    <w:rsid w:val="00E61C21"/>
    <w:rsid w:val="00E62203"/>
    <w:rsid w:val="00E63A22"/>
    <w:rsid w:val="00E63F34"/>
    <w:rsid w:val="00E64138"/>
    <w:rsid w:val="00E648A0"/>
    <w:rsid w:val="00E64B16"/>
    <w:rsid w:val="00E65DBC"/>
    <w:rsid w:val="00E662AD"/>
    <w:rsid w:val="00E666AA"/>
    <w:rsid w:val="00E66883"/>
    <w:rsid w:val="00E6732F"/>
    <w:rsid w:val="00E706D8"/>
    <w:rsid w:val="00E71D85"/>
    <w:rsid w:val="00E72332"/>
    <w:rsid w:val="00E72AD2"/>
    <w:rsid w:val="00E72BCF"/>
    <w:rsid w:val="00E72DBB"/>
    <w:rsid w:val="00E73311"/>
    <w:rsid w:val="00E73861"/>
    <w:rsid w:val="00E73C79"/>
    <w:rsid w:val="00E74BE6"/>
    <w:rsid w:val="00E74F79"/>
    <w:rsid w:val="00E76345"/>
    <w:rsid w:val="00E76B0F"/>
    <w:rsid w:val="00E7707D"/>
    <w:rsid w:val="00E80A41"/>
    <w:rsid w:val="00E80D3C"/>
    <w:rsid w:val="00E8115D"/>
    <w:rsid w:val="00E813D4"/>
    <w:rsid w:val="00E81713"/>
    <w:rsid w:val="00E81964"/>
    <w:rsid w:val="00E84184"/>
    <w:rsid w:val="00E85338"/>
    <w:rsid w:val="00E85B3A"/>
    <w:rsid w:val="00E86562"/>
    <w:rsid w:val="00E87413"/>
    <w:rsid w:val="00E87D92"/>
    <w:rsid w:val="00E901F5"/>
    <w:rsid w:val="00E91055"/>
    <w:rsid w:val="00E9140C"/>
    <w:rsid w:val="00E91E39"/>
    <w:rsid w:val="00E92394"/>
    <w:rsid w:val="00E929E0"/>
    <w:rsid w:val="00E92AB9"/>
    <w:rsid w:val="00E92CE8"/>
    <w:rsid w:val="00E936B1"/>
    <w:rsid w:val="00E938EB"/>
    <w:rsid w:val="00E940A3"/>
    <w:rsid w:val="00E95066"/>
    <w:rsid w:val="00EA071C"/>
    <w:rsid w:val="00EA1C1F"/>
    <w:rsid w:val="00EA1F01"/>
    <w:rsid w:val="00EA2087"/>
    <w:rsid w:val="00EA2DD1"/>
    <w:rsid w:val="00EA33A8"/>
    <w:rsid w:val="00EA354A"/>
    <w:rsid w:val="00EA4E34"/>
    <w:rsid w:val="00EA55B8"/>
    <w:rsid w:val="00EA5956"/>
    <w:rsid w:val="00EA6A93"/>
    <w:rsid w:val="00EA6DB6"/>
    <w:rsid w:val="00EB06B1"/>
    <w:rsid w:val="00EB30AC"/>
    <w:rsid w:val="00EB326E"/>
    <w:rsid w:val="00EB546E"/>
    <w:rsid w:val="00EB5989"/>
    <w:rsid w:val="00EB59E8"/>
    <w:rsid w:val="00EB5D4E"/>
    <w:rsid w:val="00EB73FC"/>
    <w:rsid w:val="00EC044E"/>
    <w:rsid w:val="00EC1136"/>
    <w:rsid w:val="00EC2959"/>
    <w:rsid w:val="00EC3630"/>
    <w:rsid w:val="00EC4B04"/>
    <w:rsid w:val="00EC4FB3"/>
    <w:rsid w:val="00EC5080"/>
    <w:rsid w:val="00EC53CF"/>
    <w:rsid w:val="00EC5759"/>
    <w:rsid w:val="00EC5C62"/>
    <w:rsid w:val="00EC6171"/>
    <w:rsid w:val="00EC7500"/>
    <w:rsid w:val="00EC752C"/>
    <w:rsid w:val="00EC7587"/>
    <w:rsid w:val="00ED0452"/>
    <w:rsid w:val="00ED0FAA"/>
    <w:rsid w:val="00ED13D0"/>
    <w:rsid w:val="00ED1523"/>
    <w:rsid w:val="00ED2FBA"/>
    <w:rsid w:val="00ED3380"/>
    <w:rsid w:val="00ED57B5"/>
    <w:rsid w:val="00ED5A89"/>
    <w:rsid w:val="00EE028C"/>
    <w:rsid w:val="00EE07DA"/>
    <w:rsid w:val="00EE1032"/>
    <w:rsid w:val="00EE1115"/>
    <w:rsid w:val="00EE1742"/>
    <w:rsid w:val="00EE1D2F"/>
    <w:rsid w:val="00EE296B"/>
    <w:rsid w:val="00EE3191"/>
    <w:rsid w:val="00EE4783"/>
    <w:rsid w:val="00EE4939"/>
    <w:rsid w:val="00EE5328"/>
    <w:rsid w:val="00EE73F6"/>
    <w:rsid w:val="00EE7CBB"/>
    <w:rsid w:val="00EF0C58"/>
    <w:rsid w:val="00EF0DE3"/>
    <w:rsid w:val="00EF1501"/>
    <w:rsid w:val="00EF1752"/>
    <w:rsid w:val="00EF2BAF"/>
    <w:rsid w:val="00EF4897"/>
    <w:rsid w:val="00EF4C9C"/>
    <w:rsid w:val="00EF5193"/>
    <w:rsid w:val="00EF6545"/>
    <w:rsid w:val="00EF65D4"/>
    <w:rsid w:val="00EF7B75"/>
    <w:rsid w:val="00EF7F6D"/>
    <w:rsid w:val="00F0152C"/>
    <w:rsid w:val="00F01708"/>
    <w:rsid w:val="00F0213F"/>
    <w:rsid w:val="00F028D3"/>
    <w:rsid w:val="00F032B2"/>
    <w:rsid w:val="00F04637"/>
    <w:rsid w:val="00F056EB"/>
    <w:rsid w:val="00F05E36"/>
    <w:rsid w:val="00F06ED1"/>
    <w:rsid w:val="00F07998"/>
    <w:rsid w:val="00F07E99"/>
    <w:rsid w:val="00F1015B"/>
    <w:rsid w:val="00F123E0"/>
    <w:rsid w:val="00F13F77"/>
    <w:rsid w:val="00F145AF"/>
    <w:rsid w:val="00F14E1A"/>
    <w:rsid w:val="00F1540A"/>
    <w:rsid w:val="00F15D3D"/>
    <w:rsid w:val="00F15FE4"/>
    <w:rsid w:val="00F16151"/>
    <w:rsid w:val="00F1657B"/>
    <w:rsid w:val="00F16ED5"/>
    <w:rsid w:val="00F1704F"/>
    <w:rsid w:val="00F176A7"/>
    <w:rsid w:val="00F177B5"/>
    <w:rsid w:val="00F20CC2"/>
    <w:rsid w:val="00F20D7E"/>
    <w:rsid w:val="00F212E0"/>
    <w:rsid w:val="00F232E4"/>
    <w:rsid w:val="00F23F33"/>
    <w:rsid w:val="00F23F62"/>
    <w:rsid w:val="00F25444"/>
    <w:rsid w:val="00F255EA"/>
    <w:rsid w:val="00F272AE"/>
    <w:rsid w:val="00F27815"/>
    <w:rsid w:val="00F27CAF"/>
    <w:rsid w:val="00F30084"/>
    <w:rsid w:val="00F3060A"/>
    <w:rsid w:val="00F31201"/>
    <w:rsid w:val="00F3156E"/>
    <w:rsid w:val="00F3219B"/>
    <w:rsid w:val="00F32439"/>
    <w:rsid w:val="00F345F8"/>
    <w:rsid w:val="00F35382"/>
    <w:rsid w:val="00F35872"/>
    <w:rsid w:val="00F367B8"/>
    <w:rsid w:val="00F36F45"/>
    <w:rsid w:val="00F40ECB"/>
    <w:rsid w:val="00F42A7A"/>
    <w:rsid w:val="00F439E1"/>
    <w:rsid w:val="00F442CF"/>
    <w:rsid w:val="00F4443B"/>
    <w:rsid w:val="00F44D11"/>
    <w:rsid w:val="00F44D21"/>
    <w:rsid w:val="00F44E16"/>
    <w:rsid w:val="00F45293"/>
    <w:rsid w:val="00F45428"/>
    <w:rsid w:val="00F4612B"/>
    <w:rsid w:val="00F4635A"/>
    <w:rsid w:val="00F46374"/>
    <w:rsid w:val="00F46A1B"/>
    <w:rsid w:val="00F46B84"/>
    <w:rsid w:val="00F46BD1"/>
    <w:rsid w:val="00F4711B"/>
    <w:rsid w:val="00F47DFE"/>
    <w:rsid w:val="00F50777"/>
    <w:rsid w:val="00F518F8"/>
    <w:rsid w:val="00F51C25"/>
    <w:rsid w:val="00F51CE1"/>
    <w:rsid w:val="00F5340C"/>
    <w:rsid w:val="00F53868"/>
    <w:rsid w:val="00F539C5"/>
    <w:rsid w:val="00F54CE3"/>
    <w:rsid w:val="00F5508C"/>
    <w:rsid w:val="00F55354"/>
    <w:rsid w:val="00F5550D"/>
    <w:rsid w:val="00F55B31"/>
    <w:rsid w:val="00F55CCA"/>
    <w:rsid w:val="00F56238"/>
    <w:rsid w:val="00F570C3"/>
    <w:rsid w:val="00F570C9"/>
    <w:rsid w:val="00F6312D"/>
    <w:rsid w:val="00F641AF"/>
    <w:rsid w:val="00F65E58"/>
    <w:rsid w:val="00F66192"/>
    <w:rsid w:val="00F6655F"/>
    <w:rsid w:val="00F66865"/>
    <w:rsid w:val="00F66AA4"/>
    <w:rsid w:val="00F67523"/>
    <w:rsid w:val="00F7015C"/>
    <w:rsid w:val="00F7102A"/>
    <w:rsid w:val="00F71C23"/>
    <w:rsid w:val="00F72725"/>
    <w:rsid w:val="00F729DE"/>
    <w:rsid w:val="00F73CC5"/>
    <w:rsid w:val="00F759C7"/>
    <w:rsid w:val="00F76883"/>
    <w:rsid w:val="00F76FF7"/>
    <w:rsid w:val="00F771F1"/>
    <w:rsid w:val="00F80297"/>
    <w:rsid w:val="00F80804"/>
    <w:rsid w:val="00F808ED"/>
    <w:rsid w:val="00F81203"/>
    <w:rsid w:val="00F81B0C"/>
    <w:rsid w:val="00F826CA"/>
    <w:rsid w:val="00F82D84"/>
    <w:rsid w:val="00F83D02"/>
    <w:rsid w:val="00F84C47"/>
    <w:rsid w:val="00F8610D"/>
    <w:rsid w:val="00F86CDE"/>
    <w:rsid w:val="00F87AF2"/>
    <w:rsid w:val="00F87EA0"/>
    <w:rsid w:val="00F87F48"/>
    <w:rsid w:val="00F900BF"/>
    <w:rsid w:val="00F901B1"/>
    <w:rsid w:val="00F906E8"/>
    <w:rsid w:val="00F912DD"/>
    <w:rsid w:val="00F91428"/>
    <w:rsid w:val="00F91769"/>
    <w:rsid w:val="00F919BA"/>
    <w:rsid w:val="00F924D9"/>
    <w:rsid w:val="00F92782"/>
    <w:rsid w:val="00F92DE6"/>
    <w:rsid w:val="00F9320A"/>
    <w:rsid w:val="00F93F1C"/>
    <w:rsid w:val="00F93F7D"/>
    <w:rsid w:val="00F95B7F"/>
    <w:rsid w:val="00F96730"/>
    <w:rsid w:val="00F96CC5"/>
    <w:rsid w:val="00F97C0E"/>
    <w:rsid w:val="00FA059E"/>
    <w:rsid w:val="00FA06BD"/>
    <w:rsid w:val="00FA15AE"/>
    <w:rsid w:val="00FA197F"/>
    <w:rsid w:val="00FA210F"/>
    <w:rsid w:val="00FA29BF"/>
    <w:rsid w:val="00FA2DED"/>
    <w:rsid w:val="00FA36DF"/>
    <w:rsid w:val="00FA3859"/>
    <w:rsid w:val="00FA44AE"/>
    <w:rsid w:val="00FA4A04"/>
    <w:rsid w:val="00FA697A"/>
    <w:rsid w:val="00FA6CD4"/>
    <w:rsid w:val="00FA7246"/>
    <w:rsid w:val="00FB022C"/>
    <w:rsid w:val="00FB0489"/>
    <w:rsid w:val="00FB223E"/>
    <w:rsid w:val="00FB23A8"/>
    <w:rsid w:val="00FB3138"/>
    <w:rsid w:val="00FB321B"/>
    <w:rsid w:val="00FB3EC6"/>
    <w:rsid w:val="00FB5A9E"/>
    <w:rsid w:val="00FB5AB2"/>
    <w:rsid w:val="00FB5BA5"/>
    <w:rsid w:val="00FB626F"/>
    <w:rsid w:val="00FB66CF"/>
    <w:rsid w:val="00FB72B6"/>
    <w:rsid w:val="00FC08EF"/>
    <w:rsid w:val="00FC116C"/>
    <w:rsid w:val="00FC1A5F"/>
    <w:rsid w:val="00FC2BAF"/>
    <w:rsid w:val="00FC4872"/>
    <w:rsid w:val="00FC4D3C"/>
    <w:rsid w:val="00FC4DEE"/>
    <w:rsid w:val="00FC5045"/>
    <w:rsid w:val="00FC5248"/>
    <w:rsid w:val="00FC58CF"/>
    <w:rsid w:val="00FC5E41"/>
    <w:rsid w:val="00FC6D57"/>
    <w:rsid w:val="00FD1335"/>
    <w:rsid w:val="00FD13F5"/>
    <w:rsid w:val="00FD185A"/>
    <w:rsid w:val="00FD4A3B"/>
    <w:rsid w:val="00FD590F"/>
    <w:rsid w:val="00FD632C"/>
    <w:rsid w:val="00FD6465"/>
    <w:rsid w:val="00FD708C"/>
    <w:rsid w:val="00FD71E3"/>
    <w:rsid w:val="00FD7626"/>
    <w:rsid w:val="00FD7655"/>
    <w:rsid w:val="00FE07DA"/>
    <w:rsid w:val="00FE1FC2"/>
    <w:rsid w:val="00FE270E"/>
    <w:rsid w:val="00FE3A05"/>
    <w:rsid w:val="00FE3D93"/>
    <w:rsid w:val="00FE421D"/>
    <w:rsid w:val="00FE4987"/>
    <w:rsid w:val="00FE5E40"/>
    <w:rsid w:val="00FE6277"/>
    <w:rsid w:val="00FE65F3"/>
    <w:rsid w:val="00FF2205"/>
    <w:rsid w:val="00FF404B"/>
    <w:rsid w:val="00FF4DBC"/>
    <w:rsid w:val="00FF4EA6"/>
    <w:rsid w:val="00FF5ABD"/>
    <w:rsid w:val="00FF5B8D"/>
    <w:rsid w:val="00FF7D6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4268CB2"/>
  <w15:docId w15:val="{1CB01116-0CE1-C84F-B368-B9DAD100C2A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imes New Roman"/>
        <w:sz w:val="22"/>
        <w:szCs w:val="22"/>
        <w:lang w:val="en-US" w:eastAsia="en-US" w:bidi="en-US"/>
      </w:rPr>
    </w:rPrDefault>
    <w:pPrDefault>
      <w:pPr>
        <w:spacing w:after="200" w:line="276"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atentStyles>
  <w:style w:type="paragraph" w:default="1" w:styleId="Normal">
    <w:name w:val="Normal"/>
    <w:qFormat/>
    <w:rsid w:val="008E5EF6"/>
    <w:pPr>
      <w:spacing w:after="0" w:line="240" w:lineRule="auto"/>
    </w:pPr>
    <w:rPr>
      <w:rFonts w:ascii="Times New Roman" w:eastAsia="Times New Roman" w:hAnsi="Times New Roman"/>
      <w:sz w:val="24"/>
      <w:szCs w:val="24"/>
      <w:lang w:val="en-CA" w:bidi="ar-SA"/>
    </w:rPr>
  </w:style>
  <w:style w:type="paragraph" w:styleId="Heading1">
    <w:name w:val="heading 1"/>
    <w:basedOn w:val="Normal"/>
    <w:next w:val="Normal"/>
    <w:link w:val="Heading1Char"/>
    <w:uiPriority w:val="9"/>
    <w:qFormat/>
    <w:rsid w:val="00196B6E"/>
    <w:pPr>
      <w:keepNext/>
      <w:numPr>
        <w:numId w:val="1"/>
      </w:numPr>
      <w:spacing w:before="240" w:after="60"/>
      <w:outlineLvl w:val="0"/>
    </w:pPr>
    <w:rPr>
      <w:rFonts w:asciiTheme="majorHAnsi" w:eastAsiaTheme="majorEastAsia" w:hAnsiTheme="majorHAnsi"/>
      <w:b/>
      <w:bCs/>
      <w:kern w:val="32"/>
      <w:szCs w:val="32"/>
      <w:lang w:val="en-US" w:bidi="en-US"/>
    </w:rPr>
  </w:style>
  <w:style w:type="paragraph" w:styleId="Heading2">
    <w:name w:val="heading 2"/>
    <w:basedOn w:val="Normal"/>
    <w:next w:val="Normal"/>
    <w:link w:val="Heading2Char"/>
    <w:uiPriority w:val="9"/>
    <w:unhideWhenUsed/>
    <w:qFormat/>
    <w:rsid w:val="00082C83"/>
    <w:pPr>
      <w:keepNext/>
      <w:numPr>
        <w:ilvl w:val="1"/>
        <w:numId w:val="1"/>
      </w:numPr>
      <w:spacing w:before="240" w:after="60"/>
      <w:outlineLvl w:val="1"/>
    </w:pPr>
    <w:rPr>
      <w:rFonts w:asciiTheme="majorHAnsi" w:eastAsiaTheme="majorEastAsia" w:hAnsiTheme="majorHAnsi"/>
      <w:b/>
      <w:bCs/>
      <w:i/>
      <w:iCs/>
      <w:sz w:val="22"/>
      <w:szCs w:val="28"/>
      <w:lang w:val="en-US" w:bidi="en-US"/>
    </w:rPr>
  </w:style>
  <w:style w:type="paragraph" w:styleId="Heading3">
    <w:name w:val="heading 3"/>
    <w:basedOn w:val="Normal"/>
    <w:next w:val="Normal"/>
    <w:link w:val="Heading3Char"/>
    <w:uiPriority w:val="9"/>
    <w:unhideWhenUsed/>
    <w:qFormat/>
    <w:rsid w:val="00082C83"/>
    <w:pPr>
      <w:keepNext/>
      <w:numPr>
        <w:ilvl w:val="2"/>
        <w:numId w:val="1"/>
      </w:numPr>
      <w:spacing w:before="240" w:after="60"/>
      <w:outlineLvl w:val="2"/>
    </w:pPr>
    <w:rPr>
      <w:rFonts w:asciiTheme="majorHAnsi" w:eastAsiaTheme="majorEastAsia" w:hAnsiTheme="majorHAnsi"/>
      <w:b/>
      <w:bCs/>
      <w:sz w:val="20"/>
      <w:szCs w:val="26"/>
      <w:lang w:val="en-US" w:bidi="en-US"/>
    </w:rPr>
  </w:style>
  <w:style w:type="paragraph" w:styleId="Heading4">
    <w:name w:val="heading 4"/>
    <w:basedOn w:val="Normal"/>
    <w:next w:val="Normal"/>
    <w:link w:val="Heading4Char"/>
    <w:uiPriority w:val="9"/>
    <w:unhideWhenUsed/>
    <w:qFormat/>
    <w:rsid w:val="006549B4"/>
    <w:pPr>
      <w:keepNext/>
      <w:numPr>
        <w:ilvl w:val="3"/>
        <w:numId w:val="1"/>
      </w:numPr>
      <w:spacing w:before="240" w:after="60"/>
      <w:outlineLvl w:val="3"/>
    </w:pPr>
    <w:rPr>
      <w:rFonts w:asciiTheme="minorHAnsi" w:eastAsiaTheme="minorEastAsia" w:hAnsiTheme="minorHAnsi"/>
      <w:b/>
      <w:bCs/>
      <w:sz w:val="28"/>
      <w:szCs w:val="28"/>
      <w:lang w:val="en-US" w:bidi="en-US"/>
    </w:rPr>
  </w:style>
  <w:style w:type="paragraph" w:styleId="Heading5">
    <w:name w:val="heading 5"/>
    <w:basedOn w:val="Normal"/>
    <w:next w:val="Normal"/>
    <w:link w:val="Heading5Char"/>
    <w:uiPriority w:val="9"/>
    <w:semiHidden/>
    <w:unhideWhenUsed/>
    <w:qFormat/>
    <w:rsid w:val="006549B4"/>
    <w:pPr>
      <w:numPr>
        <w:ilvl w:val="4"/>
        <w:numId w:val="1"/>
      </w:numPr>
      <w:spacing w:before="240" w:after="60"/>
      <w:outlineLvl w:val="4"/>
    </w:pPr>
    <w:rPr>
      <w:rFonts w:asciiTheme="minorHAnsi" w:eastAsiaTheme="minorEastAsia" w:hAnsiTheme="minorHAnsi"/>
      <w:b/>
      <w:bCs/>
      <w:i/>
      <w:iCs/>
      <w:sz w:val="26"/>
      <w:szCs w:val="26"/>
      <w:lang w:val="en-US" w:bidi="en-US"/>
    </w:rPr>
  </w:style>
  <w:style w:type="paragraph" w:styleId="Heading6">
    <w:name w:val="heading 6"/>
    <w:basedOn w:val="Normal"/>
    <w:next w:val="Normal"/>
    <w:link w:val="Heading6Char"/>
    <w:uiPriority w:val="9"/>
    <w:semiHidden/>
    <w:unhideWhenUsed/>
    <w:qFormat/>
    <w:rsid w:val="006549B4"/>
    <w:pPr>
      <w:numPr>
        <w:ilvl w:val="5"/>
        <w:numId w:val="1"/>
      </w:numPr>
      <w:spacing w:before="240" w:after="60"/>
      <w:outlineLvl w:val="5"/>
    </w:pPr>
    <w:rPr>
      <w:rFonts w:asciiTheme="minorHAnsi" w:eastAsiaTheme="minorEastAsia" w:hAnsiTheme="minorHAnsi"/>
      <w:b/>
      <w:bCs/>
      <w:sz w:val="22"/>
      <w:szCs w:val="22"/>
      <w:lang w:val="en-US" w:bidi="en-US"/>
    </w:rPr>
  </w:style>
  <w:style w:type="paragraph" w:styleId="Heading7">
    <w:name w:val="heading 7"/>
    <w:basedOn w:val="Normal"/>
    <w:next w:val="Normal"/>
    <w:link w:val="Heading7Char"/>
    <w:uiPriority w:val="9"/>
    <w:semiHidden/>
    <w:unhideWhenUsed/>
    <w:qFormat/>
    <w:rsid w:val="006549B4"/>
    <w:pPr>
      <w:numPr>
        <w:ilvl w:val="6"/>
        <w:numId w:val="1"/>
      </w:numPr>
      <w:spacing w:before="240" w:after="60"/>
      <w:outlineLvl w:val="6"/>
    </w:pPr>
    <w:rPr>
      <w:rFonts w:asciiTheme="minorHAnsi" w:eastAsiaTheme="minorEastAsia" w:hAnsiTheme="minorHAnsi"/>
      <w:sz w:val="20"/>
      <w:lang w:val="en-US" w:bidi="en-US"/>
    </w:rPr>
  </w:style>
  <w:style w:type="paragraph" w:styleId="Heading8">
    <w:name w:val="heading 8"/>
    <w:basedOn w:val="Normal"/>
    <w:next w:val="Normal"/>
    <w:link w:val="Heading8Char"/>
    <w:uiPriority w:val="9"/>
    <w:semiHidden/>
    <w:unhideWhenUsed/>
    <w:qFormat/>
    <w:rsid w:val="006549B4"/>
    <w:pPr>
      <w:numPr>
        <w:ilvl w:val="7"/>
        <w:numId w:val="1"/>
      </w:numPr>
      <w:spacing w:before="240" w:after="60"/>
      <w:outlineLvl w:val="7"/>
    </w:pPr>
    <w:rPr>
      <w:rFonts w:asciiTheme="minorHAnsi" w:eastAsiaTheme="minorEastAsia" w:hAnsiTheme="minorHAnsi"/>
      <w:i/>
      <w:iCs/>
      <w:sz w:val="20"/>
      <w:lang w:val="en-US" w:bidi="en-US"/>
    </w:rPr>
  </w:style>
  <w:style w:type="paragraph" w:styleId="Heading9">
    <w:name w:val="heading 9"/>
    <w:basedOn w:val="Normal"/>
    <w:next w:val="Normal"/>
    <w:link w:val="Heading9Char"/>
    <w:uiPriority w:val="9"/>
    <w:semiHidden/>
    <w:unhideWhenUsed/>
    <w:qFormat/>
    <w:rsid w:val="006549B4"/>
    <w:pPr>
      <w:numPr>
        <w:ilvl w:val="8"/>
        <w:numId w:val="1"/>
      </w:numPr>
      <w:spacing w:before="240" w:after="60"/>
      <w:outlineLvl w:val="8"/>
    </w:pPr>
    <w:rPr>
      <w:rFonts w:asciiTheme="majorHAnsi" w:eastAsiaTheme="majorEastAsia" w:hAnsiTheme="majorHAnsi"/>
      <w:sz w:val="22"/>
      <w:szCs w:val="22"/>
      <w:lang w:val="en-US" w:bidi="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E4A69"/>
    <w:pPr>
      <w:numPr>
        <w:numId w:val="2"/>
      </w:numPr>
      <w:contextualSpacing/>
    </w:pPr>
    <w:rPr>
      <w:rFonts w:asciiTheme="minorHAnsi" w:eastAsiaTheme="minorEastAsia" w:hAnsiTheme="minorHAnsi"/>
      <w:sz w:val="20"/>
      <w:lang w:val="en-US" w:bidi="en-US"/>
    </w:rPr>
  </w:style>
  <w:style w:type="paragraph" w:styleId="Title">
    <w:name w:val="Title"/>
    <w:basedOn w:val="Normal"/>
    <w:next w:val="Normal"/>
    <w:link w:val="TitleChar"/>
    <w:uiPriority w:val="10"/>
    <w:qFormat/>
    <w:rsid w:val="006549B4"/>
    <w:pPr>
      <w:spacing w:before="240" w:after="60"/>
      <w:jc w:val="center"/>
      <w:outlineLvl w:val="0"/>
    </w:pPr>
    <w:rPr>
      <w:rFonts w:asciiTheme="majorHAnsi" w:eastAsiaTheme="majorEastAsia" w:hAnsiTheme="majorHAnsi" w:cstheme="majorBidi"/>
      <w:b/>
      <w:bCs/>
      <w:kern w:val="28"/>
      <w:sz w:val="32"/>
      <w:szCs w:val="32"/>
      <w:lang w:val="en-US" w:bidi="en-US"/>
    </w:rPr>
  </w:style>
  <w:style w:type="character" w:customStyle="1" w:styleId="TitleChar">
    <w:name w:val="Title Char"/>
    <w:basedOn w:val="DefaultParagraphFont"/>
    <w:link w:val="Title"/>
    <w:uiPriority w:val="10"/>
    <w:rsid w:val="006549B4"/>
    <w:rPr>
      <w:rFonts w:asciiTheme="majorHAnsi" w:eastAsiaTheme="majorEastAsia" w:hAnsiTheme="majorHAnsi" w:cstheme="majorBidi"/>
      <w:b/>
      <w:bCs/>
      <w:kern w:val="28"/>
      <w:sz w:val="32"/>
      <w:szCs w:val="32"/>
    </w:rPr>
  </w:style>
  <w:style w:type="character" w:customStyle="1" w:styleId="Heading1Char">
    <w:name w:val="Heading 1 Char"/>
    <w:basedOn w:val="DefaultParagraphFont"/>
    <w:link w:val="Heading1"/>
    <w:uiPriority w:val="9"/>
    <w:rsid w:val="00196B6E"/>
    <w:rPr>
      <w:rFonts w:asciiTheme="majorHAnsi" w:eastAsiaTheme="majorEastAsia" w:hAnsiTheme="majorHAnsi"/>
      <w:b/>
      <w:bCs/>
      <w:kern w:val="32"/>
      <w:sz w:val="24"/>
      <w:szCs w:val="32"/>
    </w:rPr>
  </w:style>
  <w:style w:type="character" w:customStyle="1" w:styleId="Heading2Char">
    <w:name w:val="Heading 2 Char"/>
    <w:basedOn w:val="DefaultParagraphFont"/>
    <w:link w:val="Heading2"/>
    <w:uiPriority w:val="9"/>
    <w:rsid w:val="00082C83"/>
    <w:rPr>
      <w:rFonts w:asciiTheme="majorHAnsi" w:eastAsiaTheme="majorEastAsia" w:hAnsiTheme="majorHAnsi"/>
      <w:b/>
      <w:bCs/>
      <w:i/>
      <w:iCs/>
      <w:szCs w:val="28"/>
    </w:rPr>
  </w:style>
  <w:style w:type="character" w:customStyle="1" w:styleId="Heading3Char">
    <w:name w:val="Heading 3 Char"/>
    <w:basedOn w:val="DefaultParagraphFont"/>
    <w:link w:val="Heading3"/>
    <w:uiPriority w:val="9"/>
    <w:rsid w:val="00082C83"/>
    <w:rPr>
      <w:rFonts w:asciiTheme="majorHAnsi" w:eastAsiaTheme="majorEastAsia" w:hAnsiTheme="majorHAnsi"/>
      <w:b/>
      <w:bCs/>
      <w:sz w:val="20"/>
      <w:szCs w:val="26"/>
    </w:rPr>
  </w:style>
  <w:style w:type="character" w:customStyle="1" w:styleId="Heading4Char">
    <w:name w:val="Heading 4 Char"/>
    <w:basedOn w:val="DefaultParagraphFont"/>
    <w:link w:val="Heading4"/>
    <w:uiPriority w:val="9"/>
    <w:rsid w:val="006549B4"/>
    <w:rPr>
      <w:b/>
      <w:bCs/>
      <w:sz w:val="28"/>
      <w:szCs w:val="28"/>
    </w:rPr>
  </w:style>
  <w:style w:type="character" w:customStyle="1" w:styleId="Heading5Char">
    <w:name w:val="Heading 5 Char"/>
    <w:basedOn w:val="DefaultParagraphFont"/>
    <w:link w:val="Heading5"/>
    <w:uiPriority w:val="9"/>
    <w:semiHidden/>
    <w:rsid w:val="006549B4"/>
    <w:rPr>
      <w:b/>
      <w:bCs/>
      <w:i/>
      <w:iCs/>
      <w:sz w:val="26"/>
      <w:szCs w:val="26"/>
    </w:rPr>
  </w:style>
  <w:style w:type="character" w:customStyle="1" w:styleId="Heading6Char">
    <w:name w:val="Heading 6 Char"/>
    <w:basedOn w:val="DefaultParagraphFont"/>
    <w:link w:val="Heading6"/>
    <w:uiPriority w:val="9"/>
    <w:semiHidden/>
    <w:rsid w:val="006549B4"/>
    <w:rPr>
      <w:b/>
      <w:bCs/>
    </w:rPr>
  </w:style>
  <w:style w:type="character" w:customStyle="1" w:styleId="Heading7Char">
    <w:name w:val="Heading 7 Char"/>
    <w:basedOn w:val="DefaultParagraphFont"/>
    <w:link w:val="Heading7"/>
    <w:uiPriority w:val="9"/>
    <w:semiHidden/>
    <w:rsid w:val="006549B4"/>
    <w:rPr>
      <w:sz w:val="20"/>
      <w:szCs w:val="24"/>
    </w:rPr>
  </w:style>
  <w:style w:type="character" w:customStyle="1" w:styleId="Heading8Char">
    <w:name w:val="Heading 8 Char"/>
    <w:basedOn w:val="DefaultParagraphFont"/>
    <w:link w:val="Heading8"/>
    <w:uiPriority w:val="9"/>
    <w:semiHidden/>
    <w:rsid w:val="006549B4"/>
    <w:rPr>
      <w:i/>
      <w:iCs/>
      <w:sz w:val="20"/>
      <w:szCs w:val="24"/>
    </w:rPr>
  </w:style>
  <w:style w:type="character" w:customStyle="1" w:styleId="Heading9Char">
    <w:name w:val="Heading 9 Char"/>
    <w:basedOn w:val="DefaultParagraphFont"/>
    <w:link w:val="Heading9"/>
    <w:uiPriority w:val="9"/>
    <w:semiHidden/>
    <w:rsid w:val="006549B4"/>
    <w:rPr>
      <w:rFonts w:asciiTheme="majorHAnsi" w:eastAsiaTheme="majorEastAsia" w:hAnsiTheme="majorHAnsi"/>
    </w:rPr>
  </w:style>
  <w:style w:type="paragraph" w:styleId="Subtitle">
    <w:name w:val="Subtitle"/>
    <w:basedOn w:val="Normal"/>
    <w:next w:val="Normal"/>
    <w:link w:val="SubtitleChar"/>
    <w:uiPriority w:val="11"/>
    <w:qFormat/>
    <w:rsid w:val="006549B4"/>
    <w:pPr>
      <w:spacing w:after="60"/>
      <w:jc w:val="center"/>
      <w:outlineLvl w:val="1"/>
    </w:pPr>
    <w:rPr>
      <w:rFonts w:asciiTheme="majorHAnsi" w:eastAsiaTheme="majorEastAsia" w:hAnsiTheme="majorHAnsi"/>
      <w:sz w:val="20"/>
      <w:lang w:val="en-US" w:bidi="en-US"/>
    </w:rPr>
  </w:style>
  <w:style w:type="character" w:customStyle="1" w:styleId="SubtitleChar">
    <w:name w:val="Subtitle Char"/>
    <w:basedOn w:val="DefaultParagraphFont"/>
    <w:link w:val="Subtitle"/>
    <w:uiPriority w:val="11"/>
    <w:rsid w:val="006549B4"/>
    <w:rPr>
      <w:rFonts w:asciiTheme="majorHAnsi" w:eastAsiaTheme="majorEastAsia" w:hAnsiTheme="majorHAnsi"/>
      <w:sz w:val="24"/>
      <w:szCs w:val="24"/>
    </w:rPr>
  </w:style>
  <w:style w:type="character" w:styleId="Strong">
    <w:name w:val="Strong"/>
    <w:basedOn w:val="DefaultParagraphFont"/>
    <w:uiPriority w:val="22"/>
    <w:qFormat/>
    <w:rsid w:val="006549B4"/>
    <w:rPr>
      <w:b/>
      <w:bCs/>
    </w:rPr>
  </w:style>
  <w:style w:type="character" w:styleId="Emphasis">
    <w:name w:val="Emphasis"/>
    <w:basedOn w:val="DefaultParagraphFont"/>
    <w:uiPriority w:val="20"/>
    <w:qFormat/>
    <w:rsid w:val="006549B4"/>
    <w:rPr>
      <w:rFonts w:asciiTheme="minorHAnsi" w:hAnsiTheme="minorHAnsi"/>
      <w:b/>
      <w:i/>
      <w:iCs/>
    </w:rPr>
  </w:style>
  <w:style w:type="paragraph" w:styleId="NoSpacing">
    <w:name w:val="No Spacing"/>
    <w:basedOn w:val="Normal"/>
    <w:uiPriority w:val="1"/>
    <w:qFormat/>
    <w:rsid w:val="006549B4"/>
    <w:rPr>
      <w:rFonts w:asciiTheme="minorHAnsi" w:eastAsiaTheme="minorEastAsia" w:hAnsiTheme="minorHAnsi"/>
      <w:sz w:val="20"/>
      <w:szCs w:val="32"/>
      <w:lang w:val="en-US" w:bidi="en-US"/>
    </w:rPr>
  </w:style>
  <w:style w:type="paragraph" w:styleId="Quote">
    <w:name w:val="Quote"/>
    <w:basedOn w:val="Normal"/>
    <w:next w:val="Normal"/>
    <w:link w:val="QuoteChar"/>
    <w:uiPriority w:val="29"/>
    <w:qFormat/>
    <w:rsid w:val="006549B4"/>
    <w:rPr>
      <w:rFonts w:asciiTheme="minorHAnsi" w:eastAsiaTheme="minorEastAsia" w:hAnsiTheme="minorHAnsi"/>
      <w:i/>
      <w:sz w:val="20"/>
      <w:lang w:val="en-US" w:bidi="en-US"/>
    </w:rPr>
  </w:style>
  <w:style w:type="character" w:customStyle="1" w:styleId="QuoteChar">
    <w:name w:val="Quote Char"/>
    <w:basedOn w:val="DefaultParagraphFont"/>
    <w:link w:val="Quote"/>
    <w:uiPriority w:val="29"/>
    <w:rsid w:val="006549B4"/>
    <w:rPr>
      <w:i/>
      <w:sz w:val="24"/>
      <w:szCs w:val="24"/>
    </w:rPr>
  </w:style>
  <w:style w:type="paragraph" w:styleId="IntenseQuote">
    <w:name w:val="Intense Quote"/>
    <w:basedOn w:val="Normal"/>
    <w:next w:val="Normal"/>
    <w:link w:val="IntenseQuoteChar"/>
    <w:uiPriority w:val="30"/>
    <w:qFormat/>
    <w:rsid w:val="006549B4"/>
    <w:pPr>
      <w:ind w:left="720" w:right="720"/>
    </w:pPr>
    <w:rPr>
      <w:rFonts w:asciiTheme="minorHAnsi" w:eastAsiaTheme="minorEastAsia" w:hAnsiTheme="minorHAnsi"/>
      <w:b/>
      <w:i/>
      <w:sz w:val="20"/>
      <w:szCs w:val="22"/>
      <w:lang w:val="en-US" w:bidi="en-US"/>
    </w:rPr>
  </w:style>
  <w:style w:type="character" w:customStyle="1" w:styleId="IntenseQuoteChar">
    <w:name w:val="Intense Quote Char"/>
    <w:basedOn w:val="DefaultParagraphFont"/>
    <w:link w:val="IntenseQuote"/>
    <w:uiPriority w:val="30"/>
    <w:rsid w:val="006549B4"/>
    <w:rPr>
      <w:b/>
      <w:i/>
      <w:sz w:val="24"/>
    </w:rPr>
  </w:style>
  <w:style w:type="character" w:styleId="SubtleEmphasis">
    <w:name w:val="Subtle Emphasis"/>
    <w:uiPriority w:val="19"/>
    <w:qFormat/>
    <w:rsid w:val="006549B4"/>
    <w:rPr>
      <w:i/>
      <w:color w:val="5A5A5A" w:themeColor="text1" w:themeTint="A5"/>
    </w:rPr>
  </w:style>
  <w:style w:type="character" w:styleId="IntenseEmphasis">
    <w:name w:val="Intense Emphasis"/>
    <w:basedOn w:val="DefaultParagraphFont"/>
    <w:uiPriority w:val="21"/>
    <w:qFormat/>
    <w:rsid w:val="006549B4"/>
    <w:rPr>
      <w:b/>
      <w:i/>
      <w:sz w:val="24"/>
      <w:szCs w:val="24"/>
      <w:u w:val="single"/>
    </w:rPr>
  </w:style>
  <w:style w:type="character" w:styleId="SubtleReference">
    <w:name w:val="Subtle Reference"/>
    <w:basedOn w:val="DefaultParagraphFont"/>
    <w:uiPriority w:val="31"/>
    <w:qFormat/>
    <w:rsid w:val="006549B4"/>
    <w:rPr>
      <w:sz w:val="24"/>
      <w:szCs w:val="24"/>
      <w:u w:val="single"/>
    </w:rPr>
  </w:style>
  <w:style w:type="character" w:styleId="IntenseReference">
    <w:name w:val="Intense Reference"/>
    <w:basedOn w:val="DefaultParagraphFont"/>
    <w:uiPriority w:val="32"/>
    <w:qFormat/>
    <w:rsid w:val="006549B4"/>
    <w:rPr>
      <w:b/>
      <w:sz w:val="24"/>
      <w:u w:val="single"/>
    </w:rPr>
  </w:style>
  <w:style w:type="character" w:styleId="BookTitle">
    <w:name w:val="Book Title"/>
    <w:basedOn w:val="DefaultParagraphFont"/>
    <w:uiPriority w:val="33"/>
    <w:qFormat/>
    <w:rsid w:val="006549B4"/>
    <w:rPr>
      <w:rFonts w:asciiTheme="majorHAnsi" w:eastAsiaTheme="majorEastAsia" w:hAnsiTheme="majorHAnsi"/>
      <w:b/>
      <w:i/>
      <w:sz w:val="24"/>
      <w:szCs w:val="24"/>
    </w:rPr>
  </w:style>
  <w:style w:type="paragraph" w:styleId="TOCHeading">
    <w:name w:val="TOC Heading"/>
    <w:basedOn w:val="Heading1"/>
    <w:next w:val="Normal"/>
    <w:uiPriority w:val="39"/>
    <w:unhideWhenUsed/>
    <w:qFormat/>
    <w:rsid w:val="006549B4"/>
    <w:pPr>
      <w:outlineLvl w:val="9"/>
    </w:pPr>
  </w:style>
  <w:style w:type="character" w:styleId="CommentReference">
    <w:name w:val="annotation reference"/>
    <w:basedOn w:val="DefaultParagraphFont"/>
    <w:uiPriority w:val="99"/>
    <w:semiHidden/>
    <w:unhideWhenUsed/>
    <w:rsid w:val="000511A3"/>
    <w:rPr>
      <w:sz w:val="16"/>
      <w:szCs w:val="16"/>
    </w:rPr>
  </w:style>
  <w:style w:type="paragraph" w:styleId="CommentText">
    <w:name w:val="annotation text"/>
    <w:basedOn w:val="Normal"/>
    <w:link w:val="CommentTextChar"/>
    <w:uiPriority w:val="99"/>
    <w:unhideWhenUsed/>
    <w:rsid w:val="000511A3"/>
    <w:rPr>
      <w:rFonts w:asciiTheme="minorHAnsi" w:eastAsiaTheme="minorEastAsia" w:hAnsiTheme="minorHAnsi"/>
      <w:sz w:val="20"/>
      <w:szCs w:val="20"/>
      <w:lang w:val="en-US" w:bidi="en-US"/>
    </w:rPr>
  </w:style>
  <w:style w:type="character" w:customStyle="1" w:styleId="CommentTextChar">
    <w:name w:val="Comment Text Char"/>
    <w:basedOn w:val="DefaultParagraphFont"/>
    <w:link w:val="CommentText"/>
    <w:uiPriority w:val="99"/>
    <w:rsid w:val="000511A3"/>
    <w:rPr>
      <w:sz w:val="20"/>
      <w:szCs w:val="20"/>
    </w:rPr>
  </w:style>
  <w:style w:type="paragraph" w:styleId="CommentSubject">
    <w:name w:val="annotation subject"/>
    <w:basedOn w:val="CommentText"/>
    <w:next w:val="CommentText"/>
    <w:link w:val="CommentSubjectChar"/>
    <w:uiPriority w:val="99"/>
    <w:semiHidden/>
    <w:unhideWhenUsed/>
    <w:rsid w:val="000511A3"/>
    <w:rPr>
      <w:b/>
      <w:bCs/>
    </w:rPr>
  </w:style>
  <w:style w:type="character" w:customStyle="1" w:styleId="CommentSubjectChar">
    <w:name w:val="Comment Subject Char"/>
    <w:basedOn w:val="CommentTextChar"/>
    <w:link w:val="CommentSubject"/>
    <w:uiPriority w:val="99"/>
    <w:semiHidden/>
    <w:rsid w:val="000511A3"/>
    <w:rPr>
      <w:b/>
      <w:bCs/>
      <w:sz w:val="20"/>
      <w:szCs w:val="20"/>
    </w:rPr>
  </w:style>
  <w:style w:type="paragraph" w:styleId="BalloonText">
    <w:name w:val="Balloon Text"/>
    <w:basedOn w:val="Normal"/>
    <w:link w:val="BalloonTextChar"/>
    <w:uiPriority w:val="99"/>
    <w:semiHidden/>
    <w:unhideWhenUsed/>
    <w:rsid w:val="000511A3"/>
    <w:rPr>
      <w:rFonts w:ascii="Tahoma" w:eastAsiaTheme="minorEastAsia" w:hAnsi="Tahoma" w:cs="Tahoma"/>
      <w:sz w:val="16"/>
      <w:szCs w:val="16"/>
      <w:lang w:val="en-US" w:bidi="en-US"/>
    </w:rPr>
  </w:style>
  <w:style w:type="character" w:customStyle="1" w:styleId="BalloonTextChar">
    <w:name w:val="Balloon Text Char"/>
    <w:basedOn w:val="DefaultParagraphFont"/>
    <w:link w:val="BalloonText"/>
    <w:uiPriority w:val="99"/>
    <w:semiHidden/>
    <w:rsid w:val="000511A3"/>
    <w:rPr>
      <w:rFonts w:ascii="Tahoma" w:hAnsi="Tahoma" w:cs="Tahoma"/>
      <w:sz w:val="16"/>
      <w:szCs w:val="16"/>
    </w:rPr>
  </w:style>
  <w:style w:type="paragraph" w:styleId="Caption">
    <w:name w:val="caption"/>
    <w:basedOn w:val="Normal"/>
    <w:next w:val="Normal"/>
    <w:uiPriority w:val="35"/>
    <w:unhideWhenUsed/>
    <w:qFormat/>
    <w:rsid w:val="00CA1023"/>
    <w:pPr>
      <w:spacing w:after="200"/>
    </w:pPr>
    <w:rPr>
      <w:rFonts w:asciiTheme="minorHAnsi" w:eastAsiaTheme="minorEastAsia" w:hAnsiTheme="minorHAnsi"/>
      <w:b/>
      <w:bCs/>
      <w:color w:val="4F81BD" w:themeColor="accent1"/>
      <w:sz w:val="18"/>
      <w:szCs w:val="18"/>
      <w:lang w:val="en-US" w:bidi="en-US"/>
    </w:rPr>
  </w:style>
  <w:style w:type="character" w:styleId="Hyperlink">
    <w:name w:val="Hyperlink"/>
    <w:basedOn w:val="DefaultParagraphFont"/>
    <w:uiPriority w:val="99"/>
    <w:unhideWhenUsed/>
    <w:rsid w:val="00DD2816"/>
    <w:rPr>
      <w:color w:val="0000FF" w:themeColor="hyperlink"/>
      <w:u w:val="single"/>
    </w:rPr>
  </w:style>
  <w:style w:type="table" w:styleId="TableGrid">
    <w:name w:val="Table Grid"/>
    <w:basedOn w:val="TableNormal"/>
    <w:uiPriority w:val="59"/>
    <w:rsid w:val="00086B4C"/>
    <w:pPr>
      <w:spacing w:after="0" w:line="240" w:lineRule="auto"/>
    </w:pPr>
    <w:rPr>
      <w:rFonts w:ascii="Cambria" w:eastAsia="Times New Roman" w:hAnsi="Times New Roman"/>
      <w:sz w:val="24"/>
      <w:szCs w:val="24"/>
      <w:lang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FootnoteText">
    <w:name w:val="footnote text"/>
    <w:basedOn w:val="Normal"/>
    <w:link w:val="FootnoteTextChar"/>
    <w:uiPriority w:val="99"/>
    <w:unhideWhenUsed/>
    <w:rsid w:val="00086B4C"/>
    <w:rPr>
      <w:rFonts w:asciiTheme="minorHAnsi" w:eastAsiaTheme="minorEastAsia" w:hAnsiTheme="minorHAnsi"/>
      <w:sz w:val="20"/>
      <w:szCs w:val="20"/>
      <w:lang w:val="en-US" w:bidi="en-US"/>
    </w:rPr>
  </w:style>
  <w:style w:type="character" w:customStyle="1" w:styleId="FootnoteTextChar">
    <w:name w:val="Footnote Text Char"/>
    <w:basedOn w:val="DefaultParagraphFont"/>
    <w:link w:val="FootnoteText"/>
    <w:uiPriority w:val="99"/>
    <w:rsid w:val="00086B4C"/>
    <w:rPr>
      <w:sz w:val="20"/>
      <w:szCs w:val="20"/>
    </w:rPr>
  </w:style>
  <w:style w:type="character" w:styleId="FootnoteReference">
    <w:name w:val="footnote reference"/>
    <w:basedOn w:val="DefaultParagraphFont"/>
    <w:uiPriority w:val="99"/>
    <w:unhideWhenUsed/>
    <w:rsid w:val="00086B4C"/>
    <w:rPr>
      <w:vertAlign w:val="superscript"/>
    </w:rPr>
  </w:style>
  <w:style w:type="character" w:styleId="FollowedHyperlink">
    <w:name w:val="FollowedHyperlink"/>
    <w:basedOn w:val="DefaultParagraphFont"/>
    <w:uiPriority w:val="99"/>
    <w:semiHidden/>
    <w:unhideWhenUsed/>
    <w:rsid w:val="00B52046"/>
    <w:rPr>
      <w:color w:val="800080" w:themeColor="followedHyperlink"/>
      <w:u w:val="single"/>
    </w:rPr>
  </w:style>
  <w:style w:type="paragraph" w:styleId="Header">
    <w:name w:val="header"/>
    <w:basedOn w:val="Normal"/>
    <w:link w:val="HeaderChar"/>
    <w:uiPriority w:val="99"/>
    <w:semiHidden/>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HeaderChar">
    <w:name w:val="Header Char"/>
    <w:basedOn w:val="DefaultParagraphFont"/>
    <w:link w:val="Header"/>
    <w:uiPriority w:val="99"/>
    <w:semiHidden/>
    <w:rsid w:val="0032583C"/>
    <w:rPr>
      <w:sz w:val="20"/>
      <w:szCs w:val="24"/>
    </w:rPr>
  </w:style>
  <w:style w:type="paragraph" w:styleId="Footer">
    <w:name w:val="footer"/>
    <w:basedOn w:val="Normal"/>
    <w:link w:val="FooterChar"/>
    <w:uiPriority w:val="99"/>
    <w:unhideWhenUsed/>
    <w:rsid w:val="0032583C"/>
    <w:pPr>
      <w:tabs>
        <w:tab w:val="center" w:pos="4680"/>
        <w:tab w:val="right" w:pos="9360"/>
      </w:tabs>
    </w:pPr>
    <w:rPr>
      <w:rFonts w:asciiTheme="minorHAnsi" w:eastAsiaTheme="minorEastAsia" w:hAnsiTheme="minorHAnsi"/>
      <w:sz w:val="20"/>
      <w:lang w:val="en-US" w:bidi="en-US"/>
    </w:rPr>
  </w:style>
  <w:style w:type="character" w:customStyle="1" w:styleId="FooterChar">
    <w:name w:val="Footer Char"/>
    <w:basedOn w:val="DefaultParagraphFont"/>
    <w:link w:val="Footer"/>
    <w:uiPriority w:val="99"/>
    <w:rsid w:val="0032583C"/>
    <w:rPr>
      <w:sz w:val="20"/>
      <w:szCs w:val="24"/>
    </w:rPr>
  </w:style>
  <w:style w:type="paragraph" w:styleId="TOC1">
    <w:name w:val="toc 1"/>
    <w:basedOn w:val="Normal"/>
    <w:next w:val="Normal"/>
    <w:autoRedefine/>
    <w:uiPriority w:val="39"/>
    <w:unhideWhenUsed/>
    <w:rsid w:val="00B165C7"/>
    <w:pPr>
      <w:spacing w:after="100"/>
    </w:pPr>
    <w:rPr>
      <w:rFonts w:asciiTheme="minorHAnsi" w:eastAsiaTheme="minorEastAsia" w:hAnsiTheme="minorHAnsi"/>
      <w:sz w:val="20"/>
      <w:lang w:val="en-US" w:bidi="en-US"/>
    </w:rPr>
  </w:style>
  <w:style w:type="paragraph" w:styleId="TOC2">
    <w:name w:val="toc 2"/>
    <w:basedOn w:val="Normal"/>
    <w:next w:val="Normal"/>
    <w:autoRedefine/>
    <w:uiPriority w:val="39"/>
    <w:unhideWhenUsed/>
    <w:rsid w:val="00B165C7"/>
    <w:pPr>
      <w:spacing w:after="100"/>
      <w:ind w:left="200"/>
    </w:pPr>
    <w:rPr>
      <w:rFonts w:asciiTheme="minorHAnsi" w:eastAsiaTheme="minorEastAsia" w:hAnsiTheme="minorHAnsi"/>
      <w:sz w:val="20"/>
      <w:lang w:val="en-US" w:bidi="en-US"/>
    </w:rPr>
  </w:style>
  <w:style w:type="paragraph" w:styleId="TOC3">
    <w:name w:val="toc 3"/>
    <w:basedOn w:val="Normal"/>
    <w:next w:val="Normal"/>
    <w:autoRedefine/>
    <w:uiPriority w:val="39"/>
    <w:unhideWhenUsed/>
    <w:rsid w:val="00B165C7"/>
    <w:pPr>
      <w:spacing w:after="100"/>
      <w:ind w:left="400"/>
    </w:pPr>
    <w:rPr>
      <w:rFonts w:asciiTheme="minorHAnsi" w:eastAsiaTheme="minorEastAsia" w:hAnsiTheme="minorHAnsi"/>
      <w:sz w:val="20"/>
      <w:lang w:val="en-US" w:bidi="en-US"/>
    </w:rPr>
  </w:style>
  <w:style w:type="paragraph" w:styleId="Bibliography">
    <w:name w:val="Bibliography"/>
    <w:basedOn w:val="Normal"/>
    <w:next w:val="Normal"/>
    <w:uiPriority w:val="37"/>
    <w:unhideWhenUsed/>
    <w:rsid w:val="00F96730"/>
    <w:rPr>
      <w:rFonts w:asciiTheme="minorHAnsi" w:eastAsiaTheme="minorEastAsia" w:hAnsiTheme="minorHAnsi"/>
      <w:sz w:val="20"/>
      <w:lang w:val="en-US" w:bidi="en-US"/>
    </w:rPr>
  </w:style>
  <w:style w:type="paragraph" w:customStyle="1" w:styleId="p1">
    <w:name w:val="p1"/>
    <w:basedOn w:val="Normal"/>
    <w:rsid w:val="002F6849"/>
    <w:rPr>
      <w:rFonts w:ascii="Helvetica" w:eastAsiaTheme="minorEastAsia" w:hAnsi="Helvetica"/>
      <w:sz w:val="17"/>
      <w:szCs w:val="17"/>
      <w:lang w:val="en-US"/>
    </w:rPr>
  </w:style>
  <w:style w:type="paragraph" w:customStyle="1" w:styleId="Code">
    <w:name w:val="Code"/>
    <w:basedOn w:val="Normal"/>
    <w:next w:val="Normal"/>
    <w:link w:val="CodeChar"/>
    <w:uiPriority w:val="99"/>
    <w:rsid w:val="00155C21"/>
    <w:pPr>
      <w:spacing w:before="200" w:after="200" w:line="276" w:lineRule="auto"/>
    </w:pPr>
    <w:rPr>
      <w:rFonts w:ascii="Courier New" w:hAnsi="Courier New" w:cs="Courier New"/>
      <w:sz w:val="20"/>
      <w:szCs w:val="20"/>
      <w:lang w:val="en-US"/>
    </w:rPr>
  </w:style>
  <w:style w:type="character" w:customStyle="1" w:styleId="CodeChar">
    <w:name w:val="Code Char"/>
    <w:basedOn w:val="DefaultParagraphFont"/>
    <w:link w:val="Code"/>
    <w:uiPriority w:val="99"/>
    <w:locked/>
    <w:rsid w:val="00155C21"/>
    <w:rPr>
      <w:rFonts w:ascii="Courier New" w:eastAsia="Times New Roman" w:hAnsi="Courier New" w:cs="Courier New"/>
      <w:sz w:val="20"/>
      <w:szCs w:val="20"/>
      <w:lang w:bidi="ar-SA"/>
    </w:rPr>
  </w:style>
  <w:style w:type="paragraph" w:styleId="Revision">
    <w:name w:val="Revision"/>
    <w:hidden/>
    <w:uiPriority w:val="99"/>
    <w:semiHidden/>
    <w:rsid w:val="00A16916"/>
    <w:pPr>
      <w:spacing w:after="0" w:line="240" w:lineRule="auto"/>
    </w:pPr>
    <w:rPr>
      <w:sz w:val="20"/>
      <w:szCs w:val="24"/>
    </w:rPr>
  </w:style>
  <w:style w:type="character" w:customStyle="1" w:styleId="apple-converted-space">
    <w:name w:val="apple-converted-space"/>
    <w:basedOn w:val="DefaultParagraphFont"/>
    <w:rsid w:val="00616203"/>
  </w:style>
  <w:style w:type="character" w:styleId="UnresolvedMention">
    <w:name w:val="Unresolved Mention"/>
    <w:basedOn w:val="DefaultParagraphFont"/>
    <w:uiPriority w:val="99"/>
    <w:rsid w:val="006A6A7E"/>
    <w:rPr>
      <w:color w:val="605E5C"/>
      <w:shd w:val="clear" w:color="auto" w:fill="E1DFDD"/>
    </w:rPr>
  </w:style>
  <w:style w:type="paragraph" w:customStyle="1" w:styleId="EndNoteBibliographyTitle">
    <w:name w:val="EndNote Bibliography Title"/>
    <w:basedOn w:val="Normal"/>
    <w:link w:val="EndNoteBibliographyTitleChar"/>
    <w:rsid w:val="00BF257D"/>
    <w:pPr>
      <w:framePr w:hSpace="180" w:wrap="around" w:vAnchor="text" w:hAnchor="margin" w:y="128"/>
      <w:jc w:val="center"/>
    </w:pPr>
    <w:rPr>
      <w:lang w:val="en-US"/>
    </w:rPr>
  </w:style>
  <w:style w:type="character" w:customStyle="1" w:styleId="EndNoteBibliographyTitleChar">
    <w:name w:val="EndNote Bibliography Title Char"/>
    <w:basedOn w:val="DefaultParagraphFont"/>
    <w:link w:val="EndNoteBibliographyTitle"/>
    <w:rsid w:val="00BF257D"/>
    <w:rPr>
      <w:rFonts w:ascii="Times New Roman" w:eastAsia="Times New Roman" w:hAnsi="Times New Roman"/>
      <w:sz w:val="24"/>
      <w:szCs w:val="24"/>
      <w:lang w:bidi="ar-SA"/>
    </w:rPr>
  </w:style>
  <w:style w:type="paragraph" w:customStyle="1" w:styleId="EndNoteBibliography">
    <w:name w:val="EndNote Bibliography"/>
    <w:basedOn w:val="Normal"/>
    <w:link w:val="EndNoteBibliographyChar"/>
    <w:rsid w:val="00BF257D"/>
    <w:pPr>
      <w:framePr w:hSpace="180" w:wrap="around" w:vAnchor="text" w:hAnchor="margin" w:y="128"/>
    </w:pPr>
    <w:rPr>
      <w:lang w:val="en-US"/>
    </w:rPr>
  </w:style>
  <w:style w:type="character" w:customStyle="1" w:styleId="EndNoteBibliographyChar">
    <w:name w:val="EndNote Bibliography Char"/>
    <w:basedOn w:val="DefaultParagraphFont"/>
    <w:link w:val="EndNoteBibliography"/>
    <w:rsid w:val="00BF257D"/>
    <w:rPr>
      <w:rFonts w:ascii="Times New Roman" w:eastAsia="Times New Roman" w:hAnsi="Times New Roman"/>
      <w:sz w:val="24"/>
      <w:szCs w:val="24"/>
      <w:lang w:bidi="ar-SA"/>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591297">
      <w:bodyDiv w:val="1"/>
      <w:marLeft w:val="0"/>
      <w:marRight w:val="0"/>
      <w:marTop w:val="0"/>
      <w:marBottom w:val="0"/>
      <w:divBdr>
        <w:top w:val="none" w:sz="0" w:space="0" w:color="auto"/>
        <w:left w:val="none" w:sz="0" w:space="0" w:color="auto"/>
        <w:bottom w:val="none" w:sz="0" w:space="0" w:color="auto"/>
        <w:right w:val="none" w:sz="0" w:space="0" w:color="auto"/>
      </w:divBdr>
    </w:div>
    <w:div w:id="30032951">
      <w:bodyDiv w:val="1"/>
      <w:marLeft w:val="0"/>
      <w:marRight w:val="0"/>
      <w:marTop w:val="0"/>
      <w:marBottom w:val="0"/>
      <w:divBdr>
        <w:top w:val="none" w:sz="0" w:space="0" w:color="auto"/>
        <w:left w:val="none" w:sz="0" w:space="0" w:color="auto"/>
        <w:bottom w:val="none" w:sz="0" w:space="0" w:color="auto"/>
        <w:right w:val="none" w:sz="0" w:space="0" w:color="auto"/>
      </w:divBdr>
    </w:div>
    <w:div w:id="114913513">
      <w:bodyDiv w:val="1"/>
      <w:marLeft w:val="0"/>
      <w:marRight w:val="0"/>
      <w:marTop w:val="0"/>
      <w:marBottom w:val="0"/>
      <w:divBdr>
        <w:top w:val="none" w:sz="0" w:space="0" w:color="auto"/>
        <w:left w:val="none" w:sz="0" w:space="0" w:color="auto"/>
        <w:bottom w:val="none" w:sz="0" w:space="0" w:color="auto"/>
        <w:right w:val="none" w:sz="0" w:space="0" w:color="auto"/>
      </w:divBdr>
    </w:div>
    <w:div w:id="141776727">
      <w:bodyDiv w:val="1"/>
      <w:marLeft w:val="0"/>
      <w:marRight w:val="0"/>
      <w:marTop w:val="0"/>
      <w:marBottom w:val="0"/>
      <w:divBdr>
        <w:top w:val="none" w:sz="0" w:space="0" w:color="auto"/>
        <w:left w:val="none" w:sz="0" w:space="0" w:color="auto"/>
        <w:bottom w:val="none" w:sz="0" w:space="0" w:color="auto"/>
        <w:right w:val="none" w:sz="0" w:space="0" w:color="auto"/>
      </w:divBdr>
    </w:div>
    <w:div w:id="156267346">
      <w:bodyDiv w:val="1"/>
      <w:marLeft w:val="0"/>
      <w:marRight w:val="0"/>
      <w:marTop w:val="0"/>
      <w:marBottom w:val="0"/>
      <w:divBdr>
        <w:top w:val="none" w:sz="0" w:space="0" w:color="auto"/>
        <w:left w:val="none" w:sz="0" w:space="0" w:color="auto"/>
        <w:bottom w:val="none" w:sz="0" w:space="0" w:color="auto"/>
        <w:right w:val="none" w:sz="0" w:space="0" w:color="auto"/>
      </w:divBdr>
    </w:div>
    <w:div w:id="188959144">
      <w:bodyDiv w:val="1"/>
      <w:marLeft w:val="0"/>
      <w:marRight w:val="0"/>
      <w:marTop w:val="0"/>
      <w:marBottom w:val="0"/>
      <w:divBdr>
        <w:top w:val="none" w:sz="0" w:space="0" w:color="auto"/>
        <w:left w:val="none" w:sz="0" w:space="0" w:color="auto"/>
        <w:bottom w:val="none" w:sz="0" w:space="0" w:color="auto"/>
        <w:right w:val="none" w:sz="0" w:space="0" w:color="auto"/>
      </w:divBdr>
      <w:divsChild>
        <w:div w:id="118766700">
          <w:marLeft w:val="864"/>
          <w:marRight w:val="0"/>
          <w:marTop w:val="100"/>
          <w:marBottom w:val="0"/>
          <w:divBdr>
            <w:top w:val="none" w:sz="0" w:space="0" w:color="auto"/>
            <w:left w:val="none" w:sz="0" w:space="0" w:color="auto"/>
            <w:bottom w:val="none" w:sz="0" w:space="0" w:color="auto"/>
            <w:right w:val="none" w:sz="0" w:space="0" w:color="auto"/>
          </w:divBdr>
        </w:div>
        <w:div w:id="2001348794">
          <w:marLeft w:val="864"/>
          <w:marRight w:val="0"/>
          <w:marTop w:val="100"/>
          <w:marBottom w:val="0"/>
          <w:divBdr>
            <w:top w:val="none" w:sz="0" w:space="0" w:color="auto"/>
            <w:left w:val="none" w:sz="0" w:space="0" w:color="auto"/>
            <w:bottom w:val="none" w:sz="0" w:space="0" w:color="auto"/>
            <w:right w:val="none" w:sz="0" w:space="0" w:color="auto"/>
          </w:divBdr>
        </w:div>
      </w:divsChild>
    </w:div>
    <w:div w:id="212427031">
      <w:bodyDiv w:val="1"/>
      <w:marLeft w:val="0"/>
      <w:marRight w:val="0"/>
      <w:marTop w:val="0"/>
      <w:marBottom w:val="0"/>
      <w:divBdr>
        <w:top w:val="none" w:sz="0" w:space="0" w:color="auto"/>
        <w:left w:val="none" w:sz="0" w:space="0" w:color="auto"/>
        <w:bottom w:val="none" w:sz="0" w:space="0" w:color="auto"/>
        <w:right w:val="none" w:sz="0" w:space="0" w:color="auto"/>
      </w:divBdr>
    </w:div>
    <w:div w:id="219437297">
      <w:bodyDiv w:val="1"/>
      <w:marLeft w:val="0"/>
      <w:marRight w:val="0"/>
      <w:marTop w:val="0"/>
      <w:marBottom w:val="0"/>
      <w:divBdr>
        <w:top w:val="none" w:sz="0" w:space="0" w:color="auto"/>
        <w:left w:val="none" w:sz="0" w:space="0" w:color="auto"/>
        <w:bottom w:val="none" w:sz="0" w:space="0" w:color="auto"/>
        <w:right w:val="none" w:sz="0" w:space="0" w:color="auto"/>
      </w:divBdr>
    </w:div>
    <w:div w:id="255986639">
      <w:bodyDiv w:val="1"/>
      <w:marLeft w:val="0"/>
      <w:marRight w:val="0"/>
      <w:marTop w:val="0"/>
      <w:marBottom w:val="0"/>
      <w:divBdr>
        <w:top w:val="none" w:sz="0" w:space="0" w:color="auto"/>
        <w:left w:val="none" w:sz="0" w:space="0" w:color="auto"/>
        <w:bottom w:val="none" w:sz="0" w:space="0" w:color="auto"/>
        <w:right w:val="none" w:sz="0" w:space="0" w:color="auto"/>
      </w:divBdr>
    </w:div>
    <w:div w:id="393622849">
      <w:bodyDiv w:val="1"/>
      <w:marLeft w:val="0"/>
      <w:marRight w:val="0"/>
      <w:marTop w:val="0"/>
      <w:marBottom w:val="0"/>
      <w:divBdr>
        <w:top w:val="none" w:sz="0" w:space="0" w:color="auto"/>
        <w:left w:val="none" w:sz="0" w:space="0" w:color="auto"/>
        <w:bottom w:val="none" w:sz="0" w:space="0" w:color="auto"/>
        <w:right w:val="none" w:sz="0" w:space="0" w:color="auto"/>
      </w:divBdr>
      <w:divsChild>
        <w:div w:id="463280244">
          <w:marLeft w:val="0"/>
          <w:marRight w:val="0"/>
          <w:marTop w:val="0"/>
          <w:marBottom w:val="0"/>
          <w:divBdr>
            <w:top w:val="none" w:sz="0" w:space="0" w:color="auto"/>
            <w:left w:val="none" w:sz="0" w:space="0" w:color="auto"/>
            <w:bottom w:val="none" w:sz="0" w:space="0" w:color="auto"/>
            <w:right w:val="none" w:sz="0" w:space="0" w:color="auto"/>
          </w:divBdr>
        </w:div>
      </w:divsChild>
    </w:div>
    <w:div w:id="436028652">
      <w:bodyDiv w:val="1"/>
      <w:marLeft w:val="0"/>
      <w:marRight w:val="0"/>
      <w:marTop w:val="0"/>
      <w:marBottom w:val="0"/>
      <w:divBdr>
        <w:top w:val="none" w:sz="0" w:space="0" w:color="auto"/>
        <w:left w:val="none" w:sz="0" w:space="0" w:color="auto"/>
        <w:bottom w:val="none" w:sz="0" w:space="0" w:color="auto"/>
        <w:right w:val="none" w:sz="0" w:space="0" w:color="auto"/>
      </w:divBdr>
    </w:div>
    <w:div w:id="567155552">
      <w:bodyDiv w:val="1"/>
      <w:marLeft w:val="0"/>
      <w:marRight w:val="0"/>
      <w:marTop w:val="0"/>
      <w:marBottom w:val="0"/>
      <w:divBdr>
        <w:top w:val="none" w:sz="0" w:space="0" w:color="auto"/>
        <w:left w:val="none" w:sz="0" w:space="0" w:color="auto"/>
        <w:bottom w:val="none" w:sz="0" w:space="0" w:color="auto"/>
        <w:right w:val="none" w:sz="0" w:space="0" w:color="auto"/>
      </w:divBdr>
    </w:div>
    <w:div w:id="597755309">
      <w:bodyDiv w:val="1"/>
      <w:marLeft w:val="0"/>
      <w:marRight w:val="0"/>
      <w:marTop w:val="0"/>
      <w:marBottom w:val="0"/>
      <w:divBdr>
        <w:top w:val="none" w:sz="0" w:space="0" w:color="auto"/>
        <w:left w:val="none" w:sz="0" w:space="0" w:color="auto"/>
        <w:bottom w:val="none" w:sz="0" w:space="0" w:color="auto"/>
        <w:right w:val="none" w:sz="0" w:space="0" w:color="auto"/>
      </w:divBdr>
    </w:div>
    <w:div w:id="608195114">
      <w:bodyDiv w:val="1"/>
      <w:marLeft w:val="0"/>
      <w:marRight w:val="0"/>
      <w:marTop w:val="0"/>
      <w:marBottom w:val="0"/>
      <w:divBdr>
        <w:top w:val="none" w:sz="0" w:space="0" w:color="auto"/>
        <w:left w:val="none" w:sz="0" w:space="0" w:color="auto"/>
        <w:bottom w:val="none" w:sz="0" w:space="0" w:color="auto"/>
        <w:right w:val="none" w:sz="0" w:space="0" w:color="auto"/>
      </w:divBdr>
    </w:div>
    <w:div w:id="612319951">
      <w:bodyDiv w:val="1"/>
      <w:marLeft w:val="0"/>
      <w:marRight w:val="0"/>
      <w:marTop w:val="0"/>
      <w:marBottom w:val="0"/>
      <w:divBdr>
        <w:top w:val="none" w:sz="0" w:space="0" w:color="auto"/>
        <w:left w:val="none" w:sz="0" w:space="0" w:color="auto"/>
        <w:bottom w:val="none" w:sz="0" w:space="0" w:color="auto"/>
        <w:right w:val="none" w:sz="0" w:space="0" w:color="auto"/>
      </w:divBdr>
    </w:div>
    <w:div w:id="621617127">
      <w:bodyDiv w:val="1"/>
      <w:marLeft w:val="0"/>
      <w:marRight w:val="0"/>
      <w:marTop w:val="0"/>
      <w:marBottom w:val="0"/>
      <w:divBdr>
        <w:top w:val="none" w:sz="0" w:space="0" w:color="auto"/>
        <w:left w:val="none" w:sz="0" w:space="0" w:color="auto"/>
        <w:bottom w:val="none" w:sz="0" w:space="0" w:color="auto"/>
        <w:right w:val="none" w:sz="0" w:space="0" w:color="auto"/>
      </w:divBdr>
      <w:divsChild>
        <w:div w:id="384185421">
          <w:marLeft w:val="864"/>
          <w:marRight w:val="0"/>
          <w:marTop w:val="100"/>
          <w:marBottom w:val="0"/>
          <w:divBdr>
            <w:top w:val="none" w:sz="0" w:space="0" w:color="auto"/>
            <w:left w:val="none" w:sz="0" w:space="0" w:color="auto"/>
            <w:bottom w:val="none" w:sz="0" w:space="0" w:color="auto"/>
            <w:right w:val="none" w:sz="0" w:space="0" w:color="auto"/>
          </w:divBdr>
        </w:div>
        <w:div w:id="1475296134">
          <w:marLeft w:val="864"/>
          <w:marRight w:val="0"/>
          <w:marTop w:val="100"/>
          <w:marBottom w:val="0"/>
          <w:divBdr>
            <w:top w:val="none" w:sz="0" w:space="0" w:color="auto"/>
            <w:left w:val="none" w:sz="0" w:space="0" w:color="auto"/>
            <w:bottom w:val="none" w:sz="0" w:space="0" w:color="auto"/>
            <w:right w:val="none" w:sz="0" w:space="0" w:color="auto"/>
          </w:divBdr>
        </w:div>
        <w:div w:id="1985112951">
          <w:marLeft w:val="864"/>
          <w:marRight w:val="0"/>
          <w:marTop w:val="100"/>
          <w:marBottom w:val="0"/>
          <w:divBdr>
            <w:top w:val="none" w:sz="0" w:space="0" w:color="auto"/>
            <w:left w:val="none" w:sz="0" w:space="0" w:color="auto"/>
            <w:bottom w:val="none" w:sz="0" w:space="0" w:color="auto"/>
            <w:right w:val="none" w:sz="0" w:space="0" w:color="auto"/>
          </w:divBdr>
        </w:div>
      </w:divsChild>
    </w:div>
    <w:div w:id="735859801">
      <w:bodyDiv w:val="1"/>
      <w:marLeft w:val="0"/>
      <w:marRight w:val="0"/>
      <w:marTop w:val="0"/>
      <w:marBottom w:val="0"/>
      <w:divBdr>
        <w:top w:val="none" w:sz="0" w:space="0" w:color="auto"/>
        <w:left w:val="none" w:sz="0" w:space="0" w:color="auto"/>
        <w:bottom w:val="none" w:sz="0" w:space="0" w:color="auto"/>
        <w:right w:val="none" w:sz="0" w:space="0" w:color="auto"/>
      </w:divBdr>
    </w:div>
    <w:div w:id="741491098">
      <w:bodyDiv w:val="1"/>
      <w:marLeft w:val="0"/>
      <w:marRight w:val="0"/>
      <w:marTop w:val="0"/>
      <w:marBottom w:val="0"/>
      <w:divBdr>
        <w:top w:val="none" w:sz="0" w:space="0" w:color="auto"/>
        <w:left w:val="none" w:sz="0" w:space="0" w:color="auto"/>
        <w:bottom w:val="none" w:sz="0" w:space="0" w:color="auto"/>
        <w:right w:val="none" w:sz="0" w:space="0" w:color="auto"/>
      </w:divBdr>
      <w:divsChild>
        <w:div w:id="1316688395">
          <w:marLeft w:val="0"/>
          <w:marRight w:val="0"/>
          <w:marTop w:val="0"/>
          <w:marBottom w:val="0"/>
          <w:divBdr>
            <w:top w:val="none" w:sz="0" w:space="0" w:color="auto"/>
            <w:left w:val="none" w:sz="0" w:space="0" w:color="auto"/>
            <w:bottom w:val="none" w:sz="0" w:space="0" w:color="auto"/>
            <w:right w:val="none" w:sz="0" w:space="0" w:color="auto"/>
          </w:divBdr>
        </w:div>
      </w:divsChild>
    </w:div>
    <w:div w:id="786781160">
      <w:bodyDiv w:val="1"/>
      <w:marLeft w:val="0"/>
      <w:marRight w:val="0"/>
      <w:marTop w:val="0"/>
      <w:marBottom w:val="0"/>
      <w:divBdr>
        <w:top w:val="none" w:sz="0" w:space="0" w:color="auto"/>
        <w:left w:val="none" w:sz="0" w:space="0" w:color="auto"/>
        <w:bottom w:val="none" w:sz="0" w:space="0" w:color="auto"/>
        <w:right w:val="none" w:sz="0" w:space="0" w:color="auto"/>
      </w:divBdr>
    </w:div>
    <w:div w:id="865603017">
      <w:bodyDiv w:val="1"/>
      <w:marLeft w:val="0"/>
      <w:marRight w:val="0"/>
      <w:marTop w:val="0"/>
      <w:marBottom w:val="0"/>
      <w:divBdr>
        <w:top w:val="none" w:sz="0" w:space="0" w:color="auto"/>
        <w:left w:val="none" w:sz="0" w:space="0" w:color="auto"/>
        <w:bottom w:val="none" w:sz="0" w:space="0" w:color="auto"/>
        <w:right w:val="none" w:sz="0" w:space="0" w:color="auto"/>
      </w:divBdr>
    </w:div>
    <w:div w:id="878780781">
      <w:bodyDiv w:val="1"/>
      <w:marLeft w:val="0"/>
      <w:marRight w:val="0"/>
      <w:marTop w:val="0"/>
      <w:marBottom w:val="0"/>
      <w:divBdr>
        <w:top w:val="none" w:sz="0" w:space="0" w:color="auto"/>
        <w:left w:val="none" w:sz="0" w:space="0" w:color="auto"/>
        <w:bottom w:val="none" w:sz="0" w:space="0" w:color="auto"/>
        <w:right w:val="none" w:sz="0" w:space="0" w:color="auto"/>
      </w:divBdr>
      <w:divsChild>
        <w:div w:id="984309745">
          <w:marLeft w:val="0"/>
          <w:marRight w:val="0"/>
          <w:marTop w:val="0"/>
          <w:marBottom w:val="0"/>
          <w:divBdr>
            <w:top w:val="none" w:sz="0" w:space="0" w:color="auto"/>
            <w:left w:val="none" w:sz="0" w:space="0" w:color="auto"/>
            <w:bottom w:val="none" w:sz="0" w:space="0" w:color="auto"/>
            <w:right w:val="none" w:sz="0" w:space="0" w:color="auto"/>
          </w:divBdr>
        </w:div>
      </w:divsChild>
    </w:div>
    <w:div w:id="910889880">
      <w:bodyDiv w:val="1"/>
      <w:marLeft w:val="0"/>
      <w:marRight w:val="0"/>
      <w:marTop w:val="0"/>
      <w:marBottom w:val="0"/>
      <w:divBdr>
        <w:top w:val="none" w:sz="0" w:space="0" w:color="auto"/>
        <w:left w:val="none" w:sz="0" w:space="0" w:color="auto"/>
        <w:bottom w:val="none" w:sz="0" w:space="0" w:color="auto"/>
        <w:right w:val="none" w:sz="0" w:space="0" w:color="auto"/>
      </w:divBdr>
    </w:div>
    <w:div w:id="950017118">
      <w:bodyDiv w:val="1"/>
      <w:marLeft w:val="0"/>
      <w:marRight w:val="0"/>
      <w:marTop w:val="0"/>
      <w:marBottom w:val="0"/>
      <w:divBdr>
        <w:top w:val="none" w:sz="0" w:space="0" w:color="auto"/>
        <w:left w:val="none" w:sz="0" w:space="0" w:color="auto"/>
        <w:bottom w:val="none" w:sz="0" w:space="0" w:color="auto"/>
        <w:right w:val="none" w:sz="0" w:space="0" w:color="auto"/>
      </w:divBdr>
      <w:divsChild>
        <w:div w:id="1519004606">
          <w:marLeft w:val="0"/>
          <w:marRight w:val="0"/>
          <w:marTop w:val="0"/>
          <w:marBottom w:val="0"/>
          <w:divBdr>
            <w:top w:val="none" w:sz="0" w:space="0" w:color="auto"/>
            <w:left w:val="none" w:sz="0" w:space="0" w:color="auto"/>
            <w:bottom w:val="none" w:sz="0" w:space="0" w:color="auto"/>
            <w:right w:val="none" w:sz="0" w:space="0" w:color="auto"/>
          </w:divBdr>
          <w:divsChild>
            <w:div w:id="776675406">
              <w:marLeft w:val="0"/>
              <w:marRight w:val="0"/>
              <w:marTop w:val="0"/>
              <w:marBottom w:val="0"/>
              <w:divBdr>
                <w:top w:val="none" w:sz="0" w:space="0" w:color="auto"/>
                <w:left w:val="none" w:sz="0" w:space="0" w:color="auto"/>
                <w:bottom w:val="none" w:sz="0" w:space="0" w:color="auto"/>
                <w:right w:val="none" w:sz="0" w:space="0" w:color="auto"/>
              </w:divBdr>
            </w:div>
            <w:div w:id="18106293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54362151">
      <w:bodyDiv w:val="1"/>
      <w:marLeft w:val="0"/>
      <w:marRight w:val="0"/>
      <w:marTop w:val="0"/>
      <w:marBottom w:val="0"/>
      <w:divBdr>
        <w:top w:val="none" w:sz="0" w:space="0" w:color="auto"/>
        <w:left w:val="none" w:sz="0" w:space="0" w:color="auto"/>
        <w:bottom w:val="none" w:sz="0" w:space="0" w:color="auto"/>
        <w:right w:val="none" w:sz="0" w:space="0" w:color="auto"/>
      </w:divBdr>
    </w:div>
    <w:div w:id="987247902">
      <w:bodyDiv w:val="1"/>
      <w:marLeft w:val="0"/>
      <w:marRight w:val="0"/>
      <w:marTop w:val="0"/>
      <w:marBottom w:val="0"/>
      <w:divBdr>
        <w:top w:val="none" w:sz="0" w:space="0" w:color="auto"/>
        <w:left w:val="none" w:sz="0" w:space="0" w:color="auto"/>
        <w:bottom w:val="none" w:sz="0" w:space="0" w:color="auto"/>
        <w:right w:val="none" w:sz="0" w:space="0" w:color="auto"/>
      </w:divBdr>
      <w:divsChild>
        <w:div w:id="1231815068">
          <w:marLeft w:val="0"/>
          <w:marRight w:val="0"/>
          <w:marTop w:val="0"/>
          <w:marBottom w:val="0"/>
          <w:divBdr>
            <w:top w:val="none" w:sz="0" w:space="0" w:color="auto"/>
            <w:left w:val="none" w:sz="0" w:space="0" w:color="auto"/>
            <w:bottom w:val="none" w:sz="0" w:space="0" w:color="auto"/>
            <w:right w:val="none" w:sz="0" w:space="0" w:color="auto"/>
          </w:divBdr>
        </w:div>
      </w:divsChild>
    </w:div>
    <w:div w:id="1030716900">
      <w:bodyDiv w:val="1"/>
      <w:marLeft w:val="0"/>
      <w:marRight w:val="0"/>
      <w:marTop w:val="0"/>
      <w:marBottom w:val="0"/>
      <w:divBdr>
        <w:top w:val="none" w:sz="0" w:space="0" w:color="auto"/>
        <w:left w:val="none" w:sz="0" w:space="0" w:color="auto"/>
        <w:bottom w:val="none" w:sz="0" w:space="0" w:color="auto"/>
        <w:right w:val="none" w:sz="0" w:space="0" w:color="auto"/>
      </w:divBdr>
    </w:div>
    <w:div w:id="1077705198">
      <w:bodyDiv w:val="1"/>
      <w:marLeft w:val="0"/>
      <w:marRight w:val="0"/>
      <w:marTop w:val="0"/>
      <w:marBottom w:val="0"/>
      <w:divBdr>
        <w:top w:val="none" w:sz="0" w:space="0" w:color="auto"/>
        <w:left w:val="none" w:sz="0" w:space="0" w:color="auto"/>
        <w:bottom w:val="none" w:sz="0" w:space="0" w:color="auto"/>
        <w:right w:val="none" w:sz="0" w:space="0" w:color="auto"/>
      </w:divBdr>
    </w:div>
    <w:div w:id="1098255116">
      <w:bodyDiv w:val="1"/>
      <w:marLeft w:val="0"/>
      <w:marRight w:val="0"/>
      <w:marTop w:val="0"/>
      <w:marBottom w:val="0"/>
      <w:divBdr>
        <w:top w:val="none" w:sz="0" w:space="0" w:color="auto"/>
        <w:left w:val="none" w:sz="0" w:space="0" w:color="auto"/>
        <w:bottom w:val="none" w:sz="0" w:space="0" w:color="auto"/>
        <w:right w:val="none" w:sz="0" w:space="0" w:color="auto"/>
      </w:divBdr>
    </w:div>
    <w:div w:id="1215391381">
      <w:bodyDiv w:val="1"/>
      <w:marLeft w:val="0"/>
      <w:marRight w:val="0"/>
      <w:marTop w:val="0"/>
      <w:marBottom w:val="0"/>
      <w:divBdr>
        <w:top w:val="none" w:sz="0" w:space="0" w:color="auto"/>
        <w:left w:val="none" w:sz="0" w:space="0" w:color="auto"/>
        <w:bottom w:val="none" w:sz="0" w:space="0" w:color="auto"/>
        <w:right w:val="none" w:sz="0" w:space="0" w:color="auto"/>
      </w:divBdr>
    </w:div>
    <w:div w:id="1274753377">
      <w:bodyDiv w:val="1"/>
      <w:marLeft w:val="0"/>
      <w:marRight w:val="0"/>
      <w:marTop w:val="0"/>
      <w:marBottom w:val="0"/>
      <w:divBdr>
        <w:top w:val="none" w:sz="0" w:space="0" w:color="auto"/>
        <w:left w:val="none" w:sz="0" w:space="0" w:color="auto"/>
        <w:bottom w:val="none" w:sz="0" w:space="0" w:color="auto"/>
        <w:right w:val="none" w:sz="0" w:space="0" w:color="auto"/>
      </w:divBdr>
      <w:divsChild>
        <w:div w:id="560410105">
          <w:marLeft w:val="0"/>
          <w:marRight w:val="0"/>
          <w:marTop w:val="0"/>
          <w:marBottom w:val="0"/>
          <w:divBdr>
            <w:top w:val="none" w:sz="0" w:space="0" w:color="auto"/>
            <w:left w:val="none" w:sz="0" w:space="0" w:color="auto"/>
            <w:bottom w:val="none" w:sz="0" w:space="0" w:color="auto"/>
            <w:right w:val="none" w:sz="0" w:space="0" w:color="auto"/>
          </w:divBdr>
        </w:div>
      </w:divsChild>
    </w:div>
    <w:div w:id="1296714325">
      <w:bodyDiv w:val="1"/>
      <w:marLeft w:val="0"/>
      <w:marRight w:val="0"/>
      <w:marTop w:val="0"/>
      <w:marBottom w:val="0"/>
      <w:divBdr>
        <w:top w:val="none" w:sz="0" w:space="0" w:color="auto"/>
        <w:left w:val="none" w:sz="0" w:space="0" w:color="auto"/>
        <w:bottom w:val="none" w:sz="0" w:space="0" w:color="auto"/>
        <w:right w:val="none" w:sz="0" w:space="0" w:color="auto"/>
      </w:divBdr>
    </w:div>
    <w:div w:id="1302031208">
      <w:bodyDiv w:val="1"/>
      <w:marLeft w:val="0"/>
      <w:marRight w:val="0"/>
      <w:marTop w:val="0"/>
      <w:marBottom w:val="0"/>
      <w:divBdr>
        <w:top w:val="none" w:sz="0" w:space="0" w:color="auto"/>
        <w:left w:val="none" w:sz="0" w:space="0" w:color="auto"/>
        <w:bottom w:val="none" w:sz="0" w:space="0" w:color="auto"/>
        <w:right w:val="none" w:sz="0" w:space="0" w:color="auto"/>
      </w:divBdr>
    </w:div>
    <w:div w:id="1322927651">
      <w:bodyDiv w:val="1"/>
      <w:marLeft w:val="0"/>
      <w:marRight w:val="0"/>
      <w:marTop w:val="0"/>
      <w:marBottom w:val="0"/>
      <w:divBdr>
        <w:top w:val="none" w:sz="0" w:space="0" w:color="auto"/>
        <w:left w:val="none" w:sz="0" w:space="0" w:color="auto"/>
        <w:bottom w:val="none" w:sz="0" w:space="0" w:color="auto"/>
        <w:right w:val="none" w:sz="0" w:space="0" w:color="auto"/>
      </w:divBdr>
      <w:divsChild>
        <w:div w:id="1574705139">
          <w:marLeft w:val="0"/>
          <w:marRight w:val="0"/>
          <w:marTop w:val="0"/>
          <w:marBottom w:val="0"/>
          <w:divBdr>
            <w:top w:val="none" w:sz="0" w:space="0" w:color="auto"/>
            <w:left w:val="none" w:sz="0" w:space="0" w:color="auto"/>
            <w:bottom w:val="none" w:sz="0" w:space="0" w:color="auto"/>
            <w:right w:val="none" w:sz="0" w:space="0" w:color="auto"/>
          </w:divBdr>
        </w:div>
      </w:divsChild>
    </w:div>
    <w:div w:id="1407800538">
      <w:bodyDiv w:val="1"/>
      <w:marLeft w:val="0"/>
      <w:marRight w:val="0"/>
      <w:marTop w:val="0"/>
      <w:marBottom w:val="0"/>
      <w:divBdr>
        <w:top w:val="none" w:sz="0" w:space="0" w:color="auto"/>
        <w:left w:val="none" w:sz="0" w:space="0" w:color="auto"/>
        <w:bottom w:val="none" w:sz="0" w:space="0" w:color="auto"/>
        <w:right w:val="none" w:sz="0" w:space="0" w:color="auto"/>
      </w:divBdr>
      <w:divsChild>
        <w:div w:id="286284089">
          <w:marLeft w:val="0"/>
          <w:marRight w:val="0"/>
          <w:marTop w:val="0"/>
          <w:marBottom w:val="0"/>
          <w:divBdr>
            <w:top w:val="none" w:sz="0" w:space="0" w:color="auto"/>
            <w:left w:val="none" w:sz="0" w:space="0" w:color="auto"/>
            <w:bottom w:val="none" w:sz="0" w:space="0" w:color="auto"/>
            <w:right w:val="none" w:sz="0" w:space="0" w:color="auto"/>
          </w:divBdr>
        </w:div>
        <w:div w:id="1716269106">
          <w:marLeft w:val="0"/>
          <w:marRight w:val="0"/>
          <w:marTop w:val="0"/>
          <w:marBottom w:val="0"/>
          <w:divBdr>
            <w:top w:val="none" w:sz="0" w:space="0" w:color="auto"/>
            <w:left w:val="none" w:sz="0" w:space="0" w:color="auto"/>
            <w:bottom w:val="none" w:sz="0" w:space="0" w:color="auto"/>
            <w:right w:val="none" w:sz="0" w:space="0" w:color="auto"/>
          </w:divBdr>
        </w:div>
        <w:div w:id="2067558366">
          <w:marLeft w:val="0"/>
          <w:marRight w:val="0"/>
          <w:marTop w:val="0"/>
          <w:marBottom w:val="0"/>
          <w:divBdr>
            <w:top w:val="none" w:sz="0" w:space="0" w:color="auto"/>
            <w:left w:val="none" w:sz="0" w:space="0" w:color="auto"/>
            <w:bottom w:val="none" w:sz="0" w:space="0" w:color="auto"/>
            <w:right w:val="none" w:sz="0" w:space="0" w:color="auto"/>
          </w:divBdr>
        </w:div>
      </w:divsChild>
    </w:div>
    <w:div w:id="1452238895">
      <w:bodyDiv w:val="1"/>
      <w:marLeft w:val="0"/>
      <w:marRight w:val="0"/>
      <w:marTop w:val="0"/>
      <w:marBottom w:val="0"/>
      <w:divBdr>
        <w:top w:val="none" w:sz="0" w:space="0" w:color="auto"/>
        <w:left w:val="none" w:sz="0" w:space="0" w:color="auto"/>
        <w:bottom w:val="none" w:sz="0" w:space="0" w:color="auto"/>
        <w:right w:val="none" w:sz="0" w:space="0" w:color="auto"/>
      </w:divBdr>
    </w:div>
    <w:div w:id="1461462488">
      <w:bodyDiv w:val="1"/>
      <w:marLeft w:val="0"/>
      <w:marRight w:val="0"/>
      <w:marTop w:val="0"/>
      <w:marBottom w:val="0"/>
      <w:divBdr>
        <w:top w:val="none" w:sz="0" w:space="0" w:color="auto"/>
        <w:left w:val="none" w:sz="0" w:space="0" w:color="auto"/>
        <w:bottom w:val="none" w:sz="0" w:space="0" w:color="auto"/>
        <w:right w:val="none" w:sz="0" w:space="0" w:color="auto"/>
      </w:divBdr>
    </w:div>
    <w:div w:id="1483885585">
      <w:bodyDiv w:val="1"/>
      <w:marLeft w:val="0"/>
      <w:marRight w:val="0"/>
      <w:marTop w:val="0"/>
      <w:marBottom w:val="0"/>
      <w:divBdr>
        <w:top w:val="none" w:sz="0" w:space="0" w:color="auto"/>
        <w:left w:val="none" w:sz="0" w:space="0" w:color="auto"/>
        <w:bottom w:val="none" w:sz="0" w:space="0" w:color="auto"/>
        <w:right w:val="none" w:sz="0" w:space="0" w:color="auto"/>
      </w:divBdr>
    </w:div>
    <w:div w:id="1512798389">
      <w:bodyDiv w:val="1"/>
      <w:marLeft w:val="0"/>
      <w:marRight w:val="0"/>
      <w:marTop w:val="0"/>
      <w:marBottom w:val="0"/>
      <w:divBdr>
        <w:top w:val="none" w:sz="0" w:space="0" w:color="auto"/>
        <w:left w:val="none" w:sz="0" w:space="0" w:color="auto"/>
        <w:bottom w:val="none" w:sz="0" w:space="0" w:color="auto"/>
        <w:right w:val="none" w:sz="0" w:space="0" w:color="auto"/>
      </w:divBdr>
      <w:divsChild>
        <w:div w:id="1735473085">
          <w:marLeft w:val="0"/>
          <w:marRight w:val="0"/>
          <w:marTop w:val="0"/>
          <w:marBottom w:val="0"/>
          <w:divBdr>
            <w:top w:val="none" w:sz="0" w:space="0" w:color="auto"/>
            <w:left w:val="none" w:sz="0" w:space="0" w:color="auto"/>
            <w:bottom w:val="none" w:sz="0" w:space="0" w:color="auto"/>
            <w:right w:val="none" w:sz="0" w:space="0" w:color="auto"/>
          </w:divBdr>
          <w:divsChild>
            <w:div w:id="710615068">
              <w:marLeft w:val="0"/>
              <w:marRight w:val="0"/>
              <w:marTop w:val="0"/>
              <w:marBottom w:val="0"/>
              <w:divBdr>
                <w:top w:val="none" w:sz="0" w:space="0" w:color="auto"/>
                <w:left w:val="none" w:sz="0" w:space="0" w:color="auto"/>
                <w:bottom w:val="none" w:sz="0" w:space="0" w:color="auto"/>
                <w:right w:val="none" w:sz="0" w:space="0" w:color="auto"/>
              </w:divBdr>
            </w:div>
            <w:div w:id="14885478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2164735">
      <w:bodyDiv w:val="1"/>
      <w:marLeft w:val="0"/>
      <w:marRight w:val="0"/>
      <w:marTop w:val="0"/>
      <w:marBottom w:val="0"/>
      <w:divBdr>
        <w:top w:val="none" w:sz="0" w:space="0" w:color="auto"/>
        <w:left w:val="none" w:sz="0" w:space="0" w:color="auto"/>
        <w:bottom w:val="none" w:sz="0" w:space="0" w:color="auto"/>
        <w:right w:val="none" w:sz="0" w:space="0" w:color="auto"/>
      </w:divBdr>
    </w:div>
    <w:div w:id="1532111935">
      <w:bodyDiv w:val="1"/>
      <w:marLeft w:val="0"/>
      <w:marRight w:val="0"/>
      <w:marTop w:val="0"/>
      <w:marBottom w:val="0"/>
      <w:divBdr>
        <w:top w:val="none" w:sz="0" w:space="0" w:color="auto"/>
        <w:left w:val="none" w:sz="0" w:space="0" w:color="auto"/>
        <w:bottom w:val="none" w:sz="0" w:space="0" w:color="auto"/>
        <w:right w:val="none" w:sz="0" w:space="0" w:color="auto"/>
      </w:divBdr>
      <w:divsChild>
        <w:div w:id="904991804">
          <w:marLeft w:val="0"/>
          <w:marRight w:val="0"/>
          <w:marTop w:val="0"/>
          <w:marBottom w:val="0"/>
          <w:divBdr>
            <w:top w:val="none" w:sz="0" w:space="0" w:color="auto"/>
            <w:left w:val="none" w:sz="0" w:space="0" w:color="auto"/>
            <w:bottom w:val="none" w:sz="0" w:space="0" w:color="auto"/>
            <w:right w:val="none" w:sz="0" w:space="0" w:color="auto"/>
          </w:divBdr>
        </w:div>
      </w:divsChild>
    </w:div>
    <w:div w:id="1550339768">
      <w:bodyDiv w:val="1"/>
      <w:marLeft w:val="0"/>
      <w:marRight w:val="0"/>
      <w:marTop w:val="0"/>
      <w:marBottom w:val="0"/>
      <w:divBdr>
        <w:top w:val="none" w:sz="0" w:space="0" w:color="auto"/>
        <w:left w:val="none" w:sz="0" w:space="0" w:color="auto"/>
        <w:bottom w:val="none" w:sz="0" w:space="0" w:color="auto"/>
        <w:right w:val="none" w:sz="0" w:space="0" w:color="auto"/>
      </w:divBdr>
      <w:divsChild>
        <w:div w:id="577373930">
          <w:marLeft w:val="0"/>
          <w:marRight w:val="0"/>
          <w:marTop w:val="0"/>
          <w:marBottom w:val="0"/>
          <w:divBdr>
            <w:top w:val="none" w:sz="0" w:space="0" w:color="auto"/>
            <w:left w:val="none" w:sz="0" w:space="0" w:color="auto"/>
            <w:bottom w:val="none" w:sz="0" w:space="0" w:color="auto"/>
            <w:right w:val="none" w:sz="0" w:space="0" w:color="auto"/>
          </w:divBdr>
        </w:div>
        <w:div w:id="1067217988">
          <w:marLeft w:val="0"/>
          <w:marRight w:val="0"/>
          <w:marTop w:val="0"/>
          <w:marBottom w:val="0"/>
          <w:divBdr>
            <w:top w:val="none" w:sz="0" w:space="0" w:color="auto"/>
            <w:left w:val="none" w:sz="0" w:space="0" w:color="auto"/>
            <w:bottom w:val="none" w:sz="0" w:space="0" w:color="auto"/>
            <w:right w:val="none" w:sz="0" w:space="0" w:color="auto"/>
          </w:divBdr>
        </w:div>
        <w:div w:id="1863860581">
          <w:marLeft w:val="0"/>
          <w:marRight w:val="0"/>
          <w:marTop w:val="0"/>
          <w:marBottom w:val="0"/>
          <w:divBdr>
            <w:top w:val="none" w:sz="0" w:space="0" w:color="auto"/>
            <w:left w:val="none" w:sz="0" w:space="0" w:color="auto"/>
            <w:bottom w:val="none" w:sz="0" w:space="0" w:color="auto"/>
            <w:right w:val="none" w:sz="0" w:space="0" w:color="auto"/>
          </w:divBdr>
        </w:div>
      </w:divsChild>
    </w:div>
    <w:div w:id="1603225433">
      <w:bodyDiv w:val="1"/>
      <w:marLeft w:val="0"/>
      <w:marRight w:val="0"/>
      <w:marTop w:val="0"/>
      <w:marBottom w:val="0"/>
      <w:divBdr>
        <w:top w:val="none" w:sz="0" w:space="0" w:color="auto"/>
        <w:left w:val="none" w:sz="0" w:space="0" w:color="auto"/>
        <w:bottom w:val="none" w:sz="0" w:space="0" w:color="auto"/>
        <w:right w:val="none" w:sz="0" w:space="0" w:color="auto"/>
      </w:divBdr>
    </w:div>
    <w:div w:id="1604412037">
      <w:bodyDiv w:val="1"/>
      <w:marLeft w:val="0"/>
      <w:marRight w:val="0"/>
      <w:marTop w:val="0"/>
      <w:marBottom w:val="0"/>
      <w:divBdr>
        <w:top w:val="none" w:sz="0" w:space="0" w:color="auto"/>
        <w:left w:val="none" w:sz="0" w:space="0" w:color="auto"/>
        <w:bottom w:val="none" w:sz="0" w:space="0" w:color="auto"/>
        <w:right w:val="none" w:sz="0" w:space="0" w:color="auto"/>
      </w:divBdr>
      <w:divsChild>
        <w:div w:id="1372732182">
          <w:marLeft w:val="0"/>
          <w:marRight w:val="0"/>
          <w:marTop w:val="0"/>
          <w:marBottom w:val="0"/>
          <w:divBdr>
            <w:top w:val="none" w:sz="0" w:space="0" w:color="auto"/>
            <w:left w:val="none" w:sz="0" w:space="0" w:color="auto"/>
            <w:bottom w:val="none" w:sz="0" w:space="0" w:color="auto"/>
            <w:right w:val="none" w:sz="0" w:space="0" w:color="auto"/>
          </w:divBdr>
        </w:div>
      </w:divsChild>
    </w:div>
    <w:div w:id="1614707589">
      <w:bodyDiv w:val="1"/>
      <w:marLeft w:val="0"/>
      <w:marRight w:val="0"/>
      <w:marTop w:val="0"/>
      <w:marBottom w:val="0"/>
      <w:divBdr>
        <w:top w:val="none" w:sz="0" w:space="0" w:color="auto"/>
        <w:left w:val="none" w:sz="0" w:space="0" w:color="auto"/>
        <w:bottom w:val="none" w:sz="0" w:space="0" w:color="auto"/>
        <w:right w:val="none" w:sz="0" w:space="0" w:color="auto"/>
      </w:divBdr>
    </w:div>
    <w:div w:id="1629163702">
      <w:bodyDiv w:val="1"/>
      <w:marLeft w:val="0"/>
      <w:marRight w:val="0"/>
      <w:marTop w:val="0"/>
      <w:marBottom w:val="0"/>
      <w:divBdr>
        <w:top w:val="none" w:sz="0" w:space="0" w:color="auto"/>
        <w:left w:val="none" w:sz="0" w:space="0" w:color="auto"/>
        <w:bottom w:val="none" w:sz="0" w:space="0" w:color="auto"/>
        <w:right w:val="none" w:sz="0" w:space="0" w:color="auto"/>
      </w:divBdr>
    </w:div>
    <w:div w:id="1637493866">
      <w:bodyDiv w:val="1"/>
      <w:marLeft w:val="0"/>
      <w:marRight w:val="0"/>
      <w:marTop w:val="0"/>
      <w:marBottom w:val="0"/>
      <w:divBdr>
        <w:top w:val="none" w:sz="0" w:space="0" w:color="auto"/>
        <w:left w:val="none" w:sz="0" w:space="0" w:color="auto"/>
        <w:bottom w:val="none" w:sz="0" w:space="0" w:color="auto"/>
        <w:right w:val="none" w:sz="0" w:space="0" w:color="auto"/>
      </w:divBdr>
      <w:divsChild>
        <w:div w:id="152916059">
          <w:marLeft w:val="0"/>
          <w:marRight w:val="0"/>
          <w:marTop w:val="0"/>
          <w:marBottom w:val="0"/>
          <w:divBdr>
            <w:top w:val="none" w:sz="0" w:space="0" w:color="auto"/>
            <w:left w:val="none" w:sz="0" w:space="0" w:color="auto"/>
            <w:bottom w:val="none" w:sz="0" w:space="0" w:color="auto"/>
            <w:right w:val="none" w:sz="0" w:space="0" w:color="auto"/>
          </w:divBdr>
        </w:div>
      </w:divsChild>
    </w:div>
    <w:div w:id="1694333470">
      <w:bodyDiv w:val="1"/>
      <w:marLeft w:val="0"/>
      <w:marRight w:val="0"/>
      <w:marTop w:val="0"/>
      <w:marBottom w:val="0"/>
      <w:divBdr>
        <w:top w:val="none" w:sz="0" w:space="0" w:color="auto"/>
        <w:left w:val="none" w:sz="0" w:space="0" w:color="auto"/>
        <w:bottom w:val="none" w:sz="0" w:space="0" w:color="auto"/>
        <w:right w:val="none" w:sz="0" w:space="0" w:color="auto"/>
      </w:divBdr>
    </w:div>
    <w:div w:id="1792748334">
      <w:bodyDiv w:val="1"/>
      <w:marLeft w:val="0"/>
      <w:marRight w:val="0"/>
      <w:marTop w:val="0"/>
      <w:marBottom w:val="0"/>
      <w:divBdr>
        <w:top w:val="none" w:sz="0" w:space="0" w:color="auto"/>
        <w:left w:val="none" w:sz="0" w:space="0" w:color="auto"/>
        <w:bottom w:val="none" w:sz="0" w:space="0" w:color="auto"/>
        <w:right w:val="none" w:sz="0" w:space="0" w:color="auto"/>
      </w:divBdr>
      <w:divsChild>
        <w:div w:id="248586941">
          <w:marLeft w:val="864"/>
          <w:marRight w:val="0"/>
          <w:marTop w:val="100"/>
          <w:marBottom w:val="0"/>
          <w:divBdr>
            <w:top w:val="none" w:sz="0" w:space="0" w:color="auto"/>
            <w:left w:val="none" w:sz="0" w:space="0" w:color="auto"/>
            <w:bottom w:val="none" w:sz="0" w:space="0" w:color="auto"/>
            <w:right w:val="none" w:sz="0" w:space="0" w:color="auto"/>
          </w:divBdr>
        </w:div>
        <w:div w:id="1093941472">
          <w:marLeft w:val="864"/>
          <w:marRight w:val="0"/>
          <w:marTop w:val="100"/>
          <w:marBottom w:val="0"/>
          <w:divBdr>
            <w:top w:val="none" w:sz="0" w:space="0" w:color="auto"/>
            <w:left w:val="none" w:sz="0" w:space="0" w:color="auto"/>
            <w:bottom w:val="none" w:sz="0" w:space="0" w:color="auto"/>
            <w:right w:val="none" w:sz="0" w:space="0" w:color="auto"/>
          </w:divBdr>
        </w:div>
        <w:div w:id="1306861420">
          <w:marLeft w:val="864"/>
          <w:marRight w:val="0"/>
          <w:marTop w:val="100"/>
          <w:marBottom w:val="0"/>
          <w:divBdr>
            <w:top w:val="none" w:sz="0" w:space="0" w:color="auto"/>
            <w:left w:val="none" w:sz="0" w:space="0" w:color="auto"/>
            <w:bottom w:val="none" w:sz="0" w:space="0" w:color="auto"/>
            <w:right w:val="none" w:sz="0" w:space="0" w:color="auto"/>
          </w:divBdr>
        </w:div>
        <w:div w:id="1584484346">
          <w:marLeft w:val="432"/>
          <w:marRight w:val="0"/>
          <w:marTop w:val="120"/>
          <w:marBottom w:val="0"/>
          <w:divBdr>
            <w:top w:val="none" w:sz="0" w:space="0" w:color="auto"/>
            <w:left w:val="none" w:sz="0" w:space="0" w:color="auto"/>
            <w:bottom w:val="none" w:sz="0" w:space="0" w:color="auto"/>
            <w:right w:val="none" w:sz="0" w:space="0" w:color="auto"/>
          </w:divBdr>
        </w:div>
        <w:div w:id="2125610852">
          <w:marLeft w:val="864"/>
          <w:marRight w:val="0"/>
          <w:marTop w:val="100"/>
          <w:marBottom w:val="0"/>
          <w:divBdr>
            <w:top w:val="none" w:sz="0" w:space="0" w:color="auto"/>
            <w:left w:val="none" w:sz="0" w:space="0" w:color="auto"/>
            <w:bottom w:val="none" w:sz="0" w:space="0" w:color="auto"/>
            <w:right w:val="none" w:sz="0" w:space="0" w:color="auto"/>
          </w:divBdr>
        </w:div>
      </w:divsChild>
    </w:div>
    <w:div w:id="1873883809">
      <w:bodyDiv w:val="1"/>
      <w:marLeft w:val="0"/>
      <w:marRight w:val="0"/>
      <w:marTop w:val="0"/>
      <w:marBottom w:val="0"/>
      <w:divBdr>
        <w:top w:val="none" w:sz="0" w:space="0" w:color="auto"/>
        <w:left w:val="none" w:sz="0" w:space="0" w:color="auto"/>
        <w:bottom w:val="none" w:sz="0" w:space="0" w:color="auto"/>
        <w:right w:val="none" w:sz="0" w:space="0" w:color="auto"/>
      </w:divBdr>
    </w:div>
    <w:div w:id="1906522271">
      <w:bodyDiv w:val="1"/>
      <w:marLeft w:val="0"/>
      <w:marRight w:val="0"/>
      <w:marTop w:val="0"/>
      <w:marBottom w:val="0"/>
      <w:divBdr>
        <w:top w:val="none" w:sz="0" w:space="0" w:color="auto"/>
        <w:left w:val="none" w:sz="0" w:space="0" w:color="auto"/>
        <w:bottom w:val="none" w:sz="0" w:space="0" w:color="auto"/>
        <w:right w:val="none" w:sz="0" w:space="0" w:color="auto"/>
      </w:divBdr>
    </w:div>
    <w:div w:id="1947617460">
      <w:bodyDiv w:val="1"/>
      <w:marLeft w:val="0"/>
      <w:marRight w:val="0"/>
      <w:marTop w:val="0"/>
      <w:marBottom w:val="0"/>
      <w:divBdr>
        <w:top w:val="none" w:sz="0" w:space="0" w:color="auto"/>
        <w:left w:val="none" w:sz="0" w:space="0" w:color="auto"/>
        <w:bottom w:val="none" w:sz="0" w:space="0" w:color="auto"/>
        <w:right w:val="none" w:sz="0" w:space="0" w:color="auto"/>
      </w:divBdr>
      <w:divsChild>
        <w:div w:id="2007438440">
          <w:marLeft w:val="0"/>
          <w:marRight w:val="0"/>
          <w:marTop w:val="0"/>
          <w:marBottom w:val="0"/>
          <w:divBdr>
            <w:top w:val="none" w:sz="0" w:space="0" w:color="auto"/>
            <w:left w:val="none" w:sz="0" w:space="0" w:color="auto"/>
            <w:bottom w:val="none" w:sz="0" w:space="0" w:color="auto"/>
            <w:right w:val="none" w:sz="0" w:space="0" w:color="auto"/>
          </w:divBdr>
        </w:div>
      </w:divsChild>
    </w:div>
    <w:div w:id="1954894977">
      <w:bodyDiv w:val="1"/>
      <w:marLeft w:val="0"/>
      <w:marRight w:val="0"/>
      <w:marTop w:val="0"/>
      <w:marBottom w:val="0"/>
      <w:divBdr>
        <w:top w:val="none" w:sz="0" w:space="0" w:color="auto"/>
        <w:left w:val="none" w:sz="0" w:space="0" w:color="auto"/>
        <w:bottom w:val="none" w:sz="0" w:space="0" w:color="auto"/>
        <w:right w:val="none" w:sz="0" w:space="0" w:color="auto"/>
      </w:divBdr>
    </w:div>
    <w:div w:id="2015452282">
      <w:bodyDiv w:val="1"/>
      <w:marLeft w:val="0"/>
      <w:marRight w:val="0"/>
      <w:marTop w:val="0"/>
      <w:marBottom w:val="0"/>
      <w:divBdr>
        <w:top w:val="none" w:sz="0" w:space="0" w:color="auto"/>
        <w:left w:val="none" w:sz="0" w:space="0" w:color="auto"/>
        <w:bottom w:val="none" w:sz="0" w:space="0" w:color="auto"/>
        <w:right w:val="none" w:sz="0" w:space="0" w:color="auto"/>
      </w:divBdr>
    </w:div>
    <w:div w:id="2102986377">
      <w:bodyDiv w:val="1"/>
      <w:marLeft w:val="0"/>
      <w:marRight w:val="0"/>
      <w:marTop w:val="0"/>
      <w:marBottom w:val="0"/>
      <w:divBdr>
        <w:top w:val="none" w:sz="0" w:space="0" w:color="auto"/>
        <w:left w:val="none" w:sz="0" w:space="0" w:color="auto"/>
        <w:bottom w:val="none" w:sz="0" w:space="0" w:color="auto"/>
        <w:right w:val="none" w:sz="0" w:space="0" w:color="auto"/>
      </w:divBdr>
    </w:div>
    <w:div w:id="2136832258">
      <w:bodyDiv w:val="1"/>
      <w:marLeft w:val="0"/>
      <w:marRight w:val="0"/>
      <w:marTop w:val="0"/>
      <w:marBottom w:val="0"/>
      <w:divBdr>
        <w:top w:val="none" w:sz="0" w:space="0" w:color="auto"/>
        <w:left w:val="none" w:sz="0" w:space="0" w:color="auto"/>
        <w:bottom w:val="none" w:sz="0" w:space="0" w:color="auto"/>
        <w:right w:val="none" w:sz="0" w:space="0" w:color="auto"/>
      </w:divBdr>
      <w:divsChild>
        <w:div w:id="690763693">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data.ign.fr/def/ignf/20150505.en.htm" TargetMode="External"/><Relationship Id="rId18" Type="http://schemas.openxmlformats.org/officeDocument/2006/relationships/image" Target="media/image5.emf"/><Relationship Id="rId26" Type="http://schemas.openxmlformats.org/officeDocument/2006/relationships/hyperlink" Target="https://w3id.org/icity/PublicTransit.owl" TargetMode="External"/><Relationship Id="rId3" Type="http://schemas.openxmlformats.org/officeDocument/2006/relationships/styles" Target="styles.xml"/><Relationship Id="rId21" Type="http://schemas.openxmlformats.org/officeDocument/2006/relationships/hyperlink" Target="http://ontology.eil.utoronto.ca/icontact.owl" TargetMode="External"/><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4.emf"/><Relationship Id="rId17" Type="http://schemas.microsoft.com/office/2016/09/relationships/commentsIds" Target="commentsIds.xml"/><Relationship Id="rId25" Type="http://schemas.openxmlformats.org/officeDocument/2006/relationships/image" Target="media/image9.emf"/><Relationship Id="rId33" Type="http://schemas.openxmlformats.org/officeDocument/2006/relationships/footer" Target="footer2.xml"/><Relationship Id="rId2" Type="http://schemas.openxmlformats.org/officeDocument/2006/relationships/numbering" Target="numbering.xml"/><Relationship Id="rId16" Type="http://schemas.microsoft.com/office/2011/relationships/commentsExtended" Target="commentsExtended.xml"/><Relationship Id="rId20" Type="http://schemas.openxmlformats.org/officeDocument/2006/relationships/image" Target="media/image6.emf"/><Relationship Id="rId29" Type="http://schemas.openxmlformats.org/officeDocument/2006/relationships/image" Target="media/image12.e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emf"/><Relationship Id="rId24" Type="http://schemas.openxmlformats.org/officeDocument/2006/relationships/image" Target="media/image8.emf"/><Relationship Id="rId32"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comments" Target="comments.xml"/><Relationship Id="rId23" Type="http://schemas.openxmlformats.org/officeDocument/2006/relationships/image" Target="media/image7.emf"/><Relationship Id="rId28" Type="http://schemas.openxmlformats.org/officeDocument/2006/relationships/image" Target="media/image11.emf"/><Relationship Id="rId10" Type="http://schemas.openxmlformats.org/officeDocument/2006/relationships/image" Target="media/image2.emf"/><Relationship Id="rId19" Type="http://schemas.openxmlformats.org/officeDocument/2006/relationships/hyperlink" Target="http://www.w3.org/ns/ssn/" TargetMode="External"/><Relationship Id="rId31" Type="http://schemas.openxmlformats.org/officeDocument/2006/relationships/hyperlink" Target="http://www" TargetMode="External"/><Relationship Id="rId4" Type="http://schemas.openxmlformats.org/officeDocument/2006/relationships/settings" Target="settings.xml"/><Relationship Id="rId9" Type="http://schemas.openxmlformats.org/officeDocument/2006/relationships/hyperlink" Target="http://franz.com/ns/allegrograph/5.0/geo/nd#_lat_la_-9.+1_+9.+1_+1.-4_+1.-1_lon_lo_-1.8+2_+1.8+2_+1.-4" TargetMode="External"/><Relationship Id="rId14" Type="http://schemas.openxmlformats.org/officeDocument/2006/relationships/hyperlink" Target="http://www.vertabelo.com/blog/technical-articles/again-and-again-managing-recurring-events-in-a-data-model" TargetMode="External"/><Relationship Id="rId22" Type="http://schemas.openxmlformats.org/officeDocument/2006/relationships/hyperlink" Target="https://w3id.org/icity/SpatialLoc/" TargetMode="External"/><Relationship Id="rId27" Type="http://schemas.openxmlformats.org/officeDocument/2006/relationships/image" Target="media/image10.emf"/><Relationship Id="rId30" Type="http://schemas.openxmlformats.org/officeDocument/2006/relationships/image" Target="media/image13.emf"/><Relationship Id="rId35" Type="http://schemas.openxmlformats.org/officeDocument/2006/relationships/theme" Target="theme/theme1.xml"/><Relationship Id="rId8" Type="http://schemas.openxmlformats.org/officeDocument/2006/relationships/image" Target="media/image1.emf"/></Relationships>
</file>

<file path=word/_rels/footer2.xml.rels><?xml version="1.0" encoding="UTF-8" standalone="yes"?>
<Relationships xmlns="http://schemas.openxmlformats.org/package/2006/relationships"><Relationship Id="rId2" Type="http://schemas.openxmlformats.org/officeDocument/2006/relationships/image" Target="media/image15.png"/><Relationship Id="rId1" Type="http://schemas.openxmlformats.org/officeDocument/2006/relationships/image" Target="media/image14.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Classic">
      <a:majorFont>
        <a:latin typeface="Arial"/>
        <a:ea typeface=""/>
        <a:cs typeface=""/>
        <a:font script="Jpan" typeface="ＭＳ Ｐゴシック"/>
        <a:font script="Hang" typeface="돋움"/>
        <a:font script="Hans" typeface="黑体"/>
        <a:font script="Hant" typeface="微軟正黑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ajorFont>
      <a:minorFont>
        <a:latin typeface="Times New Roman"/>
        <a:ea typeface=""/>
        <a:cs typeface=""/>
        <a:font script="Jpan" typeface="ＭＳ Ｐ明朝"/>
        <a:font script="Hang" typeface="바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b:Source>
    <b:Tag>Kri08</b:Tag>
    <b:SourceType>ConferenceProceedings</b:SourceType>
    <b:Guid>{E6ADA907-E83B-4954-9B27-32F420B688BF}</b:Guid>
    <b:Author>
      <b:Author>
        <b:NameList>
          <b:Person>
            <b:Last>Krieger</b:Last>
            <b:First>Hans-Ulrich</b:First>
          </b:Person>
        </b:NameList>
      </b:Author>
    </b:Author>
    <b:Title>Where temporal description logics fail: Representing temporally-changing relationships.</b:Title>
    <b:Year>2008</b:Year>
    <b:Pages>249-257</b:Pages>
    <b:ConferenceName>Annual Conference on Artificial Intelligence</b:ConferenceName>
    <b:Publisher>Springer Berlin Heidelberg</b:Publisher>
    <b:RefOrder>5</b:RefOrder>
  </b:Source>
  <b:Source>
    <b:Tag>Wel062</b:Tag>
    <b:SourceType>ConferenceProceedings</b:SourceType>
    <b:Guid>{544544FB-0FD9-4B93-A5A3-D4012A369E50}</b:Guid>
    <b:Author>
      <b:Author>
        <b:NameList>
          <b:Person>
            <b:Last>Welty</b:Last>
            <b:First>Chris</b:First>
          </b:Person>
          <b:Person>
            <b:Last>Fikes</b:Last>
            <b:First>Richard</b:First>
          </b:Person>
          <b:Person>
            <b:Last>Makarios</b:Last>
            <b:First>Selene</b:First>
          </b:Person>
        </b:NameList>
      </b:Author>
    </b:Author>
    <b:Title>A reusable ontology for fluents in OWL</b:Title>
    <b:Pages>226-236</b:Pages>
    <b:Year>2006</b:Year>
    <b:ConferenceName>Formal Ontology in Information Systems (FOIS)</b:ConferenceName>
    <b:RefOrder>4</b:RefOrder>
  </b:Source>
  <b:Source>
    <b:Tag>Fad94</b:Tag>
    <b:SourceType>ConferenceProceedings</b:SourceType>
    <b:Guid>{FB5FADDB-056B-485B-94D3-A8CE6D1C7491}</b:Guid>
    <b:Author>
      <b:Author>
        <b:NameList>
          <b:Person>
            <b:Last>Fadel</b:Last>
            <b:First>Fadi</b:First>
            <b:Middle>George</b:Middle>
          </b:Person>
          <b:Person>
            <b:Last>Fox</b:Last>
            <b:First>Mark</b:First>
            <b:Middle>S.</b:Middle>
          </b:Person>
          <b:Person>
            <b:Last>Gruninger</b:Last>
            <b:First>Michael</b:First>
          </b:Person>
        </b:NameList>
      </b:Author>
    </b:Author>
    <b:Title>A Generic Enterprise Resource Ontology</b:Title>
    <b:Pages>117-128</b:Pages>
    <b:Year>1994</b:Year>
    <b:ConferenceName>Third Workshop on Enabling Technologies: Infrastructure for Collaborative Enterprises</b:ConferenceName>
    <b:Publisher>IEEE</b:Publisher>
    <b:RefOrder>7</b:RefOrder>
  </b:Source>
  <b:Source>
    <b:Tag>Hob041</b:Tag>
    <b:SourceType>JournalArticle</b:SourceType>
    <b:Guid>{8B3D7011-7637-424D-8816-8E5CEC3FE37C}</b:Guid>
    <b:Author>
      <b:Author>
        <b:NameList>
          <b:Person>
            <b:Last>Hobbs</b:Last>
            <b:First>Jerry</b:First>
            <b:Middle>R</b:Middle>
          </b:Person>
          <b:Person>
            <b:Last>Pan</b:Last>
            <b:First>Feng</b:First>
          </b:Person>
        </b:NameList>
      </b:Author>
    </b:Author>
    <b:Title>An ontology of time for the semantic web</b:Title>
    <b:Pages>66-85</b:Pages>
    <b:Year>2004</b:Year>
    <b:JournalName>ACM Transactions on Asian Language Information Processing (TALIP)</b:JournalName>
    <b:RefOrder>3</b:RefOrder>
  </b:Source>
  <b:Source>
    <b:Tag>Bit05</b:Tag>
    <b:SourceType>ConferenceProceedings</b:SourceType>
    <b:Guid>{A5F18445-F69F-4948-9505-4B474C0E2B2C}</b:Guid>
    <b:Author>
      <b:Author>
        <b:NameList>
          <b:Person>
            <b:Last>Bittner</b:Last>
            <b:First>Thomas</b:First>
          </b:Person>
          <b:Person>
            <b:Last>Donnelly</b:Last>
            <b:First>Maureen</b:First>
          </b:Person>
        </b:NameList>
      </b:Author>
    </b:Author>
    <b:Title>Computational ontologies of parthood, componenthood, and containment</b:Title>
    <b:Year>2005</b:Year>
    <b:ConferenceName>Proceedings of the 19th international joint conference on Artificial intelligence (IJCAI)</b:ConferenceName>
    <b:Publisher> Morgan Kaufmann Publishers Inc.</b:Publisher>
    <b:RefOrder>11</b:RefOrder>
  </b:Source>
  <b:Source>
    <b:Tag>Fox98</b:Tag>
    <b:SourceType>BookSection</b:SourceType>
    <b:Guid>{DFC7EDC0-DC2F-4CB2-8168-B813EF92C8EB}</b:Guid>
    <b:Author>
      <b:Author>
        <b:NameList>
          <b:Person>
            <b:Last>Fox</b:Last>
            <b:First>Mark</b:First>
            <b:Middle>S.</b:Middle>
          </b:Person>
          <b:Person>
            <b:Last>Barbuceanu</b:Last>
            <b:First>Mihai</b:First>
          </b:Person>
          <b:Person>
            <b:Last>Gruninger</b:Last>
            <b:First>Michael</b:First>
          </b:Person>
          <b:Person>
            <b:Last>Lin</b:Last>
            <b:First>Jinxin</b:First>
          </b:Person>
        </b:NameList>
      </b:Author>
      <b:BookAuthor>
        <b:NameList>
          <b:Person>
            <b:Last>M. Prietula</b:Last>
            <b:First>K.</b:First>
            <b:Middle>Carley &amp; L. Gasser (Eds)</b:Middle>
          </b:Person>
        </b:NameList>
      </b:BookAuthor>
    </b:Author>
    <b:Title>An Organization Ontology for Enterprise Modelling</b:Title>
    <b:Pages>131-152</b:Pages>
    <b:Year>1998</b:Year>
    <b:City>Menlo Park CA</b:City>
    <b:Publisher>AAAI/MIT Press</b:Publisher>
    <b:BookTitle>Simulating Organizations: Computational Models of Institutions and Groups</b:BookTitle>
    <b:RefOrder>8</b:RefOrder>
  </b:Source>
  <b:Source>
    <b:Tag>Lor05</b:Tag>
    <b:SourceType>Report</b:SourceType>
    <b:Guid>{558334AA-957A-44CF-974E-221A28C1461D}</b:Guid>
    <b:Author>
      <b:Author>
        <b:NameList>
          <b:Person>
            <b:Last>Lorenz</b:Last>
            <b:First>Bernhard</b:First>
          </b:Person>
          <b:Person>
            <b:Last>Ohlbach</b:Last>
            <b:First>Hans</b:First>
            <b:Middle>Jürgen</b:Middle>
          </b:Person>
          <b:Person>
            <b:Last>Yang</b:Last>
            <b:First>Laibing</b:First>
          </b:Person>
        </b:NameList>
      </b:Author>
    </b:Author>
    <b:Title>Ontology of transportation networks</b:Title>
    <b:Year>2005</b:Year>
    <b:RefOrder>9</b:RefOrder>
  </b:Source>
  <b:Source>
    <b:Tag>Mon11</b:Tag>
    <b:SourceType>ConferenceProceedings</b:SourceType>
    <b:Guid>{30FFE748-DB1B-457B-A505-4423243B6F87}</b:Guid>
    <b:Author>
      <b:Author>
        <b:NameList>
          <b:Person>
            <b:Last>Montenegro</b:Last>
            <b:First>Nuno</b:First>
          </b:Person>
          <b:Person>
            <b:Last>Gomes</b:Last>
            <b:First>Jorge</b:First>
          </b:Person>
          <b:Person>
            <b:Last>Urbano</b:Last>
            <b:First>Paulo</b:First>
          </b:Person>
          <b:Person>
            <b:Last>Duarte</b:Last>
            <b:First>José</b:First>
          </b:Person>
        </b:NameList>
      </b:Author>
    </b:Author>
    <b:Title>An OWL2 Land Use Ontology: LBCS</b:Title>
    <b:Year>2011</b:Year>
    <b:Publisher>Springer Berlin Heidelberg</b:Publisher>
    <b:Pages>185-198</b:Pages>
    <b:ConferenceName>International Conference on Computational Science and its Applications</b:ConferenceName>
    <b:RefOrder>10</b:RefOrder>
  </b:Source>
  <b:Source>
    <b:Tag>Gra08</b:Tag>
    <b:SourceType>JournalArticle</b:SourceType>
    <b:Guid>{E8F113B9-A155-4146-B82C-83D33C49C48C}</b:Guid>
    <b:Author>
      <b:Author>
        <b:NameList>
          <b:Person>
            <b:Last>Grau</b:Last>
            <b:First>Bernardo</b:First>
            <b:Middle>Cuenca</b:Middle>
          </b:Person>
          <b:Person>
            <b:Last>Horrocks</b:Last>
            <b:First>Ian</b:First>
          </b:Person>
          <b:Person>
            <b:Last>Motik</b:Last>
            <b:First>Boris</b:First>
          </b:Person>
          <b:Person>
            <b:Last>Parsia</b:Last>
            <b:First>Bijan</b:First>
          </b:Person>
          <b:Person>
            <b:Last>Patel-Schneider</b:Last>
            <b:First>Peter</b:First>
          </b:Person>
          <b:Person>
            <b:Last>Sattler</b:Last>
            <b:First>Ulrike</b:First>
          </b:Person>
        </b:NameList>
      </b:Author>
    </b:Author>
    <b:Title>OWL 2: The next step for OWL</b:Title>
    <b:Pages>309-322</b:Pages>
    <b:Year>2008</b:Year>
    <b:JournalName>Web Semantics: Science, Services and Agents on the World Wide Web</b:JournalName>
    <b:RefOrder>1</b:RefOrder>
  </b:Source>
  <b:Source>
    <b:Tag>Fox93</b:Tag>
    <b:SourceType>ConferenceProceedings</b:SourceType>
    <b:Guid>{F3A03896-57D3-4E91-9658-0DA2413EE852}</b:Guid>
    <b:Author>
      <b:Author>
        <b:NameList>
          <b:Person>
            <b:Last>Fox</b:Last>
            <b:First>Mark</b:First>
            <b:Middle>S</b:Middle>
          </b:Person>
          <b:Person>
            <b:Last>Chionglo</b:Last>
            <b:First>John</b:First>
            <b:Middle>F</b:Middle>
          </b:Person>
          <b:Person>
            <b:Last>Fadel</b:Last>
            <b:First>Fadi</b:First>
            <b:Middle>G</b:Middle>
          </b:Person>
        </b:NameList>
      </b:Author>
    </b:Author>
    <b:Title>A Common Sense Model of the Enterprise</b:Title>
    <b:Year>1993</b:Year>
    <b:Pages>425-429</b:Pages>
    <b:ConferenceName>Proceedings of the 2nd Industrial Engineering Research Conference</b:ConferenceName>
    <b:City>Norcross GA</b:City>
    <b:RefOrder>6</b:RefOrder>
  </b:Source>
  <b:Source>
    <b:Tag>Kol12</b:Tag>
    <b:SourceType>Report</b:SourceType>
    <b:Guid>{DF07B19F-9208-C444-889C-D9E137678FE3}</b:Guid>
    <b:Title>GEOSPARQL USER GUIDE</b:Title>
    <b:Year>2012</b:Year>
    <b:Author>
      <b:Author>
        <b:NameList>
          <b:Person>
            <b:Last>Kolas</b:Last>
            <b:First>Dave</b:First>
          </b:Person>
          <b:Person>
            <b:Last>Battle</b:Last>
            <b:First>Robert</b:First>
          </b:Person>
        </b:NameList>
      </b:Author>
    </b:Author>
    <b:RefOrder>2</b:RefOrder>
  </b:Source>
</b:Sources>
</file>

<file path=customXml/itemProps1.xml><?xml version="1.0" encoding="utf-8"?>
<ds:datastoreItem xmlns:ds="http://schemas.openxmlformats.org/officeDocument/2006/customXml" ds:itemID="{A91F0DE0-3C75-0545-8EB8-35CDAF7FD2C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TotalTime>
  <Pages>76</Pages>
  <Words>24293</Words>
  <Characters>138472</Characters>
  <Application>Microsoft Office Word</Application>
  <DocSecurity>0</DocSecurity>
  <Lines>1153</Lines>
  <Paragraphs>324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162441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meggo</dc:creator>
  <cp:keywords/>
  <dc:description/>
  <cp:lastModifiedBy>Megan Katsumi</cp:lastModifiedBy>
  <cp:revision>6</cp:revision>
  <cp:lastPrinted>2019-08-22T15:18:00Z</cp:lastPrinted>
  <dcterms:created xsi:type="dcterms:W3CDTF">2019-08-22T17:41:00Z</dcterms:created>
  <dcterms:modified xsi:type="dcterms:W3CDTF">2019-08-27T13:30:00Z</dcterms:modified>
</cp:coreProperties>
</file>