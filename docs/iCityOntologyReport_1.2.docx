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4DE7A8E" w14:textId="1A1A362D" w:rsidR="00433E1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1329753" w:history="1">
            <w:r w:rsidR="00433E1D" w:rsidRPr="000B2606">
              <w:rPr>
                <w:rStyle w:val="Hyperlink"/>
                <w:noProof/>
              </w:rPr>
              <w:t>1</w:t>
            </w:r>
            <w:r w:rsidR="00433E1D">
              <w:rPr>
                <w:rFonts w:cstheme="minorBidi"/>
                <w:noProof/>
                <w:sz w:val="24"/>
                <w:lang w:val="en-CA" w:bidi="ar-SA"/>
              </w:rPr>
              <w:tab/>
            </w:r>
            <w:r w:rsidR="00433E1D" w:rsidRPr="000B2606">
              <w:rPr>
                <w:rStyle w:val="Hyperlink"/>
                <w:noProof/>
              </w:rPr>
              <w:t>Purpose</w:t>
            </w:r>
            <w:r w:rsidR="00433E1D">
              <w:rPr>
                <w:noProof/>
                <w:webHidden/>
              </w:rPr>
              <w:tab/>
            </w:r>
            <w:r w:rsidR="00433E1D">
              <w:rPr>
                <w:noProof/>
                <w:webHidden/>
              </w:rPr>
              <w:fldChar w:fldCharType="begin"/>
            </w:r>
            <w:r w:rsidR="00433E1D">
              <w:rPr>
                <w:noProof/>
                <w:webHidden/>
              </w:rPr>
              <w:instrText xml:space="preserve"> PAGEREF _Toc11329753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56106869" w14:textId="62238E1A" w:rsidR="00433E1D" w:rsidRDefault="002A2608">
          <w:pPr>
            <w:pStyle w:val="TOC1"/>
            <w:tabs>
              <w:tab w:val="left" w:pos="400"/>
              <w:tab w:val="right" w:leader="dot" w:pos="9350"/>
            </w:tabs>
            <w:rPr>
              <w:rFonts w:cstheme="minorBidi"/>
              <w:noProof/>
              <w:sz w:val="24"/>
              <w:lang w:val="en-CA" w:bidi="ar-SA"/>
            </w:rPr>
          </w:pPr>
          <w:hyperlink w:anchor="_Toc11329754" w:history="1">
            <w:r w:rsidR="00433E1D" w:rsidRPr="000B2606">
              <w:rPr>
                <w:rStyle w:val="Hyperlink"/>
                <w:noProof/>
              </w:rPr>
              <w:t>2</w:t>
            </w:r>
            <w:r w:rsidR="00433E1D">
              <w:rPr>
                <w:rFonts w:cstheme="minorBidi"/>
                <w:noProof/>
                <w:sz w:val="24"/>
                <w:lang w:val="en-CA" w:bidi="ar-SA"/>
              </w:rPr>
              <w:tab/>
            </w:r>
            <w:r w:rsidR="00433E1D" w:rsidRPr="000B2606">
              <w:rPr>
                <w:rStyle w:val="Hyperlink"/>
                <w:noProof/>
              </w:rPr>
              <w:t>Scope</w:t>
            </w:r>
            <w:r w:rsidR="00433E1D">
              <w:rPr>
                <w:noProof/>
                <w:webHidden/>
              </w:rPr>
              <w:tab/>
            </w:r>
            <w:r w:rsidR="00433E1D">
              <w:rPr>
                <w:noProof/>
                <w:webHidden/>
              </w:rPr>
              <w:fldChar w:fldCharType="begin"/>
            </w:r>
            <w:r w:rsidR="00433E1D">
              <w:rPr>
                <w:noProof/>
                <w:webHidden/>
              </w:rPr>
              <w:instrText xml:space="preserve"> PAGEREF _Toc11329754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4E826148" w14:textId="1A641A31" w:rsidR="00433E1D" w:rsidRDefault="002A2608">
          <w:pPr>
            <w:pStyle w:val="TOC1"/>
            <w:tabs>
              <w:tab w:val="left" w:pos="400"/>
              <w:tab w:val="right" w:leader="dot" w:pos="9350"/>
            </w:tabs>
            <w:rPr>
              <w:rFonts w:cstheme="minorBidi"/>
              <w:noProof/>
              <w:sz w:val="24"/>
              <w:lang w:val="en-CA" w:bidi="ar-SA"/>
            </w:rPr>
          </w:pPr>
          <w:hyperlink w:anchor="_Toc11329755" w:history="1">
            <w:r w:rsidR="00433E1D" w:rsidRPr="000B2606">
              <w:rPr>
                <w:rStyle w:val="Hyperlink"/>
                <w:noProof/>
              </w:rPr>
              <w:t>3</w:t>
            </w:r>
            <w:r w:rsidR="00433E1D">
              <w:rPr>
                <w:rFonts w:cstheme="minorBidi"/>
                <w:noProof/>
                <w:sz w:val="24"/>
                <w:lang w:val="en-CA" w:bidi="ar-SA"/>
              </w:rPr>
              <w:tab/>
            </w:r>
            <w:r w:rsidR="00433E1D" w:rsidRPr="000B2606">
              <w:rPr>
                <w:rStyle w:val="Hyperlink"/>
                <w:noProof/>
              </w:rPr>
              <w:t>Outline</w:t>
            </w:r>
            <w:r w:rsidR="00433E1D">
              <w:rPr>
                <w:noProof/>
                <w:webHidden/>
              </w:rPr>
              <w:tab/>
            </w:r>
            <w:r w:rsidR="00433E1D">
              <w:rPr>
                <w:noProof/>
                <w:webHidden/>
              </w:rPr>
              <w:fldChar w:fldCharType="begin"/>
            </w:r>
            <w:r w:rsidR="00433E1D">
              <w:rPr>
                <w:noProof/>
                <w:webHidden/>
              </w:rPr>
              <w:instrText xml:space="preserve"> PAGEREF _Toc11329755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7ADAD886" w14:textId="5D1C48CB" w:rsidR="00433E1D" w:rsidRDefault="002A2608">
          <w:pPr>
            <w:pStyle w:val="TOC1"/>
            <w:tabs>
              <w:tab w:val="left" w:pos="400"/>
              <w:tab w:val="right" w:leader="dot" w:pos="9350"/>
            </w:tabs>
            <w:rPr>
              <w:rFonts w:cstheme="minorBidi"/>
              <w:noProof/>
              <w:sz w:val="24"/>
              <w:lang w:val="en-CA" w:bidi="ar-SA"/>
            </w:rPr>
          </w:pPr>
          <w:hyperlink w:anchor="_Toc11329756" w:history="1">
            <w:r w:rsidR="00433E1D" w:rsidRPr="000B2606">
              <w:rPr>
                <w:rStyle w:val="Hyperlink"/>
                <w:noProof/>
              </w:rPr>
              <w:t>4</w:t>
            </w:r>
            <w:r w:rsidR="00433E1D">
              <w:rPr>
                <w:rFonts w:cstheme="minorBidi"/>
                <w:noProof/>
                <w:sz w:val="24"/>
                <w:lang w:val="en-CA" w:bidi="ar-SA"/>
              </w:rPr>
              <w:tab/>
            </w:r>
            <w:r w:rsidR="00433E1D" w:rsidRPr="000B2606">
              <w:rPr>
                <w:rStyle w:val="Hyperlink"/>
                <w:noProof/>
              </w:rPr>
              <w:t>Role of the Ontology</w:t>
            </w:r>
            <w:r w:rsidR="00433E1D">
              <w:rPr>
                <w:noProof/>
                <w:webHidden/>
              </w:rPr>
              <w:tab/>
            </w:r>
            <w:r w:rsidR="00433E1D">
              <w:rPr>
                <w:noProof/>
                <w:webHidden/>
              </w:rPr>
              <w:fldChar w:fldCharType="begin"/>
            </w:r>
            <w:r w:rsidR="00433E1D">
              <w:rPr>
                <w:noProof/>
                <w:webHidden/>
              </w:rPr>
              <w:instrText xml:space="preserve"> PAGEREF _Toc11329756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38B196EC" w14:textId="76F421A3" w:rsidR="00433E1D" w:rsidRDefault="002A2608">
          <w:pPr>
            <w:pStyle w:val="TOC1"/>
            <w:tabs>
              <w:tab w:val="left" w:pos="400"/>
              <w:tab w:val="right" w:leader="dot" w:pos="9350"/>
            </w:tabs>
            <w:rPr>
              <w:rFonts w:cstheme="minorBidi"/>
              <w:noProof/>
              <w:sz w:val="24"/>
              <w:lang w:val="en-CA" w:bidi="ar-SA"/>
            </w:rPr>
          </w:pPr>
          <w:hyperlink w:anchor="_Toc11329757" w:history="1">
            <w:r w:rsidR="00433E1D" w:rsidRPr="000B2606">
              <w:rPr>
                <w:rStyle w:val="Hyperlink"/>
                <w:noProof/>
              </w:rPr>
              <w:t>5</w:t>
            </w:r>
            <w:r w:rsidR="00433E1D">
              <w:rPr>
                <w:rFonts w:cstheme="minorBidi"/>
                <w:noProof/>
                <w:sz w:val="24"/>
                <w:lang w:val="en-CA" w:bidi="ar-SA"/>
              </w:rPr>
              <w:tab/>
            </w:r>
            <w:r w:rsidR="00433E1D" w:rsidRPr="000B2606">
              <w:rPr>
                <w:rStyle w:val="Hyperlink"/>
                <w:noProof/>
              </w:rPr>
              <w:t>Summary of Changes from Previous Version</w:t>
            </w:r>
            <w:r w:rsidR="00433E1D">
              <w:rPr>
                <w:noProof/>
                <w:webHidden/>
              </w:rPr>
              <w:tab/>
            </w:r>
            <w:r w:rsidR="00433E1D">
              <w:rPr>
                <w:noProof/>
                <w:webHidden/>
              </w:rPr>
              <w:fldChar w:fldCharType="begin"/>
            </w:r>
            <w:r w:rsidR="00433E1D">
              <w:rPr>
                <w:noProof/>
                <w:webHidden/>
              </w:rPr>
              <w:instrText xml:space="preserve"> PAGEREF _Toc11329757 \h </w:instrText>
            </w:r>
            <w:r w:rsidR="00433E1D">
              <w:rPr>
                <w:noProof/>
                <w:webHidden/>
              </w:rPr>
            </w:r>
            <w:r w:rsidR="00433E1D">
              <w:rPr>
                <w:noProof/>
                <w:webHidden/>
              </w:rPr>
              <w:fldChar w:fldCharType="separate"/>
            </w:r>
            <w:r w:rsidR="00433E1D">
              <w:rPr>
                <w:noProof/>
                <w:webHidden/>
              </w:rPr>
              <w:t>6</w:t>
            </w:r>
            <w:r w:rsidR="00433E1D">
              <w:rPr>
                <w:noProof/>
                <w:webHidden/>
              </w:rPr>
              <w:fldChar w:fldCharType="end"/>
            </w:r>
          </w:hyperlink>
        </w:p>
        <w:p w14:paraId="0FF7BA86" w14:textId="72FFD29F" w:rsidR="00433E1D" w:rsidRDefault="002A2608">
          <w:pPr>
            <w:pStyle w:val="TOC1"/>
            <w:tabs>
              <w:tab w:val="left" w:pos="400"/>
              <w:tab w:val="right" w:leader="dot" w:pos="9350"/>
            </w:tabs>
            <w:rPr>
              <w:rFonts w:cstheme="minorBidi"/>
              <w:noProof/>
              <w:sz w:val="24"/>
              <w:lang w:val="en-CA" w:bidi="ar-SA"/>
            </w:rPr>
          </w:pPr>
          <w:hyperlink w:anchor="_Toc11329758" w:history="1">
            <w:r w:rsidR="00433E1D" w:rsidRPr="000B2606">
              <w:rPr>
                <w:rStyle w:val="Hyperlink"/>
                <w:noProof/>
              </w:rPr>
              <w:t>6</w:t>
            </w:r>
            <w:r w:rsidR="00433E1D">
              <w:rPr>
                <w:rFonts w:cstheme="minorBidi"/>
                <w:noProof/>
                <w:sz w:val="24"/>
                <w:lang w:val="en-CA" w:bidi="ar-SA"/>
              </w:rPr>
              <w:tab/>
            </w:r>
            <w:r w:rsidR="00433E1D" w:rsidRPr="000B2606">
              <w:rPr>
                <w:rStyle w:val="Hyperlink"/>
                <w:noProof/>
              </w:rPr>
              <w:t>Urban System Characteristics and Behaviour</w:t>
            </w:r>
            <w:r w:rsidR="00433E1D">
              <w:rPr>
                <w:noProof/>
                <w:webHidden/>
              </w:rPr>
              <w:tab/>
            </w:r>
            <w:r w:rsidR="00433E1D">
              <w:rPr>
                <w:noProof/>
                <w:webHidden/>
              </w:rPr>
              <w:fldChar w:fldCharType="begin"/>
            </w:r>
            <w:r w:rsidR="00433E1D">
              <w:rPr>
                <w:noProof/>
                <w:webHidden/>
              </w:rPr>
              <w:instrText xml:space="preserve"> PAGEREF _Toc11329758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2DBB518A" w14:textId="001A3086" w:rsidR="00433E1D" w:rsidRDefault="002A2608">
          <w:pPr>
            <w:pStyle w:val="TOC2"/>
            <w:tabs>
              <w:tab w:val="left" w:pos="720"/>
              <w:tab w:val="right" w:leader="dot" w:pos="9350"/>
            </w:tabs>
            <w:rPr>
              <w:rFonts w:cstheme="minorBidi"/>
              <w:noProof/>
              <w:sz w:val="24"/>
              <w:lang w:val="en-CA" w:bidi="ar-SA"/>
            </w:rPr>
          </w:pPr>
          <w:hyperlink w:anchor="_Toc11329759" w:history="1">
            <w:r w:rsidR="00433E1D" w:rsidRPr="000B2606">
              <w:rPr>
                <w:rStyle w:val="Hyperlink"/>
                <w:rFonts w:ascii="Times New Roman" w:hAnsi="Times New Roman"/>
                <w:noProof/>
                <w:snapToGrid w:val="0"/>
                <w:w w:val="0"/>
              </w:rPr>
              <w:t>6.1</w:t>
            </w:r>
            <w:r w:rsidR="00433E1D">
              <w:rPr>
                <w:rFonts w:cstheme="minorBidi"/>
                <w:noProof/>
                <w:sz w:val="24"/>
                <w:lang w:val="en-CA" w:bidi="ar-SA"/>
              </w:rPr>
              <w:tab/>
            </w:r>
            <w:r w:rsidR="00433E1D" w:rsidRPr="000B2606">
              <w:rPr>
                <w:rStyle w:val="Hyperlink"/>
                <w:noProof/>
              </w:rPr>
              <w:t>Foundational Ontologies</w:t>
            </w:r>
            <w:r w:rsidR="00433E1D">
              <w:rPr>
                <w:noProof/>
                <w:webHidden/>
              </w:rPr>
              <w:tab/>
            </w:r>
            <w:r w:rsidR="00433E1D">
              <w:rPr>
                <w:noProof/>
                <w:webHidden/>
              </w:rPr>
              <w:fldChar w:fldCharType="begin"/>
            </w:r>
            <w:r w:rsidR="00433E1D">
              <w:rPr>
                <w:noProof/>
                <w:webHidden/>
              </w:rPr>
              <w:instrText xml:space="preserve"> PAGEREF _Toc11329759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0633F114" w14:textId="21F93DDD" w:rsidR="00433E1D" w:rsidRDefault="002A2608">
          <w:pPr>
            <w:pStyle w:val="TOC3"/>
            <w:tabs>
              <w:tab w:val="left" w:pos="1200"/>
              <w:tab w:val="right" w:leader="dot" w:pos="9350"/>
            </w:tabs>
            <w:rPr>
              <w:rFonts w:cstheme="minorBidi"/>
              <w:noProof/>
              <w:sz w:val="24"/>
              <w:lang w:val="en-CA" w:bidi="ar-SA"/>
            </w:rPr>
          </w:pPr>
          <w:hyperlink w:anchor="_Toc11329760" w:history="1">
            <w:r w:rsidR="00433E1D" w:rsidRPr="000B2606">
              <w:rPr>
                <w:rStyle w:val="Hyperlink"/>
                <w:noProof/>
              </w:rPr>
              <w:t>6.1.1</w:t>
            </w:r>
            <w:r w:rsidR="00433E1D">
              <w:rPr>
                <w:rFonts w:cstheme="minorBidi"/>
                <w:noProof/>
                <w:sz w:val="24"/>
                <w:lang w:val="en-CA" w:bidi="ar-SA"/>
              </w:rPr>
              <w:tab/>
            </w:r>
            <w:r w:rsidR="00433E1D" w:rsidRPr="000B2606">
              <w:rPr>
                <w:rStyle w:val="Hyperlink"/>
                <w:noProof/>
              </w:rPr>
              <w:t>Spatial Location Ontology</w:t>
            </w:r>
            <w:r w:rsidR="00433E1D">
              <w:rPr>
                <w:noProof/>
                <w:webHidden/>
              </w:rPr>
              <w:tab/>
            </w:r>
            <w:r w:rsidR="00433E1D">
              <w:rPr>
                <w:noProof/>
                <w:webHidden/>
              </w:rPr>
              <w:fldChar w:fldCharType="begin"/>
            </w:r>
            <w:r w:rsidR="00433E1D">
              <w:rPr>
                <w:noProof/>
                <w:webHidden/>
              </w:rPr>
              <w:instrText xml:space="preserve"> PAGEREF _Toc11329760 \h </w:instrText>
            </w:r>
            <w:r w:rsidR="00433E1D">
              <w:rPr>
                <w:noProof/>
                <w:webHidden/>
              </w:rPr>
            </w:r>
            <w:r w:rsidR="00433E1D">
              <w:rPr>
                <w:noProof/>
                <w:webHidden/>
              </w:rPr>
              <w:fldChar w:fldCharType="separate"/>
            </w:r>
            <w:r w:rsidR="00433E1D">
              <w:rPr>
                <w:noProof/>
                <w:webHidden/>
              </w:rPr>
              <w:t>9</w:t>
            </w:r>
            <w:r w:rsidR="00433E1D">
              <w:rPr>
                <w:noProof/>
                <w:webHidden/>
              </w:rPr>
              <w:fldChar w:fldCharType="end"/>
            </w:r>
          </w:hyperlink>
        </w:p>
        <w:p w14:paraId="11B44CDB" w14:textId="5245F314" w:rsidR="00433E1D" w:rsidRDefault="002A2608">
          <w:pPr>
            <w:pStyle w:val="TOC3"/>
            <w:tabs>
              <w:tab w:val="left" w:pos="1200"/>
              <w:tab w:val="right" w:leader="dot" w:pos="9350"/>
            </w:tabs>
            <w:rPr>
              <w:rFonts w:cstheme="minorBidi"/>
              <w:noProof/>
              <w:sz w:val="24"/>
              <w:lang w:val="en-CA" w:bidi="ar-SA"/>
            </w:rPr>
          </w:pPr>
          <w:hyperlink w:anchor="_Toc11329761" w:history="1">
            <w:r w:rsidR="00433E1D" w:rsidRPr="000B2606">
              <w:rPr>
                <w:rStyle w:val="Hyperlink"/>
                <w:noProof/>
              </w:rPr>
              <w:t>6.1.2</w:t>
            </w:r>
            <w:r w:rsidR="00433E1D">
              <w:rPr>
                <w:rFonts w:cstheme="minorBidi"/>
                <w:noProof/>
                <w:sz w:val="24"/>
                <w:lang w:val="en-CA" w:bidi="ar-SA"/>
              </w:rPr>
              <w:tab/>
            </w:r>
            <w:r w:rsidR="00433E1D" w:rsidRPr="000B2606">
              <w:rPr>
                <w:rStyle w:val="Hyperlink"/>
                <w:noProof/>
              </w:rPr>
              <w:t>Time Ontology</w:t>
            </w:r>
            <w:r w:rsidR="00433E1D">
              <w:rPr>
                <w:noProof/>
                <w:webHidden/>
              </w:rPr>
              <w:tab/>
            </w:r>
            <w:r w:rsidR="00433E1D">
              <w:rPr>
                <w:noProof/>
                <w:webHidden/>
              </w:rPr>
              <w:fldChar w:fldCharType="begin"/>
            </w:r>
            <w:r w:rsidR="00433E1D">
              <w:rPr>
                <w:noProof/>
                <w:webHidden/>
              </w:rPr>
              <w:instrText xml:space="preserve"> PAGEREF _Toc11329761 \h </w:instrText>
            </w:r>
            <w:r w:rsidR="00433E1D">
              <w:rPr>
                <w:noProof/>
                <w:webHidden/>
              </w:rPr>
            </w:r>
            <w:r w:rsidR="00433E1D">
              <w:rPr>
                <w:noProof/>
                <w:webHidden/>
              </w:rPr>
              <w:fldChar w:fldCharType="separate"/>
            </w:r>
            <w:r w:rsidR="00433E1D">
              <w:rPr>
                <w:noProof/>
                <w:webHidden/>
              </w:rPr>
              <w:t>11</w:t>
            </w:r>
            <w:r w:rsidR="00433E1D">
              <w:rPr>
                <w:noProof/>
                <w:webHidden/>
              </w:rPr>
              <w:fldChar w:fldCharType="end"/>
            </w:r>
          </w:hyperlink>
        </w:p>
        <w:p w14:paraId="4CF53710" w14:textId="394A514B" w:rsidR="00433E1D" w:rsidRDefault="002A2608">
          <w:pPr>
            <w:pStyle w:val="TOC3"/>
            <w:tabs>
              <w:tab w:val="left" w:pos="1200"/>
              <w:tab w:val="right" w:leader="dot" w:pos="9350"/>
            </w:tabs>
            <w:rPr>
              <w:rFonts w:cstheme="minorBidi"/>
              <w:noProof/>
              <w:sz w:val="24"/>
              <w:lang w:val="en-CA" w:bidi="ar-SA"/>
            </w:rPr>
          </w:pPr>
          <w:hyperlink w:anchor="_Toc11329762" w:history="1">
            <w:r w:rsidR="00433E1D" w:rsidRPr="000B2606">
              <w:rPr>
                <w:rStyle w:val="Hyperlink"/>
                <w:noProof/>
              </w:rPr>
              <w:t>6.1.3</w:t>
            </w:r>
            <w:r w:rsidR="00433E1D">
              <w:rPr>
                <w:rFonts w:cstheme="minorBidi"/>
                <w:noProof/>
                <w:sz w:val="24"/>
                <w:lang w:val="en-CA" w:bidi="ar-SA"/>
              </w:rPr>
              <w:tab/>
            </w:r>
            <w:r w:rsidR="00433E1D" w:rsidRPr="000B2606">
              <w:rPr>
                <w:rStyle w:val="Hyperlink"/>
                <w:noProof/>
              </w:rPr>
              <w:t>Change Ontology</w:t>
            </w:r>
            <w:r w:rsidR="00433E1D">
              <w:rPr>
                <w:noProof/>
                <w:webHidden/>
              </w:rPr>
              <w:tab/>
            </w:r>
            <w:r w:rsidR="00433E1D">
              <w:rPr>
                <w:noProof/>
                <w:webHidden/>
              </w:rPr>
              <w:fldChar w:fldCharType="begin"/>
            </w:r>
            <w:r w:rsidR="00433E1D">
              <w:rPr>
                <w:noProof/>
                <w:webHidden/>
              </w:rPr>
              <w:instrText xml:space="preserve"> PAGEREF _Toc11329762 \h </w:instrText>
            </w:r>
            <w:r w:rsidR="00433E1D">
              <w:rPr>
                <w:noProof/>
                <w:webHidden/>
              </w:rPr>
            </w:r>
            <w:r w:rsidR="00433E1D">
              <w:rPr>
                <w:noProof/>
                <w:webHidden/>
              </w:rPr>
              <w:fldChar w:fldCharType="separate"/>
            </w:r>
            <w:r w:rsidR="00433E1D">
              <w:rPr>
                <w:noProof/>
                <w:webHidden/>
              </w:rPr>
              <w:t>12</w:t>
            </w:r>
            <w:r w:rsidR="00433E1D">
              <w:rPr>
                <w:noProof/>
                <w:webHidden/>
              </w:rPr>
              <w:fldChar w:fldCharType="end"/>
            </w:r>
          </w:hyperlink>
        </w:p>
        <w:p w14:paraId="764E41EB" w14:textId="6B38F175" w:rsidR="00433E1D" w:rsidRDefault="002A2608">
          <w:pPr>
            <w:pStyle w:val="TOC3"/>
            <w:tabs>
              <w:tab w:val="left" w:pos="1200"/>
              <w:tab w:val="right" w:leader="dot" w:pos="9350"/>
            </w:tabs>
            <w:rPr>
              <w:rFonts w:cstheme="minorBidi"/>
              <w:noProof/>
              <w:sz w:val="24"/>
              <w:lang w:val="en-CA" w:bidi="ar-SA"/>
            </w:rPr>
          </w:pPr>
          <w:hyperlink w:anchor="_Toc11329763" w:history="1">
            <w:r w:rsidR="00433E1D" w:rsidRPr="000B2606">
              <w:rPr>
                <w:rStyle w:val="Hyperlink"/>
                <w:noProof/>
              </w:rPr>
              <w:t>6.1.4</w:t>
            </w:r>
            <w:r w:rsidR="00433E1D">
              <w:rPr>
                <w:rFonts w:cstheme="minorBidi"/>
                <w:noProof/>
                <w:sz w:val="24"/>
                <w:lang w:val="en-CA" w:bidi="ar-SA"/>
              </w:rPr>
              <w:tab/>
            </w:r>
            <w:r w:rsidR="00433E1D" w:rsidRPr="000B2606">
              <w:rPr>
                <w:rStyle w:val="Hyperlink"/>
                <w:noProof/>
              </w:rPr>
              <w:t>Activity Ontology</w:t>
            </w:r>
            <w:r w:rsidR="00433E1D">
              <w:rPr>
                <w:noProof/>
                <w:webHidden/>
              </w:rPr>
              <w:tab/>
            </w:r>
            <w:r w:rsidR="00433E1D">
              <w:rPr>
                <w:noProof/>
                <w:webHidden/>
              </w:rPr>
              <w:fldChar w:fldCharType="begin"/>
            </w:r>
            <w:r w:rsidR="00433E1D">
              <w:rPr>
                <w:noProof/>
                <w:webHidden/>
              </w:rPr>
              <w:instrText xml:space="preserve"> PAGEREF _Toc11329763 \h </w:instrText>
            </w:r>
            <w:r w:rsidR="00433E1D">
              <w:rPr>
                <w:noProof/>
                <w:webHidden/>
              </w:rPr>
            </w:r>
            <w:r w:rsidR="00433E1D">
              <w:rPr>
                <w:noProof/>
                <w:webHidden/>
              </w:rPr>
              <w:fldChar w:fldCharType="separate"/>
            </w:r>
            <w:r w:rsidR="00433E1D">
              <w:rPr>
                <w:noProof/>
                <w:webHidden/>
              </w:rPr>
              <w:t>13</w:t>
            </w:r>
            <w:r w:rsidR="00433E1D">
              <w:rPr>
                <w:noProof/>
                <w:webHidden/>
              </w:rPr>
              <w:fldChar w:fldCharType="end"/>
            </w:r>
          </w:hyperlink>
        </w:p>
        <w:p w14:paraId="3343BDCC" w14:textId="6D550F96" w:rsidR="00433E1D" w:rsidRDefault="002A2608">
          <w:pPr>
            <w:pStyle w:val="TOC3"/>
            <w:tabs>
              <w:tab w:val="left" w:pos="1200"/>
              <w:tab w:val="right" w:leader="dot" w:pos="9350"/>
            </w:tabs>
            <w:rPr>
              <w:rFonts w:cstheme="minorBidi"/>
              <w:noProof/>
              <w:sz w:val="24"/>
              <w:lang w:val="en-CA" w:bidi="ar-SA"/>
            </w:rPr>
          </w:pPr>
          <w:hyperlink w:anchor="_Toc11329764" w:history="1">
            <w:r w:rsidR="00433E1D" w:rsidRPr="000B2606">
              <w:rPr>
                <w:rStyle w:val="Hyperlink"/>
                <w:noProof/>
              </w:rPr>
              <w:t>6.1.5</w:t>
            </w:r>
            <w:r w:rsidR="00433E1D">
              <w:rPr>
                <w:rFonts w:cstheme="minorBidi"/>
                <w:noProof/>
                <w:sz w:val="24"/>
                <w:lang w:val="en-CA" w:bidi="ar-SA"/>
              </w:rPr>
              <w:tab/>
            </w:r>
            <w:r w:rsidR="00433E1D" w:rsidRPr="000B2606">
              <w:rPr>
                <w:rStyle w:val="Hyperlink"/>
                <w:noProof/>
              </w:rPr>
              <w:t>Resource Ontology</w:t>
            </w:r>
            <w:r w:rsidR="00433E1D">
              <w:rPr>
                <w:noProof/>
                <w:webHidden/>
              </w:rPr>
              <w:tab/>
            </w:r>
            <w:r w:rsidR="00433E1D">
              <w:rPr>
                <w:noProof/>
                <w:webHidden/>
              </w:rPr>
              <w:fldChar w:fldCharType="begin"/>
            </w:r>
            <w:r w:rsidR="00433E1D">
              <w:rPr>
                <w:noProof/>
                <w:webHidden/>
              </w:rPr>
              <w:instrText xml:space="preserve"> PAGEREF _Toc11329764 \h </w:instrText>
            </w:r>
            <w:r w:rsidR="00433E1D">
              <w:rPr>
                <w:noProof/>
                <w:webHidden/>
              </w:rPr>
            </w:r>
            <w:r w:rsidR="00433E1D">
              <w:rPr>
                <w:noProof/>
                <w:webHidden/>
              </w:rPr>
              <w:fldChar w:fldCharType="separate"/>
            </w:r>
            <w:r w:rsidR="00433E1D">
              <w:rPr>
                <w:noProof/>
                <w:webHidden/>
              </w:rPr>
              <w:t>16</w:t>
            </w:r>
            <w:r w:rsidR="00433E1D">
              <w:rPr>
                <w:noProof/>
                <w:webHidden/>
              </w:rPr>
              <w:fldChar w:fldCharType="end"/>
            </w:r>
          </w:hyperlink>
        </w:p>
        <w:p w14:paraId="48D50477" w14:textId="0EE736BE" w:rsidR="00433E1D" w:rsidRDefault="002A2608">
          <w:pPr>
            <w:pStyle w:val="TOC3"/>
            <w:tabs>
              <w:tab w:val="left" w:pos="1200"/>
              <w:tab w:val="right" w:leader="dot" w:pos="9350"/>
            </w:tabs>
            <w:rPr>
              <w:rFonts w:cstheme="minorBidi"/>
              <w:noProof/>
              <w:sz w:val="24"/>
              <w:lang w:val="en-CA" w:bidi="ar-SA"/>
            </w:rPr>
          </w:pPr>
          <w:hyperlink w:anchor="_Toc11329765" w:history="1">
            <w:r w:rsidR="00433E1D" w:rsidRPr="000B2606">
              <w:rPr>
                <w:rStyle w:val="Hyperlink"/>
                <w:noProof/>
              </w:rPr>
              <w:t>6.1.6</w:t>
            </w:r>
            <w:r w:rsidR="00433E1D">
              <w:rPr>
                <w:rFonts w:cstheme="minorBidi"/>
                <w:noProof/>
                <w:sz w:val="24"/>
                <w:lang w:val="en-CA" w:bidi="ar-SA"/>
              </w:rPr>
              <w:tab/>
            </w:r>
            <w:r w:rsidR="00433E1D" w:rsidRPr="000B2606">
              <w:rPr>
                <w:rStyle w:val="Hyperlink"/>
                <w:noProof/>
              </w:rPr>
              <w:t>Mereology Ontology</w:t>
            </w:r>
            <w:r w:rsidR="00433E1D">
              <w:rPr>
                <w:noProof/>
                <w:webHidden/>
              </w:rPr>
              <w:tab/>
            </w:r>
            <w:r w:rsidR="00433E1D">
              <w:rPr>
                <w:noProof/>
                <w:webHidden/>
              </w:rPr>
              <w:fldChar w:fldCharType="begin"/>
            </w:r>
            <w:r w:rsidR="00433E1D">
              <w:rPr>
                <w:noProof/>
                <w:webHidden/>
              </w:rPr>
              <w:instrText xml:space="preserve"> PAGEREF _Toc11329765 \h </w:instrText>
            </w:r>
            <w:r w:rsidR="00433E1D">
              <w:rPr>
                <w:noProof/>
                <w:webHidden/>
              </w:rPr>
            </w:r>
            <w:r w:rsidR="00433E1D">
              <w:rPr>
                <w:noProof/>
                <w:webHidden/>
              </w:rPr>
              <w:fldChar w:fldCharType="separate"/>
            </w:r>
            <w:r w:rsidR="00433E1D">
              <w:rPr>
                <w:noProof/>
                <w:webHidden/>
              </w:rPr>
              <w:t>18</w:t>
            </w:r>
            <w:r w:rsidR="00433E1D">
              <w:rPr>
                <w:noProof/>
                <w:webHidden/>
              </w:rPr>
              <w:fldChar w:fldCharType="end"/>
            </w:r>
          </w:hyperlink>
        </w:p>
        <w:p w14:paraId="2F191C67" w14:textId="47AF170D" w:rsidR="00433E1D" w:rsidRDefault="002A2608">
          <w:pPr>
            <w:pStyle w:val="TOC3"/>
            <w:tabs>
              <w:tab w:val="left" w:pos="1200"/>
              <w:tab w:val="right" w:leader="dot" w:pos="9350"/>
            </w:tabs>
            <w:rPr>
              <w:rFonts w:cstheme="minorBidi"/>
              <w:noProof/>
              <w:sz w:val="24"/>
              <w:lang w:val="en-CA" w:bidi="ar-SA"/>
            </w:rPr>
          </w:pPr>
          <w:hyperlink w:anchor="_Toc11329766" w:history="1">
            <w:r w:rsidR="00433E1D" w:rsidRPr="000B2606">
              <w:rPr>
                <w:rStyle w:val="Hyperlink"/>
                <w:noProof/>
              </w:rPr>
              <w:t>6.1.7</w:t>
            </w:r>
            <w:r w:rsidR="00433E1D">
              <w:rPr>
                <w:rFonts w:cstheme="minorBidi"/>
                <w:noProof/>
                <w:sz w:val="24"/>
                <w:lang w:val="en-CA" w:bidi="ar-SA"/>
              </w:rPr>
              <w:tab/>
            </w:r>
            <w:r w:rsidR="00433E1D" w:rsidRPr="000B2606">
              <w:rPr>
                <w:rStyle w:val="Hyperlink"/>
                <w:noProof/>
              </w:rPr>
              <w:t>Ontology of Units of Measure</w:t>
            </w:r>
            <w:r w:rsidR="00433E1D">
              <w:rPr>
                <w:noProof/>
                <w:webHidden/>
              </w:rPr>
              <w:tab/>
            </w:r>
            <w:r w:rsidR="00433E1D">
              <w:rPr>
                <w:noProof/>
                <w:webHidden/>
              </w:rPr>
              <w:fldChar w:fldCharType="begin"/>
            </w:r>
            <w:r w:rsidR="00433E1D">
              <w:rPr>
                <w:noProof/>
                <w:webHidden/>
              </w:rPr>
              <w:instrText xml:space="preserve"> PAGEREF _Toc11329766 \h </w:instrText>
            </w:r>
            <w:r w:rsidR="00433E1D">
              <w:rPr>
                <w:noProof/>
                <w:webHidden/>
              </w:rPr>
            </w:r>
            <w:r w:rsidR="00433E1D">
              <w:rPr>
                <w:noProof/>
                <w:webHidden/>
              </w:rPr>
              <w:fldChar w:fldCharType="separate"/>
            </w:r>
            <w:r w:rsidR="00433E1D">
              <w:rPr>
                <w:noProof/>
                <w:webHidden/>
              </w:rPr>
              <w:t>19</w:t>
            </w:r>
            <w:r w:rsidR="00433E1D">
              <w:rPr>
                <w:noProof/>
                <w:webHidden/>
              </w:rPr>
              <w:fldChar w:fldCharType="end"/>
            </w:r>
          </w:hyperlink>
        </w:p>
        <w:p w14:paraId="716366B8" w14:textId="1F72CBD4" w:rsidR="00433E1D" w:rsidRDefault="002A2608">
          <w:pPr>
            <w:pStyle w:val="TOC3"/>
            <w:tabs>
              <w:tab w:val="left" w:pos="1200"/>
              <w:tab w:val="right" w:leader="dot" w:pos="9350"/>
            </w:tabs>
            <w:rPr>
              <w:rFonts w:cstheme="minorBidi"/>
              <w:noProof/>
              <w:sz w:val="24"/>
              <w:lang w:val="en-CA" w:bidi="ar-SA"/>
            </w:rPr>
          </w:pPr>
          <w:hyperlink w:anchor="_Toc11329767" w:history="1">
            <w:r w:rsidR="00433E1D" w:rsidRPr="000B2606">
              <w:rPr>
                <w:rStyle w:val="Hyperlink"/>
                <w:strike/>
                <w:noProof/>
              </w:rPr>
              <w:t>6.1.8</w:t>
            </w:r>
            <w:r w:rsidR="00433E1D">
              <w:rPr>
                <w:rFonts w:cstheme="minorBidi"/>
                <w:noProof/>
                <w:sz w:val="24"/>
                <w:lang w:val="en-CA" w:bidi="ar-SA"/>
              </w:rPr>
              <w:tab/>
            </w:r>
            <w:r w:rsidR="00433E1D" w:rsidRPr="000B2606">
              <w:rPr>
                <w:rStyle w:val="Hyperlink"/>
                <w:strike/>
                <w:noProof/>
              </w:rPr>
              <w:t>Monetary Value Ontology</w:t>
            </w:r>
            <w:r w:rsidR="00433E1D">
              <w:rPr>
                <w:noProof/>
                <w:webHidden/>
              </w:rPr>
              <w:tab/>
            </w:r>
            <w:r w:rsidR="00433E1D">
              <w:rPr>
                <w:noProof/>
                <w:webHidden/>
              </w:rPr>
              <w:fldChar w:fldCharType="begin"/>
            </w:r>
            <w:r w:rsidR="00433E1D">
              <w:rPr>
                <w:noProof/>
                <w:webHidden/>
              </w:rPr>
              <w:instrText xml:space="preserve"> PAGEREF _Toc11329767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0D688FBE" w14:textId="19E92B30" w:rsidR="00433E1D" w:rsidRDefault="002A2608">
          <w:pPr>
            <w:pStyle w:val="TOC3"/>
            <w:tabs>
              <w:tab w:val="left" w:pos="1200"/>
              <w:tab w:val="right" w:leader="dot" w:pos="9350"/>
            </w:tabs>
            <w:rPr>
              <w:rFonts w:cstheme="minorBidi"/>
              <w:noProof/>
              <w:sz w:val="24"/>
              <w:lang w:val="en-CA" w:bidi="ar-SA"/>
            </w:rPr>
          </w:pPr>
          <w:hyperlink w:anchor="_Toc11329768" w:history="1">
            <w:r w:rsidR="00433E1D" w:rsidRPr="000B2606">
              <w:rPr>
                <w:rStyle w:val="Hyperlink"/>
                <w:noProof/>
              </w:rPr>
              <w:t>6.1.9</w:t>
            </w:r>
            <w:r w:rsidR="00433E1D">
              <w:rPr>
                <w:rFonts w:cstheme="minorBidi"/>
                <w:noProof/>
                <w:sz w:val="24"/>
                <w:lang w:val="en-CA" w:bidi="ar-SA"/>
              </w:rPr>
              <w:tab/>
            </w:r>
            <w:r w:rsidR="00433E1D" w:rsidRPr="000B2606">
              <w:rPr>
                <w:rStyle w:val="Hyperlink"/>
                <w:noProof/>
              </w:rPr>
              <w:t>Recurring events ontology</w:t>
            </w:r>
            <w:r w:rsidR="00433E1D">
              <w:rPr>
                <w:noProof/>
                <w:webHidden/>
              </w:rPr>
              <w:tab/>
            </w:r>
            <w:r w:rsidR="00433E1D">
              <w:rPr>
                <w:noProof/>
                <w:webHidden/>
              </w:rPr>
              <w:fldChar w:fldCharType="begin"/>
            </w:r>
            <w:r w:rsidR="00433E1D">
              <w:rPr>
                <w:noProof/>
                <w:webHidden/>
              </w:rPr>
              <w:instrText xml:space="preserve"> PAGEREF _Toc11329768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7F5F18E7" w14:textId="76BE002F" w:rsidR="00433E1D" w:rsidRDefault="002A2608">
          <w:pPr>
            <w:pStyle w:val="TOC3"/>
            <w:tabs>
              <w:tab w:val="left" w:pos="1200"/>
              <w:tab w:val="right" w:leader="dot" w:pos="9350"/>
            </w:tabs>
            <w:rPr>
              <w:rFonts w:cstheme="minorBidi"/>
              <w:noProof/>
              <w:sz w:val="24"/>
              <w:lang w:val="en-CA" w:bidi="ar-SA"/>
            </w:rPr>
          </w:pPr>
          <w:hyperlink w:anchor="_Toc11329769" w:history="1">
            <w:r w:rsidR="00433E1D" w:rsidRPr="000B2606">
              <w:rPr>
                <w:rStyle w:val="Hyperlink"/>
                <w:noProof/>
              </w:rPr>
              <w:t>6.1.10</w:t>
            </w:r>
            <w:r w:rsidR="00433E1D">
              <w:rPr>
                <w:rFonts w:cstheme="minorBidi"/>
                <w:noProof/>
                <w:sz w:val="24"/>
                <w:lang w:val="en-CA" w:bidi="ar-SA"/>
              </w:rPr>
              <w:tab/>
            </w:r>
            <w:r w:rsidR="00433E1D" w:rsidRPr="000B2606">
              <w:rPr>
                <w:rStyle w:val="Hyperlink"/>
                <w:noProof/>
              </w:rPr>
              <w:t>Observations Ontology</w:t>
            </w:r>
            <w:r w:rsidR="00433E1D">
              <w:rPr>
                <w:noProof/>
                <w:webHidden/>
              </w:rPr>
              <w:tab/>
            </w:r>
            <w:r w:rsidR="00433E1D">
              <w:rPr>
                <w:noProof/>
                <w:webHidden/>
              </w:rPr>
              <w:fldChar w:fldCharType="begin"/>
            </w:r>
            <w:r w:rsidR="00433E1D">
              <w:rPr>
                <w:noProof/>
                <w:webHidden/>
              </w:rPr>
              <w:instrText xml:space="preserve"> PAGEREF _Toc11329769 \h </w:instrText>
            </w:r>
            <w:r w:rsidR="00433E1D">
              <w:rPr>
                <w:noProof/>
                <w:webHidden/>
              </w:rPr>
            </w:r>
            <w:r w:rsidR="00433E1D">
              <w:rPr>
                <w:noProof/>
                <w:webHidden/>
              </w:rPr>
              <w:fldChar w:fldCharType="separate"/>
            </w:r>
            <w:r w:rsidR="00433E1D">
              <w:rPr>
                <w:noProof/>
                <w:webHidden/>
              </w:rPr>
              <w:t>28</w:t>
            </w:r>
            <w:r w:rsidR="00433E1D">
              <w:rPr>
                <w:noProof/>
                <w:webHidden/>
              </w:rPr>
              <w:fldChar w:fldCharType="end"/>
            </w:r>
          </w:hyperlink>
        </w:p>
        <w:p w14:paraId="7E4B4E8D" w14:textId="49AF60A8" w:rsidR="00433E1D" w:rsidRDefault="002A2608">
          <w:pPr>
            <w:pStyle w:val="TOC2"/>
            <w:tabs>
              <w:tab w:val="left" w:pos="720"/>
              <w:tab w:val="right" w:leader="dot" w:pos="9350"/>
            </w:tabs>
            <w:rPr>
              <w:rFonts w:cstheme="minorBidi"/>
              <w:noProof/>
              <w:sz w:val="24"/>
              <w:lang w:val="en-CA" w:bidi="ar-SA"/>
            </w:rPr>
          </w:pPr>
          <w:hyperlink w:anchor="_Toc11329770" w:history="1">
            <w:r w:rsidR="00433E1D" w:rsidRPr="000B2606">
              <w:rPr>
                <w:rStyle w:val="Hyperlink"/>
                <w:rFonts w:ascii="Times New Roman" w:hAnsi="Times New Roman"/>
                <w:noProof/>
                <w:snapToGrid w:val="0"/>
                <w:w w:val="0"/>
              </w:rPr>
              <w:t>6.2</w:t>
            </w:r>
            <w:r w:rsidR="00433E1D">
              <w:rPr>
                <w:rFonts w:cstheme="minorBidi"/>
                <w:noProof/>
                <w:sz w:val="24"/>
                <w:lang w:val="en-CA" w:bidi="ar-SA"/>
              </w:rPr>
              <w:tab/>
            </w:r>
            <w:r w:rsidR="00433E1D" w:rsidRPr="000B2606">
              <w:rPr>
                <w:rStyle w:val="Hyperlink"/>
                <w:noProof/>
              </w:rPr>
              <w:t>Contact Ontology</w:t>
            </w:r>
            <w:r w:rsidR="00433E1D">
              <w:rPr>
                <w:noProof/>
                <w:webHidden/>
              </w:rPr>
              <w:tab/>
            </w:r>
            <w:r w:rsidR="00433E1D">
              <w:rPr>
                <w:noProof/>
                <w:webHidden/>
              </w:rPr>
              <w:fldChar w:fldCharType="begin"/>
            </w:r>
            <w:r w:rsidR="00433E1D">
              <w:rPr>
                <w:noProof/>
                <w:webHidden/>
              </w:rPr>
              <w:instrText xml:space="preserve"> PAGEREF _Toc11329770 \h </w:instrText>
            </w:r>
            <w:r w:rsidR="00433E1D">
              <w:rPr>
                <w:noProof/>
                <w:webHidden/>
              </w:rPr>
            </w:r>
            <w:r w:rsidR="00433E1D">
              <w:rPr>
                <w:noProof/>
                <w:webHidden/>
              </w:rPr>
              <w:fldChar w:fldCharType="separate"/>
            </w:r>
            <w:r w:rsidR="00433E1D">
              <w:rPr>
                <w:noProof/>
                <w:webHidden/>
              </w:rPr>
              <w:t>29</w:t>
            </w:r>
            <w:r w:rsidR="00433E1D">
              <w:rPr>
                <w:noProof/>
                <w:webHidden/>
              </w:rPr>
              <w:fldChar w:fldCharType="end"/>
            </w:r>
          </w:hyperlink>
        </w:p>
        <w:p w14:paraId="2A116226" w14:textId="6F5B56E3" w:rsidR="00433E1D" w:rsidRDefault="002A2608">
          <w:pPr>
            <w:pStyle w:val="TOC2"/>
            <w:tabs>
              <w:tab w:val="left" w:pos="720"/>
              <w:tab w:val="right" w:leader="dot" w:pos="9350"/>
            </w:tabs>
            <w:rPr>
              <w:rFonts w:cstheme="minorBidi"/>
              <w:noProof/>
              <w:sz w:val="24"/>
              <w:lang w:val="en-CA" w:bidi="ar-SA"/>
            </w:rPr>
          </w:pPr>
          <w:hyperlink w:anchor="_Toc11329771" w:history="1">
            <w:r w:rsidR="00433E1D" w:rsidRPr="000B2606">
              <w:rPr>
                <w:rStyle w:val="Hyperlink"/>
                <w:rFonts w:ascii="Times New Roman" w:hAnsi="Times New Roman"/>
                <w:noProof/>
                <w:snapToGrid w:val="0"/>
                <w:w w:val="0"/>
              </w:rPr>
              <w:t>6.3</w:t>
            </w:r>
            <w:r w:rsidR="00433E1D">
              <w:rPr>
                <w:rFonts w:cstheme="minorBidi"/>
                <w:noProof/>
                <w:sz w:val="24"/>
                <w:lang w:val="en-CA" w:bidi="ar-SA"/>
              </w:rPr>
              <w:tab/>
            </w:r>
            <w:r w:rsidR="00433E1D" w:rsidRPr="000B2606">
              <w:rPr>
                <w:rStyle w:val="Hyperlink"/>
                <w:noProof/>
              </w:rPr>
              <w:t>Person Ontology</w:t>
            </w:r>
            <w:r w:rsidR="00433E1D">
              <w:rPr>
                <w:noProof/>
                <w:webHidden/>
              </w:rPr>
              <w:tab/>
            </w:r>
            <w:r w:rsidR="00433E1D">
              <w:rPr>
                <w:noProof/>
                <w:webHidden/>
              </w:rPr>
              <w:fldChar w:fldCharType="begin"/>
            </w:r>
            <w:r w:rsidR="00433E1D">
              <w:rPr>
                <w:noProof/>
                <w:webHidden/>
              </w:rPr>
              <w:instrText xml:space="preserve"> PAGEREF _Toc11329771 \h </w:instrText>
            </w:r>
            <w:r w:rsidR="00433E1D">
              <w:rPr>
                <w:noProof/>
                <w:webHidden/>
              </w:rPr>
            </w:r>
            <w:r w:rsidR="00433E1D">
              <w:rPr>
                <w:noProof/>
                <w:webHidden/>
              </w:rPr>
              <w:fldChar w:fldCharType="separate"/>
            </w:r>
            <w:r w:rsidR="00433E1D">
              <w:rPr>
                <w:noProof/>
                <w:webHidden/>
              </w:rPr>
              <w:t>30</w:t>
            </w:r>
            <w:r w:rsidR="00433E1D">
              <w:rPr>
                <w:noProof/>
                <w:webHidden/>
              </w:rPr>
              <w:fldChar w:fldCharType="end"/>
            </w:r>
          </w:hyperlink>
        </w:p>
        <w:p w14:paraId="77EF0712" w14:textId="4C0E2F10" w:rsidR="00433E1D" w:rsidRDefault="002A2608">
          <w:pPr>
            <w:pStyle w:val="TOC2"/>
            <w:tabs>
              <w:tab w:val="left" w:pos="720"/>
              <w:tab w:val="right" w:leader="dot" w:pos="9350"/>
            </w:tabs>
            <w:rPr>
              <w:rFonts w:cstheme="minorBidi"/>
              <w:noProof/>
              <w:sz w:val="24"/>
              <w:lang w:val="en-CA" w:bidi="ar-SA"/>
            </w:rPr>
          </w:pPr>
          <w:hyperlink w:anchor="_Toc11329772" w:history="1">
            <w:r w:rsidR="00433E1D" w:rsidRPr="000B2606">
              <w:rPr>
                <w:rStyle w:val="Hyperlink"/>
                <w:rFonts w:ascii="Times New Roman" w:hAnsi="Times New Roman"/>
                <w:noProof/>
                <w:snapToGrid w:val="0"/>
                <w:w w:val="0"/>
              </w:rPr>
              <w:t>6.4</w:t>
            </w:r>
            <w:r w:rsidR="00433E1D">
              <w:rPr>
                <w:rFonts w:cstheme="minorBidi"/>
                <w:noProof/>
                <w:sz w:val="24"/>
                <w:lang w:val="en-CA" w:bidi="ar-SA"/>
              </w:rPr>
              <w:tab/>
            </w:r>
            <w:r w:rsidR="00433E1D" w:rsidRPr="000B2606">
              <w:rPr>
                <w:rStyle w:val="Hyperlink"/>
                <w:noProof/>
              </w:rPr>
              <w:t>Household Ontology</w:t>
            </w:r>
            <w:r w:rsidR="00433E1D">
              <w:rPr>
                <w:noProof/>
                <w:webHidden/>
              </w:rPr>
              <w:tab/>
            </w:r>
            <w:r w:rsidR="00433E1D">
              <w:rPr>
                <w:noProof/>
                <w:webHidden/>
              </w:rPr>
              <w:fldChar w:fldCharType="begin"/>
            </w:r>
            <w:r w:rsidR="00433E1D">
              <w:rPr>
                <w:noProof/>
                <w:webHidden/>
              </w:rPr>
              <w:instrText xml:space="preserve"> PAGEREF _Toc11329772 \h </w:instrText>
            </w:r>
            <w:r w:rsidR="00433E1D">
              <w:rPr>
                <w:noProof/>
                <w:webHidden/>
              </w:rPr>
            </w:r>
            <w:r w:rsidR="00433E1D">
              <w:rPr>
                <w:noProof/>
                <w:webHidden/>
              </w:rPr>
              <w:fldChar w:fldCharType="separate"/>
            </w:r>
            <w:r w:rsidR="00433E1D">
              <w:rPr>
                <w:noProof/>
                <w:webHidden/>
              </w:rPr>
              <w:t>31</w:t>
            </w:r>
            <w:r w:rsidR="00433E1D">
              <w:rPr>
                <w:noProof/>
                <w:webHidden/>
              </w:rPr>
              <w:fldChar w:fldCharType="end"/>
            </w:r>
          </w:hyperlink>
        </w:p>
        <w:p w14:paraId="27EF3161" w14:textId="164F0F92" w:rsidR="00433E1D" w:rsidRDefault="002A2608">
          <w:pPr>
            <w:pStyle w:val="TOC2"/>
            <w:tabs>
              <w:tab w:val="left" w:pos="720"/>
              <w:tab w:val="right" w:leader="dot" w:pos="9350"/>
            </w:tabs>
            <w:rPr>
              <w:rFonts w:cstheme="minorBidi"/>
              <w:noProof/>
              <w:sz w:val="24"/>
              <w:lang w:val="en-CA" w:bidi="ar-SA"/>
            </w:rPr>
          </w:pPr>
          <w:hyperlink w:anchor="_Toc11329773" w:history="1">
            <w:r w:rsidR="00433E1D" w:rsidRPr="000B2606">
              <w:rPr>
                <w:rStyle w:val="Hyperlink"/>
                <w:rFonts w:ascii="Times New Roman" w:hAnsi="Times New Roman"/>
                <w:noProof/>
                <w:snapToGrid w:val="0"/>
                <w:w w:val="0"/>
              </w:rPr>
              <w:t>6.5</w:t>
            </w:r>
            <w:r w:rsidR="00433E1D">
              <w:rPr>
                <w:rFonts w:cstheme="minorBidi"/>
                <w:noProof/>
                <w:sz w:val="24"/>
                <w:lang w:val="en-CA" w:bidi="ar-SA"/>
              </w:rPr>
              <w:tab/>
            </w:r>
            <w:r w:rsidR="00433E1D" w:rsidRPr="000B2606">
              <w:rPr>
                <w:rStyle w:val="Hyperlink"/>
                <w:noProof/>
              </w:rPr>
              <w:t>Organization Ontology</w:t>
            </w:r>
            <w:r w:rsidR="00433E1D">
              <w:rPr>
                <w:noProof/>
                <w:webHidden/>
              </w:rPr>
              <w:tab/>
            </w:r>
            <w:r w:rsidR="00433E1D">
              <w:rPr>
                <w:noProof/>
                <w:webHidden/>
              </w:rPr>
              <w:fldChar w:fldCharType="begin"/>
            </w:r>
            <w:r w:rsidR="00433E1D">
              <w:rPr>
                <w:noProof/>
                <w:webHidden/>
              </w:rPr>
              <w:instrText xml:space="preserve"> PAGEREF _Toc11329773 \h </w:instrText>
            </w:r>
            <w:r w:rsidR="00433E1D">
              <w:rPr>
                <w:noProof/>
                <w:webHidden/>
              </w:rPr>
            </w:r>
            <w:r w:rsidR="00433E1D">
              <w:rPr>
                <w:noProof/>
                <w:webHidden/>
              </w:rPr>
              <w:fldChar w:fldCharType="separate"/>
            </w:r>
            <w:r w:rsidR="00433E1D">
              <w:rPr>
                <w:noProof/>
                <w:webHidden/>
              </w:rPr>
              <w:t>34</w:t>
            </w:r>
            <w:r w:rsidR="00433E1D">
              <w:rPr>
                <w:noProof/>
                <w:webHidden/>
              </w:rPr>
              <w:fldChar w:fldCharType="end"/>
            </w:r>
          </w:hyperlink>
        </w:p>
        <w:p w14:paraId="1E462930" w14:textId="09893967" w:rsidR="00433E1D" w:rsidRDefault="002A2608">
          <w:pPr>
            <w:pStyle w:val="TOC2"/>
            <w:tabs>
              <w:tab w:val="left" w:pos="720"/>
              <w:tab w:val="right" w:leader="dot" w:pos="9350"/>
            </w:tabs>
            <w:rPr>
              <w:rFonts w:cstheme="minorBidi"/>
              <w:noProof/>
              <w:sz w:val="24"/>
              <w:lang w:val="en-CA" w:bidi="ar-SA"/>
            </w:rPr>
          </w:pPr>
          <w:hyperlink w:anchor="_Toc11329774" w:history="1">
            <w:r w:rsidR="00433E1D" w:rsidRPr="000B2606">
              <w:rPr>
                <w:rStyle w:val="Hyperlink"/>
                <w:rFonts w:ascii="Times New Roman" w:hAnsi="Times New Roman"/>
                <w:noProof/>
                <w:snapToGrid w:val="0"/>
                <w:w w:val="0"/>
              </w:rPr>
              <w:t>6.6</w:t>
            </w:r>
            <w:r w:rsidR="00433E1D">
              <w:rPr>
                <w:rFonts w:cstheme="minorBidi"/>
                <w:noProof/>
                <w:sz w:val="24"/>
                <w:lang w:val="en-CA" w:bidi="ar-SA"/>
              </w:rPr>
              <w:tab/>
            </w:r>
            <w:r w:rsidR="00433E1D" w:rsidRPr="000B2606">
              <w:rPr>
                <w:rStyle w:val="Hyperlink"/>
                <w:noProof/>
              </w:rPr>
              <w:t>Building Ontology</w:t>
            </w:r>
            <w:r w:rsidR="00433E1D">
              <w:rPr>
                <w:noProof/>
                <w:webHidden/>
              </w:rPr>
              <w:tab/>
            </w:r>
            <w:r w:rsidR="00433E1D">
              <w:rPr>
                <w:noProof/>
                <w:webHidden/>
              </w:rPr>
              <w:fldChar w:fldCharType="begin"/>
            </w:r>
            <w:r w:rsidR="00433E1D">
              <w:rPr>
                <w:noProof/>
                <w:webHidden/>
              </w:rPr>
              <w:instrText xml:space="preserve"> PAGEREF _Toc11329774 \h </w:instrText>
            </w:r>
            <w:r w:rsidR="00433E1D">
              <w:rPr>
                <w:noProof/>
                <w:webHidden/>
              </w:rPr>
            </w:r>
            <w:r w:rsidR="00433E1D">
              <w:rPr>
                <w:noProof/>
                <w:webHidden/>
              </w:rPr>
              <w:fldChar w:fldCharType="separate"/>
            </w:r>
            <w:r w:rsidR="00433E1D">
              <w:rPr>
                <w:noProof/>
                <w:webHidden/>
              </w:rPr>
              <w:t>37</w:t>
            </w:r>
            <w:r w:rsidR="00433E1D">
              <w:rPr>
                <w:noProof/>
                <w:webHidden/>
              </w:rPr>
              <w:fldChar w:fldCharType="end"/>
            </w:r>
          </w:hyperlink>
        </w:p>
        <w:p w14:paraId="04A6CCD7" w14:textId="48AD67EC" w:rsidR="00433E1D" w:rsidRDefault="002A2608">
          <w:pPr>
            <w:pStyle w:val="TOC2"/>
            <w:tabs>
              <w:tab w:val="left" w:pos="720"/>
              <w:tab w:val="right" w:leader="dot" w:pos="9350"/>
            </w:tabs>
            <w:rPr>
              <w:rFonts w:cstheme="minorBidi"/>
              <w:noProof/>
              <w:sz w:val="24"/>
              <w:lang w:val="en-CA" w:bidi="ar-SA"/>
            </w:rPr>
          </w:pPr>
          <w:hyperlink w:anchor="_Toc11329775" w:history="1">
            <w:r w:rsidR="00433E1D" w:rsidRPr="000B2606">
              <w:rPr>
                <w:rStyle w:val="Hyperlink"/>
                <w:rFonts w:ascii="Times New Roman" w:hAnsi="Times New Roman"/>
                <w:noProof/>
                <w:snapToGrid w:val="0"/>
                <w:w w:val="0"/>
              </w:rPr>
              <w:t>6.7</w:t>
            </w:r>
            <w:r w:rsidR="00433E1D">
              <w:rPr>
                <w:rFonts w:cstheme="minorBidi"/>
                <w:noProof/>
                <w:sz w:val="24"/>
                <w:lang w:val="en-CA" w:bidi="ar-SA"/>
              </w:rPr>
              <w:tab/>
            </w:r>
            <w:r w:rsidR="00433E1D" w:rsidRPr="000B2606">
              <w:rPr>
                <w:rStyle w:val="Hyperlink"/>
                <w:noProof/>
              </w:rPr>
              <w:t>Vehicle Ontology</w:t>
            </w:r>
            <w:r w:rsidR="00433E1D">
              <w:rPr>
                <w:noProof/>
                <w:webHidden/>
              </w:rPr>
              <w:tab/>
            </w:r>
            <w:r w:rsidR="00433E1D">
              <w:rPr>
                <w:noProof/>
                <w:webHidden/>
              </w:rPr>
              <w:fldChar w:fldCharType="begin"/>
            </w:r>
            <w:r w:rsidR="00433E1D">
              <w:rPr>
                <w:noProof/>
                <w:webHidden/>
              </w:rPr>
              <w:instrText xml:space="preserve"> PAGEREF _Toc11329775 \h </w:instrText>
            </w:r>
            <w:r w:rsidR="00433E1D">
              <w:rPr>
                <w:noProof/>
                <w:webHidden/>
              </w:rPr>
            </w:r>
            <w:r w:rsidR="00433E1D">
              <w:rPr>
                <w:noProof/>
                <w:webHidden/>
              </w:rPr>
              <w:fldChar w:fldCharType="separate"/>
            </w:r>
            <w:r w:rsidR="00433E1D">
              <w:rPr>
                <w:noProof/>
                <w:webHidden/>
              </w:rPr>
              <w:t>39</w:t>
            </w:r>
            <w:r w:rsidR="00433E1D">
              <w:rPr>
                <w:noProof/>
                <w:webHidden/>
              </w:rPr>
              <w:fldChar w:fldCharType="end"/>
            </w:r>
          </w:hyperlink>
        </w:p>
        <w:p w14:paraId="0E0D02A4" w14:textId="38F45A15" w:rsidR="00433E1D" w:rsidRDefault="002A2608">
          <w:pPr>
            <w:pStyle w:val="TOC2"/>
            <w:tabs>
              <w:tab w:val="left" w:pos="720"/>
              <w:tab w:val="right" w:leader="dot" w:pos="9350"/>
            </w:tabs>
            <w:rPr>
              <w:rFonts w:cstheme="minorBidi"/>
              <w:noProof/>
              <w:sz w:val="24"/>
              <w:lang w:val="en-CA" w:bidi="ar-SA"/>
            </w:rPr>
          </w:pPr>
          <w:hyperlink w:anchor="_Toc11329776" w:history="1">
            <w:r w:rsidR="00433E1D" w:rsidRPr="000B2606">
              <w:rPr>
                <w:rStyle w:val="Hyperlink"/>
                <w:rFonts w:ascii="Times New Roman" w:hAnsi="Times New Roman"/>
                <w:noProof/>
                <w:snapToGrid w:val="0"/>
                <w:w w:val="0"/>
              </w:rPr>
              <w:t>6.8</w:t>
            </w:r>
            <w:r w:rsidR="00433E1D">
              <w:rPr>
                <w:rFonts w:cstheme="minorBidi"/>
                <w:noProof/>
                <w:sz w:val="24"/>
                <w:lang w:val="en-CA" w:bidi="ar-SA"/>
              </w:rPr>
              <w:tab/>
            </w:r>
            <w:r w:rsidR="00433E1D" w:rsidRPr="000B2606">
              <w:rPr>
                <w:rStyle w:val="Hyperlink"/>
                <w:noProof/>
              </w:rPr>
              <w:t>Transportation System Ontology</w:t>
            </w:r>
            <w:r w:rsidR="00433E1D">
              <w:rPr>
                <w:noProof/>
                <w:webHidden/>
              </w:rPr>
              <w:tab/>
            </w:r>
            <w:r w:rsidR="00433E1D">
              <w:rPr>
                <w:noProof/>
                <w:webHidden/>
              </w:rPr>
              <w:fldChar w:fldCharType="begin"/>
            </w:r>
            <w:r w:rsidR="00433E1D">
              <w:rPr>
                <w:noProof/>
                <w:webHidden/>
              </w:rPr>
              <w:instrText xml:space="preserve"> PAGEREF _Toc11329776 \h </w:instrText>
            </w:r>
            <w:r w:rsidR="00433E1D">
              <w:rPr>
                <w:noProof/>
                <w:webHidden/>
              </w:rPr>
            </w:r>
            <w:r w:rsidR="00433E1D">
              <w:rPr>
                <w:noProof/>
                <w:webHidden/>
              </w:rPr>
              <w:fldChar w:fldCharType="separate"/>
            </w:r>
            <w:r w:rsidR="00433E1D">
              <w:rPr>
                <w:noProof/>
                <w:webHidden/>
              </w:rPr>
              <w:t>40</w:t>
            </w:r>
            <w:r w:rsidR="00433E1D">
              <w:rPr>
                <w:noProof/>
                <w:webHidden/>
              </w:rPr>
              <w:fldChar w:fldCharType="end"/>
            </w:r>
          </w:hyperlink>
        </w:p>
        <w:p w14:paraId="242AF957" w14:textId="51DAB2FE" w:rsidR="00433E1D" w:rsidRDefault="002A2608">
          <w:pPr>
            <w:pStyle w:val="TOC3"/>
            <w:tabs>
              <w:tab w:val="left" w:pos="1200"/>
              <w:tab w:val="right" w:leader="dot" w:pos="9350"/>
            </w:tabs>
            <w:rPr>
              <w:rFonts w:cstheme="minorBidi"/>
              <w:noProof/>
              <w:sz w:val="24"/>
              <w:lang w:val="en-CA" w:bidi="ar-SA"/>
            </w:rPr>
          </w:pPr>
          <w:hyperlink w:anchor="_Toc11329777" w:history="1">
            <w:r w:rsidR="00433E1D" w:rsidRPr="000B2606">
              <w:rPr>
                <w:rStyle w:val="Hyperlink"/>
                <w:noProof/>
              </w:rPr>
              <w:t>6.8.1</w:t>
            </w:r>
            <w:r w:rsidR="00433E1D">
              <w:rPr>
                <w:rFonts w:cstheme="minorBidi"/>
                <w:noProof/>
                <w:sz w:val="24"/>
                <w:lang w:val="en-CA" w:bidi="ar-SA"/>
              </w:rPr>
              <w:tab/>
            </w:r>
            <w:r w:rsidR="00433E1D" w:rsidRPr="000B2606">
              <w:rPr>
                <w:rStyle w:val="Hyperlink"/>
                <w:noProof/>
              </w:rPr>
              <w:t>Travel Costs</w:t>
            </w:r>
            <w:r w:rsidR="00433E1D">
              <w:rPr>
                <w:noProof/>
                <w:webHidden/>
              </w:rPr>
              <w:tab/>
            </w:r>
            <w:r w:rsidR="00433E1D">
              <w:rPr>
                <w:noProof/>
                <w:webHidden/>
              </w:rPr>
              <w:fldChar w:fldCharType="begin"/>
            </w:r>
            <w:r w:rsidR="00433E1D">
              <w:rPr>
                <w:noProof/>
                <w:webHidden/>
              </w:rPr>
              <w:instrText xml:space="preserve"> PAGEREF _Toc11329777 \h </w:instrText>
            </w:r>
            <w:r w:rsidR="00433E1D">
              <w:rPr>
                <w:noProof/>
                <w:webHidden/>
              </w:rPr>
            </w:r>
            <w:r w:rsidR="00433E1D">
              <w:rPr>
                <w:noProof/>
                <w:webHidden/>
              </w:rPr>
              <w:fldChar w:fldCharType="separate"/>
            </w:r>
            <w:r w:rsidR="00433E1D">
              <w:rPr>
                <w:noProof/>
                <w:webHidden/>
              </w:rPr>
              <w:t>48</w:t>
            </w:r>
            <w:r w:rsidR="00433E1D">
              <w:rPr>
                <w:noProof/>
                <w:webHidden/>
              </w:rPr>
              <w:fldChar w:fldCharType="end"/>
            </w:r>
          </w:hyperlink>
        </w:p>
        <w:p w14:paraId="1FAC3515" w14:textId="1E95B185" w:rsidR="00433E1D" w:rsidRDefault="002A2608">
          <w:pPr>
            <w:pStyle w:val="TOC2"/>
            <w:tabs>
              <w:tab w:val="left" w:pos="720"/>
              <w:tab w:val="right" w:leader="dot" w:pos="9350"/>
            </w:tabs>
            <w:rPr>
              <w:rFonts w:cstheme="minorBidi"/>
              <w:noProof/>
              <w:sz w:val="24"/>
              <w:lang w:val="en-CA" w:bidi="ar-SA"/>
            </w:rPr>
          </w:pPr>
          <w:hyperlink w:anchor="_Toc11329778" w:history="1">
            <w:r w:rsidR="00433E1D" w:rsidRPr="000B2606">
              <w:rPr>
                <w:rStyle w:val="Hyperlink"/>
                <w:rFonts w:ascii="Times New Roman" w:hAnsi="Times New Roman"/>
                <w:noProof/>
                <w:snapToGrid w:val="0"/>
                <w:w w:val="0"/>
              </w:rPr>
              <w:t>6.9</w:t>
            </w:r>
            <w:r w:rsidR="00433E1D">
              <w:rPr>
                <w:rFonts w:cstheme="minorBidi"/>
                <w:noProof/>
                <w:sz w:val="24"/>
                <w:lang w:val="en-CA" w:bidi="ar-SA"/>
              </w:rPr>
              <w:tab/>
            </w:r>
            <w:r w:rsidR="00433E1D" w:rsidRPr="000B2606">
              <w:rPr>
                <w:rStyle w:val="Hyperlink"/>
                <w:noProof/>
              </w:rPr>
              <w:t>Parking Ontology</w:t>
            </w:r>
            <w:r w:rsidR="00433E1D">
              <w:rPr>
                <w:noProof/>
                <w:webHidden/>
              </w:rPr>
              <w:tab/>
            </w:r>
            <w:r w:rsidR="00433E1D">
              <w:rPr>
                <w:noProof/>
                <w:webHidden/>
              </w:rPr>
              <w:fldChar w:fldCharType="begin"/>
            </w:r>
            <w:r w:rsidR="00433E1D">
              <w:rPr>
                <w:noProof/>
                <w:webHidden/>
              </w:rPr>
              <w:instrText xml:space="preserve"> PAGEREF _Toc11329778 \h </w:instrText>
            </w:r>
            <w:r w:rsidR="00433E1D">
              <w:rPr>
                <w:noProof/>
                <w:webHidden/>
              </w:rPr>
            </w:r>
            <w:r w:rsidR="00433E1D">
              <w:rPr>
                <w:noProof/>
                <w:webHidden/>
              </w:rPr>
              <w:fldChar w:fldCharType="separate"/>
            </w:r>
            <w:r w:rsidR="00433E1D">
              <w:rPr>
                <w:noProof/>
                <w:webHidden/>
              </w:rPr>
              <w:t>49</w:t>
            </w:r>
            <w:r w:rsidR="00433E1D">
              <w:rPr>
                <w:noProof/>
                <w:webHidden/>
              </w:rPr>
              <w:fldChar w:fldCharType="end"/>
            </w:r>
          </w:hyperlink>
        </w:p>
        <w:p w14:paraId="2C7D1C21" w14:textId="3DB62843" w:rsidR="00433E1D" w:rsidRDefault="002A2608">
          <w:pPr>
            <w:pStyle w:val="TOC2"/>
            <w:tabs>
              <w:tab w:val="left" w:pos="960"/>
              <w:tab w:val="right" w:leader="dot" w:pos="9350"/>
            </w:tabs>
            <w:rPr>
              <w:rFonts w:cstheme="minorBidi"/>
              <w:noProof/>
              <w:sz w:val="24"/>
              <w:lang w:val="en-CA" w:bidi="ar-SA"/>
            </w:rPr>
          </w:pPr>
          <w:hyperlink w:anchor="_Toc11329779" w:history="1">
            <w:r w:rsidR="00433E1D" w:rsidRPr="000B2606">
              <w:rPr>
                <w:rStyle w:val="Hyperlink"/>
                <w:rFonts w:ascii="Times New Roman" w:hAnsi="Times New Roman"/>
                <w:noProof/>
                <w:snapToGrid w:val="0"/>
                <w:w w:val="0"/>
              </w:rPr>
              <w:t>6.10</w:t>
            </w:r>
            <w:r w:rsidR="00433E1D">
              <w:rPr>
                <w:rFonts w:cstheme="minorBidi"/>
                <w:noProof/>
                <w:sz w:val="24"/>
                <w:lang w:val="en-CA" w:bidi="ar-SA"/>
              </w:rPr>
              <w:tab/>
            </w:r>
            <w:r w:rsidR="00433E1D" w:rsidRPr="000B2606">
              <w:rPr>
                <w:rStyle w:val="Hyperlink"/>
                <w:noProof/>
              </w:rPr>
              <w:t>Public Transit Ontology</w:t>
            </w:r>
            <w:r w:rsidR="00433E1D">
              <w:rPr>
                <w:noProof/>
                <w:webHidden/>
              </w:rPr>
              <w:tab/>
            </w:r>
            <w:r w:rsidR="00433E1D">
              <w:rPr>
                <w:noProof/>
                <w:webHidden/>
              </w:rPr>
              <w:fldChar w:fldCharType="begin"/>
            </w:r>
            <w:r w:rsidR="00433E1D">
              <w:rPr>
                <w:noProof/>
                <w:webHidden/>
              </w:rPr>
              <w:instrText xml:space="preserve"> PAGEREF _Toc11329779 \h </w:instrText>
            </w:r>
            <w:r w:rsidR="00433E1D">
              <w:rPr>
                <w:noProof/>
                <w:webHidden/>
              </w:rPr>
            </w:r>
            <w:r w:rsidR="00433E1D">
              <w:rPr>
                <w:noProof/>
                <w:webHidden/>
              </w:rPr>
              <w:fldChar w:fldCharType="separate"/>
            </w:r>
            <w:r w:rsidR="00433E1D">
              <w:rPr>
                <w:noProof/>
                <w:webHidden/>
              </w:rPr>
              <w:t>52</w:t>
            </w:r>
            <w:r w:rsidR="00433E1D">
              <w:rPr>
                <w:noProof/>
                <w:webHidden/>
              </w:rPr>
              <w:fldChar w:fldCharType="end"/>
            </w:r>
          </w:hyperlink>
        </w:p>
        <w:p w14:paraId="56ACEBFD" w14:textId="107A4725" w:rsidR="00433E1D" w:rsidRDefault="002A2608">
          <w:pPr>
            <w:pStyle w:val="TOC2"/>
            <w:tabs>
              <w:tab w:val="left" w:pos="960"/>
              <w:tab w:val="right" w:leader="dot" w:pos="9350"/>
            </w:tabs>
            <w:rPr>
              <w:rFonts w:cstheme="minorBidi"/>
              <w:noProof/>
              <w:sz w:val="24"/>
              <w:lang w:val="en-CA" w:bidi="ar-SA"/>
            </w:rPr>
          </w:pPr>
          <w:hyperlink w:anchor="_Toc11329780" w:history="1">
            <w:r w:rsidR="00433E1D" w:rsidRPr="000B2606">
              <w:rPr>
                <w:rStyle w:val="Hyperlink"/>
                <w:rFonts w:ascii="Times New Roman" w:hAnsi="Times New Roman"/>
                <w:noProof/>
                <w:snapToGrid w:val="0"/>
                <w:w w:val="0"/>
              </w:rPr>
              <w:t>6.11</w:t>
            </w:r>
            <w:r w:rsidR="00433E1D">
              <w:rPr>
                <w:rFonts w:cstheme="minorBidi"/>
                <w:noProof/>
                <w:sz w:val="24"/>
                <w:lang w:val="en-CA" w:bidi="ar-SA"/>
              </w:rPr>
              <w:tab/>
            </w:r>
            <w:r w:rsidR="00433E1D" w:rsidRPr="000B2606">
              <w:rPr>
                <w:rStyle w:val="Hyperlink"/>
                <w:noProof/>
              </w:rPr>
              <w:t>Land Use Ontology</w:t>
            </w:r>
            <w:r w:rsidR="00433E1D">
              <w:rPr>
                <w:noProof/>
                <w:webHidden/>
              </w:rPr>
              <w:tab/>
            </w:r>
            <w:r w:rsidR="00433E1D">
              <w:rPr>
                <w:noProof/>
                <w:webHidden/>
              </w:rPr>
              <w:fldChar w:fldCharType="begin"/>
            </w:r>
            <w:r w:rsidR="00433E1D">
              <w:rPr>
                <w:noProof/>
                <w:webHidden/>
              </w:rPr>
              <w:instrText xml:space="preserve"> PAGEREF _Toc11329780 \h </w:instrText>
            </w:r>
            <w:r w:rsidR="00433E1D">
              <w:rPr>
                <w:noProof/>
                <w:webHidden/>
              </w:rPr>
            </w:r>
            <w:r w:rsidR="00433E1D">
              <w:rPr>
                <w:noProof/>
                <w:webHidden/>
              </w:rPr>
              <w:fldChar w:fldCharType="separate"/>
            </w:r>
            <w:r w:rsidR="00433E1D">
              <w:rPr>
                <w:noProof/>
                <w:webHidden/>
              </w:rPr>
              <w:t>56</w:t>
            </w:r>
            <w:r w:rsidR="00433E1D">
              <w:rPr>
                <w:noProof/>
                <w:webHidden/>
              </w:rPr>
              <w:fldChar w:fldCharType="end"/>
            </w:r>
          </w:hyperlink>
        </w:p>
        <w:p w14:paraId="42E6261F" w14:textId="7E7B29A4" w:rsidR="00433E1D" w:rsidRDefault="002A2608">
          <w:pPr>
            <w:pStyle w:val="TOC2"/>
            <w:tabs>
              <w:tab w:val="left" w:pos="960"/>
              <w:tab w:val="right" w:leader="dot" w:pos="9350"/>
            </w:tabs>
            <w:rPr>
              <w:rFonts w:cstheme="minorBidi"/>
              <w:noProof/>
              <w:sz w:val="24"/>
              <w:lang w:val="en-CA" w:bidi="ar-SA"/>
            </w:rPr>
          </w:pPr>
          <w:hyperlink w:anchor="_Toc11329781" w:history="1">
            <w:r w:rsidR="00433E1D" w:rsidRPr="000B2606">
              <w:rPr>
                <w:rStyle w:val="Hyperlink"/>
                <w:rFonts w:ascii="Times New Roman" w:hAnsi="Times New Roman"/>
                <w:noProof/>
                <w:snapToGrid w:val="0"/>
                <w:w w:val="0"/>
              </w:rPr>
              <w:t>6.12</w:t>
            </w:r>
            <w:r w:rsidR="00433E1D">
              <w:rPr>
                <w:rFonts w:cstheme="minorBidi"/>
                <w:noProof/>
                <w:sz w:val="24"/>
                <w:lang w:val="en-CA" w:bidi="ar-SA"/>
              </w:rPr>
              <w:tab/>
            </w:r>
            <w:r w:rsidR="00433E1D" w:rsidRPr="000B2606">
              <w:rPr>
                <w:rStyle w:val="Hyperlink"/>
                <w:noProof/>
              </w:rPr>
              <w:t>Trip Ontology</w:t>
            </w:r>
            <w:r w:rsidR="00433E1D">
              <w:rPr>
                <w:noProof/>
                <w:webHidden/>
              </w:rPr>
              <w:tab/>
            </w:r>
            <w:r w:rsidR="00433E1D">
              <w:rPr>
                <w:noProof/>
                <w:webHidden/>
              </w:rPr>
              <w:fldChar w:fldCharType="begin"/>
            </w:r>
            <w:r w:rsidR="00433E1D">
              <w:rPr>
                <w:noProof/>
                <w:webHidden/>
              </w:rPr>
              <w:instrText xml:space="preserve"> PAGEREF _Toc11329781 \h </w:instrText>
            </w:r>
            <w:r w:rsidR="00433E1D">
              <w:rPr>
                <w:noProof/>
                <w:webHidden/>
              </w:rPr>
            </w:r>
            <w:r w:rsidR="00433E1D">
              <w:rPr>
                <w:noProof/>
                <w:webHidden/>
              </w:rPr>
              <w:fldChar w:fldCharType="separate"/>
            </w:r>
            <w:r w:rsidR="00433E1D">
              <w:rPr>
                <w:noProof/>
                <w:webHidden/>
              </w:rPr>
              <w:t>60</w:t>
            </w:r>
            <w:r w:rsidR="00433E1D">
              <w:rPr>
                <w:noProof/>
                <w:webHidden/>
              </w:rPr>
              <w:fldChar w:fldCharType="end"/>
            </w:r>
          </w:hyperlink>
        </w:p>
        <w:p w14:paraId="12514B9B" w14:textId="7B42A53A" w:rsidR="00433E1D" w:rsidRDefault="002A2608">
          <w:pPr>
            <w:pStyle w:val="TOC3"/>
            <w:tabs>
              <w:tab w:val="left" w:pos="1200"/>
              <w:tab w:val="right" w:leader="dot" w:pos="9350"/>
            </w:tabs>
            <w:rPr>
              <w:rFonts w:cstheme="minorBidi"/>
              <w:noProof/>
              <w:sz w:val="24"/>
              <w:lang w:val="en-CA" w:bidi="ar-SA"/>
            </w:rPr>
          </w:pPr>
          <w:hyperlink w:anchor="_Toc11329782" w:history="1">
            <w:r w:rsidR="00433E1D" w:rsidRPr="000B2606">
              <w:rPr>
                <w:rStyle w:val="Hyperlink"/>
                <w:noProof/>
              </w:rPr>
              <w:t>6.12.1</w:t>
            </w:r>
            <w:r w:rsidR="00433E1D">
              <w:rPr>
                <w:rFonts w:cstheme="minorBidi"/>
                <w:noProof/>
                <w:sz w:val="24"/>
                <w:lang w:val="en-CA" w:bidi="ar-SA"/>
              </w:rPr>
              <w:tab/>
            </w:r>
            <w:r w:rsidR="00433E1D" w:rsidRPr="000B2606">
              <w:rPr>
                <w:rStyle w:val="Hyperlink"/>
                <w:noProof/>
              </w:rPr>
              <w:t>Trip Costs</w:t>
            </w:r>
            <w:r w:rsidR="00433E1D">
              <w:rPr>
                <w:noProof/>
                <w:webHidden/>
              </w:rPr>
              <w:tab/>
            </w:r>
            <w:r w:rsidR="00433E1D">
              <w:rPr>
                <w:noProof/>
                <w:webHidden/>
              </w:rPr>
              <w:fldChar w:fldCharType="begin"/>
            </w:r>
            <w:r w:rsidR="00433E1D">
              <w:rPr>
                <w:noProof/>
                <w:webHidden/>
              </w:rPr>
              <w:instrText xml:space="preserve"> PAGEREF _Toc11329782 \h </w:instrText>
            </w:r>
            <w:r w:rsidR="00433E1D">
              <w:rPr>
                <w:noProof/>
                <w:webHidden/>
              </w:rPr>
            </w:r>
            <w:r w:rsidR="00433E1D">
              <w:rPr>
                <w:noProof/>
                <w:webHidden/>
              </w:rPr>
              <w:fldChar w:fldCharType="separate"/>
            </w:r>
            <w:r w:rsidR="00433E1D">
              <w:rPr>
                <w:noProof/>
                <w:webHidden/>
              </w:rPr>
              <w:t>61</w:t>
            </w:r>
            <w:r w:rsidR="00433E1D">
              <w:rPr>
                <w:noProof/>
                <w:webHidden/>
              </w:rPr>
              <w:fldChar w:fldCharType="end"/>
            </w:r>
          </w:hyperlink>
        </w:p>
        <w:p w14:paraId="53CE32B4" w14:textId="5DF26474" w:rsidR="00433E1D" w:rsidRDefault="002A2608">
          <w:pPr>
            <w:pStyle w:val="TOC2"/>
            <w:tabs>
              <w:tab w:val="left" w:pos="960"/>
              <w:tab w:val="right" w:leader="dot" w:pos="9350"/>
            </w:tabs>
            <w:rPr>
              <w:rFonts w:cstheme="minorBidi"/>
              <w:noProof/>
              <w:sz w:val="24"/>
              <w:lang w:val="en-CA" w:bidi="ar-SA"/>
            </w:rPr>
          </w:pPr>
          <w:hyperlink w:anchor="_Toc11329783" w:history="1">
            <w:r w:rsidR="00433E1D" w:rsidRPr="000B2606">
              <w:rPr>
                <w:rStyle w:val="Hyperlink"/>
                <w:rFonts w:ascii="Times New Roman" w:hAnsi="Times New Roman"/>
                <w:noProof/>
                <w:snapToGrid w:val="0"/>
                <w:w w:val="0"/>
              </w:rPr>
              <w:t>6.13</w:t>
            </w:r>
            <w:r w:rsidR="00433E1D">
              <w:rPr>
                <w:rFonts w:cstheme="minorBidi"/>
                <w:noProof/>
                <w:sz w:val="24"/>
                <w:lang w:val="en-CA" w:bidi="ar-SA"/>
              </w:rPr>
              <w:tab/>
            </w:r>
            <w:r w:rsidR="00433E1D" w:rsidRPr="000B2606">
              <w:rPr>
                <w:rStyle w:val="Hyperlink"/>
                <w:noProof/>
              </w:rPr>
              <w:t>Urban System Ontology</w:t>
            </w:r>
            <w:r w:rsidR="00433E1D">
              <w:rPr>
                <w:noProof/>
                <w:webHidden/>
              </w:rPr>
              <w:tab/>
            </w:r>
            <w:r w:rsidR="00433E1D">
              <w:rPr>
                <w:noProof/>
                <w:webHidden/>
              </w:rPr>
              <w:fldChar w:fldCharType="begin"/>
            </w:r>
            <w:r w:rsidR="00433E1D">
              <w:rPr>
                <w:noProof/>
                <w:webHidden/>
              </w:rPr>
              <w:instrText xml:space="preserve"> PAGEREF _Toc11329783 \h </w:instrText>
            </w:r>
            <w:r w:rsidR="00433E1D">
              <w:rPr>
                <w:noProof/>
                <w:webHidden/>
              </w:rPr>
            </w:r>
            <w:r w:rsidR="00433E1D">
              <w:rPr>
                <w:noProof/>
                <w:webHidden/>
              </w:rPr>
              <w:fldChar w:fldCharType="separate"/>
            </w:r>
            <w:r w:rsidR="00433E1D">
              <w:rPr>
                <w:noProof/>
                <w:webHidden/>
              </w:rPr>
              <w:t>62</w:t>
            </w:r>
            <w:r w:rsidR="00433E1D">
              <w:rPr>
                <w:noProof/>
                <w:webHidden/>
              </w:rPr>
              <w:fldChar w:fldCharType="end"/>
            </w:r>
          </w:hyperlink>
        </w:p>
        <w:p w14:paraId="287C027A" w14:textId="2E78424B" w:rsidR="00433E1D" w:rsidRDefault="002A2608">
          <w:pPr>
            <w:pStyle w:val="TOC1"/>
            <w:tabs>
              <w:tab w:val="left" w:pos="400"/>
              <w:tab w:val="right" w:leader="dot" w:pos="9350"/>
            </w:tabs>
            <w:rPr>
              <w:rFonts w:cstheme="minorBidi"/>
              <w:noProof/>
              <w:sz w:val="24"/>
              <w:lang w:val="en-CA" w:bidi="ar-SA"/>
            </w:rPr>
          </w:pPr>
          <w:hyperlink w:anchor="_Toc11329784" w:history="1">
            <w:r w:rsidR="00433E1D" w:rsidRPr="000B2606">
              <w:rPr>
                <w:rStyle w:val="Hyperlink"/>
                <w:noProof/>
              </w:rPr>
              <w:t>7</w:t>
            </w:r>
            <w:r w:rsidR="00433E1D">
              <w:rPr>
                <w:rFonts w:cstheme="minorBidi"/>
                <w:noProof/>
                <w:sz w:val="24"/>
                <w:lang w:val="en-CA" w:bidi="ar-SA"/>
              </w:rPr>
              <w:tab/>
            </w:r>
            <w:r w:rsidR="00433E1D" w:rsidRPr="000B2606">
              <w:rPr>
                <w:rStyle w:val="Hyperlink"/>
                <w:noProof/>
              </w:rPr>
              <w:t>Applications</w:t>
            </w:r>
            <w:r w:rsidR="00433E1D">
              <w:rPr>
                <w:noProof/>
                <w:webHidden/>
              </w:rPr>
              <w:tab/>
            </w:r>
            <w:r w:rsidR="00433E1D">
              <w:rPr>
                <w:noProof/>
                <w:webHidden/>
              </w:rPr>
              <w:fldChar w:fldCharType="begin"/>
            </w:r>
            <w:r w:rsidR="00433E1D">
              <w:rPr>
                <w:noProof/>
                <w:webHidden/>
              </w:rPr>
              <w:instrText xml:space="preserve"> PAGEREF _Toc11329784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3877C90E" w14:textId="02D1EECC" w:rsidR="00433E1D" w:rsidRDefault="002A2608">
          <w:pPr>
            <w:pStyle w:val="TOC2"/>
            <w:tabs>
              <w:tab w:val="left" w:pos="720"/>
              <w:tab w:val="right" w:leader="dot" w:pos="9350"/>
            </w:tabs>
            <w:rPr>
              <w:rFonts w:cstheme="minorBidi"/>
              <w:noProof/>
              <w:sz w:val="24"/>
              <w:lang w:val="en-CA" w:bidi="ar-SA"/>
            </w:rPr>
          </w:pPr>
          <w:hyperlink w:anchor="_Toc11329785" w:history="1">
            <w:r w:rsidR="00433E1D" w:rsidRPr="000B2606">
              <w:rPr>
                <w:rStyle w:val="Hyperlink"/>
                <w:rFonts w:ascii="Times New Roman" w:hAnsi="Times New Roman"/>
                <w:noProof/>
                <w:snapToGrid w:val="0"/>
                <w:w w:val="0"/>
              </w:rPr>
              <w:t>7.1</w:t>
            </w:r>
            <w:r w:rsidR="00433E1D">
              <w:rPr>
                <w:rFonts w:cstheme="minorBidi"/>
                <w:noProof/>
                <w:sz w:val="24"/>
                <w:lang w:val="en-CA" w:bidi="ar-SA"/>
              </w:rPr>
              <w:tab/>
            </w:r>
            <w:r w:rsidR="00433E1D" w:rsidRPr="000B2606">
              <w:rPr>
                <w:rStyle w:val="Hyperlink"/>
                <w:noProof/>
              </w:rPr>
              <w:t>iCity Ontology for the IT-SoS Framework</w:t>
            </w:r>
            <w:r w:rsidR="00433E1D">
              <w:rPr>
                <w:noProof/>
                <w:webHidden/>
              </w:rPr>
              <w:tab/>
            </w:r>
            <w:r w:rsidR="00433E1D">
              <w:rPr>
                <w:noProof/>
                <w:webHidden/>
              </w:rPr>
              <w:fldChar w:fldCharType="begin"/>
            </w:r>
            <w:r w:rsidR="00433E1D">
              <w:rPr>
                <w:noProof/>
                <w:webHidden/>
              </w:rPr>
              <w:instrText xml:space="preserve"> PAGEREF _Toc11329785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668E38B" w14:textId="0987606A" w:rsidR="00433E1D" w:rsidRDefault="002A2608">
          <w:pPr>
            <w:pStyle w:val="TOC3"/>
            <w:tabs>
              <w:tab w:val="left" w:pos="1200"/>
              <w:tab w:val="right" w:leader="dot" w:pos="9350"/>
            </w:tabs>
            <w:rPr>
              <w:rFonts w:cstheme="minorBidi"/>
              <w:noProof/>
              <w:sz w:val="24"/>
              <w:lang w:val="en-CA" w:bidi="ar-SA"/>
            </w:rPr>
          </w:pPr>
          <w:hyperlink w:anchor="_Toc11329786" w:history="1">
            <w:r w:rsidR="00433E1D" w:rsidRPr="000B2606">
              <w:rPr>
                <w:rStyle w:val="Hyperlink"/>
                <w:noProof/>
              </w:rPr>
              <w:t>7.1.1</w:t>
            </w:r>
            <w:r w:rsidR="00433E1D">
              <w:rPr>
                <w:rFonts w:cstheme="minorBidi"/>
                <w:noProof/>
                <w:sz w:val="24"/>
                <w:lang w:val="en-CA" w:bidi="ar-SA"/>
              </w:rPr>
              <w:tab/>
            </w:r>
            <w:r w:rsidR="00433E1D" w:rsidRPr="000B2606">
              <w:rPr>
                <w:rStyle w:val="Hyperlink"/>
                <w:noProof/>
              </w:rPr>
              <w:t>Ontology Interface: Functional Requirements</w:t>
            </w:r>
            <w:r w:rsidR="00433E1D">
              <w:rPr>
                <w:noProof/>
                <w:webHidden/>
              </w:rPr>
              <w:tab/>
            </w:r>
            <w:r w:rsidR="00433E1D">
              <w:rPr>
                <w:noProof/>
                <w:webHidden/>
              </w:rPr>
              <w:fldChar w:fldCharType="begin"/>
            </w:r>
            <w:r w:rsidR="00433E1D">
              <w:rPr>
                <w:noProof/>
                <w:webHidden/>
              </w:rPr>
              <w:instrText xml:space="preserve"> PAGEREF _Toc11329786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0EE33F2" w14:textId="6B8EBBA7" w:rsidR="00433E1D" w:rsidRDefault="002A2608">
          <w:pPr>
            <w:pStyle w:val="TOC3"/>
            <w:tabs>
              <w:tab w:val="left" w:pos="1200"/>
              <w:tab w:val="right" w:leader="dot" w:pos="9350"/>
            </w:tabs>
            <w:rPr>
              <w:rFonts w:cstheme="minorBidi"/>
              <w:noProof/>
              <w:sz w:val="24"/>
              <w:lang w:val="en-CA" w:bidi="ar-SA"/>
            </w:rPr>
          </w:pPr>
          <w:hyperlink w:anchor="_Toc11329787" w:history="1">
            <w:r w:rsidR="00433E1D" w:rsidRPr="000B2606">
              <w:rPr>
                <w:rStyle w:val="Hyperlink"/>
                <w:noProof/>
              </w:rPr>
              <w:t>7.1.2</w:t>
            </w:r>
            <w:r w:rsidR="00433E1D">
              <w:rPr>
                <w:rFonts w:cstheme="minorBidi"/>
                <w:noProof/>
                <w:sz w:val="24"/>
                <w:lang w:val="en-CA" w:bidi="ar-SA"/>
              </w:rPr>
              <w:tab/>
            </w:r>
            <w:r w:rsidR="00433E1D" w:rsidRPr="000B2606">
              <w:rPr>
                <w:rStyle w:val="Hyperlink"/>
                <w:noProof/>
              </w:rPr>
              <w:t>System Design</w:t>
            </w:r>
            <w:r w:rsidR="00433E1D">
              <w:rPr>
                <w:noProof/>
                <w:webHidden/>
              </w:rPr>
              <w:tab/>
            </w:r>
            <w:r w:rsidR="00433E1D">
              <w:rPr>
                <w:noProof/>
                <w:webHidden/>
              </w:rPr>
              <w:fldChar w:fldCharType="begin"/>
            </w:r>
            <w:r w:rsidR="00433E1D">
              <w:rPr>
                <w:noProof/>
                <w:webHidden/>
              </w:rPr>
              <w:instrText xml:space="preserve"> PAGEREF _Toc11329787 \h </w:instrText>
            </w:r>
            <w:r w:rsidR="00433E1D">
              <w:rPr>
                <w:noProof/>
                <w:webHidden/>
              </w:rPr>
            </w:r>
            <w:r w:rsidR="00433E1D">
              <w:rPr>
                <w:noProof/>
                <w:webHidden/>
              </w:rPr>
              <w:fldChar w:fldCharType="separate"/>
            </w:r>
            <w:r w:rsidR="00433E1D">
              <w:rPr>
                <w:noProof/>
                <w:webHidden/>
              </w:rPr>
              <w:t>67</w:t>
            </w:r>
            <w:r w:rsidR="00433E1D">
              <w:rPr>
                <w:noProof/>
                <w:webHidden/>
              </w:rPr>
              <w:fldChar w:fldCharType="end"/>
            </w:r>
          </w:hyperlink>
        </w:p>
        <w:p w14:paraId="2D4BACB2" w14:textId="2689EB73" w:rsidR="00433E1D" w:rsidRDefault="002A2608">
          <w:pPr>
            <w:pStyle w:val="TOC3"/>
            <w:tabs>
              <w:tab w:val="left" w:pos="1200"/>
              <w:tab w:val="right" w:leader="dot" w:pos="9350"/>
            </w:tabs>
            <w:rPr>
              <w:rFonts w:cstheme="minorBidi"/>
              <w:noProof/>
              <w:sz w:val="24"/>
              <w:lang w:val="en-CA" w:bidi="ar-SA"/>
            </w:rPr>
          </w:pPr>
          <w:hyperlink w:anchor="_Toc11329788" w:history="1">
            <w:r w:rsidR="00433E1D" w:rsidRPr="000B2606">
              <w:rPr>
                <w:rStyle w:val="Hyperlink"/>
                <w:noProof/>
              </w:rPr>
              <w:t>7.1.3</w:t>
            </w:r>
            <w:r w:rsidR="00433E1D">
              <w:rPr>
                <w:rFonts w:cstheme="minorBidi"/>
                <w:noProof/>
                <w:sz w:val="24"/>
                <w:lang w:val="en-CA" w:bidi="ar-SA"/>
              </w:rPr>
              <w:tab/>
            </w:r>
            <w:r w:rsidR="00433E1D" w:rsidRPr="000B2606">
              <w:rPr>
                <w:rStyle w:val="Hyperlink"/>
                <w:noProof/>
              </w:rPr>
              <w:t>Ontology Design: Required Extensions</w:t>
            </w:r>
            <w:r w:rsidR="00433E1D">
              <w:rPr>
                <w:noProof/>
                <w:webHidden/>
              </w:rPr>
              <w:tab/>
            </w:r>
            <w:r w:rsidR="00433E1D">
              <w:rPr>
                <w:noProof/>
                <w:webHidden/>
              </w:rPr>
              <w:fldChar w:fldCharType="begin"/>
            </w:r>
            <w:r w:rsidR="00433E1D">
              <w:rPr>
                <w:noProof/>
                <w:webHidden/>
              </w:rPr>
              <w:instrText xml:space="preserve"> PAGEREF _Toc11329788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4B2D0414" w14:textId="2F600083" w:rsidR="00433E1D" w:rsidRDefault="002A2608">
          <w:pPr>
            <w:pStyle w:val="TOC3"/>
            <w:tabs>
              <w:tab w:val="left" w:pos="1200"/>
              <w:tab w:val="right" w:leader="dot" w:pos="9350"/>
            </w:tabs>
            <w:rPr>
              <w:rFonts w:cstheme="minorBidi"/>
              <w:noProof/>
              <w:sz w:val="24"/>
              <w:lang w:val="en-CA" w:bidi="ar-SA"/>
            </w:rPr>
          </w:pPr>
          <w:hyperlink w:anchor="_Toc11329789" w:history="1">
            <w:r w:rsidR="00433E1D" w:rsidRPr="000B2606">
              <w:rPr>
                <w:rStyle w:val="Hyperlink"/>
                <w:noProof/>
              </w:rPr>
              <w:t>7.1.4</w:t>
            </w:r>
            <w:r w:rsidR="00433E1D">
              <w:rPr>
                <w:rFonts w:cstheme="minorBidi"/>
                <w:noProof/>
                <w:sz w:val="24"/>
                <w:lang w:val="en-CA" w:bidi="ar-SA"/>
              </w:rPr>
              <w:tab/>
            </w:r>
            <w:r w:rsidR="00433E1D" w:rsidRPr="000B2606">
              <w:rPr>
                <w:rStyle w:val="Hyperlink"/>
                <w:noProof/>
              </w:rPr>
              <w:t>Next Steps</w:t>
            </w:r>
            <w:r w:rsidR="00433E1D">
              <w:rPr>
                <w:noProof/>
                <w:webHidden/>
              </w:rPr>
              <w:tab/>
            </w:r>
            <w:r w:rsidR="00433E1D">
              <w:rPr>
                <w:noProof/>
                <w:webHidden/>
              </w:rPr>
              <w:fldChar w:fldCharType="begin"/>
            </w:r>
            <w:r w:rsidR="00433E1D">
              <w:rPr>
                <w:noProof/>
                <w:webHidden/>
              </w:rPr>
              <w:instrText xml:space="preserve"> PAGEREF _Toc11329789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19023DD2" w14:textId="0AAD5D3D" w:rsidR="00433E1D" w:rsidRDefault="002A2608">
          <w:pPr>
            <w:pStyle w:val="TOC2"/>
            <w:tabs>
              <w:tab w:val="left" w:pos="720"/>
              <w:tab w:val="right" w:leader="dot" w:pos="9350"/>
            </w:tabs>
            <w:rPr>
              <w:rFonts w:cstheme="minorBidi"/>
              <w:noProof/>
              <w:sz w:val="24"/>
              <w:lang w:val="en-CA" w:bidi="ar-SA"/>
            </w:rPr>
          </w:pPr>
          <w:hyperlink w:anchor="_Toc11329790" w:history="1">
            <w:r w:rsidR="00433E1D" w:rsidRPr="000B2606">
              <w:rPr>
                <w:rStyle w:val="Hyperlink"/>
                <w:rFonts w:ascii="Times New Roman" w:hAnsi="Times New Roman"/>
                <w:noProof/>
                <w:snapToGrid w:val="0"/>
                <w:w w:val="0"/>
              </w:rPr>
              <w:t>7.2</w:t>
            </w:r>
            <w:r w:rsidR="00433E1D">
              <w:rPr>
                <w:rFonts w:cstheme="minorBidi"/>
                <w:noProof/>
                <w:sz w:val="24"/>
                <w:lang w:val="en-CA" w:bidi="ar-SA"/>
              </w:rPr>
              <w:tab/>
            </w:r>
            <w:r w:rsidR="00433E1D" w:rsidRPr="000B2606">
              <w:rPr>
                <w:rStyle w:val="Hyperlink"/>
                <w:noProof/>
              </w:rPr>
              <w:t>iCity Ontology for Urban Simulation Results</w:t>
            </w:r>
            <w:r w:rsidR="00433E1D">
              <w:rPr>
                <w:noProof/>
                <w:webHidden/>
              </w:rPr>
              <w:tab/>
            </w:r>
            <w:r w:rsidR="00433E1D">
              <w:rPr>
                <w:noProof/>
                <w:webHidden/>
              </w:rPr>
              <w:fldChar w:fldCharType="begin"/>
            </w:r>
            <w:r w:rsidR="00433E1D">
              <w:rPr>
                <w:noProof/>
                <w:webHidden/>
              </w:rPr>
              <w:instrText xml:space="preserve"> PAGEREF _Toc11329790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060A70DE" w14:textId="7D291D3D" w:rsidR="00433E1D" w:rsidRDefault="002A2608">
          <w:pPr>
            <w:pStyle w:val="TOC1"/>
            <w:tabs>
              <w:tab w:val="left" w:pos="400"/>
              <w:tab w:val="right" w:leader="dot" w:pos="9350"/>
            </w:tabs>
            <w:rPr>
              <w:rFonts w:cstheme="minorBidi"/>
              <w:noProof/>
              <w:sz w:val="24"/>
              <w:lang w:val="en-CA" w:bidi="ar-SA"/>
            </w:rPr>
          </w:pPr>
          <w:hyperlink w:anchor="_Toc11329791" w:history="1">
            <w:r w:rsidR="00433E1D" w:rsidRPr="000B2606">
              <w:rPr>
                <w:rStyle w:val="Hyperlink"/>
                <w:noProof/>
              </w:rPr>
              <w:t>8</w:t>
            </w:r>
            <w:r w:rsidR="00433E1D">
              <w:rPr>
                <w:rFonts w:cstheme="minorBidi"/>
                <w:noProof/>
                <w:sz w:val="24"/>
                <w:lang w:val="en-CA" w:bidi="ar-SA"/>
              </w:rPr>
              <w:tab/>
            </w:r>
            <w:r w:rsidR="00433E1D" w:rsidRPr="000B2606">
              <w:rPr>
                <w:rStyle w:val="Hyperlink"/>
                <w:noProof/>
              </w:rPr>
              <w:t>Future Work</w:t>
            </w:r>
            <w:r w:rsidR="00433E1D">
              <w:rPr>
                <w:noProof/>
                <w:webHidden/>
              </w:rPr>
              <w:tab/>
            </w:r>
            <w:r w:rsidR="00433E1D">
              <w:rPr>
                <w:noProof/>
                <w:webHidden/>
              </w:rPr>
              <w:fldChar w:fldCharType="begin"/>
            </w:r>
            <w:r w:rsidR="00433E1D">
              <w:rPr>
                <w:noProof/>
                <w:webHidden/>
              </w:rPr>
              <w:instrText xml:space="preserve"> PAGEREF _Toc11329791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5998A460" w14:textId="3009490D" w:rsidR="00433E1D" w:rsidRDefault="002A2608">
          <w:pPr>
            <w:pStyle w:val="TOC2"/>
            <w:tabs>
              <w:tab w:val="left" w:pos="720"/>
              <w:tab w:val="right" w:leader="dot" w:pos="9350"/>
            </w:tabs>
            <w:rPr>
              <w:rFonts w:cstheme="minorBidi"/>
              <w:noProof/>
              <w:sz w:val="24"/>
              <w:lang w:val="en-CA" w:bidi="ar-SA"/>
            </w:rPr>
          </w:pPr>
          <w:hyperlink w:anchor="_Toc11329792" w:history="1">
            <w:r w:rsidR="00433E1D" w:rsidRPr="000B2606">
              <w:rPr>
                <w:rStyle w:val="Hyperlink"/>
                <w:rFonts w:ascii="Times New Roman" w:hAnsi="Times New Roman"/>
                <w:noProof/>
                <w:snapToGrid w:val="0"/>
                <w:w w:val="0"/>
              </w:rPr>
              <w:t>8.1</w:t>
            </w:r>
            <w:r w:rsidR="00433E1D">
              <w:rPr>
                <w:rFonts w:cstheme="minorBidi"/>
                <w:noProof/>
                <w:sz w:val="24"/>
                <w:lang w:val="en-CA" w:bidi="ar-SA"/>
              </w:rPr>
              <w:tab/>
            </w:r>
            <w:r w:rsidR="00433E1D" w:rsidRPr="000B2606">
              <w:rPr>
                <w:rStyle w:val="Hyperlink"/>
                <w:noProof/>
              </w:rPr>
              <w:t>Extensions to the Urban System Ontology</w:t>
            </w:r>
            <w:r w:rsidR="00433E1D">
              <w:rPr>
                <w:noProof/>
                <w:webHidden/>
              </w:rPr>
              <w:tab/>
            </w:r>
            <w:r w:rsidR="00433E1D">
              <w:rPr>
                <w:noProof/>
                <w:webHidden/>
              </w:rPr>
              <w:fldChar w:fldCharType="begin"/>
            </w:r>
            <w:r w:rsidR="00433E1D">
              <w:rPr>
                <w:noProof/>
                <w:webHidden/>
              </w:rPr>
              <w:instrText xml:space="preserve"> PAGEREF _Toc11329792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4FE6EBC3" w14:textId="13EDB405" w:rsidR="00433E1D" w:rsidRDefault="002A2608">
          <w:pPr>
            <w:pStyle w:val="TOC2"/>
            <w:tabs>
              <w:tab w:val="left" w:pos="720"/>
              <w:tab w:val="right" w:leader="dot" w:pos="9350"/>
            </w:tabs>
            <w:rPr>
              <w:rFonts w:cstheme="minorBidi"/>
              <w:noProof/>
              <w:sz w:val="24"/>
              <w:lang w:val="en-CA" w:bidi="ar-SA"/>
            </w:rPr>
          </w:pPr>
          <w:hyperlink w:anchor="_Toc11329793" w:history="1">
            <w:r w:rsidR="00433E1D" w:rsidRPr="000B2606">
              <w:rPr>
                <w:rStyle w:val="Hyperlink"/>
                <w:rFonts w:ascii="Times New Roman" w:hAnsi="Times New Roman"/>
                <w:noProof/>
                <w:snapToGrid w:val="0"/>
                <w:w w:val="0"/>
              </w:rPr>
              <w:t>8.2</w:t>
            </w:r>
            <w:r w:rsidR="00433E1D">
              <w:rPr>
                <w:rFonts w:cstheme="minorBidi"/>
                <w:noProof/>
                <w:sz w:val="24"/>
                <w:lang w:val="en-CA" w:bidi="ar-SA"/>
              </w:rPr>
              <w:tab/>
            </w:r>
            <w:r w:rsidR="00433E1D" w:rsidRPr="000B2606">
              <w:rPr>
                <w:rStyle w:val="Hyperlink"/>
                <w:noProof/>
              </w:rPr>
              <w:t>Extensions for iCity Applications</w:t>
            </w:r>
            <w:r w:rsidR="00433E1D">
              <w:rPr>
                <w:noProof/>
                <w:webHidden/>
              </w:rPr>
              <w:tab/>
            </w:r>
            <w:r w:rsidR="00433E1D">
              <w:rPr>
                <w:noProof/>
                <w:webHidden/>
              </w:rPr>
              <w:fldChar w:fldCharType="begin"/>
            </w:r>
            <w:r w:rsidR="00433E1D">
              <w:rPr>
                <w:noProof/>
                <w:webHidden/>
              </w:rPr>
              <w:instrText xml:space="preserve"> PAGEREF _Toc11329793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68EF7F77" w14:textId="3F7A81BA" w:rsidR="00433E1D" w:rsidRDefault="002A2608">
          <w:pPr>
            <w:pStyle w:val="TOC3"/>
            <w:tabs>
              <w:tab w:val="left" w:pos="1200"/>
              <w:tab w:val="right" w:leader="dot" w:pos="9350"/>
            </w:tabs>
            <w:rPr>
              <w:rFonts w:cstheme="minorBidi"/>
              <w:noProof/>
              <w:sz w:val="24"/>
              <w:lang w:val="en-CA" w:bidi="ar-SA"/>
            </w:rPr>
          </w:pPr>
          <w:hyperlink w:anchor="_Toc11329794" w:history="1">
            <w:r w:rsidR="00433E1D" w:rsidRPr="000B2606">
              <w:rPr>
                <w:rStyle w:val="Hyperlink"/>
                <w:noProof/>
              </w:rPr>
              <w:t>8.2.1</w:t>
            </w:r>
            <w:r w:rsidR="00433E1D">
              <w:rPr>
                <w:rFonts w:cstheme="minorBidi"/>
                <w:noProof/>
                <w:sz w:val="24"/>
                <w:lang w:val="en-CA" w:bidi="ar-SA"/>
              </w:rPr>
              <w:tab/>
            </w:r>
            <w:r w:rsidR="00433E1D" w:rsidRPr="000B2606">
              <w:rPr>
                <w:rStyle w:val="Hyperlink"/>
                <w:noProof/>
              </w:rPr>
              <w:t>Data Collection</w:t>
            </w:r>
            <w:r w:rsidR="00433E1D">
              <w:rPr>
                <w:noProof/>
                <w:webHidden/>
              </w:rPr>
              <w:tab/>
            </w:r>
            <w:r w:rsidR="00433E1D">
              <w:rPr>
                <w:noProof/>
                <w:webHidden/>
              </w:rPr>
              <w:fldChar w:fldCharType="begin"/>
            </w:r>
            <w:r w:rsidR="00433E1D">
              <w:rPr>
                <w:noProof/>
                <w:webHidden/>
              </w:rPr>
              <w:instrText xml:space="preserve"> PAGEREF _Toc11329794 \h </w:instrText>
            </w:r>
            <w:r w:rsidR="00433E1D">
              <w:rPr>
                <w:noProof/>
                <w:webHidden/>
              </w:rPr>
            </w:r>
            <w:r w:rsidR="00433E1D">
              <w:rPr>
                <w:noProof/>
                <w:webHidden/>
              </w:rPr>
              <w:fldChar w:fldCharType="separate"/>
            </w:r>
            <w:r w:rsidR="00433E1D">
              <w:rPr>
                <w:noProof/>
                <w:webHidden/>
              </w:rPr>
              <w:t>72</w:t>
            </w:r>
            <w:r w:rsidR="00433E1D">
              <w:rPr>
                <w:noProof/>
                <w:webHidden/>
              </w:rPr>
              <w:fldChar w:fldCharType="end"/>
            </w:r>
          </w:hyperlink>
        </w:p>
        <w:p w14:paraId="46F9DA16" w14:textId="31AFBB61" w:rsidR="00433E1D" w:rsidRDefault="002A2608">
          <w:pPr>
            <w:pStyle w:val="TOC3"/>
            <w:tabs>
              <w:tab w:val="left" w:pos="1200"/>
              <w:tab w:val="right" w:leader="dot" w:pos="9350"/>
            </w:tabs>
            <w:rPr>
              <w:rFonts w:cstheme="minorBidi"/>
              <w:noProof/>
              <w:sz w:val="24"/>
              <w:lang w:val="en-CA" w:bidi="ar-SA"/>
            </w:rPr>
          </w:pPr>
          <w:hyperlink w:anchor="_Toc11329795" w:history="1">
            <w:r w:rsidR="00433E1D" w:rsidRPr="000B2606">
              <w:rPr>
                <w:rStyle w:val="Hyperlink"/>
                <w:noProof/>
              </w:rPr>
              <w:t>8.2.2</w:t>
            </w:r>
            <w:r w:rsidR="00433E1D">
              <w:rPr>
                <w:rFonts w:cstheme="minorBidi"/>
                <w:noProof/>
                <w:sz w:val="24"/>
                <w:lang w:val="en-CA" w:bidi="ar-SA"/>
              </w:rPr>
              <w:tab/>
            </w:r>
            <w:r w:rsidR="00433E1D" w:rsidRPr="000B2606">
              <w:rPr>
                <w:rStyle w:val="Hyperlink"/>
                <w:noProof/>
              </w:rPr>
              <w:t>Simulation of Urban Systems</w:t>
            </w:r>
            <w:r w:rsidR="00433E1D">
              <w:rPr>
                <w:noProof/>
                <w:webHidden/>
              </w:rPr>
              <w:tab/>
            </w:r>
            <w:r w:rsidR="00433E1D">
              <w:rPr>
                <w:noProof/>
                <w:webHidden/>
              </w:rPr>
              <w:fldChar w:fldCharType="begin"/>
            </w:r>
            <w:r w:rsidR="00433E1D">
              <w:rPr>
                <w:noProof/>
                <w:webHidden/>
              </w:rPr>
              <w:instrText xml:space="preserve"> PAGEREF _Toc11329795 \h </w:instrText>
            </w:r>
            <w:r w:rsidR="00433E1D">
              <w:rPr>
                <w:noProof/>
                <w:webHidden/>
              </w:rPr>
            </w:r>
            <w:r w:rsidR="00433E1D">
              <w:rPr>
                <w:noProof/>
                <w:webHidden/>
              </w:rPr>
              <w:fldChar w:fldCharType="separate"/>
            </w:r>
            <w:r w:rsidR="00433E1D">
              <w:rPr>
                <w:noProof/>
                <w:webHidden/>
              </w:rPr>
              <w:t>73</w:t>
            </w:r>
            <w:r w:rsidR="00433E1D">
              <w:rPr>
                <w:noProof/>
                <w:webHidden/>
              </w:rPr>
              <w:fldChar w:fldCharType="end"/>
            </w:r>
          </w:hyperlink>
        </w:p>
        <w:p w14:paraId="7A30605F" w14:textId="7C59C6B6" w:rsidR="00433E1D" w:rsidRDefault="002A2608">
          <w:pPr>
            <w:pStyle w:val="TOC3"/>
            <w:tabs>
              <w:tab w:val="left" w:pos="1200"/>
              <w:tab w:val="right" w:leader="dot" w:pos="9350"/>
            </w:tabs>
            <w:rPr>
              <w:rFonts w:cstheme="minorBidi"/>
              <w:noProof/>
              <w:sz w:val="24"/>
              <w:lang w:val="en-CA" w:bidi="ar-SA"/>
            </w:rPr>
          </w:pPr>
          <w:hyperlink w:anchor="_Toc11329796" w:history="1">
            <w:r w:rsidR="00433E1D" w:rsidRPr="000B2606">
              <w:rPr>
                <w:rStyle w:val="Hyperlink"/>
                <w:noProof/>
              </w:rPr>
              <w:t>8.2.3</w:t>
            </w:r>
            <w:r w:rsidR="00433E1D">
              <w:rPr>
                <w:rFonts w:cstheme="minorBidi"/>
                <w:noProof/>
                <w:sz w:val="24"/>
                <w:lang w:val="en-CA" w:bidi="ar-SA"/>
              </w:rPr>
              <w:tab/>
            </w:r>
            <w:r w:rsidR="00433E1D" w:rsidRPr="000B2606">
              <w:rPr>
                <w:rStyle w:val="Hyperlink"/>
                <w:noProof/>
              </w:rPr>
              <w:t>Analysis of Urban Systems</w:t>
            </w:r>
            <w:r w:rsidR="00433E1D">
              <w:rPr>
                <w:noProof/>
                <w:webHidden/>
              </w:rPr>
              <w:tab/>
            </w:r>
            <w:r w:rsidR="00433E1D">
              <w:rPr>
                <w:noProof/>
                <w:webHidden/>
              </w:rPr>
              <w:fldChar w:fldCharType="begin"/>
            </w:r>
            <w:r w:rsidR="00433E1D">
              <w:rPr>
                <w:noProof/>
                <w:webHidden/>
              </w:rPr>
              <w:instrText xml:space="preserve"> PAGEREF _Toc11329796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CEE094F" w14:textId="50584532" w:rsidR="00433E1D" w:rsidRDefault="002A2608">
          <w:pPr>
            <w:pStyle w:val="TOC3"/>
            <w:tabs>
              <w:tab w:val="left" w:pos="1200"/>
              <w:tab w:val="right" w:leader="dot" w:pos="9350"/>
            </w:tabs>
            <w:rPr>
              <w:rFonts w:cstheme="minorBidi"/>
              <w:noProof/>
              <w:sz w:val="24"/>
              <w:lang w:val="en-CA" w:bidi="ar-SA"/>
            </w:rPr>
          </w:pPr>
          <w:hyperlink w:anchor="_Toc11329797" w:history="1">
            <w:r w:rsidR="00433E1D" w:rsidRPr="000B2606">
              <w:rPr>
                <w:rStyle w:val="Hyperlink"/>
                <w:noProof/>
              </w:rPr>
              <w:t>8.2.4</w:t>
            </w:r>
            <w:r w:rsidR="00433E1D">
              <w:rPr>
                <w:rFonts w:cstheme="minorBidi"/>
                <w:noProof/>
                <w:sz w:val="24"/>
                <w:lang w:val="en-CA" w:bidi="ar-SA"/>
              </w:rPr>
              <w:tab/>
            </w:r>
            <w:r w:rsidR="00433E1D" w:rsidRPr="000B2606">
              <w:rPr>
                <w:rStyle w:val="Hyperlink"/>
                <w:noProof/>
              </w:rPr>
              <w:t>Visualization of Urban Systems</w:t>
            </w:r>
            <w:r w:rsidR="00433E1D">
              <w:rPr>
                <w:noProof/>
                <w:webHidden/>
              </w:rPr>
              <w:tab/>
            </w:r>
            <w:r w:rsidR="00433E1D">
              <w:rPr>
                <w:noProof/>
                <w:webHidden/>
              </w:rPr>
              <w:fldChar w:fldCharType="begin"/>
            </w:r>
            <w:r w:rsidR="00433E1D">
              <w:rPr>
                <w:noProof/>
                <w:webHidden/>
              </w:rPr>
              <w:instrText xml:space="preserve"> PAGEREF _Toc11329797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42E7EBA6" w14:textId="57F3FDD8" w:rsidR="00433E1D" w:rsidRDefault="002A2608">
          <w:pPr>
            <w:pStyle w:val="TOC1"/>
            <w:tabs>
              <w:tab w:val="left" w:pos="400"/>
              <w:tab w:val="right" w:leader="dot" w:pos="9350"/>
            </w:tabs>
            <w:rPr>
              <w:rFonts w:cstheme="minorBidi"/>
              <w:noProof/>
              <w:sz w:val="24"/>
              <w:lang w:val="en-CA" w:bidi="ar-SA"/>
            </w:rPr>
          </w:pPr>
          <w:hyperlink w:anchor="_Toc11329798" w:history="1">
            <w:r w:rsidR="00433E1D" w:rsidRPr="000B2606">
              <w:rPr>
                <w:rStyle w:val="Hyperlink"/>
                <w:noProof/>
              </w:rPr>
              <w:t>9</w:t>
            </w:r>
            <w:r w:rsidR="00433E1D">
              <w:rPr>
                <w:rFonts w:cstheme="minorBidi"/>
                <w:noProof/>
                <w:sz w:val="24"/>
                <w:lang w:val="en-CA" w:bidi="ar-SA"/>
              </w:rPr>
              <w:tab/>
            </w:r>
            <w:r w:rsidR="00433E1D" w:rsidRPr="000B2606">
              <w:rPr>
                <w:rStyle w:val="Hyperlink"/>
                <w:noProof/>
              </w:rPr>
              <w:t>Extra-logical Design Practices</w:t>
            </w:r>
            <w:r w:rsidR="00433E1D">
              <w:rPr>
                <w:noProof/>
                <w:webHidden/>
              </w:rPr>
              <w:tab/>
            </w:r>
            <w:r w:rsidR="00433E1D">
              <w:rPr>
                <w:noProof/>
                <w:webHidden/>
              </w:rPr>
              <w:fldChar w:fldCharType="begin"/>
            </w:r>
            <w:r w:rsidR="00433E1D">
              <w:rPr>
                <w:noProof/>
                <w:webHidden/>
              </w:rPr>
              <w:instrText xml:space="preserve"> PAGEREF _Toc11329798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564811E0" w14:textId="257766D9" w:rsidR="00433E1D" w:rsidRDefault="002A2608">
          <w:pPr>
            <w:pStyle w:val="TOC1"/>
            <w:tabs>
              <w:tab w:val="right" w:leader="dot" w:pos="9350"/>
            </w:tabs>
            <w:rPr>
              <w:rFonts w:cstheme="minorBidi"/>
              <w:noProof/>
              <w:sz w:val="24"/>
              <w:lang w:val="en-CA" w:bidi="ar-SA"/>
            </w:rPr>
          </w:pPr>
          <w:hyperlink w:anchor="_Toc11329799" w:history="1">
            <w:r w:rsidR="00433E1D" w:rsidRPr="000B2606">
              <w:rPr>
                <w:rStyle w:val="Hyperlink"/>
                <w:noProof/>
              </w:rPr>
              <w:t>Acknowledgements</w:t>
            </w:r>
            <w:r w:rsidR="00433E1D">
              <w:rPr>
                <w:noProof/>
                <w:webHidden/>
              </w:rPr>
              <w:tab/>
            </w:r>
            <w:r w:rsidR="00433E1D">
              <w:rPr>
                <w:noProof/>
                <w:webHidden/>
              </w:rPr>
              <w:fldChar w:fldCharType="begin"/>
            </w:r>
            <w:r w:rsidR="00433E1D">
              <w:rPr>
                <w:noProof/>
                <w:webHidden/>
              </w:rPr>
              <w:instrText xml:space="preserve"> PAGEREF _Toc11329799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5E29EA9" w14:textId="0138EC92" w:rsidR="00433E1D" w:rsidRDefault="002A2608">
          <w:pPr>
            <w:pStyle w:val="TOC1"/>
            <w:tabs>
              <w:tab w:val="right" w:leader="dot" w:pos="9350"/>
            </w:tabs>
            <w:rPr>
              <w:rFonts w:cstheme="minorBidi"/>
              <w:noProof/>
              <w:sz w:val="24"/>
              <w:lang w:val="en-CA" w:bidi="ar-SA"/>
            </w:rPr>
          </w:pPr>
          <w:hyperlink w:anchor="_Toc11329800" w:history="1">
            <w:r w:rsidR="00433E1D" w:rsidRPr="000B2606">
              <w:rPr>
                <w:rStyle w:val="Hyperlink"/>
                <w:noProof/>
              </w:rPr>
              <w:t>Bibliography</w:t>
            </w:r>
            <w:r w:rsidR="00433E1D">
              <w:rPr>
                <w:noProof/>
                <w:webHidden/>
              </w:rPr>
              <w:tab/>
            </w:r>
            <w:r w:rsidR="00433E1D">
              <w:rPr>
                <w:noProof/>
                <w:webHidden/>
              </w:rPr>
              <w:fldChar w:fldCharType="begin"/>
            </w:r>
            <w:r w:rsidR="00433E1D">
              <w:rPr>
                <w:noProof/>
                <w:webHidden/>
              </w:rPr>
              <w:instrText xml:space="preserve"> PAGEREF _Toc11329800 \h </w:instrText>
            </w:r>
            <w:r w:rsidR="00433E1D">
              <w:rPr>
                <w:noProof/>
                <w:webHidden/>
              </w:rPr>
            </w:r>
            <w:r w:rsidR="00433E1D">
              <w:rPr>
                <w:noProof/>
                <w:webHidden/>
              </w:rPr>
              <w:fldChar w:fldCharType="separate"/>
            </w:r>
            <w:r w:rsidR="00433E1D">
              <w:rPr>
                <w:noProof/>
                <w:webHidden/>
              </w:rPr>
              <w:t>75</w:t>
            </w:r>
            <w:r w:rsidR="00433E1D">
              <w:rPr>
                <w:noProof/>
                <w:webHidden/>
              </w:rPr>
              <w:fldChar w:fldCharType="end"/>
            </w:r>
          </w:hyperlink>
        </w:p>
        <w:p w14:paraId="6D1DC623" w14:textId="0AFA06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132975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1329754"/>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1329755"/>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1329756"/>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11329757"/>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1329758"/>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1329759"/>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1329760"/>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2A2608" w:rsidRPr="00870DF4" w:rsidRDefault="002A2608" w:rsidP="00DA460B">
                            <w:pPr>
                              <w:rPr>
                                <w:rFonts w:ascii="Courier New" w:hAnsi="Courier New"/>
                              </w:rPr>
                            </w:pPr>
                            <w:r w:rsidRPr="00870DF4">
                              <w:rPr>
                                <w:rFonts w:ascii="Courier New" w:hAnsi="Courier New"/>
                              </w:rPr>
                              <w:t>ex:Monument1 a ex:Monument;</w:t>
                            </w:r>
                          </w:p>
                          <w:p w14:paraId="10094341" w14:textId="77777777" w:rsidR="002A2608" w:rsidRPr="00870DF4" w:rsidRDefault="002A2608" w:rsidP="00DA460B">
                            <w:pPr>
                              <w:rPr>
                                <w:rFonts w:ascii="Courier New" w:hAnsi="Courier New"/>
                              </w:rPr>
                            </w:pPr>
                            <w:r w:rsidRPr="00870DF4">
                              <w:rPr>
                                <w:rFonts w:ascii="Courier New" w:hAnsi="Courier New"/>
                              </w:rPr>
                              <w:t xml:space="preserve">   rdfs:label "Washington Monument";</w:t>
                            </w:r>
                          </w:p>
                          <w:p w14:paraId="4E65DB1F" w14:textId="77777777" w:rsidR="002A2608" w:rsidRPr="00870DF4" w:rsidRDefault="002A2608" w:rsidP="00DA460B">
                            <w:pPr>
                              <w:rPr>
                                <w:rFonts w:ascii="Courier New" w:hAnsi="Courier New"/>
                              </w:rPr>
                            </w:pPr>
                            <w:r w:rsidRPr="00870DF4">
                              <w:rPr>
                                <w:rFonts w:ascii="Courier New" w:hAnsi="Courier New"/>
                              </w:rPr>
                              <w:t xml:space="preserve">   geo:hasGeometry ex:Point1 .</w:t>
                            </w:r>
                          </w:p>
                          <w:p w14:paraId="34940B2E" w14:textId="77777777" w:rsidR="002A2608" w:rsidRPr="00870DF4" w:rsidRDefault="002A2608" w:rsidP="00DA460B">
                            <w:pPr>
                              <w:rPr>
                                <w:rFonts w:ascii="Courier New" w:hAnsi="Courier New"/>
                              </w:rPr>
                            </w:pPr>
                            <w:r w:rsidRPr="00870DF4">
                              <w:rPr>
                                <w:rFonts w:ascii="Courier New" w:hAnsi="Courier New"/>
                              </w:rPr>
                              <w:t>ex:Point1 a geo:Point;</w:t>
                            </w:r>
                          </w:p>
                          <w:p w14:paraId="2E7DB22A" w14:textId="77777777" w:rsidR="002A2608" w:rsidRPr="00870DF4" w:rsidRDefault="002A260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A2608" w:rsidRPr="00870DF4" w:rsidRDefault="002A2608" w:rsidP="00DA460B">
                            <w:pPr>
                              <w:rPr>
                                <w:rFonts w:ascii="Courier New" w:hAnsi="Courier New"/>
                              </w:rPr>
                            </w:pPr>
                            <w:r w:rsidRPr="00870DF4">
                              <w:rPr>
                                <w:rFonts w:ascii="Courier New" w:hAnsi="Courier New"/>
                              </w:rPr>
                              <w:t>Ex:Park1 a ex:Park;</w:t>
                            </w:r>
                          </w:p>
                          <w:p w14:paraId="5EE39A33" w14:textId="77777777" w:rsidR="002A2608" w:rsidRPr="00870DF4" w:rsidRDefault="002A2608" w:rsidP="00DA460B">
                            <w:pPr>
                              <w:rPr>
                                <w:rFonts w:ascii="Courier New" w:hAnsi="Courier New"/>
                              </w:rPr>
                            </w:pPr>
                            <w:r w:rsidRPr="00870DF4">
                              <w:rPr>
                                <w:rFonts w:ascii="Courier New" w:hAnsi="Courier New"/>
                              </w:rPr>
                              <w:tab/>
                              <w:t>rdfs:label "Example Park";</w:t>
                            </w:r>
                          </w:p>
                          <w:p w14:paraId="5C9F7888" w14:textId="77777777" w:rsidR="002A2608" w:rsidRPr="00870DF4" w:rsidRDefault="002A2608" w:rsidP="00DA460B">
                            <w:pPr>
                              <w:rPr>
                                <w:rFonts w:ascii="Courier New" w:hAnsi="Courier New"/>
                              </w:rPr>
                            </w:pPr>
                            <w:r w:rsidRPr="00870DF4">
                              <w:rPr>
                                <w:rFonts w:ascii="Courier New" w:hAnsi="Courier New"/>
                              </w:rPr>
                              <w:tab/>
                              <w:t>geo:hasGeometry ex:Polygon1 .</w:t>
                            </w:r>
                          </w:p>
                          <w:p w14:paraId="6CDFE9B9" w14:textId="77777777" w:rsidR="002A2608" w:rsidRPr="00870DF4" w:rsidRDefault="002A2608" w:rsidP="00DA460B">
                            <w:pPr>
                              <w:rPr>
                                <w:rFonts w:ascii="Courier New" w:hAnsi="Courier New"/>
                              </w:rPr>
                            </w:pPr>
                            <w:r w:rsidRPr="00870DF4">
                              <w:rPr>
                                <w:rFonts w:ascii="Courier New" w:hAnsi="Courier New"/>
                              </w:rPr>
                              <w:t>ex:Polygon1 a geo:Polygon;</w:t>
                            </w:r>
                          </w:p>
                          <w:p w14:paraId="651642C2" w14:textId="77777777" w:rsidR="002A2608" w:rsidRPr="00870DF4" w:rsidRDefault="002A260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2A2608" w:rsidRPr="00870DF4" w:rsidRDefault="002A2608" w:rsidP="00DA460B">
                      <w:pPr>
                        <w:rPr>
                          <w:rFonts w:ascii="Courier New" w:hAnsi="Courier New"/>
                        </w:rPr>
                      </w:pPr>
                      <w:r w:rsidRPr="00870DF4">
                        <w:rPr>
                          <w:rFonts w:ascii="Courier New" w:hAnsi="Courier New"/>
                        </w:rPr>
                        <w:t>ex:Monument1 a ex:Monument;</w:t>
                      </w:r>
                    </w:p>
                    <w:p w14:paraId="10094341" w14:textId="77777777" w:rsidR="002A2608" w:rsidRPr="00870DF4" w:rsidRDefault="002A2608" w:rsidP="00DA460B">
                      <w:pPr>
                        <w:rPr>
                          <w:rFonts w:ascii="Courier New" w:hAnsi="Courier New"/>
                        </w:rPr>
                      </w:pPr>
                      <w:r w:rsidRPr="00870DF4">
                        <w:rPr>
                          <w:rFonts w:ascii="Courier New" w:hAnsi="Courier New"/>
                        </w:rPr>
                        <w:t xml:space="preserve">   rdfs:label "Washington Monument";</w:t>
                      </w:r>
                    </w:p>
                    <w:p w14:paraId="4E65DB1F" w14:textId="77777777" w:rsidR="002A2608" w:rsidRPr="00870DF4" w:rsidRDefault="002A2608" w:rsidP="00DA460B">
                      <w:pPr>
                        <w:rPr>
                          <w:rFonts w:ascii="Courier New" w:hAnsi="Courier New"/>
                        </w:rPr>
                      </w:pPr>
                      <w:r w:rsidRPr="00870DF4">
                        <w:rPr>
                          <w:rFonts w:ascii="Courier New" w:hAnsi="Courier New"/>
                        </w:rPr>
                        <w:t xml:space="preserve">   geo:hasGeometry ex:Point1 .</w:t>
                      </w:r>
                    </w:p>
                    <w:p w14:paraId="34940B2E" w14:textId="77777777" w:rsidR="002A2608" w:rsidRPr="00870DF4" w:rsidRDefault="002A2608" w:rsidP="00DA460B">
                      <w:pPr>
                        <w:rPr>
                          <w:rFonts w:ascii="Courier New" w:hAnsi="Courier New"/>
                        </w:rPr>
                      </w:pPr>
                      <w:r w:rsidRPr="00870DF4">
                        <w:rPr>
                          <w:rFonts w:ascii="Courier New" w:hAnsi="Courier New"/>
                        </w:rPr>
                        <w:t>ex:Point1 a geo:Point;</w:t>
                      </w:r>
                    </w:p>
                    <w:p w14:paraId="2E7DB22A" w14:textId="77777777" w:rsidR="002A2608" w:rsidRPr="00870DF4" w:rsidRDefault="002A260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A2608" w:rsidRPr="00870DF4" w:rsidRDefault="002A2608" w:rsidP="00DA460B">
                      <w:pPr>
                        <w:rPr>
                          <w:rFonts w:ascii="Courier New" w:hAnsi="Courier New"/>
                        </w:rPr>
                      </w:pPr>
                      <w:r w:rsidRPr="00870DF4">
                        <w:rPr>
                          <w:rFonts w:ascii="Courier New" w:hAnsi="Courier New"/>
                        </w:rPr>
                        <w:t>Ex:Park1 a ex:Park;</w:t>
                      </w:r>
                    </w:p>
                    <w:p w14:paraId="5EE39A33" w14:textId="77777777" w:rsidR="002A2608" w:rsidRPr="00870DF4" w:rsidRDefault="002A2608" w:rsidP="00DA460B">
                      <w:pPr>
                        <w:rPr>
                          <w:rFonts w:ascii="Courier New" w:hAnsi="Courier New"/>
                        </w:rPr>
                      </w:pPr>
                      <w:r w:rsidRPr="00870DF4">
                        <w:rPr>
                          <w:rFonts w:ascii="Courier New" w:hAnsi="Courier New"/>
                        </w:rPr>
                        <w:tab/>
                        <w:t>rdfs:label "Example Park";</w:t>
                      </w:r>
                    </w:p>
                    <w:p w14:paraId="5C9F7888" w14:textId="77777777" w:rsidR="002A2608" w:rsidRPr="00870DF4" w:rsidRDefault="002A2608" w:rsidP="00DA460B">
                      <w:pPr>
                        <w:rPr>
                          <w:rFonts w:ascii="Courier New" w:hAnsi="Courier New"/>
                        </w:rPr>
                      </w:pPr>
                      <w:r w:rsidRPr="00870DF4">
                        <w:rPr>
                          <w:rFonts w:ascii="Courier New" w:hAnsi="Courier New"/>
                        </w:rPr>
                        <w:tab/>
                        <w:t>geo:hasGeometry ex:Polygon1 .</w:t>
                      </w:r>
                    </w:p>
                    <w:p w14:paraId="6CDFE9B9" w14:textId="77777777" w:rsidR="002A2608" w:rsidRPr="00870DF4" w:rsidRDefault="002A2608" w:rsidP="00DA460B">
                      <w:pPr>
                        <w:rPr>
                          <w:rFonts w:ascii="Courier New" w:hAnsi="Courier New"/>
                        </w:rPr>
                      </w:pPr>
                      <w:r w:rsidRPr="00870DF4">
                        <w:rPr>
                          <w:rFonts w:ascii="Courier New" w:hAnsi="Courier New"/>
                        </w:rPr>
                        <w:t>ex:Polygon1 a geo:Polygon;</w:t>
                      </w:r>
                    </w:p>
                    <w:p w14:paraId="651642C2" w14:textId="77777777" w:rsidR="002A2608" w:rsidRPr="00870DF4" w:rsidRDefault="002A260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132976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1329762"/>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1329763"/>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r w:rsidRPr="00D37ADB">
        <w:rPr>
          <w:sz w:val="24"/>
        </w:rPr>
        <w:t xml:space="preserve">precondition(VehicleW30LGas,Activity-Shop)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r w:rsidRPr="00D37ADB">
        <w:rPr>
          <w:sz w:val="24"/>
        </w:rPr>
        <w:t>preconditio</w:t>
      </w:r>
      <w:r w:rsidR="00F31201" w:rsidRPr="00D37ADB">
        <w:rPr>
          <w:sz w:val="24"/>
        </w:rPr>
        <w:t>n(VehicleW30LGas,Activity-Shop) OR</w:t>
      </w:r>
      <w:r w:rsidRPr="00D37ADB">
        <w:rPr>
          <w:sz w:val="24"/>
        </w:rPr>
        <w:t xml:space="preserve"> precondition(OpenMall,Activity-Shop)</w:t>
      </w:r>
    </w:p>
    <w:p w14:paraId="3CA65C08" w14:textId="7A14EEA3"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lastRenderedPageBreak/>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decomp_of(x,y)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1329764"/>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w:t>
      </w:r>
      <w:r w:rsidR="00D00BF4">
        <w:lastRenderedPageBreak/>
        <w:t xml:space="preserve">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1329765"/>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w:t>
      </w:r>
      <w:r w:rsidR="00333AFF">
        <w:lastRenderedPageBreak/>
        <w:t>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1329766"/>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lastRenderedPageBreak/>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2A2608" w:rsidRPr="00680A88" w:rsidRDefault="002A2608"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2A2608" w:rsidRPr="00680A88" w:rsidRDefault="002A2608"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2A2608" w:rsidRPr="00680A88" w:rsidRDefault="002A2608"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2A2608" w:rsidRPr="00680A88" w:rsidRDefault="002A2608"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2A2608" w:rsidRPr="00680A88" w:rsidRDefault="002A2608"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2A2608" w:rsidRPr="00680A88" w:rsidRDefault="002A2608"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2A2608" w:rsidRPr="00680A88" w:rsidRDefault="002A2608"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2A2608" w:rsidRPr="00680A88" w:rsidRDefault="002A2608"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2A2608" w:rsidRPr="00680A88" w:rsidRDefault="002A2608"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2A2608" w:rsidRPr="00680A88" w:rsidRDefault="002A2608"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2A2608" w:rsidRPr="00680A88" w:rsidRDefault="002A2608"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2A2608" w:rsidRPr="00680A88" w:rsidRDefault="002A2608"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lastRenderedPageBreak/>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1329767"/>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63C5EA58" w:rsidR="000B72D5" w:rsidRPr="00733EB6" w:rsidRDefault="000B72D5" w:rsidP="00733EB6">
      <w:pPr>
        <w:pStyle w:val="Heading3"/>
      </w:pPr>
      <w:bookmarkStart w:id="66" w:name="_Toc11329768"/>
      <w:r w:rsidRPr="00733EB6">
        <w:t xml:space="preserve">Recurring </w:t>
      </w:r>
      <w:r w:rsidR="0029246E">
        <w:t>E</w:t>
      </w:r>
      <w:r w:rsidRPr="00733EB6">
        <w:t>vent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A specification of recurring events, in particular those that are defined according to calendar dates (e.g. every Monday, every March), is required in order to capture information regarding hours of operation, road restrictions, restrictions on parking policies, and so on. The design of this ontology was inspired by previous work on an ontology for city services</w:t>
      </w:r>
      <w:r w:rsidRPr="0029246E">
        <w:rPr>
          <w:vertAlign w:val="superscript"/>
          <w:lang w:val="en-US"/>
        </w:rPr>
        <w:footnoteReference w:id="11"/>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w:t>
      </w:r>
      <w:r w:rsidRPr="0029246E">
        <w:rPr>
          <w:lang w:val="en-US"/>
        </w:rPr>
        <w:lastRenderedPageBreak/>
        <w:t xml:space="preserve">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7"/>
      <w:r w:rsidRPr="0029246E">
        <w:t xml:space="preserve">activity </w:t>
      </w:r>
      <w:commentRangeEnd w:id="67"/>
      <w:r w:rsidR="000E0AE7">
        <w:rPr>
          <w:rStyle w:val="CommentReference"/>
          <w:rFonts w:asciiTheme="minorHAnsi" w:eastAsiaTheme="minorEastAsia" w:hAnsiTheme="minorHAnsi"/>
          <w:lang w:val="en-US" w:bidi="en-US"/>
        </w:rPr>
        <w:commentReference w:id="67"/>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A WeeklyRecurringEvent recurs regularly on the same day of the week, as specified by the schema:dayOfWeek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 xml:space="preserve">A YearlyRecurringEvent recurs regularly on the same day of the same month, as specified by the hasMonth and dayOfMonth properties. As with MonthlyRecurringEvent, </w:t>
      </w:r>
      <w:r w:rsidRPr="0029246E">
        <w:lastRenderedPageBreak/>
        <w:t>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lastRenderedPageBreak/>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8" w:name="_Toc11329769"/>
      <w:r>
        <w:t>Observations</w:t>
      </w:r>
      <w:r w:rsidR="00E72AD2" w:rsidRPr="00E72AD2">
        <w:t xml:space="preserve"> </w:t>
      </w:r>
      <w:r w:rsidR="004F1D87" w:rsidRPr="00E72AD2">
        <w:t>Ontology</w:t>
      </w:r>
      <w:bookmarkEnd w:id="68"/>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32AD5D1A" w14:textId="77777777" w:rsidR="002A2608" w:rsidRDefault="002A2608" w:rsidP="002A2608">
      <w:r>
        <w:t>In the TPSO, the Observations ontology currently only plays a role in the Transportation System ontology to define the sensors in the transportation network. Nevertheless, the Observations ontology is included with the Foundational Ontologies. This is due to the importance of data collection for transportation planning activities. Data collection efforts take various forms – whether through surveys, manual canvassing, or the use of sensors. With a growing access to the Internet of Things, data from available sensors will continue to expand, likely to include observations about persons, vehicles, and so on. It is important to not only capture the collected data, but the source of the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8" w:history="1">
        <w:r w:rsidRPr="00F30726">
          <w:rPr>
            <w:rStyle w:val="Hyperlink"/>
          </w:rPr>
          <w:t>http://www.w3.org/ns/ssn/</w:t>
        </w:r>
      </w:hyperlink>
      <w:r>
        <w:t xml:space="preserve">. SOSA is the foundation for the SSN (Semantic Sensor Network) and </w:t>
      </w:r>
      <w:r>
        <w:lastRenderedPageBreak/>
        <w:t xml:space="preserve">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02758C32" w14:textId="728FFFED" w:rsidR="004B0399" w:rsidRDefault="004B0399" w:rsidP="005C1EB3">
      <w:r>
        <w:t>The Observations Ontology generalizes concepts from the SSN Ontology in order to expand the representation to include observations collected without the use of a sensor. In doing so, the concept of Observer is introduced; Observer is a generalization of a Sensor and could also include concepts such as Persons or Surveys.</w:t>
      </w:r>
    </w:p>
    <w:p w14:paraId="5B064270" w14:textId="1E24BD0E" w:rsidR="00B80D79" w:rsidRDefault="00B80D79" w:rsidP="005C1EB3">
      <w:r>
        <w:t xml:space="preserve">Note that the SSN ontology </w:t>
      </w:r>
      <w:r w:rsidR="008D6D01">
        <w:t xml:space="preserve">does not make any commitments as to whether instances of ssn:Property should be generic (e.g. ex:temperature) or specific to the feature of interest (e.g. ex:mybodytemperature). Current documentation suggests that this is a choice for the modeler. </w:t>
      </w:r>
      <w:r w:rsidR="00E24B3D">
        <w:t>We</w:t>
      </w:r>
      <w:r w:rsidR="008D6D01">
        <w:t xml:space="preserve"> opt to define instances of ssn:Property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sosa:Observation is a subclass; </w:t>
      </w:r>
      <w:r w:rsidR="00FD6465">
        <w:t xml:space="preserve">a general Observer class, of which sosa:Sensor is a subclass; </w:t>
      </w:r>
      <w:r w:rsidR="00E03268">
        <w:t xml:space="preserve">and a general observedBy property, or which sosa:madeBySensor is a property. An Observation may be made by a Sensor,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4B0399" w14:paraId="4AD8964D" w14:textId="77777777" w:rsidTr="00EA04DD">
        <w:tc>
          <w:tcPr>
            <w:tcW w:w="2805" w:type="dxa"/>
            <w:shd w:val="clear" w:color="auto" w:fill="00FFFF"/>
          </w:tcPr>
          <w:p w14:paraId="0C687C37" w14:textId="77777777" w:rsidR="004B0399" w:rsidRDefault="004B0399" w:rsidP="00EA04DD">
            <w:r>
              <w:t>Object</w:t>
            </w:r>
          </w:p>
        </w:tc>
        <w:tc>
          <w:tcPr>
            <w:tcW w:w="2917" w:type="dxa"/>
            <w:shd w:val="clear" w:color="auto" w:fill="00FFFF"/>
          </w:tcPr>
          <w:p w14:paraId="1F71FDC2" w14:textId="77777777" w:rsidR="004B0399" w:rsidRDefault="004B0399" w:rsidP="00EA04DD">
            <w:r>
              <w:t>Property</w:t>
            </w:r>
          </w:p>
        </w:tc>
        <w:tc>
          <w:tcPr>
            <w:tcW w:w="3628" w:type="dxa"/>
            <w:shd w:val="clear" w:color="auto" w:fill="00FFFF"/>
          </w:tcPr>
          <w:p w14:paraId="7320C2A8" w14:textId="77777777" w:rsidR="004B0399" w:rsidRDefault="004B0399" w:rsidP="00EA04DD">
            <w:r>
              <w:t>Value</w:t>
            </w:r>
          </w:p>
        </w:tc>
      </w:tr>
      <w:tr w:rsidR="004B0399" w14:paraId="354C297E" w14:textId="77777777" w:rsidTr="00EA04DD">
        <w:tc>
          <w:tcPr>
            <w:tcW w:w="2805" w:type="dxa"/>
          </w:tcPr>
          <w:p w14:paraId="720AD7C5" w14:textId="77777777" w:rsidR="004B0399" w:rsidRDefault="004B0399" w:rsidP="00EA04DD">
            <w:r>
              <w:t>Observation</w:t>
            </w:r>
          </w:p>
        </w:tc>
        <w:tc>
          <w:tcPr>
            <w:tcW w:w="2917" w:type="dxa"/>
          </w:tcPr>
          <w:p w14:paraId="25048B91" w14:textId="77777777" w:rsidR="004B0399" w:rsidRDefault="004B0399" w:rsidP="00EA04DD">
            <w:r>
              <w:t>observedBy</w:t>
            </w:r>
          </w:p>
        </w:tc>
        <w:tc>
          <w:tcPr>
            <w:tcW w:w="3628" w:type="dxa"/>
          </w:tcPr>
          <w:p w14:paraId="3A6AFBD7" w14:textId="77777777" w:rsidR="004B0399" w:rsidRDefault="004B0399" w:rsidP="00EA04DD">
            <w:r>
              <w:t>only Observer</w:t>
            </w:r>
          </w:p>
        </w:tc>
      </w:tr>
      <w:tr w:rsidR="004B0399" w14:paraId="7E4F5FC5" w14:textId="77777777" w:rsidTr="00EA04DD">
        <w:tc>
          <w:tcPr>
            <w:tcW w:w="2805" w:type="dxa"/>
          </w:tcPr>
          <w:p w14:paraId="45E09E11" w14:textId="77777777" w:rsidR="004B0399" w:rsidRDefault="004B0399" w:rsidP="00EA04DD">
            <w:r>
              <w:t>Observer</w:t>
            </w:r>
          </w:p>
        </w:tc>
        <w:tc>
          <w:tcPr>
            <w:tcW w:w="2917" w:type="dxa"/>
          </w:tcPr>
          <w:p w14:paraId="551CBD1A" w14:textId="77777777" w:rsidR="004B0399" w:rsidRDefault="004B0399" w:rsidP="00EA04DD">
            <w:r>
              <w:t>inverse(observedBy)</w:t>
            </w:r>
          </w:p>
        </w:tc>
        <w:tc>
          <w:tcPr>
            <w:tcW w:w="3628" w:type="dxa"/>
          </w:tcPr>
          <w:p w14:paraId="4A8F80DC" w14:textId="77777777" w:rsidR="004B0399" w:rsidRDefault="004B0399" w:rsidP="00EA04DD">
            <w:r>
              <w:t>only Observation</w:t>
            </w:r>
          </w:p>
        </w:tc>
      </w:tr>
      <w:tr w:rsidR="004B0399" w14:paraId="509F3FCA" w14:textId="77777777" w:rsidTr="00EA04DD">
        <w:tc>
          <w:tcPr>
            <w:tcW w:w="2805" w:type="dxa"/>
            <w:vMerge w:val="restart"/>
          </w:tcPr>
          <w:p w14:paraId="4619FF54" w14:textId="77777777" w:rsidR="004B0399" w:rsidRDefault="004B0399" w:rsidP="00EA04DD">
            <w:r>
              <w:t>sosa:Sensor</w:t>
            </w:r>
          </w:p>
        </w:tc>
        <w:tc>
          <w:tcPr>
            <w:tcW w:w="2917" w:type="dxa"/>
          </w:tcPr>
          <w:p w14:paraId="6E650F9B" w14:textId="77777777" w:rsidR="004B0399" w:rsidRDefault="004B0399" w:rsidP="00EA04DD">
            <w:r>
              <w:t>subclassOf</w:t>
            </w:r>
          </w:p>
        </w:tc>
        <w:tc>
          <w:tcPr>
            <w:tcW w:w="3628" w:type="dxa"/>
          </w:tcPr>
          <w:p w14:paraId="3614A233" w14:textId="77777777" w:rsidR="004B0399" w:rsidRDefault="004B0399" w:rsidP="00EA04DD">
            <w:r>
              <w:t>Observer</w:t>
            </w:r>
          </w:p>
        </w:tc>
      </w:tr>
      <w:tr w:rsidR="004B0399" w14:paraId="1BA55469" w14:textId="77777777" w:rsidTr="00EA04DD">
        <w:tc>
          <w:tcPr>
            <w:tcW w:w="2805" w:type="dxa"/>
            <w:vMerge/>
          </w:tcPr>
          <w:p w14:paraId="085F0A3E" w14:textId="77777777" w:rsidR="004B0399" w:rsidRDefault="004B0399" w:rsidP="00EA04DD"/>
        </w:tc>
        <w:tc>
          <w:tcPr>
            <w:tcW w:w="2917" w:type="dxa"/>
          </w:tcPr>
          <w:p w14:paraId="4118A88B" w14:textId="77777777" w:rsidR="004B0399" w:rsidRDefault="004B0399" w:rsidP="00EA04DD">
            <w:r>
              <w:t>sosa:madeObservation</w:t>
            </w:r>
          </w:p>
        </w:tc>
        <w:tc>
          <w:tcPr>
            <w:tcW w:w="3628" w:type="dxa"/>
          </w:tcPr>
          <w:p w14:paraId="6A06A2ED" w14:textId="77777777" w:rsidR="004B0399" w:rsidRDefault="004B0399" w:rsidP="00EA04DD">
            <w:r>
              <w:t>only sosa:Observation</w:t>
            </w:r>
          </w:p>
        </w:tc>
      </w:tr>
      <w:tr w:rsidR="004B0399" w14:paraId="787839DA" w14:textId="77777777" w:rsidTr="00EA04DD">
        <w:tc>
          <w:tcPr>
            <w:tcW w:w="2805" w:type="dxa"/>
            <w:vMerge/>
          </w:tcPr>
          <w:p w14:paraId="30A412B7" w14:textId="77777777" w:rsidR="004B0399" w:rsidRDefault="004B0399" w:rsidP="00EA04DD"/>
        </w:tc>
        <w:tc>
          <w:tcPr>
            <w:tcW w:w="2917" w:type="dxa"/>
          </w:tcPr>
          <w:p w14:paraId="216ED6C4" w14:textId="77777777" w:rsidR="004B0399" w:rsidRDefault="004B0399" w:rsidP="00EA04DD">
            <w:r>
              <w:t>sosa:observes</w:t>
            </w:r>
          </w:p>
        </w:tc>
        <w:tc>
          <w:tcPr>
            <w:tcW w:w="3628" w:type="dxa"/>
          </w:tcPr>
          <w:p w14:paraId="3431E057" w14:textId="77777777" w:rsidR="004B0399" w:rsidRDefault="004B0399" w:rsidP="00EA04DD">
            <w:r>
              <w:t>only sosa:ObservableProperty</w:t>
            </w:r>
          </w:p>
        </w:tc>
      </w:tr>
      <w:tr w:rsidR="004B0399" w14:paraId="41076151" w14:textId="77777777" w:rsidTr="00EA04DD">
        <w:tc>
          <w:tcPr>
            <w:tcW w:w="2805" w:type="dxa"/>
            <w:vMerge/>
          </w:tcPr>
          <w:p w14:paraId="37504EA4" w14:textId="77777777" w:rsidR="004B0399" w:rsidRDefault="004B0399" w:rsidP="00EA04DD"/>
        </w:tc>
        <w:tc>
          <w:tcPr>
            <w:tcW w:w="2917" w:type="dxa"/>
          </w:tcPr>
          <w:p w14:paraId="1EE5B987" w14:textId="77777777" w:rsidR="004B0399" w:rsidRDefault="004B0399" w:rsidP="00EA04DD">
            <w:r>
              <w:t>ssn:detects</w:t>
            </w:r>
          </w:p>
        </w:tc>
        <w:tc>
          <w:tcPr>
            <w:tcW w:w="3628" w:type="dxa"/>
          </w:tcPr>
          <w:p w14:paraId="6E0B429D" w14:textId="77777777" w:rsidR="004B0399" w:rsidRDefault="004B0399" w:rsidP="00EA04DD">
            <w:r>
              <w:t>only ssn:Stimulus</w:t>
            </w:r>
          </w:p>
        </w:tc>
      </w:tr>
      <w:tr w:rsidR="004B0399" w14:paraId="363A4983" w14:textId="77777777" w:rsidTr="00EA04DD">
        <w:trPr>
          <w:trHeight w:val="63"/>
        </w:trPr>
        <w:tc>
          <w:tcPr>
            <w:tcW w:w="2805" w:type="dxa"/>
            <w:vMerge w:val="restart"/>
          </w:tcPr>
          <w:p w14:paraId="532D4A00" w14:textId="77777777" w:rsidR="004B0399" w:rsidRDefault="004B0399" w:rsidP="00EA04DD">
            <w:r>
              <w:t>sosa:Observation</w:t>
            </w:r>
          </w:p>
        </w:tc>
        <w:tc>
          <w:tcPr>
            <w:tcW w:w="2917" w:type="dxa"/>
          </w:tcPr>
          <w:p w14:paraId="0B7CB938" w14:textId="77777777" w:rsidR="004B0399" w:rsidRDefault="004B0399" w:rsidP="00EA04DD">
            <w:r>
              <w:t>subclassOf</w:t>
            </w:r>
          </w:p>
        </w:tc>
        <w:tc>
          <w:tcPr>
            <w:tcW w:w="3628" w:type="dxa"/>
          </w:tcPr>
          <w:p w14:paraId="4ADA5D4E" w14:textId="77777777" w:rsidR="004B0399" w:rsidRDefault="004B0399" w:rsidP="00EA04DD">
            <w:r>
              <w:t>Observation</w:t>
            </w:r>
          </w:p>
        </w:tc>
      </w:tr>
      <w:tr w:rsidR="004B0399" w14:paraId="3A7CCAD6" w14:textId="77777777" w:rsidTr="00EA04DD">
        <w:trPr>
          <w:trHeight w:val="63"/>
        </w:trPr>
        <w:tc>
          <w:tcPr>
            <w:tcW w:w="2805" w:type="dxa"/>
            <w:vMerge/>
          </w:tcPr>
          <w:p w14:paraId="7522E7B3" w14:textId="77777777" w:rsidR="004B0399" w:rsidRDefault="004B0399" w:rsidP="00EA04DD"/>
        </w:tc>
        <w:tc>
          <w:tcPr>
            <w:tcW w:w="2917" w:type="dxa"/>
          </w:tcPr>
          <w:p w14:paraId="571FB84F" w14:textId="77777777" w:rsidR="004B0399" w:rsidRDefault="004B0399" w:rsidP="00EA04DD">
            <w:r>
              <w:t>sosa:madeBySensor</w:t>
            </w:r>
          </w:p>
        </w:tc>
        <w:tc>
          <w:tcPr>
            <w:tcW w:w="3628" w:type="dxa"/>
          </w:tcPr>
          <w:p w14:paraId="76EE9952" w14:textId="77777777" w:rsidR="004B0399" w:rsidRDefault="004B0399" w:rsidP="00EA04DD">
            <w:r>
              <w:t>exactly 1 sosa:Sensor</w:t>
            </w:r>
          </w:p>
        </w:tc>
      </w:tr>
      <w:tr w:rsidR="004B0399" w14:paraId="5C54E036" w14:textId="77777777" w:rsidTr="00EA04DD">
        <w:trPr>
          <w:trHeight w:val="63"/>
        </w:trPr>
        <w:tc>
          <w:tcPr>
            <w:tcW w:w="2805" w:type="dxa"/>
            <w:vMerge/>
          </w:tcPr>
          <w:p w14:paraId="607E4AE2" w14:textId="77777777" w:rsidR="004B0399" w:rsidRDefault="004B0399" w:rsidP="00EA04DD"/>
        </w:tc>
        <w:tc>
          <w:tcPr>
            <w:tcW w:w="2917" w:type="dxa"/>
          </w:tcPr>
          <w:p w14:paraId="680BA374" w14:textId="77777777" w:rsidR="004B0399" w:rsidRDefault="004B0399" w:rsidP="00EA04DD">
            <w:r>
              <w:t>sosa:hasFeatureOfInterest</w:t>
            </w:r>
          </w:p>
        </w:tc>
        <w:tc>
          <w:tcPr>
            <w:tcW w:w="3628" w:type="dxa"/>
          </w:tcPr>
          <w:p w14:paraId="218A93CD" w14:textId="77777777" w:rsidR="004B0399" w:rsidRDefault="004B0399" w:rsidP="00EA04DD">
            <w:r>
              <w:t>exactly 1 owl:Thing and only sosa:FeatureOfInterest</w:t>
            </w:r>
          </w:p>
        </w:tc>
      </w:tr>
      <w:tr w:rsidR="004B0399" w14:paraId="57893465" w14:textId="77777777" w:rsidTr="00EA04DD">
        <w:trPr>
          <w:trHeight w:val="63"/>
        </w:trPr>
        <w:tc>
          <w:tcPr>
            <w:tcW w:w="2805" w:type="dxa"/>
            <w:vMerge/>
          </w:tcPr>
          <w:p w14:paraId="3F2A4F0F" w14:textId="77777777" w:rsidR="004B0399" w:rsidRDefault="004B0399" w:rsidP="00EA04DD"/>
        </w:tc>
        <w:tc>
          <w:tcPr>
            <w:tcW w:w="2917" w:type="dxa"/>
          </w:tcPr>
          <w:p w14:paraId="5527CB50" w14:textId="77777777" w:rsidR="004B0399" w:rsidRDefault="004B0399" w:rsidP="00EA04DD">
            <w:r>
              <w:t>sosa:hasResult</w:t>
            </w:r>
          </w:p>
        </w:tc>
        <w:tc>
          <w:tcPr>
            <w:tcW w:w="3628" w:type="dxa"/>
          </w:tcPr>
          <w:p w14:paraId="72AFA63C" w14:textId="77777777" w:rsidR="004B0399" w:rsidRDefault="004B0399" w:rsidP="00EA04DD">
            <w:r>
              <w:t>exactly 1 owl:Thing and only sosa:Result</w:t>
            </w:r>
          </w:p>
        </w:tc>
      </w:tr>
      <w:tr w:rsidR="004B0399" w14:paraId="2D16598A" w14:textId="77777777" w:rsidTr="00EA04DD">
        <w:trPr>
          <w:trHeight w:val="63"/>
        </w:trPr>
        <w:tc>
          <w:tcPr>
            <w:tcW w:w="2805" w:type="dxa"/>
            <w:vMerge/>
          </w:tcPr>
          <w:p w14:paraId="45ABF669" w14:textId="77777777" w:rsidR="004B0399" w:rsidRDefault="004B0399" w:rsidP="00EA04DD"/>
        </w:tc>
        <w:tc>
          <w:tcPr>
            <w:tcW w:w="2917" w:type="dxa"/>
          </w:tcPr>
          <w:p w14:paraId="7118ED50" w14:textId="77777777" w:rsidR="004B0399" w:rsidRDefault="004B0399" w:rsidP="00EA04DD">
            <w:r>
              <w:t>sosa:observedProperty</w:t>
            </w:r>
          </w:p>
        </w:tc>
        <w:tc>
          <w:tcPr>
            <w:tcW w:w="3628" w:type="dxa"/>
          </w:tcPr>
          <w:p w14:paraId="645507BA" w14:textId="77777777" w:rsidR="004B0399" w:rsidRDefault="004B0399" w:rsidP="00EA04DD">
            <w:r>
              <w:t>exactly 1 owl:Thing and only sosa:ObservableProperty</w:t>
            </w:r>
          </w:p>
        </w:tc>
      </w:tr>
      <w:tr w:rsidR="004B0399" w14:paraId="4BD5A57A" w14:textId="77777777" w:rsidTr="00EA04DD">
        <w:trPr>
          <w:trHeight w:val="63"/>
        </w:trPr>
        <w:tc>
          <w:tcPr>
            <w:tcW w:w="2805" w:type="dxa"/>
            <w:vMerge/>
          </w:tcPr>
          <w:p w14:paraId="4D75DD59" w14:textId="77777777" w:rsidR="004B0399" w:rsidRDefault="004B0399" w:rsidP="00EA04DD"/>
        </w:tc>
        <w:tc>
          <w:tcPr>
            <w:tcW w:w="2917" w:type="dxa"/>
          </w:tcPr>
          <w:p w14:paraId="3DB96D7C" w14:textId="77777777" w:rsidR="004B0399" w:rsidRDefault="004B0399" w:rsidP="00EA04DD">
            <w:r>
              <w:t>sosa:phenomenonTime</w:t>
            </w:r>
          </w:p>
        </w:tc>
        <w:tc>
          <w:tcPr>
            <w:tcW w:w="3628" w:type="dxa"/>
          </w:tcPr>
          <w:p w14:paraId="0DA9F2D6" w14:textId="77777777" w:rsidR="004B0399" w:rsidRDefault="004B0399" w:rsidP="00EA04DD">
            <w:r>
              <w:t>exactly 1 owl:Thing</w:t>
            </w:r>
          </w:p>
        </w:tc>
      </w:tr>
      <w:tr w:rsidR="004B0399" w14:paraId="689A8598" w14:textId="77777777" w:rsidTr="00EA04DD">
        <w:trPr>
          <w:trHeight w:val="63"/>
        </w:trPr>
        <w:tc>
          <w:tcPr>
            <w:tcW w:w="2805" w:type="dxa"/>
            <w:vMerge/>
          </w:tcPr>
          <w:p w14:paraId="5E3A19D4" w14:textId="77777777" w:rsidR="004B0399" w:rsidRDefault="004B0399" w:rsidP="00EA04DD"/>
        </w:tc>
        <w:tc>
          <w:tcPr>
            <w:tcW w:w="2917" w:type="dxa"/>
          </w:tcPr>
          <w:p w14:paraId="75FDB20E" w14:textId="77777777" w:rsidR="004B0399" w:rsidRDefault="004B0399" w:rsidP="00EA04DD">
            <w:r>
              <w:t>sosa:resultTime</w:t>
            </w:r>
          </w:p>
        </w:tc>
        <w:tc>
          <w:tcPr>
            <w:tcW w:w="3628" w:type="dxa"/>
          </w:tcPr>
          <w:p w14:paraId="20A4AD56" w14:textId="77777777" w:rsidR="004B0399" w:rsidRDefault="004B0399" w:rsidP="00EA04DD">
            <w:r>
              <w:t>exactly 1 rdfs:Literal</w:t>
            </w:r>
          </w:p>
        </w:tc>
      </w:tr>
      <w:tr w:rsidR="004B0399" w14:paraId="4BD233AA" w14:textId="77777777" w:rsidTr="00EA04DD">
        <w:trPr>
          <w:trHeight w:val="63"/>
        </w:trPr>
        <w:tc>
          <w:tcPr>
            <w:tcW w:w="2805" w:type="dxa"/>
            <w:vMerge/>
          </w:tcPr>
          <w:p w14:paraId="0B0411C2" w14:textId="77777777" w:rsidR="004B0399" w:rsidRDefault="004B0399" w:rsidP="00EA04DD"/>
        </w:tc>
        <w:tc>
          <w:tcPr>
            <w:tcW w:w="2917" w:type="dxa"/>
          </w:tcPr>
          <w:p w14:paraId="3629E46B" w14:textId="77777777" w:rsidR="004B0399" w:rsidRDefault="004B0399" w:rsidP="00EA04DD">
            <w:r>
              <w:t>ssn:wasOriginatedBy</w:t>
            </w:r>
          </w:p>
        </w:tc>
        <w:tc>
          <w:tcPr>
            <w:tcW w:w="3628" w:type="dxa"/>
          </w:tcPr>
          <w:p w14:paraId="002CA568" w14:textId="77777777" w:rsidR="004B0399" w:rsidRDefault="004B0399" w:rsidP="00EA04DD">
            <w:r>
              <w:t>exactly 1 owl:Thing and only ssn:Stimulus</w:t>
            </w:r>
          </w:p>
        </w:tc>
      </w:tr>
      <w:tr w:rsidR="004B0399" w14:paraId="232BCF1E" w14:textId="77777777" w:rsidTr="00EA04DD">
        <w:trPr>
          <w:trHeight w:val="63"/>
        </w:trPr>
        <w:tc>
          <w:tcPr>
            <w:tcW w:w="2805" w:type="dxa"/>
            <w:vMerge w:val="restart"/>
          </w:tcPr>
          <w:p w14:paraId="5A14D307" w14:textId="77777777" w:rsidR="004B0399" w:rsidRDefault="004B0399" w:rsidP="00EA04DD">
            <w:r>
              <w:t>sosa:ObservableProperty</w:t>
            </w:r>
          </w:p>
        </w:tc>
        <w:tc>
          <w:tcPr>
            <w:tcW w:w="2917" w:type="dxa"/>
          </w:tcPr>
          <w:p w14:paraId="6BF0ACB3" w14:textId="77777777" w:rsidR="004B0399" w:rsidRPr="00F06DDA" w:rsidRDefault="004B0399" w:rsidP="00EA04DD">
            <w:r>
              <w:t>subClassOf</w:t>
            </w:r>
          </w:p>
        </w:tc>
        <w:tc>
          <w:tcPr>
            <w:tcW w:w="3628" w:type="dxa"/>
          </w:tcPr>
          <w:p w14:paraId="0B1E4438" w14:textId="77777777" w:rsidR="004B0399" w:rsidRPr="00F06DDA" w:rsidRDefault="004B0399" w:rsidP="00EA04DD">
            <w:r>
              <w:t>ssn:Property</w:t>
            </w:r>
          </w:p>
        </w:tc>
      </w:tr>
      <w:tr w:rsidR="004B0399" w14:paraId="2CFC3761" w14:textId="77777777" w:rsidTr="00EA04DD">
        <w:trPr>
          <w:trHeight w:val="63"/>
        </w:trPr>
        <w:tc>
          <w:tcPr>
            <w:tcW w:w="2805" w:type="dxa"/>
            <w:vMerge/>
          </w:tcPr>
          <w:p w14:paraId="62B58345" w14:textId="77777777" w:rsidR="004B0399" w:rsidRDefault="004B0399" w:rsidP="00EA04DD"/>
        </w:tc>
        <w:tc>
          <w:tcPr>
            <w:tcW w:w="2917" w:type="dxa"/>
          </w:tcPr>
          <w:p w14:paraId="6879D1F2" w14:textId="77777777" w:rsidR="004B0399" w:rsidRDefault="004B0399" w:rsidP="00EA04DD">
            <w:r w:rsidRPr="00F06DDA">
              <w:t xml:space="preserve">inverse ('is proxy for') </w:t>
            </w:r>
          </w:p>
        </w:tc>
        <w:tc>
          <w:tcPr>
            <w:tcW w:w="3628" w:type="dxa"/>
          </w:tcPr>
          <w:p w14:paraId="24780FA0" w14:textId="77777777" w:rsidR="004B0399" w:rsidRDefault="004B0399" w:rsidP="00EA04DD">
            <w:r w:rsidRPr="00F06DDA">
              <w:t xml:space="preserve">only </w:t>
            </w:r>
            <w:r>
              <w:t>ssn:</w:t>
            </w:r>
            <w:r w:rsidRPr="00F06DDA">
              <w:t>Stimulus</w:t>
            </w:r>
          </w:p>
        </w:tc>
      </w:tr>
      <w:tr w:rsidR="004B0399" w14:paraId="7A88A299" w14:textId="77777777" w:rsidTr="00EA04DD">
        <w:trPr>
          <w:trHeight w:val="63"/>
        </w:trPr>
        <w:tc>
          <w:tcPr>
            <w:tcW w:w="2805" w:type="dxa"/>
            <w:vMerge/>
          </w:tcPr>
          <w:p w14:paraId="62E55E4D" w14:textId="77777777" w:rsidR="004B0399" w:rsidRDefault="004B0399" w:rsidP="00EA04DD"/>
        </w:tc>
        <w:tc>
          <w:tcPr>
            <w:tcW w:w="2917" w:type="dxa"/>
          </w:tcPr>
          <w:p w14:paraId="145F968D" w14:textId="77777777" w:rsidR="004B0399" w:rsidRPr="00F06DDA" w:rsidRDefault="004B0399" w:rsidP="00EA04DD">
            <w:r w:rsidRPr="00F06DDA">
              <w:t xml:space="preserve">inverse ('observed property') </w:t>
            </w:r>
          </w:p>
        </w:tc>
        <w:tc>
          <w:tcPr>
            <w:tcW w:w="3628" w:type="dxa"/>
          </w:tcPr>
          <w:p w14:paraId="321F6C40" w14:textId="77777777" w:rsidR="004B0399" w:rsidRDefault="004B0399" w:rsidP="00EA04DD">
            <w:r w:rsidRPr="00F06DDA">
              <w:t>only</w:t>
            </w:r>
            <w:r>
              <w:t xml:space="preserve"> sosa:</w:t>
            </w:r>
            <w:r w:rsidRPr="00F06DDA">
              <w:t>Observation</w:t>
            </w:r>
          </w:p>
        </w:tc>
      </w:tr>
      <w:tr w:rsidR="004B0399" w14:paraId="3A84EB99" w14:textId="77777777" w:rsidTr="00EA04DD">
        <w:trPr>
          <w:trHeight w:val="63"/>
        </w:trPr>
        <w:tc>
          <w:tcPr>
            <w:tcW w:w="2805" w:type="dxa"/>
            <w:vMerge/>
          </w:tcPr>
          <w:p w14:paraId="66D2AF22" w14:textId="77777777" w:rsidR="004B0399" w:rsidRDefault="004B0399" w:rsidP="00EA04DD"/>
        </w:tc>
        <w:tc>
          <w:tcPr>
            <w:tcW w:w="2917" w:type="dxa"/>
          </w:tcPr>
          <w:p w14:paraId="3B958664" w14:textId="77777777" w:rsidR="004B0399" w:rsidRPr="00F06DDA" w:rsidRDefault="004B0399" w:rsidP="00EA04DD">
            <w:r>
              <w:t>sosa:</w:t>
            </w:r>
            <w:r w:rsidRPr="00F06DDA">
              <w:t xml:space="preserve">'is observed by' </w:t>
            </w:r>
          </w:p>
        </w:tc>
        <w:tc>
          <w:tcPr>
            <w:tcW w:w="3628" w:type="dxa"/>
          </w:tcPr>
          <w:p w14:paraId="72517867" w14:textId="77777777" w:rsidR="004B0399" w:rsidRDefault="004B0399" w:rsidP="00EA04DD">
            <w:r w:rsidRPr="00F06DDA">
              <w:t xml:space="preserve">only </w:t>
            </w:r>
            <w:r>
              <w:t>sosa:</w:t>
            </w:r>
            <w:r w:rsidRPr="00F06DDA">
              <w:t>Sensor</w:t>
            </w:r>
          </w:p>
        </w:tc>
      </w:tr>
      <w:tr w:rsidR="004B0399" w14:paraId="6CB22CB4" w14:textId="77777777" w:rsidTr="00EA04DD">
        <w:trPr>
          <w:trHeight w:val="63"/>
        </w:trPr>
        <w:tc>
          <w:tcPr>
            <w:tcW w:w="2805" w:type="dxa"/>
          </w:tcPr>
          <w:p w14:paraId="184F20E1" w14:textId="77777777" w:rsidR="004B0399" w:rsidRDefault="004B0399" w:rsidP="00EA04DD">
            <w:r>
              <w:t>sosa:FeatureOfInterest</w:t>
            </w:r>
          </w:p>
        </w:tc>
        <w:tc>
          <w:tcPr>
            <w:tcW w:w="2917" w:type="dxa"/>
          </w:tcPr>
          <w:p w14:paraId="2EAD187A" w14:textId="77777777" w:rsidR="004B0399" w:rsidRDefault="004B0399" w:rsidP="00EA04DD">
            <w:r>
              <w:t>ssn:</w:t>
            </w:r>
            <w:r w:rsidRPr="00F06DDA">
              <w:t xml:space="preserve">'has property' </w:t>
            </w:r>
          </w:p>
        </w:tc>
        <w:tc>
          <w:tcPr>
            <w:tcW w:w="3628" w:type="dxa"/>
          </w:tcPr>
          <w:p w14:paraId="4190D7C3" w14:textId="77777777" w:rsidR="004B0399" w:rsidRDefault="004B0399" w:rsidP="00EA04DD">
            <w:r w:rsidRPr="00F06DDA">
              <w:t>min 1 owl:Thing</w:t>
            </w:r>
            <w:r>
              <w:t xml:space="preserve"> and ssn:Property</w:t>
            </w:r>
          </w:p>
        </w:tc>
      </w:tr>
      <w:tr w:rsidR="004B0399" w14:paraId="030815DA" w14:textId="77777777" w:rsidTr="00EA04DD">
        <w:trPr>
          <w:trHeight w:val="63"/>
        </w:trPr>
        <w:tc>
          <w:tcPr>
            <w:tcW w:w="2805" w:type="dxa"/>
          </w:tcPr>
          <w:p w14:paraId="0A69DF91" w14:textId="77777777" w:rsidR="004B0399" w:rsidRDefault="004B0399" w:rsidP="00EA04DD">
            <w:r>
              <w:t>sosa:Result</w:t>
            </w:r>
          </w:p>
        </w:tc>
        <w:tc>
          <w:tcPr>
            <w:tcW w:w="2917" w:type="dxa"/>
          </w:tcPr>
          <w:p w14:paraId="1AB27FFD" w14:textId="77777777" w:rsidR="004B0399" w:rsidRDefault="004B0399" w:rsidP="00EA04DD">
            <w:r>
              <w:t>sosa:</w:t>
            </w:r>
            <w:r w:rsidRPr="00F06DDA">
              <w:t xml:space="preserve">'is result of' </w:t>
            </w:r>
          </w:p>
        </w:tc>
        <w:tc>
          <w:tcPr>
            <w:tcW w:w="3628" w:type="dxa"/>
          </w:tcPr>
          <w:p w14:paraId="4CE4DD3C" w14:textId="77777777" w:rsidR="004B0399" w:rsidRDefault="004B0399" w:rsidP="00EA04DD">
            <w:r w:rsidRPr="00F06DDA">
              <w:t>min 1 owl:Thing</w:t>
            </w:r>
          </w:p>
        </w:tc>
      </w:tr>
    </w:tbl>
    <w:p w14:paraId="4E860D85" w14:textId="77777777" w:rsidR="004F1D87" w:rsidRDefault="004F1D87" w:rsidP="004F1D87">
      <w:pPr>
        <w:rPr>
          <w:b/>
        </w:rPr>
      </w:pPr>
      <w:bookmarkStart w:id="69" w:name="_GoBack"/>
      <w:bookmarkEnd w:id="69"/>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SSN</w:t>
      </w:r>
    </w:p>
    <w:p w14:paraId="0D5CA729" w14:textId="6D2A1B74" w:rsidR="004F1D87" w:rsidRPr="005410AB" w:rsidRDefault="004F1D87" w:rsidP="004F1D87">
      <w:pPr>
        <w:pStyle w:val="ListParagraph"/>
        <w:rPr>
          <w:sz w:val="22"/>
          <w:rPrChange w:id="72" w:author="Megan Katsumi" w:date="2018-11-14T12:27:00Z">
            <w:rPr/>
          </w:rPrChange>
        </w:rPr>
      </w:pPr>
      <w:r w:rsidRPr="005410AB">
        <w:rPr>
          <w:sz w:val="22"/>
          <w:rPrChange w:id="73"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4" w:name="_Toc11329770"/>
      <w:r>
        <w:t>Contact Ontology</w:t>
      </w:r>
      <w:bookmarkEnd w:id="74"/>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w:t>
      </w:r>
      <w:r>
        <w:lastRenderedPageBreak/>
        <w:t>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0"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1"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5" w:name="_Toc11329771"/>
      <w:r w:rsidRPr="00EC4B04">
        <w:t>Person</w:t>
      </w:r>
      <w:r w:rsidRPr="00956273">
        <w:t xml:space="preserve"> Ontology</w:t>
      </w:r>
      <w:bookmarkEnd w:id="75"/>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6" w:name="_Toc11329772"/>
      <w:r>
        <w:t>Household Ontology</w:t>
      </w:r>
      <w:bookmarkEnd w:id="76"/>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r>
      <w:r w:rsidRPr="00C74053">
        <w:rPr>
          <w:sz w:val="24"/>
        </w:rPr>
        <w:lastRenderedPageBreak/>
        <w:t xml:space="preserve">Note that a Household, and likely many other classes may have different definitions in 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4"/>
      </w:r>
    </w:p>
    <w:p w14:paraId="3E90789C" w14:textId="69215846" w:rsidR="00F439E1" w:rsidRPr="00CA16AC" w:rsidRDefault="00C11786" w:rsidP="00F439E1">
      <w:pPr>
        <w:pStyle w:val="ListParagraph"/>
        <w:rPr>
          <w:sz w:val="24"/>
        </w:rPr>
      </w:pPr>
      <w:r w:rsidRPr="00CA16AC">
        <w:rPr>
          <w:sz w:val="24"/>
        </w:rPr>
        <w:t>mer:Mereology Ontology</w:t>
      </w:r>
    </w:p>
    <w:p w14:paraId="0A77405A" w14:textId="77777777" w:rsidR="008F1630" w:rsidRDefault="008F1630" w:rsidP="00EA354A">
      <w:pPr>
        <w:pStyle w:val="Heading2"/>
      </w:pPr>
      <w:bookmarkStart w:id="77" w:name="_Toc11329773"/>
      <w:r>
        <w:t>Organization Ontology</w:t>
      </w:r>
      <w:bookmarkEnd w:id="77"/>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hasOrgMember subPropertyOf tove:hasMember</w:t>
      </w:r>
    </w:p>
    <w:p w14:paraId="2C68E780" w14:textId="75ED862D" w:rsidR="00706FA9" w:rsidRPr="00706FA9" w:rsidRDefault="00706FA9" w:rsidP="00706FA9">
      <w:pPr>
        <w:pStyle w:val="ListParagraph"/>
        <w:numPr>
          <w:ilvl w:val="0"/>
          <w:numId w:val="29"/>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lastRenderedPageBreak/>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8" w:name="_Toc11329774"/>
      <w:r>
        <w:t>Building Ontology</w:t>
      </w:r>
      <w:bookmarkEnd w:id="78"/>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9" w:name="_Toc11329775"/>
      <w:r>
        <w:lastRenderedPageBreak/>
        <w:t>Vehicle Ontology</w:t>
      </w:r>
      <w:bookmarkEnd w:id="79"/>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80" w:name="_Toc11329776"/>
      <w:r>
        <w:t>Transportation System Ontology</w:t>
      </w:r>
      <w:bookmarkEnd w:id="80"/>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lastRenderedPageBreak/>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r>
      <w:r w:rsidRPr="00503161">
        <w:rPr>
          <w:sz w:val="24"/>
        </w:rPr>
        <w:lastRenderedPageBreak/>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lastRenderedPageBreak/>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r w:rsidRPr="00417649">
              <w:rPr>
                <w:highlight w:val="yellow"/>
              </w:rPr>
              <w:t>mereology:hasComponent</w:t>
            </w:r>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r w:rsidRPr="00417649">
              <w:rPr>
                <w:highlight w:val="yellow"/>
              </w:rPr>
              <w:t>mereology:componentOf</w:t>
            </w:r>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rsidRPr="00417649">
              <w:rPr>
                <w:highlight w:val="yellow"/>
              </w:rP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1" w:author="Megan Katsumi" w:date="2018-11-14T08:39:00Z">
              <w:r>
                <w:t>LoopDetector</w:t>
              </w:r>
            </w:ins>
          </w:p>
        </w:tc>
        <w:tc>
          <w:tcPr>
            <w:tcW w:w="2446" w:type="dxa"/>
          </w:tcPr>
          <w:p w14:paraId="39B665CE" w14:textId="768C97D5" w:rsidR="001020C5" w:rsidRDefault="001020C5" w:rsidP="00272044">
            <w:ins w:id="82" w:author="Megan Katsumi" w:date="2018-11-14T09:12:00Z">
              <w:r>
                <w:t>sosa:</w:t>
              </w:r>
            </w:ins>
            <w:ins w:id="83" w:author="Megan Katsumi" w:date="2018-11-14T10:30:00Z">
              <w:r>
                <w:t>detects</w:t>
              </w:r>
            </w:ins>
          </w:p>
        </w:tc>
        <w:tc>
          <w:tcPr>
            <w:tcW w:w="4399" w:type="dxa"/>
          </w:tcPr>
          <w:p w14:paraId="256C6CC0" w14:textId="2E4DF2A3" w:rsidR="001020C5" w:rsidRDefault="001020C5" w:rsidP="00272044">
            <w:pPr>
              <w:tabs>
                <w:tab w:val="center" w:pos="2335"/>
              </w:tabs>
            </w:pPr>
            <w:ins w:id="84"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85" w:author="Megan Katsumi" w:date="2018-11-14T10:30:00Z">
              <w:r>
                <w:t>sosa:observes</w:t>
              </w:r>
            </w:ins>
          </w:p>
        </w:tc>
        <w:tc>
          <w:tcPr>
            <w:tcW w:w="4399" w:type="dxa"/>
          </w:tcPr>
          <w:p w14:paraId="34D9286A" w14:textId="443F730D" w:rsidR="001020C5" w:rsidRDefault="001020C5" w:rsidP="00272044">
            <w:pPr>
              <w:tabs>
                <w:tab w:val="center" w:pos="2335"/>
              </w:tabs>
            </w:pPr>
            <w:ins w:id="86"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87" w:author="Megan Katsumi" w:date="2018-11-14T10:32:00Z">
              <w:r>
                <w:t>sosa:observes</w:t>
              </w:r>
            </w:ins>
          </w:p>
        </w:tc>
        <w:tc>
          <w:tcPr>
            <w:tcW w:w="4399" w:type="dxa"/>
          </w:tcPr>
          <w:p w14:paraId="45D6BFE2" w14:textId="6B215E2F" w:rsidR="001020C5" w:rsidRDefault="001020C5" w:rsidP="00272044">
            <w:pPr>
              <w:tabs>
                <w:tab w:val="center" w:pos="2335"/>
              </w:tabs>
            </w:pPr>
            <w:ins w:id="88"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89" w:author="Megan Katsumi" w:date="2018-11-14T10:32:00Z">
              <w:r>
                <w:t>sosa:observes</w:t>
              </w:r>
            </w:ins>
          </w:p>
        </w:tc>
        <w:tc>
          <w:tcPr>
            <w:tcW w:w="4399" w:type="dxa"/>
          </w:tcPr>
          <w:p w14:paraId="6B904044" w14:textId="4B4711CD" w:rsidR="001020C5" w:rsidRDefault="001020C5" w:rsidP="00272044">
            <w:pPr>
              <w:tabs>
                <w:tab w:val="center" w:pos="2335"/>
              </w:tabs>
            </w:pPr>
            <w:ins w:id="90" w:author="Megan Katsumi" w:date="2018-11-14T10:32:00Z">
              <w:r>
                <w:t>{</w:t>
              </w:r>
            </w:ins>
            <w:ins w:id="91" w:author="Megan Katsumi" w:date="2018-11-14T10:33:00Z">
              <w:r>
                <w:t>mean_</w:t>
              </w:r>
            </w:ins>
            <w:ins w:id="92" w:author="Megan Katsumi" w:date="2018-11-14T11:14:00Z">
              <w:r>
                <w:t>travel_</w:t>
              </w:r>
            </w:ins>
            <w:ins w:id="93"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94" w:author="Megan Katsumi" w:date="2018-11-14T09:25:00Z">
              <w:r>
                <w:t>sosa:madeObservation</w:t>
              </w:r>
            </w:ins>
          </w:p>
        </w:tc>
        <w:tc>
          <w:tcPr>
            <w:tcW w:w="4399" w:type="dxa"/>
          </w:tcPr>
          <w:p w14:paraId="0EBFD551" w14:textId="3211FBD3" w:rsidR="001020C5" w:rsidRDefault="001020C5" w:rsidP="00272044">
            <w:pPr>
              <w:tabs>
                <w:tab w:val="center" w:pos="2335"/>
              </w:tabs>
            </w:pPr>
            <w:ins w:id="95" w:author="Megan Katsumi" w:date="2018-11-14T09:25:00Z">
              <w:r>
                <w:t>only (sosa:Observation and sosa:hasFeatureOfInterest</w:t>
              </w:r>
            </w:ins>
            <w:ins w:id="96" w:author="Megan Katsumi" w:date="2018-11-14T09:26:00Z">
              <w:r>
                <w:t xml:space="preserve"> only transport:</w:t>
              </w:r>
            </w:ins>
            <w:ins w:id="97" w:author="Megan Katsumi" w:date="2018-11-14T10:27:00Z">
              <w:r>
                <w:t>Arc</w:t>
              </w:r>
            </w:ins>
            <w:ins w:id="98" w:author="Megan Katsumi" w:date="2018-11-14T10:35:00Z">
              <w:r>
                <w:t xml:space="preserve"> and sosa:</w:t>
              </w:r>
            </w:ins>
            <w:ins w:id="99" w:author="Megan Katsumi" w:date="2018-11-14T12:23:00Z">
              <w:r>
                <w:t>wasO</w:t>
              </w:r>
            </w:ins>
            <w:ins w:id="100" w:author="Megan Katsumi" w:date="2018-11-14T10:35:00Z">
              <w:r>
                <w:t>riginatedBy {vehicle</w:t>
              </w:r>
            </w:ins>
            <w:ins w:id="101" w:author="Megan Katsumi" w:date="2018-11-14T10:36:00Z">
              <w:r>
                <w:t>_presence}</w:t>
              </w:r>
            </w:ins>
            <w:r>
              <w:t xml:space="preserve"> and </w:t>
            </w:r>
            <w:r w:rsidRPr="009C34EF">
              <w:rPr>
                <w:highlight w:val="yellow"/>
              </w:rPr>
              <w:t>sosa:hasResult RoadOccupancy or VehicleVolume or MeanTravelSpeed</w:t>
            </w:r>
            <w:ins w:id="102"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3"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4" w:author="Megan Katsumi" w:date="2018-11-14T10:30:00Z">
              <w:r>
                <w:lastRenderedPageBreak/>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5"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6" w:author="Megan Katsumi" w:date="2018-11-14T10:32:00Z">
              <w:r w:rsidRPr="009C34EF">
                <w:t>{</w:t>
              </w:r>
            </w:ins>
            <w:ins w:id="107" w:author="Megan Katsumi" w:date="2018-11-14T10:33:00Z">
              <w:r w:rsidRPr="009C34EF">
                <w:t>mean_</w:t>
              </w:r>
            </w:ins>
            <w:ins w:id="108" w:author="Megan Katsumi" w:date="2018-11-14T11:14:00Z">
              <w:r w:rsidRPr="009C34EF">
                <w:t>travel_</w:t>
              </w:r>
            </w:ins>
            <w:ins w:id="109"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10" w:name="_Toc11329777"/>
      <w:r>
        <w:t xml:space="preserve">Travel </w:t>
      </w:r>
      <w:r w:rsidR="00E91E39">
        <w:t>Costs</w:t>
      </w:r>
      <w:bookmarkEnd w:id="110"/>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r>
      <w:r>
        <w:lastRenderedPageBreak/>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1" w:name="_Toc11329778"/>
      <w:r>
        <w:t>Parking Ontology</w:t>
      </w:r>
      <w:bookmarkEnd w:id="111"/>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lastRenderedPageBreak/>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lastRenderedPageBreak/>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2" w:name="_Toc11329779"/>
      <w:r>
        <w:t>Public</w:t>
      </w:r>
      <w:r w:rsidR="00BD7C89">
        <w:t xml:space="preserve"> Transit Ontology</w:t>
      </w:r>
      <w:bookmarkEnd w:id="112"/>
    </w:p>
    <w:p w14:paraId="6A7EE14B" w14:textId="07F0684A" w:rsidR="00D479C9" w:rsidRDefault="002A2608" w:rsidP="00D479C9">
      <w:pPr>
        <w:rPr>
          <w:i/>
        </w:rPr>
      </w:pPr>
      <w:hyperlink r:id="rId25"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lastRenderedPageBreak/>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 xml:space="preserve">change:hasManifestation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lastRenderedPageBreak/>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3" w:name="_Toc11329780"/>
      <w:r>
        <w:t>Land Use</w:t>
      </w:r>
      <w:r w:rsidR="00BA1ACD">
        <w:t xml:space="preserve"> Ontology</w:t>
      </w:r>
      <w:bookmarkEnd w:id="113"/>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lastRenderedPageBreak/>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4" w:name="_Toc11329781"/>
      <w:r>
        <w:t>Trip</w:t>
      </w:r>
      <w:r w:rsidR="00BA1ACD">
        <w:t xml:space="preserve"> Ontology</w:t>
      </w:r>
      <w:bookmarkEnd w:id="114"/>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5" w:name="_Toc11329782"/>
      <w:r>
        <w:t>Trip Costs</w:t>
      </w:r>
      <w:bookmarkEnd w:id="115"/>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lastRenderedPageBreak/>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6" w:name="_Toc11329783"/>
      <w:r>
        <w:t>Urban System Ontology</w:t>
      </w:r>
      <w:bookmarkEnd w:id="116"/>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7"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lastRenderedPageBreak/>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8"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9" w:name="_Toc11329784"/>
      <w:r>
        <w:lastRenderedPageBreak/>
        <w:t>Applications</w:t>
      </w:r>
      <w:bookmarkEnd w:id="118"/>
      <w:bookmarkEnd w:id="119"/>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20" w:name="_Toc11329785"/>
      <w:r>
        <w:t>iCity Ontology for the IT-SoS Framework</w:t>
      </w:r>
      <w:bookmarkEnd w:id="120"/>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1" w:name="_Toc11329786"/>
      <w:r>
        <w:t xml:space="preserve">Ontology Interface: </w:t>
      </w:r>
      <w:r w:rsidR="006F44C8">
        <w:t>Functional Requirements</w:t>
      </w:r>
      <w:bookmarkEnd w:id="121"/>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lastRenderedPageBreak/>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2" w:name="_Toc11329787"/>
      <w:r>
        <w:t>System Design</w:t>
      </w:r>
      <w:bookmarkEnd w:id="122"/>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lastRenderedPageBreak/>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3"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3"/>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4"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4"/>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5"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5"/>
      <w:r>
        <w:t xml:space="preserve">: </w:t>
      </w:r>
      <w:r w:rsidRPr="001026E7">
        <w:t>Illustration of the key components within the ITS Application Engine.</w:t>
      </w:r>
    </w:p>
    <w:p w14:paraId="26C1F73D" w14:textId="77777777" w:rsidR="006F44C8" w:rsidRDefault="006F44C8" w:rsidP="00E80D3C">
      <w:pPr>
        <w:pStyle w:val="Heading3"/>
      </w:pPr>
      <w:bookmarkStart w:id="126" w:name="_Toc11329788"/>
      <w:r>
        <w:t>Ontology Design: Required Extensions</w:t>
      </w:r>
      <w:bookmarkEnd w:id="126"/>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7" w:name="_Toc11329789"/>
      <w:r>
        <w:t>Next Steps</w:t>
      </w:r>
      <w:bookmarkEnd w:id="127"/>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8" w:name="_Toc11329790"/>
      <w:r>
        <w:t>Analysis of TTC Data for Bus Bridging Study</w:t>
      </w:r>
    </w:p>
    <w:p w14:paraId="0D05C720" w14:textId="70A16DB6" w:rsidR="00A00EF7" w:rsidRDefault="00A00EF7" w:rsidP="00D72AC0">
      <w:pPr>
        <w:pStyle w:val="Heading2"/>
      </w:pPr>
      <w:r>
        <w:t>Organization of Travel Model Data</w:t>
      </w:r>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lastRenderedPageBreak/>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9" w:name="_Toc11329791"/>
      <w:r>
        <w:t>Future Work</w:t>
      </w:r>
      <w:bookmarkEnd w:id="117"/>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30" w:name="_Toc11329792"/>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w:t>
      </w:r>
      <w:r w:rsidR="00B61932">
        <w:lastRenderedPageBreak/>
        <w:t xml:space="preserve">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1329793"/>
      <w:r>
        <w:t>Extensions for iCity Applications</w:t>
      </w:r>
      <w:bookmarkEnd w:id="131"/>
      <w:bookmarkEnd w:id="132"/>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lastRenderedPageBreak/>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1329794"/>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1329795"/>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lastRenderedPageBreak/>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1329796"/>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1329797"/>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1329798"/>
      <w:r>
        <w:lastRenderedPageBreak/>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1329799"/>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1329800"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30"/>
      <w:footerReference w:type="first" r:id="rId31"/>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Megan Katsumi" w:date="2019-06-27T13:17:00Z" w:initials="MK">
    <w:p w14:paraId="5F15738F" w14:textId="54FF16BB" w:rsidR="002A2608" w:rsidRPr="0029246E" w:rsidRDefault="002A2608" w:rsidP="000E0AE7">
      <w:r>
        <w:rPr>
          <w:rStyle w:val="CommentReference"/>
        </w:rPr>
        <w:annotationRef/>
      </w:r>
      <w:r w:rsidRPr="0029246E">
        <w:t>-what about states? Is there an independent notion of recurring states or are they always tied to some (causal) recurring activity</w:t>
      </w:r>
      <w:r>
        <w:t>?</w:t>
      </w:r>
    </w:p>
    <w:p w14:paraId="089B9643" w14:textId="53E04DCC" w:rsidR="002A2608" w:rsidRDefault="002A260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1AA57" w14:textId="77777777" w:rsidR="008E23AF" w:rsidRDefault="008E23AF" w:rsidP="00EA354A">
      <w:r>
        <w:separator/>
      </w:r>
    </w:p>
  </w:endnote>
  <w:endnote w:type="continuationSeparator" w:id="0">
    <w:p w14:paraId="219F5FBC" w14:textId="77777777" w:rsidR="008E23AF" w:rsidRDefault="008E23AF"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2A2608" w:rsidRDefault="002A2608">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2A2608" w:rsidRPr="0032583C" w:rsidRDefault="002A2608">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2A2608" w14:paraId="2B76F3B3" w14:textId="77777777" w:rsidTr="00967D94">
      <w:tc>
        <w:tcPr>
          <w:tcW w:w="6947" w:type="dxa"/>
        </w:tcPr>
        <w:p w14:paraId="07DEE8C9" w14:textId="77777777" w:rsidR="002A2608" w:rsidRDefault="002A2608"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2A2608" w:rsidRDefault="002A2608"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2A2608" w:rsidRDefault="002A2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AFCEA" w14:textId="77777777" w:rsidR="008E23AF" w:rsidRDefault="008E23AF" w:rsidP="00EA354A">
      <w:r>
        <w:separator/>
      </w:r>
    </w:p>
  </w:footnote>
  <w:footnote w:type="continuationSeparator" w:id="0">
    <w:p w14:paraId="243925F7" w14:textId="77777777" w:rsidR="008E23AF" w:rsidRDefault="008E23AF" w:rsidP="00EA354A">
      <w:r>
        <w:continuationSeparator/>
      </w:r>
    </w:p>
  </w:footnote>
  <w:footnote w:id="1">
    <w:p w14:paraId="005D8B98" w14:textId="5699BB61" w:rsidR="002A2608" w:rsidRPr="00FF4EA6" w:rsidRDefault="002A2608">
      <w:pPr>
        <w:pStyle w:val="FootnoteText"/>
        <w:rPr>
          <w:lang w:val="en-CA"/>
        </w:rPr>
      </w:pPr>
      <w:r>
        <w:rPr>
          <w:rStyle w:val="FootnoteReference"/>
        </w:rPr>
        <w:footnoteRef/>
      </w:r>
      <w:r>
        <w:t xml:space="preserve"> </w:t>
      </w:r>
      <w:r w:rsidRPr="00FF4EA6">
        <w:t>https://github.com/dgarijo/Widoco</w:t>
      </w:r>
    </w:p>
  </w:footnote>
  <w:footnote w:id="2">
    <w:p w14:paraId="15FCF3B1" w14:textId="77777777" w:rsidR="002A2608" w:rsidRDefault="002A2608"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2A2608" w:rsidRPr="00E80D3C" w:rsidRDefault="002A2608"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2A2608" w:rsidRDefault="002A2608">
      <w:pPr>
        <w:pStyle w:val="FootnoteText"/>
      </w:pPr>
      <w:r>
        <w:rPr>
          <w:rStyle w:val="FootnoteReference"/>
        </w:rPr>
        <w:footnoteRef/>
      </w:r>
      <w:r>
        <w:t xml:space="preserve"> </w:t>
      </w:r>
      <w:r w:rsidRPr="009A36FB">
        <w:t>https://www.w3.org/TR/owl-time/</w:t>
      </w:r>
    </w:p>
  </w:footnote>
  <w:footnote w:id="5">
    <w:p w14:paraId="357B0B37" w14:textId="77777777" w:rsidR="002A2608" w:rsidRDefault="002A2608">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2A2608" w:rsidRPr="00E80D3C" w:rsidRDefault="002A2608">
      <w:pPr>
        <w:pStyle w:val="FootnoteText"/>
        <w:rPr>
          <w:lang w:val="en-CA"/>
        </w:rPr>
      </w:pPr>
      <w:r>
        <w:rPr>
          <w:rStyle w:val="FootnoteReference"/>
        </w:rPr>
        <w:footnoteRef/>
      </w:r>
      <w:r>
        <w:t xml:space="preserve"> </w:t>
      </w:r>
      <w:r>
        <w:rPr>
          <w:lang w:val="en-CA"/>
        </w:rPr>
        <w:t>equivalent property?</w:t>
      </w:r>
    </w:p>
  </w:footnote>
  <w:footnote w:id="7">
    <w:p w14:paraId="5635F86B" w14:textId="77777777" w:rsidR="002A2608" w:rsidRDefault="002A2608">
      <w:pPr>
        <w:pStyle w:val="FootnoteText"/>
      </w:pPr>
      <w:r>
        <w:rPr>
          <w:rStyle w:val="FootnoteReference"/>
        </w:rPr>
        <w:footnoteRef/>
      </w:r>
      <w:r>
        <w:t xml:space="preserve"> om:</w:t>
      </w:r>
      <w:r w:rsidRPr="00BD4EF4">
        <w:t>http://www.wurvoc.org/vocabularies/om-1.6/</w:t>
      </w:r>
    </w:p>
  </w:footnote>
  <w:footnote w:id="8">
    <w:p w14:paraId="0CCCF2E2" w14:textId="46693F90" w:rsidR="002A2608" w:rsidRPr="00E80D3C" w:rsidRDefault="002A2608">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2A2608" w:rsidRPr="00BD4EF4" w:rsidRDefault="002A2608" w:rsidP="00E80D3C">
      <w:r>
        <w:rPr>
          <w:rStyle w:val="FootnoteReference"/>
        </w:rPr>
        <w:footnoteRef/>
      </w:r>
      <w:r>
        <w:t xml:space="preserve"> </w:t>
      </w:r>
      <w:r w:rsidRPr="00DC74DA">
        <w:t>http://ontology.eil.utoronto.ca/GCI/Foundation/GCI-Foundation-v2.owl</w:t>
      </w:r>
      <w:r>
        <w:t>#</w:t>
      </w:r>
    </w:p>
    <w:p w14:paraId="4AE1EB08" w14:textId="6D90AB37" w:rsidR="002A2608" w:rsidRPr="00E80D3C" w:rsidRDefault="002A2608">
      <w:pPr>
        <w:pStyle w:val="FootnoteText"/>
        <w:rPr>
          <w:lang w:val="en-CA"/>
        </w:rPr>
      </w:pPr>
    </w:p>
  </w:footnote>
  <w:footnote w:id="10">
    <w:p w14:paraId="2B0DD081" w14:textId="0C4649C5" w:rsidR="002A2608" w:rsidRPr="008E7C02" w:rsidRDefault="002A2608">
      <w:pPr>
        <w:pStyle w:val="FootnoteText"/>
        <w:rPr>
          <w:lang w:val="en-CA"/>
        </w:rPr>
      </w:pPr>
      <w:r>
        <w:rPr>
          <w:rStyle w:val="FootnoteReference"/>
        </w:rPr>
        <w:footnoteRef/>
      </w:r>
      <w:r>
        <w:t xml:space="preserve"> </w:t>
      </w:r>
      <w:r w:rsidRPr="008E7C02">
        <w:t>http://ontology.eil.utoronto.ca/city-services/city-services.owl#</w:t>
      </w:r>
    </w:p>
  </w:footnote>
  <w:footnote w:id="11">
    <w:p w14:paraId="704D1A93" w14:textId="77777777" w:rsidR="002A2608" w:rsidRPr="008E7C02" w:rsidRDefault="002A2608" w:rsidP="0029246E">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2A2608" w:rsidRPr="00046E73" w:rsidRDefault="002A2608">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2A2608" w:rsidRDefault="002A2608">
      <w:pPr>
        <w:pStyle w:val="FootnoteText"/>
      </w:pPr>
      <w:r>
        <w:rPr>
          <w:rStyle w:val="FootnoteReference"/>
        </w:rPr>
        <w:footnoteRef/>
      </w:r>
      <w:r>
        <w:t xml:space="preserve"> </w:t>
      </w:r>
      <w:r w:rsidRPr="00827DD8">
        <w:t>http://schema.org/</w:t>
      </w:r>
    </w:p>
  </w:footnote>
  <w:footnote w:id="14">
    <w:p w14:paraId="4E061129" w14:textId="77777777" w:rsidR="002A2608" w:rsidRDefault="002A2608">
      <w:pPr>
        <w:pStyle w:val="FootnoteText"/>
      </w:pPr>
      <w:r>
        <w:rPr>
          <w:rStyle w:val="FootnoteReference"/>
        </w:rPr>
        <w:footnoteRef/>
      </w:r>
      <w:r>
        <w:t xml:space="preserve"> </w:t>
      </w:r>
      <w:r w:rsidRPr="00827DD8">
        <w:t>http://ontology.eil.utoronto.ca/GCI/Shelters/GCI-Shelters.html</w:t>
      </w:r>
    </w:p>
  </w:footnote>
  <w:footnote w:id="15">
    <w:p w14:paraId="59CD3014" w14:textId="77777777" w:rsidR="002A2608" w:rsidRDefault="002A2608">
      <w:pPr>
        <w:pStyle w:val="FootnoteText"/>
      </w:pPr>
      <w:r>
        <w:rPr>
          <w:rStyle w:val="FootnoteReference"/>
        </w:rPr>
        <w:footnoteRef/>
      </w:r>
      <w:r>
        <w:t xml:space="preserve"> </w:t>
      </w:r>
      <w:r w:rsidRPr="005B2B4C">
        <w:t>http://ontology.eil.utoronto.ca/tove/organization.html</w:t>
      </w:r>
    </w:p>
  </w:footnote>
  <w:footnote w:id="16">
    <w:p w14:paraId="2EAE6E34" w14:textId="77777777" w:rsidR="002A2608" w:rsidRDefault="002A2608"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2A2608" w:rsidRPr="001A792D" w:rsidRDefault="002A2608">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2A2608" w:rsidRDefault="002A2608">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2A2608" w:rsidRPr="006539A1" w:rsidRDefault="002A2608"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2A2608" w:rsidRPr="005B0E28" w:rsidRDefault="002A2608">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1"/>
  </w:num>
  <w:num w:numId="4">
    <w:abstractNumId w:val="9"/>
  </w:num>
  <w:num w:numId="5">
    <w:abstractNumId w:val="23"/>
  </w:num>
  <w:num w:numId="6">
    <w:abstractNumId w:val="30"/>
  </w:num>
  <w:num w:numId="7">
    <w:abstractNumId w:val="16"/>
  </w:num>
  <w:num w:numId="8">
    <w:abstractNumId w:val="28"/>
  </w:num>
  <w:num w:numId="9">
    <w:abstractNumId w:val="4"/>
  </w:num>
  <w:num w:numId="10">
    <w:abstractNumId w:val="29"/>
  </w:num>
  <w:num w:numId="11">
    <w:abstractNumId w:val="7"/>
  </w:num>
  <w:num w:numId="12">
    <w:abstractNumId w:val="5"/>
  </w:num>
  <w:num w:numId="13">
    <w:abstractNumId w:val="3"/>
  </w:num>
  <w:num w:numId="14">
    <w:abstractNumId w:val="22"/>
  </w:num>
  <w:num w:numId="15">
    <w:abstractNumId w:val="24"/>
  </w:num>
  <w:num w:numId="16">
    <w:abstractNumId w:val="6"/>
  </w:num>
  <w:num w:numId="17">
    <w:abstractNumId w:val="14"/>
  </w:num>
  <w:num w:numId="18">
    <w:abstractNumId w:val="21"/>
  </w:num>
  <w:num w:numId="19">
    <w:abstractNumId w:val="12"/>
  </w:num>
  <w:num w:numId="20">
    <w:abstractNumId w:val="2"/>
  </w:num>
  <w:num w:numId="21">
    <w:abstractNumId w:val="10"/>
  </w:num>
  <w:num w:numId="22">
    <w:abstractNumId w:val="27"/>
  </w:num>
  <w:num w:numId="23">
    <w:abstractNumId w:val="17"/>
  </w:num>
  <w:num w:numId="24">
    <w:abstractNumId w:val="8"/>
  </w:num>
  <w:num w:numId="25">
    <w:abstractNumId w:val="11"/>
  </w:num>
  <w:num w:numId="26">
    <w:abstractNumId w:val="19"/>
  </w:num>
  <w:num w:numId="27">
    <w:abstractNumId w:val="26"/>
  </w:num>
  <w:num w:numId="28">
    <w:abstractNumId w:val="20"/>
  </w:num>
  <w:num w:numId="29">
    <w:abstractNumId w:val="18"/>
  </w:num>
  <w:num w:numId="30">
    <w:abstractNumId w:val="13"/>
  </w:num>
  <w:num w:numId="31">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AE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www.w3.org/ns/ssn/"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w3id.org/icity/SpatialLoc/" TargetMode="External"/><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image" Target="media/image5.emf"/><Relationship Id="rId25" Type="http://schemas.openxmlformats.org/officeDocument/2006/relationships/hyperlink" Target="https://w3id.org/icity/PublicTransit.owl"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ontology.eil.utoronto.ca/icontact.owl"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footer" Target="footer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3C0DABFB-7605-A446-B8BD-5E0BD1BC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76</Pages>
  <Words>23998</Words>
  <Characters>136789</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15</cp:revision>
  <cp:lastPrinted>2017-08-16T13:18:00Z</cp:lastPrinted>
  <dcterms:created xsi:type="dcterms:W3CDTF">2019-04-08T13:58:00Z</dcterms:created>
  <dcterms:modified xsi:type="dcterms:W3CDTF">2019-07-04T17:27:00Z</dcterms:modified>
</cp:coreProperties>
</file>