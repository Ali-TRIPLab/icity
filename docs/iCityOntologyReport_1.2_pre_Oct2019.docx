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C33B656" w:rsidR="00C35D24" w:rsidRPr="00C35D24" w:rsidRDefault="0089388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Postd</w:t>
      </w:r>
      <w:r w:rsidR="00C35D24">
        <w:rPr>
          <w:rFonts w:ascii="Cambria" w:eastAsia="MS Gothic" w:hAnsi="Cambria"/>
          <w:i/>
          <w:iCs/>
          <w:color w:val="000000"/>
          <w:spacing w:val="15"/>
          <w:sz w:val="28"/>
          <w:szCs w:val="28"/>
          <w:lang w:eastAsia="en-CA"/>
        </w:rPr>
        <w:t xml:space="preserve">octoral </w:t>
      </w:r>
      <w:r w:rsidR="00C35D24"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7D588BC5"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64265">
        <w:rPr>
          <w:rFonts w:ascii="Cambria" w:eastAsia="MS Gothic" w:hAnsi="Cambria"/>
          <w:i/>
          <w:iCs/>
          <w:color w:val="000000"/>
          <w:spacing w:val="15"/>
          <w:sz w:val="28"/>
          <w:szCs w:val="28"/>
          <w:lang w:eastAsia="en-CA"/>
        </w:rPr>
        <w:t>September</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w:t>
      </w:r>
      <w:r w:rsidR="00E64265">
        <w:rPr>
          <w:rFonts w:ascii="Cambria" w:eastAsia="MS Gothic" w:hAnsi="Cambria"/>
          <w:i/>
          <w:iCs/>
          <w:color w:val="000000"/>
          <w:spacing w:val="15"/>
          <w:sz w:val="28"/>
          <w:szCs w:val="28"/>
          <w:lang w:eastAsia="en-CA"/>
        </w:rPr>
        <w:t>9</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59222111" w14:textId="308A16B1" w:rsidR="006B5EBC"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2804586" w:history="1">
            <w:r w:rsidR="006B5EBC" w:rsidRPr="00D07366">
              <w:rPr>
                <w:rStyle w:val="Hyperlink"/>
                <w:noProof/>
              </w:rPr>
              <w:t>1</w:t>
            </w:r>
            <w:r w:rsidR="006B5EBC">
              <w:rPr>
                <w:rFonts w:cstheme="minorBidi"/>
                <w:noProof/>
                <w:sz w:val="24"/>
                <w:lang w:val="en-CA" w:bidi="ar-SA"/>
              </w:rPr>
              <w:tab/>
            </w:r>
            <w:r w:rsidR="006B5EBC" w:rsidRPr="00D07366">
              <w:rPr>
                <w:rStyle w:val="Hyperlink"/>
                <w:noProof/>
              </w:rPr>
              <w:t>Purpose</w:t>
            </w:r>
            <w:r w:rsidR="006B5EBC">
              <w:rPr>
                <w:noProof/>
                <w:webHidden/>
              </w:rPr>
              <w:tab/>
            </w:r>
            <w:r w:rsidR="006B5EBC">
              <w:rPr>
                <w:noProof/>
                <w:webHidden/>
              </w:rPr>
              <w:fldChar w:fldCharType="begin"/>
            </w:r>
            <w:r w:rsidR="006B5EBC">
              <w:rPr>
                <w:noProof/>
                <w:webHidden/>
              </w:rPr>
              <w:instrText xml:space="preserve"> PAGEREF _Toc22804586 \h </w:instrText>
            </w:r>
            <w:r w:rsidR="006B5EBC">
              <w:rPr>
                <w:noProof/>
                <w:webHidden/>
              </w:rPr>
            </w:r>
            <w:r w:rsidR="006B5EBC">
              <w:rPr>
                <w:noProof/>
                <w:webHidden/>
              </w:rPr>
              <w:fldChar w:fldCharType="separate"/>
            </w:r>
            <w:r w:rsidR="006B5EBC">
              <w:rPr>
                <w:noProof/>
                <w:webHidden/>
              </w:rPr>
              <w:t>4</w:t>
            </w:r>
            <w:r w:rsidR="006B5EBC">
              <w:rPr>
                <w:noProof/>
                <w:webHidden/>
              </w:rPr>
              <w:fldChar w:fldCharType="end"/>
            </w:r>
          </w:hyperlink>
        </w:p>
        <w:p w14:paraId="0D5B7A87" w14:textId="68744BDC" w:rsidR="006B5EBC" w:rsidRDefault="006B5EBC">
          <w:pPr>
            <w:pStyle w:val="TOC1"/>
            <w:tabs>
              <w:tab w:val="left" w:pos="400"/>
              <w:tab w:val="right" w:leader="dot" w:pos="9350"/>
            </w:tabs>
            <w:rPr>
              <w:rFonts w:cstheme="minorBidi"/>
              <w:noProof/>
              <w:sz w:val="24"/>
              <w:lang w:val="en-CA" w:bidi="ar-SA"/>
            </w:rPr>
          </w:pPr>
          <w:hyperlink w:anchor="_Toc22804587" w:history="1">
            <w:r w:rsidRPr="00D07366">
              <w:rPr>
                <w:rStyle w:val="Hyperlink"/>
                <w:noProof/>
              </w:rPr>
              <w:t>2</w:t>
            </w:r>
            <w:r>
              <w:rPr>
                <w:rFonts w:cstheme="minorBidi"/>
                <w:noProof/>
                <w:sz w:val="24"/>
                <w:lang w:val="en-CA" w:bidi="ar-SA"/>
              </w:rPr>
              <w:tab/>
            </w:r>
            <w:r w:rsidRPr="00D07366">
              <w:rPr>
                <w:rStyle w:val="Hyperlink"/>
                <w:noProof/>
              </w:rPr>
              <w:t>Scope</w:t>
            </w:r>
            <w:r>
              <w:rPr>
                <w:noProof/>
                <w:webHidden/>
              </w:rPr>
              <w:tab/>
            </w:r>
            <w:r>
              <w:rPr>
                <w:noProof/>
                <w:webHidden/>
              </w:rPr>
              <w:fldChar w:fldCharType="begin"/>
            </w:r>
            <w:r>
              <w:rPr>
                <w:noProof/>
                <w:webHidden/>
              </w:rPr>
              <w:instrText xml:space="preserve"> PAGEREF _Toc22804587 \h </w:instrText>
            </w:r>
            <w:r>
              <w:rPr>
                <w:noProof/>
                <w:webHidden/>
              </w:rPr>
            </w:r>
            <w:r>
              <w:rPr>
                <w:noProof/>
                <w:webHidden/>
              </w:rPr>
              <w:fldChar w:fldCharType="separate"/>
            </w:r>
            <w:r>
              <w:rPr>
                <w:noProof/>
                <w:webHidden/>
              </w:rPr>
              <w:t>4</w:t>
            </w:r>
            <w:r>
              <w:rPr>
                <w:noProof/>
                <w:webHidden/>
              </w:rPr>
              <w:fldChar w:fldCharType="end"/>
            </w:r>
          </w:hyperlink>
        </w:p>
        <w:p w14:paraId="09784192" w14:textId="6B795777" w:rsidR="006B5EBC" w:rsidRDefault="006B5EBC">
          <w:pPr>
            <w:pStyle w:val="TOC1"/>
            <w:tabs>
              <w:tab w:val="left" w:pos="400"/>
              <w:tab w:val="right" w:leader="dot" w:pos="9350"/>
            </w:tabs>
            <w:rPr>
              <w:rFonts w:cstheme="minorBidi"/>
              <w:noProof/>
              <w:sz w:val="24"/>
              <w:lang w:val="en-CA" w:bidi="ar-SA"/>
            </w:rPr>
          </w:pPr>
          <w:hyperlink w:anchor="_Toc22804588" w:history="1">
            <w:r w:rsidRPr="00D07366">
              <w:rPr>
                <w:rStyle w:val="Hyperlink"/>
                <w:noProof/>
              </w:rPr>
              <w:t>3</w:t>
            </w:r>
            <w:r>
              <w:rPr>
                <w:rFonts w:cstheme="minorBidi"/>
                <w:noProof/>
                <w:sz w:val="24"/>
                <w:lang w:val="en-CA" w:bidi="ar-SA"/>
              </w:rPr>
              <w:tab/>
            </w:r>
            <w:r w:rsidRPr="00D07366">
              <w:rPr>
                <w:rStyle w:val="Hyperlink"/>
                <w:noProof/>
              </w:rPr>
              <w:t>Role of the Ontology</w:t>
            </w:r>
            <w:r>
              <w:rPr>
                <w:noProof/>
                <w:webHidden/>
              </w:rPr>
              <w:tab/>
            </w:r>
            <w:r>
              <w:rPr>
                <w:noProof/>
                <w:webHidden/>
              </w:rPr>
              <w:fldChar w:fldCharType="begin"/>
            </w:r>
            <w:r>
              <w:rPr>
                <w:noProof/>
                <w:webHidden/>
              </w:rPr>
              <w:instrText xml:space="preserve"> PAGEREF _Toc22804588 \h </w:instrText>
            </w:r>
            <w:r>
              <w:rPr>
                <w:noProof/>
                <w:webHidden/>
              </w:rPr>
            </w:r>
            <w:r>
              <w:rPr>
                <w:noProof/>
                <w:webHidden/>
              </w:rPr>
              <w:fldChar w:fldCharType="separate"/>
            </w:r>
            <w:r>
              <w:rPr>
                <w:noProof/>
                <w:webHidden/>
              </w:rPr>
              <w:t>4</w:t>
            </w:r>
            <w:r>
              <w:rPr>
                <w:noProof/>
                <w:webHidden/>
              </w:rPr>
              <w:fldChar w:fldCharType="end"/>
            </w:r>
          </w:hyperlink>
        </w:p>
        <w:p w14:paraId="65783E2D" w14:textId="037C29F7" w:rsidR="006B5EBC" w:rsidRDefault="006B5EBC">
          <w:pPr>
            <w:pStyle w:val="TOC1"/>
            <w:tabs>
              <w:tab w:val="left" w:pos="400"/>
              <w:tab w:val="right" w:leader="dot" w:pos="9350"/>
            </w:tabs>
            <w:rPr>
              <w:rFonts w:cstheme="minorBidi"/>
              <w:noProof/>
              <w:sz w:val="24"/>
              <w:lang w:val="en-CA" w:bidi="ar-SA"/>
            </w:rPr>
          </w:pPr>
          <w:hyperlink w:anchor="_Toc22804589" w:history="1">
            <w:r w:rsidRPr="00D07366">
              <w:rPr>
                <w:rStyle w:val="Hyperlink"/>
                <w:noProof/>
              </w:rPr>
              <w:t>4</w:t>
            </w:r>
            <w:r>
              <w:rPr>
                <w:rFonts w:cstheme="minorBidi"/>
                <w:noProof/>
                <w:sz w:val="24"/>
                <w:lang w:val="en-CA" w:bidi="ar-SA"/>
              </w:rPr>
              <w:tab/>
            </w:r>
            <w:r w:rsidRPr="00D07366">
              <w:rPr>
                <w:rStyle w:val="Hyperlink"/>
                <w:noProof/>
              </w:rPr>
              <w:t>Development Approach</w:t>
            </w:r>
            <w:r>
              <w:rPr>
                <w:noProof/>
                <w:webHidden/>
              </w:rPr>
              <w:tab/>
            </w:r>
            <w:r>
              <w:rPr>
                <w:noProof/>
                <w:webHidden/>
              </w:rPr>
              <w:fldChar w:fldCharType="begin"/>
            </w:r>
            <w:r>
              <w:rPr>
                <w:noProof/>
                <w:webHidden/>
              </w:rPr>
              <w:instrText xml:space="preserve"> PAGEREF _Toc22804589 \h </w:instrText>
            </w:r>
            <w:r>
              <w:rPr>
                <w:noProof/>
                <w:webHidden/>
              </w:rPr>
            </w:r>
            <w:r>
              <w:rPr>
                <w:noProof/>
                <w:webHidden/>
              </w:rPr>
              <w:fldChar w:fldCharType="separate"/>
            </w:r>
            <w:r>
              <w:rPr>
                <w:noProof/>
                <w:webHidden/>
              </w:rPr>
              <w:t>5</w:t>
            </w:r>
            <w:r>
              <w:rPr>
                <w:noProof/>
                <w:webHidden/>
              </w:rPr>
              <w:fldChar w:fldCharType="end"/>
            </w:r>
          </w:hyperlink>
        </w:p>
        <w:p w14:paraId="50F630C5" w14:textId="15925694" w:rsidR="006B5EBC" w:rsidRDefault="006B5EBC">
          <w:pPr>
            <w:pStyle w:val="TOC1"/>
            <w:tabs>
              <w:tab w:val="left" w:pos="400"/>
              <w:tab w:val="right" w:leader="dot" w:pos="9350"/>
            </w:tabs>
            <w:rPr>
              <w:rFonts w:cstheme="minorBidi"/>
              <w:noProof/>
              <w:sz w:val="24"/>
              <w:lang w:val="en-CA" w:bidi="ar-SA"/>
            </w:rPr>
          </w:pPr>
          <w:hyperlink w:anchor="_Toc22804590" w:history="1">
            <w:r w:rsidRPr="00D07366">
              <w:rPr>
                <w:rStyle w:val="Hyperlink"/>
                <w:noProof/>
              </w:rPr>
              <w:t>5</w:t>
            </w:r>
            <w:r>
              <w:rPr>
                <w:rFonts w:cstheme="minorBidi"/>
                <w:noProof/>
                <w:sz w:val="24"/>
                <w:lang w:val="en-CA" w:bidi="ar-SA"/>
              </w:rPr>
              <w:tab/>
            </w:r>
            <w:r w:rsidRPr="00D07366">
              <w:rPr>
                <w:rStyle w:val="Hyperlink"/>
                <w:noProof/>
              </w:rPr>
              <w:t>Requirements</w:t>
            </w:r>
            <w:r>
              <w:rPr>
                <w:noProof/>
                <w:webHidden/>
              </w:rPr>
              <w:tab/>
            </w:r>
            <w:r>
              <w:rPr>
                <w:noProof/>
                <w:webHidden/>
              </w:rPr>
              <w:fldChar w:fldCharType="begin"/>
            </w:r>
            <w:r>
              <w:rPr>
                <w:noProof/>
                <w:webHidden/>
              </w:rPr>
              <w:instrText xml:space="preserve"> PAGEREF _Toc22804590 \h </w:instrText>
            </w:r>
            <w:r>
              <w:rPr>
                <w:noProof/>
                <w:webHidden/>
              </w:rPr>
            </w:r>
            <w:r>
              <w:rPr>
                <w:noProof/>
                <w:webHidden/>
              </w:rPr>
              <w:fldChar w:fldCharType="separate"/>
            </w:r>
            <w:r>
              <w:rPr>
                <w:noProof/>
                <w:webHidden/>
              </w:rPr>
              <w:t>6</w:t>
            </w:r>
            <w:r>
              <w:rPr>
                <w:noProof/>
                <w:webHidden/>
              </w:rPr>
              <w:fldChar w:fldCharType="end"/>
            </w:r>
          </w:hyperlink>
        </w:p>
        <w:p w14:paraId="0FB9C90A" w14:textId="2E3C60DA" w:rsidR="006B5EBC" w:rsidRDefault="006B5EBC">
          <w:pPr>
            <w:pStyle w:val="TOC2"/>
            <w:tabs>
              <w:tab w:val="left" w:pos="720"/>
              <w:tab w:val="right" w:leader="dot" w:pos="9350"/>
            </w:tabs>
            <w:rPr>
              <w:rFonts w:cstheme="minorBidi"/>
              <w:noProof/>
              <w:sz w:val="24"/>
              <w:lang w:val="en-CA" w:bidi="ar-SA"/>
            </w:rPr>
          </w:pPr>
          <w:hyperlink w:anchor="_Toc22804591" w:history="1">
            <w:r w:rsidRPr="00D07366">
              <w:rPr>
                <w:rStyle w:val="Hyperlink"/>
                <w:rFonts w:ascii="Times New Roman" w:hAnsi="Times New Roman"/>
                <w:noProof/>
                <w:snapToGrid w:val="0"/>
                <w:w w:val="0"/>
              </w:rPr>
              <w:t>5.1</w:t>
            </w:r>
            <w:r>
              <w:rPr>
                <w:rFonts w:cstheme="minorBidi"/>
                <w:noProof/>
                <w:sz w:val="24"/>
                <w:lang w:val="en-CA" w:bidi="ar-SA"/>
              </w:rPr>
              <w:tab/>
            </w:r>
            <w:r w:rsidRPr="00D07366">
              <w:rPr>
                <w:rStyle w:val="Hyperlink"/>
                <w:noProof/>
              </w:rPr>
              <w:t>Motivating Scenario: Land Use and Transportation Simulation</w:t>
            </w:r>
            <w:r>
              <w:rPr>
                <w:noProof/>
                <w:webHidden/>
              </w:rPr>
              <w:tab/>
            </w:r>
            <w:r>
              <w:rPr>
                <w:noProof/>
                <w:webHidden/>
              </w:rPr>
              <w:fldChar w:fldCharType="begin"/>
            </w:r>
            <w:r>
              <w:rPr>
                <w:noProof/>
                <w:webHidden/>
              </w:rPr>
              <w:instrText xml:space="preserve"> PAGEREF _Toc22804591 \h </w:instrText>
            </w:r>
            <w:r>
              <w:rPr>
                <w:noProof/>
                <w:webHidden/>
              </w:rPr>
            </w:r>
            <w:r>
              <w:rPr>
                <w:noProof/>
                <w:webHidden/>
              </w:rPr>
              <w:fldChar w:fldCharType="separate"/>
            </w:r>
            <w:r>
              <w:rPr>
                <w:noProof/>
                <w:webHidden/>
              </w:rPr>
              <w:t>7</w:t>
            </w:r>
            <w:r>
              <w:rPr>
                <w:noProof/>
                <w:webHidden/>
              </w:rPr>
              <w:fldChar w:fldCharType="end"/>
            </w:r>
          </w:hyperlink>
        </w:p>
        <w:p w14:paraId="65624572" w14:textId="78956114" w:rsidR="006B5EBC" w:rsidRDefault="006B5EBC">
          <w:pPr>
            <w:pStyle w:val="TOC2"/>
            <w:tabs>
              <w:tab w:val="left" w:pos="720"/>
              <w:tab w:val="right" w:leader="dot" w:pos="9350"/>
            </w:tabs>
            <w:rPr>
              <w:rFonts w:cstheme="minorBidi"/>
              <w:noProof/>
              <w:sz w:val="24"/>
              <w:lang w:val="en-CA" w:bidi="ar-SA"/>
            </w:rPr>
          </w:pPr>
          <w:hyperlink w:anchor="_Toc22804592" w:history="1">
            <w:r w:rsidRPr="00D07366">
              <w:rPr>
                <w:rStyle w:val="Hyperlink"/>
                <w:rFonts w:ascii="Times New Roman" w:hAnsi="Times New Roman"/>
                <w:noProof/>
                <w:snapToGrid w:val="0"/>
                <w:w w:val="0"/>
              </w:rPr>
              <w:t>5.2</w:t>
            </w:r>
            <w:r>
              <w:rPr>
                <w:rFonts w:cstheme="minorBidi"/>
                <w:noProof/>
                <w:sz w:val="24"/>
                <w:lang w:val="en-CA" w:bidi="ar-SA"/>
              </w:rPr>
              <w:tab/>
            </w:r>
            <w:r w:rsidRPr="00D07366">
              <w:rPr>
                <w:rStyle w:val="Hyperlink"/>
                <w:noProof/>
              </w:rPr>
              <w:t>Motivating Scenario: Transit Research</w:t>
            </w:r>
            <w:r>
              <w:rPr>
                <w:noProof/>
                <w:webHidden/>
              </w:rPr>
              <w:tab/>
            </w:r>
            <w:r>
              <w:rPr>
                <w:noProof/>
                <w:webHidden/>
              </w:rPr>
              <w:fldChar w:fldCharType="begin"/>
            </w:r>
            <w:r>
              <w:rPr>
                <w:noProof/>
                <w:webHidden/>
              </w:rPr>
              <w:instrText xml:space="preserve"> PAGEREF _Toc22804592 \h </w:instrText>
            </w:r>
            <w:r>
              <w:rPr>
                <w:noProof/>
                <w:webHidden/>
              </w:rPr>
            </w:r>
            <w:r>
              <w:rPr>
                <w:noProof/>
                <w:webHidden/>
              </w:rPr>
              <w:fldChar w:fldCharType="separate"/>
            </w:r>
            <w:r>
              <w:rPr>
                <w:noProof/>
                <w:webHidden/>
              </w:rPr>
              <w:t>8</w:t>
            </w:r>
            <w:r>
              <w:rPr>
                <w:noProof/>
                <w:webHidden/>
              </w:rPr>
              <w:fldChar w:fldCharType="end"/>
            </w:r>
          </w:hyperlink>
        </w:p>
        <w:p w14:paraId="060F04D4" w14:textId="459F1455" w:rsidR="006B5EBC" w:rsidRDefault="006B5EBC">
          <w:pPr>
            <w:pStyle w:val="TOC2"/>
            <w:tabs>
              <w:tab w:val="left" w:pos="720"/>
              <w:tab w:val="right" w:leader="dot" w:pos="9350"/>
            </w:tabs>
            <w:rPr>
              <w:rFonts w:cstheme="minorBidi"/>
              <w:noProof/>
              <w:sz w:val="24"/>
              <w:lang w:val="en-CA" w:bidi="ar-SA"/>
            </w:rPr>
          </w:pPr>
          <w:hyperlink w:anchor="_Toc22804593" w:history="1">
            <w:r w:rsidRPr="00D07366">
              <w:rPr>
                <w:rStyle w:val="Hyperlink"/>
                <w:rFonts w:ascii="Times New Roman" w:hAnsi="Times New Roman"/>
                <w:noProof/>
                <w:snapToGrid w:val="0"/>
                <w:w w:val="0"/>
              </w:rPr>
              <w:t>5.3</w:t>
            </w:r>
            <w:r>
              <w:rPr>
                <w:rFonts w:cstheme="minorBidi"/>
                <w:noProof/>
                <w:sz w:val="24"/>
                <w:lang w:val="en-CA" w:bidi="ar-SA"/>
              </w:rPr>
              <w:tab/>
            </w:r>
            <w:r w:rsidRPr="00D07366">
              <w:rPr>
                <w:rStyle w:val="Hyperlink"/>
                <w:noProof/>
              </w:rPr>
              <w:t>Motivating Scenario: Smart Parking Applications</w:t>
            </w:r>
            <w:r>
              <w:rPr>
                <w:noProof/>
                <w:webHidden/>
              </w:rPr>
              <w:tab/>
            </w:r>
            <w:r>
              <w:rPr>
                <w:noProof/>
                <w:webHidden/>
              </w:rPr>
              <w:fldChar w:fldCharType="begin"/>
            </w:r>
            <w:r>
              <w:rPr>
                <w:noProof/>
                <w:webHidden/>
              </w:rPr>
              <w:instrText xml:space="preserve"> PAGEREF _Toc22804593 \h </w:instrText>
            </w:r>
            <w:r>
              <w:rPr>
                <w:noProof/>
                <w:webHidden/>
              </w:rPr>
            </w:r>
            <w:r>
              <w:rPr>
                <w:noProof/>
                <w:webHidden/>
              </w:rPr>
              <w:fldChar w:fldCharType="separate"/>
            </w:r>
            <w:r>
              <w:rPr>
                <w:noProof/>
                <w:webHidden/>
              </w:rPr>
              <w:t>8</w:t>
            </w:r>
            <w:r>
              <w:rPr>
                <w:noProof/>
                <w:webHidden/>
              </w:rPr>
              <w:fldChar w:fldCharType="end"/>
            </w:r>
          </w:hyperlink>
        </w:p>
        <w:p w14:paraId="0938E766" w14:textId="6EF6D95A" w:rsidR="006B5EBC" w:rsidRDefault="006B5EBC">
          <w:pPr>
            <w:pStyle w:val="TOC2"/>
            <w:tabs>
              <w:tab w:val="left" w:pos="720"/>
              <w:tab w:val="right" w:leader="dot" w:pos="9350"/>
            </w:tabs>
            <w:rPr>
              <w:rFonts w:cstheme="minorBidi"/>
              <w:noProof/>
              <w:sz w:val="24"/>
              <w:lang w:val="en-CA" w:bidi="ar-SA"/>
            </w:rPr>
          </w:pPr>
          <w:hyperlink w:anchor="_Toc22804594" w:history="1">
            <w:r w:rsidRPr="00D07366">
              <w:rPr>
                <w:rStyle w:val="Hyperlink"/>
                <w:rFonts w:ascii="Times New Roman" w:hAnsi="Times New Roman"/>
                <w:noProof/>
                <w:snapToGrid w:val="0"/>
                <w:w w:val="0"/>
              </w:rPr>
              <w:t>5.4</w:t>
            </w:r>
            <w:r>
              <w:rPr>
                <w:rFonts w:cstheme="minorBidi"/>
                <w:noProof/>
                <w:sz w:val="24"/>
                <w:lang w:val="en-CA" w:bidi="ar-SA"/>
              </w:rPr>
              <w:tab/>
            </w:r>
            <w:r w:rsidRPr="00D07366">
              <w:rPr>
                <w:rStyle w:val="Hyperlink"/>
                <w:noProof/>
              </w:rPr>
              <w:t>Motivating Scenario: ATIS via IT-SoS</w:t>
            </w:r>
            <w:r>
              <w:rPr>
                <w:noProof/>
                <w:webHidden/>
              </w:rPr>
              <w:tab/>
            </w:r>
            <w:r>
              <w:rPr>
                <w:noProof/>
                <w:webHidden/>
              </w:rPr>
              <w:fldChar w:fldCharType="begin"/>
            </w:r>
            <w:r>
              <w:rPr>
                <w:noProof/>
                <w:webHidden/>
              </w:rPr>
              <w:instrText xml:space="preserve"> PAGEREF _Toc22804594 \h </w:instrText>
            </w:r>
            <w:r>
              <w:rPr>
                <w:noProof/>
                <w:webHidden/>
              </w:rPr>
            </w:r>
            <w:r>
              <w:rPr>
                <w:noProof/>
                <w:webHidden/>
              </w:rPr>
              <w:fldChar w:fldCharType="separate"/>
            </w:r>
            <w:r>
              <w:rPr>
                <w:noProof/>
                <w:webHidden/>
              </w:rPr>
              <w:t>9</w:t>
            </w:r>
            <w:r>
              <w:rPr>
                <w:noProof/>
                <w:webHidden/>
              </w:rPr>
              <w:fldChar w:fldCharType="end"/>
            </w:r>
          </w:hyperlink>
        </w:p>
        <w:p w14:paraId="6711F83D" w14:textId="09F00CAB" w:rsidR="006B5EBC" w:rsidRDefault="006B5EBC">
          <w:pPr>
            <w:pStyle w:val="TOC2"/>
            <w:tabs>
              <w:tab w:val="left" w:pos="720"/>
              <w:tab w:val="right" w:leader="dot" w:pos="9350"/>
            </w:tabs>
            <w:rPr>
              <w:rFonts w:cstheme="minorBidi"/>
              <w:noProof/>
              <w:sz w:val="24"/>
              <w:lang w:val="en-CA" w:bidi="ar-SA"/>
            </w:rPr>
          </w:pPr>
          <w:hyperlink w:anchor="_Toc22804595" w:history="1">
            <w:r w:rsidRPr="00D07366">
              <w:rPr>
                <w:rStyle w:val="Hyperlink"/>
                <w:rFonts w:ascii="Times New Roman" w:hAnsi="Times New Roman"/>
                <w:noProof/>
                <w:snapToGrid w:val="0"/>
                <w:w w:val="0"/>
              </w:rPr>
              <w:t>5.5</w:t>
            </w:r>
            <w:r>
              <w:rPr>
                <w:rFonts w:cstheme="minorBidi"/>
                <w:noProof/>
                <w:sz w:val="24"/>
                <w:lang w:val="en-CA" w:bidi="ar-SA"/>
              </w:rPr>
              <w:tab/>
            </w:r>
            <w:r w:rsidRPr="00D07366">
              <w:rPr>
                <w:rStyle w:val="Hyperlink"/>
                <w:noProof/>
              </w:rPr>
              <w:t>Motivating Scenario: ArcGIS Query Support</w:t>
            </w:r>
            <w:r>
              <w:rPr>
                <w:noProof/>
                <w:webHidden/>
              </w:rPr>
              <w:tab/>
            </w:r>
            <w:r>
              <w:rPr>
                <w:noProof/>
                <w:webHidden/>
              </w:rPr>
              <w:fldChar w:fldCharType="begin"/>
            </w:r>
            <w:r>
              <w:rPr>
                <w:noProof/>
                <w:webHidden/>
              </w:rPr>
              <w:instrText xml:space="preserve"> PAGEREF _Toc22804595 \h </w:instrText>
            </w:r>
            <w:r>
              <w:rPr>
                <w:noProof/>
                <w:webHidden/>
              </w:rPr>
            </w:r>
            <w:r>
              <w:rPr>
                <w:noProof/>
                <w:webHidden/>
              </w:rPr>
              <w:fldChar w:fldCharType="separate"/>
            </w:r>
            <w:r>
              <w:rPr>
                <w:noProof/>
                <w:webHidden/>
              </w:rPr>
              <w:t>9</w:t>
            </w:r>
            <w:r>
              <w:rPr>
                <w:noProof/>
                <w:webHidden/>
              </w:rPr>
              <w:fldChar w:fldCharType="end"/>
            </w:r>
          </w:hyperlink>
        </w:p>
        <w:p w14:paraId="376D213D" w14:textId="09312610" w:rsidR="006B5EBC" w:rsidRDefault="006B5EBC">
          <w:pPr>
            <w:pStyle w:val="TOC1"/>
            <w:tabs>
              <w:tab w:val="left" w:pos="400"/>
              <w:tab w:val="right" w:leader="dot" w:pos="9350"/>
            </w:tabs>
            <w:rPr>
              <w:rFonts w:cstheme="minorBidi"/>
              <w:noProof/>
              <w:sz w:val="24"/>
              <w:lang w:val="en-CA" w:bidi="ar-SA"/>
            </w:rPr>
          </w:pPr>
          <w:hyperlink w:anchor="_Toc22804596" w:history="1">
            <w:r w:rsidRPr="00D07366">
              <w:rPr>
                <w:rStyle w:val="Hyperlink"/>
                <w:noProof/>
              </w:rPr>
              <w:t>6</w:t>
            </w:r>
            <w:r>
              <w:rPr>
                <w:rFonts w:cstheme="minorBidi"/>
                <w:noProof/>
                <w:sz w:val="24"/>
                <w:lang w:val="en-CA" w:bidi="ar-SA"/>
              </w:rPr>
              <w:tab/>
            </w:r>
            <w:r w:rsidRPr="00D07366">
              <w:rPr>
                <w:rStyle w:val="Hyperlink"/>
                <w:noProof/>
              </w:rPr>
              <w:t>Urban System Characteristics and Behaviour</w:t>
            </w:r>
            <w:r>
              <w:rPr>
                <w:noProof/>
                <w:webHidden/>
              </w:rPr>
              <w:tab/>
            </w:r>
            <w:r>
              <w:rPr>
                <w:noProof/>
                <w:webHidden/>
              </w:rPr>
              <w:fldChar w:fldCharType="begin"/>
            </w:r>
            <w:r>
              <w:rPr>
                <w:noProof/>
                <w:webHidden/>
              </w:rPr>
              <w:instrText xml:space="preserve"> PAGEREF _Toc22804596 \h </w:instrText>
            </w:r>
            <w:r>
              <w:rPr>
                <w:noProof/>
                <w:webHidden/>
              </w:rPr>
            </w:r>
            <w:r>
              <w:rPr>
                <w:noProof/>
                <w:webHidden/>
              </w:rPr>
              <w:fldChar w:fldCharType="separate"/>
            </w:r>
            <w:r>
              <w:rPr>
                <w:noProof/>
                <w:webHidden/>
              </w:rPr>
              <w:t>9</w:t>
            </w:r>
            <w:r>
              <w:rPr>
                <w:noProof/>
                <w:webHidden/>
              </w:rPr>
              <w:fldChar w:fldCharType="end"/>
            </w:r>
          </w:hyperlink>
        </w:p>
        <w:p w14:paraId="70A0FC45" w14:textId="4E18A34F" w:rsidR="006B5EBC" w:rsidRDefault="006B5EBC">
          <w:pPr>
            <w:pStyle w:val="TOC2"/>
            <w:tabs>
              <w:tab w:val="left" w:pos="720"/>
              <w:tab w:val="right" w:leader="dot" w:pos="9350"/>
            </w:tabs>
            <w:rPr>
              <w:rFonts w:cstheme="minorBidi"/>
              <w:noProof/>
              <w:sz w:val="24"/>
              <w:lang w:val="en-CA" w:bidi="ar-SA"/>
            </w:rPr>
          </w:pPr>
          <w:hyperlink w:anchor="_Toc22804597" w:history="1">
            <w:r w:rsidRPr="00D07366">
              <w:rPr>
                <w:rStyle w:val="Hyperlink"/>
                <w:rFonts w:ascii="Times New Roman" w:hAnsi="Times New Roman"/>
                <w:noProof/>
                <w:snapToGrid w:val="0"/>
                <w:w w:val="0"/>
              </w:rPr>
              <w:t>6.1</w:t>
            </w:r>
            <w:r>
              <w:rPr>
                <w:rFonts w:cstheme="minorBidi"/>
                <w:noProof/>
                <w:sz w:val="24"/>
                <w:lang w:val="en-CA" w:bidi="ar-SA"/>
              </w:rPr>
              <w:tab/>
            </w:r>
            <w:r w:rsidRPr="00D07366">
              <w:rPr>
                <w:rStyle w:val="Hyperlink"/>
                <w:noProof/>
              </w:rPr>
              <w:t>Foundational Ontologies</w:t>
            </w:r>
            <w:r>
              <w:rPr>
                <w:noProof/>
                <w:webHidden/>
              </w:rPr>
              <w:tab/>
            </w:r>
            <w:r>
              <w:rPr>
                <w:noProof/>
                <w:webHidden/>
              </w:rPr>
              <w:fldChar w:fldCharType="begin"/>
            </w:r>
            <w:r>
              <w:rPr>
                <w:noProof/>
                <w:webHidden/>
              </w:rPr>
              <w:instrText xml:space="preserve"> PAGEREF _Toc22804597 \h </w:instrText>
            </w:r>
            <w:r>
              <w:rPr>
                <w:noProof/>
                <w:webHidden/>
              </w:rPr>
            </w:r>
            <w:r>
              <w:rPr>
                <w:noProof/>
                <w:webHidden/>
              </w:rPr>
              <w:fldChar w:fldCharType="separate"/>
            </w:r>
            <w:r>
              <w:rPr>
                <w:noProof/>
                <w:webHidden/>
              </w:rPr>
              <w:t>10</w:t>
            </w:r>
            <w:r>
              <w:rPr>
                <w:noProof/>
                <w:webHidden/>
              </w:rPr>
              <w:fldChar w:fldCharType="end"/>
            </w:r>
          </w:hyperlink>
        </w:p>
        <w:p w14:paraId="6AFADE79" w14:textId="5EA1984D" w:rsidR="006B5EBC" w:rsidRDefault="006B5EBC">
          <w:pPr>
            <w:pStyle w:val="TOC3"/>
            <w:tabs>
              <w:tab w:val="left" w:pos="1200"/>
              <w:tab w:val="right" w:leader="dot" w:pos="9350"/>
            </w:tabs>
            <w:rPr>
              <w:rFonts w:cstheme="minorBidi"/>
              <w:noProof/>
              <w:sz w:val="24"/>
              <w:lang w:val="en-CA" w:bidi="ar-SA"/>
            </w:rPr>
          </w:pPr>
          <w:hyperlink w:anchor="_Toc22804598" w:history="1">
            <w:r w:rsidRPr="00D07366">
              <w:rPr>
                <w:rStyle w:val="Hyperlink"/>
                <w:noProof/>
              </w:rPr>
              <w:t>6.1.1</w:t>
            </w:r>
            <w:r>
              <w:rPr>
                <w:rFonts w:cstheme="minorBidi"/>
                <w:noProof/>
                <w:sz w:val="24"/>
                <w:lang w:val="en-CA" w:bidi="ar-SA"/>
              </w:rPr>
              <w:tab/>
            </w:r>
            <w:r w:rsidRPr="00D07366">
              <w:rPr>
                <w:rStyle w:val="Hyperlink"/>
                <w:noProof/>
              </w:rPr>
              <w:t>Location Ontology</w:t>
            </w:r>
            <w:r>
              <w:rPr>
                <w:noProof/>
                <w:webHidden/>
              </w:rPr>
              <w:tab/>
            </w:r>
            <w:r>
              <w:rPr>
                <w:noProof/>
                <w:webHidden/>
              </w:rPr>
              <w:fldChar w:fldCharType="begin"/>
            </w:r>
            <w:r>
              <w:rPr>
                <w:noProof/>
                <w:webHidden/>
              </w:rPr>
              <w:instrText xml:space="preserve"> PAGEREF _Toc22804598 \h </w:instrText>
            </w:r>
            <w:r>
              <w:rPr>
                <w:noProof/>
                <w:webHidden/>
              </w:rPr>
            </w:r>
            <w:r>
              <w:rPr>
                <w:noProof/>
                <w:webHidden/>
              </w:rPr>
              <w:fldChar w:fldCharType="separate"/>
            </w:r>
            <w:r>
              <w:rPr>
                <w:noProof/>
                <w:webHidden/>
              </w:rPr>
              <w:t>10</w:t>
            </w:r>
            <w:r>
              <w:rPr>
                <w:noProof/>
                <w:webHidden/>
              </w:rPr>
              <w:fldChar w:fldCharType="end"/>
            </w:r>
          </w:hyperlink>
        </w:p>
        <w:p w14:paraId="3535A817" w14:textId="55C2688E" w:rsidR="006B5EBC" w:rsidRDefault="006B5EBC">
          <w:pPr>
            <w:pStyle w:val="TOC3"/>
            <w:tabs>
              <w:tab w:val="left" w:pos="1200"/>
              <w:tab w:val="right" w:leader="dot" w:pos="9350"/>
            </w:tabs>
            <w:rPr>
              <w:rFonts w:cstheme="minorBidi"/>
              <w:noProof/>
              <w:sz w:val="24"/>
              <w:lang w:val="en-CA" w:bidi="ar-SA"/>
            </w:rPr>
          </w:pPr>
          <w:hyperlink w:anchor="_Toc22804599" w:history="1">
            <w:r w:rsidRPr="00D07366">
              <w:rPr>
                <w:rStyle w:val="Hyperlink"/>
                <w:noProof/>
              </w:rPr>
              <w:t>6.1.2</w:t>
            </w:r>
            <w:r>
              <w:rPr>
                <w:rFonts w:cstheme="minorBidi"/>
                <w:noProof/>
                <w:sz w:val="24"/>
                <w:lang w:val="en-CA" w:bidi="ar-SA"/>
              </w:rPr>
              <w:tab/>
            </w:r>
            <w:r w:rsidRPr="00D07366">
              <w:rPr>
                <w:rStyle w:val="Hyperlink"/>
                <w:noProof/>
              </w:rPr>
              <w:t>Time Ontology</w:t>
            </w:r>
            <w:r>
              <w:rPr>
                <w:noProof/>
                <w:webHidden/>
              </w:rPr>
              <w:tab/>
            </w:r>
            <w:r>
              <w:rPr>
                <w:noProof/>
                <w:webHidden/>
              </w:rPr>
              <w:fldChar w:fldCharType="begin"/>
            </w:r>
            <w:r>
              <w:rPr>
                <w:noProof/>
                <w:webHidden/>
              </w:rPr>
              <w:instrText xml:space="preserve"> PAGEREF _Toc22804599 \h </w:instrText>
            </w:r>
            <w:r>
              <w:rPr>
                <w:noProof/>
                <w:webHidden/>
              </w:rPr>
            </w:r>
            <w:r>
              <w:rPr>
                <w:noProof/>
                <w:webHidden/>
              </w:rPr>
              <w:fldChar w:fldCharType="separate"/>
            </w:r>
            <w:r>
              <w:rPr>
                <w:noProof/>
                <w:webHidden/>
              </w:rPr>
              <w:t>13</w:t>
            </w:r>
            <w:r>
              <w:rPr>
                <w:noProof/>
                <w:webHidden/>
              </w:rPr>
              <w:fldChar w:fldCharType="end"/>
            </w:r>
          </w:hyperlink>
        </w:p>
        <w:p w14:paraId="667E55FE" w14:textId="658E97C8" w:rsidR="006B5EBC" w:rsidRDefault="006B5EBC">
          <w:pPr>
            <w:pStyle w:val="TOC3"/>
            <w:tabs>
              <w:tab w:val="left" w:pos="1200"/>
              <w:tab w:val="right" w:leader="dot" w:pos="9350"/>
            </w:tabs>
            <w:rPr>
              <w:rFonts w:cstheme="minorBidi"/>
              <w:noProof/>
              <w:sz w:val="24"/>
              <w:lang w:val="en-CA" w:bidi="ar-SA"/>
            </w:rPr>
          </w:pPr>
          <w:hyperlink w:anchor="_Toc22804600" w:history="1">
            <w:r w:rsidRPr="00D07366">
              <w:rPr>
                <w:rStyle w:val="Hyperlink"/>
                <w:noProof/>
              </w:rPr>
              <w:t>6.1.3</w:t>
            </w:r>
            <w:r>
              <w:rPr>
                <w:rFonts w:cstheme="minorBidi"/>
                <w:noProof/>
                <w:sz w:val="24"/>
                <w:lang w:val="en-CA" w:bidi="ar-SA"/>
              </w:rPr>
              <w:tab/>
            </w:r>
            <w:r w:rsidRPr="00D07366">
              <w:rPr>
                <w:rStyle w:val="Hyperlink"/>
                <w:noProof/>
              </w:rPr>
              <w:t>Change Ontology</w:t>
            </w:r>
            <w:r>
              <w:rPr>
                <w:noProof/>
                <w:webHidden/>
              </w:rPr>
              <w:tab/>
            </w:r>
            <w:r>
              <w:rPr>
                <w:noProof/>
                <w:webHidden/>
              </w:rPr>
              <w:fldChar w:fldCharType="begin"/>
            </w:r>
            <w:r>
              <w:rPr>
                <w:noProof/>
                <w:webHidden/>
              </w:rPr>
              <w:instrText xml:space="preserve"> PAGEREF _Toc22804600 \h </w:instrText>
            </w:r>
            <w:r>
              <w:rPr>
                <w:noProof/>
                <w:webHidden/>
              </w:rPr>
            </w:r>
            <w:r>
              <w:rPr>
                <w:noProof/>
                <w:webHidden/>
              </w:rPr>
              <w:fldChar w:fldCharType="separate"/>
            </w:r>
            <w:r>
              <w:rPr>
                <w:noProof/>
                <w:webHidden/>
              </w:rPr>
              <w:t>16</w:t>
            </w:r>
            <w:r>
              <w:rPr>
                <w:noProof/>
                <w:webHidden/>
              </w:rPr>
              <w:fldChar w:fldCharType="end"/>
            </w:r>
          </w:hyperlink>
        </w:p>
        <w:p w14:paraId="17B5D0BC" w14:textId="61569C31" w:rsidR="006B5EBC" w:rsidRDefault="006B5EBC">
          <w:pPr>
            <w:pStyle w:val="TOC3"/>
            <w:tabs>
              <w:tab w:val="left" w:pos="1200"/>
              <w:tab w:val="right" w:leader="dot" w:pos="9350"/>
            </w:tabs>
            <w:rPr>
              <w:rFonts w:cstheme="minorBidi"/>
              <w:noProof/>
              <w:sz w:val="24"/>
              <w:lang w:val="en-CA" w:bidi="ar-SA"/>
            </w:rPr>
          </w:pPr>
          <w:hyperlink w:anchor="_Toc22804601" w:history="1">
            <w:r w:rsidRPr="00D07366">
              <w:rPr>
                <w:rStyle w:val="Hyperlink"/>
                <w:noProof/>
              </w:rPr>
              <w:t>6.1.4</w:t>
            </w:r>
            <w:r>
              <w:rPr>
                <w:rFonts w:cstheme="minorBidi"/>
                <w:noProof/>
                <w:sz w:val="24"/>
                <w:lang w:val="en-CA" w:bidi="ar-SA"/>
              </w:rPr>
              <w:tab/>
            </w:r>
            <w:r w:rsidRPr="00D07366">
              <w:rPr>
                <w:rStyle w:val="Hyperlink"/>
                <w:noProof/>
              </w:rPr>
              <w:t>Activity Ontology</w:t>
            </w:r>
            <w:r>
              <w:rPr>
                <w:noProof/>
                <w:webHidden/>
              </w:rPr>
              <w:tab/>
            </w:r>
            <w:r>
              <w:rPr>
                <w:noProof/>
                <w:webHidden/>
              </w:rPr>
              <w:fldChar w:fldCharType="begin"/>
            </w:r>
            <w:r>
              <w:rPr>
                <w:noProof/>
                <w:webHidden/>
              </w:rPr>
              <w:instrText xml:space="preserve"> PAGEREF _Toc22804601 \h </w:instrText>
            </w:r>
            <w:r>
              <w:rPr>
                <w:noProof/>
                <w:webHidden/>
              </w:rPr>
            </w:r>
            <w:r>
              <w:rPr>
                <w:noProof/>
                <w:webHidden/>
              </w:rPr>
              <w:fldChar w:fldCharType="separate"/>
            </w:r>
            <w:r>
              <w:rPr>
                <w:noProof/>
                <w:webHidden/>
              </w:rPr>
              <w:t>19</w:t>
            </w:r>
            <w:r>
              <w:rPr>
                <w:noProof/>
                <w:webHidden/>
              </w:rPr>
              <w:fldChar w:fldCharType="end"/>
            </w:r>
          </w:hyperlink>
        </w:p>
        <w:p w14:paraId="35157F82" w14:textId="181EBCB5" w:rsidR="006B5EBC" w:rsidRDefault="006B5EBC">
          <w:pPr>
            <w:pStyle w:val="TOC3"/>
            <w:tabs>
              <w:tab w:val="left" w:pos="1200"/>
              <w:tab w:val="right" w:leader="dot" w:pos="9350"/>
            </w:tabs>
            <w:rPr>
              <w:rFonts w:cstheme="minorBidi"/>
              <w:noProof/>
              <w:sz w:val="24"/>
              <w:lang w:val="en-CA" w:bidi="ar-SA"/>
            </w:rPr>
          </w:pPr>
          <w:hyperlink w:anchor="_Toc22804602" w:history="1">
            <w:r w:rsidRPr="00D07366">
              <w:rPr>
                <w:rStyle w:val="Hyperlink"/>
                <w:noProof/>
              </w:rPr>
              <w:t>6.1.5</w:t>
            </w:r>
            <w:r>
              <w:rPr>
                <w:rFonts w:cstheme="minorBidi"/>
                <w:noProof/>
                <w:sz w:val="24"/>
                <w:lang w:val="en-CA" w:bidi="ar-SA"/>
              </w:rPr>
              <w:tab/>
            </w:r>
            <w:r w:rsidRPr="00D07366">
              <w:rPr>
                <w:rStyle w:val="Hyperlink"/>
                <w:noProof/>
              </w:rPr>
              <w:t>Recurring Event ontology</w:t>
            </w:r>
            <w:r>
              <w:rPr>
                <w:noProof/>
                <w:webHidden/>
              </w:rPr>
              <w:tab/>
            </w:r>
            <w:r>
              <w:rPr>
                <w:noProof/>
                <w:webHidden/>
              </w:rPr>
              <w:fldChar w:fldCharType="begin"/>
            </w:r>
            <w:r>
              <w:rPr>
                <w:noProof/>
                <w:webHidden/>
              </w:rPr>
              <w:instrText xml:space="preserve"> PAGEREF _Toc22804602 \h </w:instrText>
            </w:r>
            <w:r>
              <w:rPr>
                <w:noProof/>
                <w:webHidden/>
              </w:rPr>
            </w:r>
            <w:r>
              <w:rPr>
                <w:noProof/>
                <w:webHidden/>
              </w:rPr>
              <w:fldChar w:fldCharType="separate"/>
            </w:r>
            <w:r>
              <w:rPr>
                <w:noProof/>
                <w:webHidden/>
              </w:rPr>
              <w:t>26</w:t>
            </w:r>
            <w:r>
              <w:rPr>
                <w:noProof/>
                <w:webHidden/>
              </w:rPr>
              <w:fldChar w:fldCharType="end"/>
            </w:r>
          </w:hyperlink>
        </w:p>
        <w:p w14:paraId="14C97572" w14:textId="6F37C8D4" w:rsidR="006B5EBC" w:rsidRDefault="006B5EBC">
          <w:pPr>
            <w:pStyle w:val="TOC3"/>
            <w:tabs>
              <w:tab w:val="left" w:pos="1200"/>
              <w:tab w:val="right" w:leader="dot" w:pos="9350"/>
            </w:tabs>
            <w:rPr>
              <w:rFonts w:cstheme="minorBidi"/>
              <w:noProof/>
              <w:sz w:val="24"/>
              <w:lang w:val="en-CA" w:bidi="ar-SA"/>
            </w:rPr>
          </w:pPr>
          <w:hyperlink w:anchor="_Toc22804603" w:history="1">
            <w:r w:rsidRPr="00D07366">
              <w:rPr>
                <w:rStyle w:val="Hyperlink"/>
                <w:noProof/>
              </w:rPr>
              <w:t>6.1.6</w:t>
            </w:r>
            <w:r>
              <w:rPr>
                <w:rFonts w:cstheme="minorBidi"/>
                <w:noProof/>
                <w:sz w:val="24"/>
                <w:lang w:val="en-CA" w:bidi="ar-SA"/>
              </w:rPr>
              <w:tab/>
            </w:r>
            <w:r w:rsidRPr="00D07366">
              <w:rPr>
                <w:rStyle w:val="Hyperlink"/>
                <w:noProof/>
              </w:rPr>
              <w:t>Resource Ontology</w:t>
            </w:r>
            <w:r>
              <w:rPr>
                <w:noProof/>
                <w:webHidden/>
              </w:rPr>
              <w:tab/>
            </w:r>
            <w:r>
              <w:rPr>
                <w:noProof/>
                <w:webHidden/>
              </w:rPr>
              <w:fldChar w:fldCharType="begin"/>
            </w:r>
            <w:r>
              <w:rPr>
                <w:noProof/>
                <w:webHidden/>
              </w:rPr>
              <w:instrText xml:space="preserve"> PAGEREF _Toc22804603 \h </w:instrText>
            </w:r>
            <w:r>
              <w:rPr>
                <w:noProof/>
                <w:webHidden/>
              </w:rPr>
            </w:r>
            <w:r>
              <w:rPr>
                <w:noProof/>
                <w:webHidden/>
              </w:rPr>
              <w:fldChar w:fldCharType="separate"/>
            </w:r>
            <w:r>
              <w:rPr>
                <w:noProof/>
                <w:webHidden/>
              </w:rPr>
              <w:t>31</w:t>
            </w:r>
            <w:r>
              <w:rPr>
                <w:noProof/>
                <w:webHidden/>
              </w:rPr>
              <w:fldChar w:fldCharType="end"/>
            </w:r>
          </w:hyperlink>
        </w:p>
        <w:p w14:paraId="0FAB5A61" w14:textId="0CB796FD" w:rsidR="006B5EBC" w:rsidRDefault="006B5EBC">
          <w:pPr>
            <w:pStyle w:val="TOC3"/>
            <w:tabs>
              <w:tab w:val="left" w:pos="1200"/>
              <w:tab w:val="right" w:leader="dot" w:pos="9350"/>
            </w:tabs>
            <w:rPr>
              <w:rFonts w:cstheme="minorBidi"/>
              <w:noProof/>
              <w:sz w:val="24"/>
              <w:lang w:val="en-CA" w:bidi="ar-SA"/>
            </w:rPr>
          </w:pPr>
          <w:hyperlink w:anchor="_Toc22804604" w:history="1">
            <w:r w:rsidRPr="00D07366">
              <w:rPr>
                <w:rStyle w:val="Hyperlink"/>
                <w:noProof/>
                <w:lang w:val="en-CA"/>
              </w:rPr>
              <w:t>6.1.1</w:t>
            </w:r>
            <w:r>
              <w:rPr>
                <w:rFonts w:cstheme="minorBidi"/>
                <w:noProof/>
                <w:sz w:val="24"/>
                <w:lang w:val="en-CA" w:bidi="ar-SA"/>
              </w:rPr>
              <w:tab/>
            </w:r>
            <w:r w:rsidRPr="00D07366">
              <w:rPr>
                <w:rStyle w:val="Hyperlink"/>
                <w:noProof/>
                <w:lang w:val="en-CA"/>
              </w:rPr>
              <w:t>The Ontology</w:t>
            </w:r>
            <w:r>
              <w:rPr>
                <w:noProof/>
                <w:webHidden/>
              </w:rPr>
              <w:tab/>
            </w:r>
            <w:r>
              <w:rPr>
                <w:noProof/>
                <w:webHidden/>
              </w:rPr>
              <w:fldChar w:fldCharType="begin"/>
            </w:r>
            <w:r>
              <w:rPr>
                <w:noProof/>
                <w:webHidden/>
              </w:rPr>
              <w:instrText xml:space="preserve"> PAGEREF _Toc22804604 \h </w:instrText>
            </w:r>
            <w:r>
              <w:rPr>
                <w:noProof/>
                <w:webHidden/>
              </w:rPr>
            </w:r>
            <w:r>
              <w:rPr>
                <w:noProof/>
                <w:webHidden/>
              </w:rPr>
              <w:fldChar w:fldCharType="separate"/>
            </w:r>
            <w:r>
              <w:rPr>
                <w:noProof/>
                <w:webHidden/>
              </w:rPr>
              <w:t>32</w:t>
            </w:r>
            <w:r>
              <w:rPr>
                <w:noProof/>
                <w:webHidden/>
              </w:rPr>
              <w:fldChar w:fldCharType="end"/>
            </w:r>
          </w:hyperlink>
        </w:p>
        <w:p w14:paraId="3BB6E50D" w14:textId="30E8AA11" w:rsidR="006B5EBC" w:rsidRDefault="006B5EBC">
          <w:pPr>
            <w:pStyle w:val="TOC3"/>
            <w:tabs>
              <w:tab w:val="left" w:pos="1200"/>
              <w:tab w:val="right" w:leader="dot" w:pos="9350"/>
            </w:tabs>
            <w:rPr>
              <w:rFonts w:cstheme="minorBidi"/>
              <w:noProof/>
              <w:sz w:val="24"/>
              <w:lang w:val="en-CA" w:bidi="ar-SA"/>
            </w:rPr>
          </w:pPr>
          <w:hyperlink w:anchor="_Toc22804605" w:history="1">
            <w:r w:rsidRPr="00D07366">
              <w:rPr>
                <w:rStyle w:val="Hyperlink"/>
                <w:noProof/>
                <w:lang w:val="en-CA"/>
              </w:rPr>
              <w:t>6.1.2</w:t>
            </w:r>
            <w:r>
              <w:rPr>
                <w:rFonts w:cstheme="minorBidi"/>
                <w:noProof/>
                <w:sz w:val="24"/>
                <w:lang w:val="en-CA" w:bidi="ar-SA"/>
              </w:rPr>
              <w:tab/>
            </w:r>
            <w:r w:rsidRPr="00D07366">
              <w:rPr>
                <w:rStyle w:val="Hyperlink"/>
                <w:noProof/>
                <w:lang w:val="en-CA"/>
              </w:rPr>
              <w:t>An Example</w:t>
            </w:r>
            <w:r>
              <w:rPr>
                <w:noProof/>
                <w:webHidden/>
              </w:rPr>
              <w:tab/>
            </w:r>
            <w:r>
              <w:rPr>
                <w:noProof/>
                <w:webHidden/>
              </w:rPr>
              <w:fldChar w:fldCharType="begin"/>
            </w:r>
            <w:r>
              <w:rPr>
                <w:noProof/>
                <w:webHidden/>
              </w:rPr>
              <w:instrText xml:space="preserve"> PAGEREF _Toc22804605 \h </w:instrText>
            </w:r>
            <w:r>
              <w:rPr>
                <w:noProof/>
                <w:webHidden/>
              </w:rPr>
            </w:r>
            <w:r>
              <w:rPr>
                <w:noProof/>
                <w:webHidden/>
              </w:rPr>
              <w:fldChar w:fldCharType="separate"/>
            </w:r>
            <w:r>
              <w:rPr>
                <w:noProof/>
                <w:webHidden/>
              </w:rPr>
              <w:t>33</w:t>
            </w:r>
            <w:r>
              <w:rPr>
                <w:noProof/>
                <w:webHidden/>
              </w:rPr>
              <w:fldChar w:fldCharType="end"/>
            </w:r>
          </w:hyperlink>
        </w:p>
        <w:p w14:paraId="727DE4D5" w14:textId="01C5A595" w:rsidR="006B5EBC" w:rsidRDefault="006B5EBC">
          <w:pPr>
            <w:pStyle w:val="TOC3"/>
            <w:tabs>
              <w:tab w:val="left" w:pos="1200"/>
              <w:tab w:val="right" w:leader="dot" w:pos="9350"/>
            </w:tabs>
            <w:rPr>
              <w:rFonts w:cstheme="minorBidi"/>
              <w:noProof/>
              <w:sz w:val="24"/>
              <w:lang w:val="en-CA" w:bidi="ar-SA"/>
            </w:rPr>
          </w:pPr>
          <w:hyperlink w:anchor="_Toc22804606" w:history="1">
            <w:r w:rsidRPr="00D07366">
              <w:rPr>
                <w:rStyle w:val="Hyperlink"/>
                <w:noProof/>
              </w:rPr>
              <w:t>6.1.3</w:t>
            </w:r>
            <w:r>
              <w:rPr>
                <w:rFonts w:cstheme="minorBidi"/>
                <w:noProof/>
                <w:sz w:val="24"/>
                <w:lang w:val="en-CA" w:bidi="ar-SA"/>
              </w:rPr>
              <w:tab/>
            </w:r>
            <w:r w:rsidRPr="00D07366">
              <w:rPr>
                <w:rStyle w:val="Hyperlink"/>
                <w:noProof/>
              </w:rPr>
              <w:t>Mereology Ontology</w:t>
            </w:r>
            <w:r>
              <w:rPr>
                <w:noProof/>
                <w:webHidden/>
              </w:rPr>
              <w:tab/>
            </w:r>
            <w:r>
              <w:rPr>
                <w:noProof/>
                <w:webHidden/>
              </w:rPr>
              <w:fldChar w:fldCharType="begin"/>
            </w:r>
            <w:r>
              <w:rPr>
                <w:noProof/>
                <w:webHidden/>
              </w:rPr>
              <w:instrText xml:space="preserve"> PAGEREF _Toc22804606 \h </w:instrText>
            </w:r>
            <w:r>
              <w:rPr>
                <w:noProof/>
                <w:webHidden/>
              </w:rPr>
            </w:r>
            <w:r>
              <w:rPr>
                <w:noProof/>
                <w:webHidden/>
              </w:rPr>
              <w:fldChar w:fldCharType="separate"/>
            </w:r>
            <w:r>
              <w:rPr>
                <w:noProof/>
                <w:webHidden/>
              </w:rPr>
              <w:t>34</w:t>
            </w:r>
            <w:r>
              <w:rPr>
                <w:noProof/>
                <w:webHidden/>
              </w:rPr>
              <w:fldChar w:fldCharType="end"/>
            </w:r>
          </w:hyperlink>
        </w:p>
        <w:p w14:paraId="62C0B9A9" w14:textId="2EFB68FE" w:rsidR="006B5EBC" w:rsidRDefault="006B5EBC">
          <w:pPr>
            <w:pStyle w:val="TOC3"/>
            <w:tabs>
              <w:tab w:val="left" w:pos="1200"/>
              <w:tab w:val="right" w:leader="dot" w:pos="9350"/>
            </w:tabs>
            <w:rPr>
              <w:rFonts w:cstheme="minorBidi"/>
              <w:noProof/>
              <w:sz w:val="24"/>
              <w:lang w:val="en-CA" w:bidi="ar-SA"/>
            </w:rPr>
          </w:pPr>
          <w:hyperlink w:anchor="_Toc22804607" w:history="1">
            <w:r w:rsidRPr="00D07366">
              <w:rPr>
                <w:rStyle w:val="Hyperlink"/>
                <w:noProof/>
              </w:rPr>
              <w:t>6.1.4</w:t>
            </w:r>
            <w:r>
              <w:rPr>
                <w:rFonts w:cstheme="minorBidi"/>
                <w:noProof/>
                <w:sz w:val="24"/>
                <w:lang w:val="en-CA" w:bidi="ar-SA"/>
              </w:rPr>
              <w:tab/>
            </w:r>
            <w:r w:rsidRPr="00D07366">
              <w:rPr>
                <w:rStyle w:val="Hyperlink"/>
                <w:noProof/>
              </w:rPr>
              <w:t>Ontology of Units of Measure</w:t>
            </w:r>
            <w:r>
              <w:rPr>
                <w:noProof/>
                <w:webHidden/>
              </w:rPr>
              <w:tab/>
            </w:r>
            <w:r>
              <w:rPr>
                <w:noProof/>
                <w:webHidden/>
              </w:rPr>
              <w:fldChar w:fldCharType="begin"/>
            </w:r>
            <w:r>
              <w:rPr>
                <w:noProof/>
                <w:webHidden/>
              </w:rPr>
              <w:instrText xml:space="preserve"> PAGEREF _Toc22804607 \h </w:instrText>
            </w:r>
            <w:r>
              <w:rPr>
                <w:noProof/>
                <w:webHidden/>
              </w:rPr>
            </w:r>
            <w:r>
              <w:rPr>
                <w:noProof/>
                <w:webHidden/>
              </w:rPr>
              <w:fldChar w:fldCharType="separate"/>
            </w:r>
            <w:r>
              <w:rPr>
                <w:noProof/>
                <w:webHidden/>
              </w:rPr>
              <w:t>37</w:t>
            </w:r>
            <w:r>
              <w:rPr>
                <w:noProof/>
                <w:webHidden/>
              </w:rPr>
              <w:fldChar w:fldCharType="end"/>
            </w:r>
          </w:hyperlink>
        </w:p>
        <w:p w14:paraId="169F7305" w14:textId="168CC947" w:rsidR="006B5EBC" w:rsidRDefault="006B5EBC">
          <w:pPr>
            <w:pStyle w:val="TOC3"/>
            <w:tabs>
              <w:tab w:val="left" w:pos="1200"/>
              <w:tab w:val="right" w:leader="dot" w:pos="9350"/>
            </w:tabs>
            <w:rPr>
              <w:rFonts w:cstheme="minorBidi"/>
              <w:noProof/>
              <w:sz w:val="24"/>
              <w:lang w:val="en-CA" w:bidi="ar-SA"/>
            </w:rPr>
          </w:pPr>
          <w:hyperlink w:anchor="_Toc22804608" w:history="1">
            <w:r w:rsidRPr="00D07366">
              <w:rPr>
                <w:rStyle w:val="Hyperlink"/>
                <w:noProof/>
              </w:rPr>
              <w:t>6.1.5</w:t>
            </w:r>
            <w:r>
              <w:rPr>
                <w:rFonts w:cstheme="minorBidi"/>
                <w:noProof/>
                <w:sz w:val="24"/>
                <w:lang w:val="en-CA" w:bidi="ar-SA"/>
              </w:rPr>
              <w:tab/>
            </w:r>
            <w:r w:rsidRPr="00D07366">
              <w:rPr>
                <w:rStyle w:val="Hyperlink"/>
                <w:noProof/>
              </w:rPr>
              <w:t>Observations Ontology</w:t>
            </w:r>
            <w:r>
              <w:rPr>
                <w:noProof/>
                <w:webHidden/>
              </w:rPr>
              <w:tab/>
            </w:r>
            <w:r>
              <w:rPr>
                <w:noProof/>
                <w:webHidden/>
              </w:rPr>
              <w:fldChar w:fldCharType="begin"/>
            </w:r>
            <w:r>
              <w:rPr>
                <w:noProof/>
                <w:webHidden/>
              </w:rPr>
              <w:instrText xml:space="preserve"> PAGEREF _Toc22804608 \h </w:instrText>
            </w:r>
            <w:r>
              <w:rPr>
                <w:noProof/>
                <w:webHidden/>
              </w:rPr>
            </w:r>
            <w:r>
              <w:rPr>
                <w:noProof/>
                <w:webHidden/>
              </w:rPr>
              <w:fldChar w:fldCharType="separate"/>
            </w:r>
            <w:r>
              <w:rPr>
                <w:noProof/>
                <w:webHidden/>
              </w:rPr>
              <w:t>42</w:t>
            </w:r>
            <w:r>
              <w:rPr>
                <w:noProof/>
                <w:webHidden/>
              </w:rPr>
              <w:fldChar w:fldCharType="end"/>
            </w:r>
          </w:hyperlink>
        </w:p>
        <w:p w14:paraId="7E0C4C7F" w14:textId="68305ECA" w:rsidR="006B5EBC" w:rsidRDefault="006B5EBC">
          <w:pPr>
            <w:pStyle w:val="TOC2"/>
            <w:tabs>
              <w:tab w:val="left" w:pos="720"/>
              <w:tab w:val="right" w:leader="dot" w:pos="9350"/>
            </w:tabs>
            <w:rPr>
              <w:rFonts w:cstheme="minorBidi"/>
              <w:noProof/>
              <w:sz w:val="24"/>
              <w:lang w:val="en-CA" w:bidi="ar-SA"/>
            </w:rPr>
          </w:pPr>
          <w:hyperlink w:anchor="_Toc22804609" w:history="1">
            <w:r w:rsidRPr="00D07366">
              <w:rPr>
                <w:rStyle w:val="Hyperlink"/>
                <w:rFonts w:ascii="Times New Roman" w:hAnsi="Times New Roman"/>
                <w:noProof/>
                <w:snapToGrid w:val="0"/>
                <w:w w:val="0"/>
              </w:rPr>
              <w:t>6.2</w:t>
            </w:r>
            <w:r>
              <w:rPr>
                <w:rFonts w:cstheme="minorBidi"/>
                <w:noProof/>
                <w:sz w:val="24"/>
                <w:lang w:val="en-CA" w:bidi="ar-SA"/>
              </w:rPr>
              <w:tab/>
            </w:r>
            <w:r w:rsidRPr="00D07366">
              <w:rPr>
                <w:rStyle w:val="Hyperlink"/>
                <w:noProof/>
              </w:rPr>
              <w:t>Contact Ontology</w:t>
            </w:r>
            <w:r>
              <w:rPr>
                <w:noProof/>
                <w:webHidden/>
              </w:rPr>
              <w:tab/>
            </w:r>
            <w:r>
              <w:rPr>
                <w:noProof/>
                <w:webHidden/>
              </w:rPr>
              <w:fldChar w:fldCharType="begin"/>
            </w:r>
            <w:r>
              <w:rPr>
                <w:noProof/>
                <w:webHidden/>
              </w:rPr>
              <w:instrText xml:space="preserve"> PAGEREF _Toc22804609 \h </w:instrText>
            </w:r>
            <w:r>
              <w:rPr>
                <w:noProof/>
                <w:webHidden/>
              </w:rPr>
            </w:r>
            <w:r>
              <w:rPr>
                <w:noProof/>
                <w:webHidden/>
              </w:rPr>
              <w:fldChar w:fldCharType="separate"/>
            </w:r>
            <w:r>
              <w:rPr>
                <w:noProof/>
                <w:webHidden/>
              </w:rPr>
              <w:t>45</w:t>
            </w:r>
            <w:r>
              <w:rPr>
                <w:noProof/>
                <w:webHidden/>
              </w:rPr>
              <w:fldChar w:fldCharType="end"/>
            </w:r>
          </w:hyperlink>
        </w:p>
        <w:p w14:paraId="38DFA17E" w14:textId="5B7BAA49" w:rsidR="006B5EBC" w:rsidRDefault="006B5EBC">
          <w:pPr>
            <w:pStyle w:val="TOC2"/>
            <w:tabs>
              <w:tab w:val="left" w:pos="720"/>
              <w:tab w:val="right" w:leader="dot" w:pos="9350"/>
            </w:tabs>
            <w:rPr>
              <w:rFonts w:cstheme="minorBidi"/>
              <w:noProof/>
              <w:sz w:val="24"/>
              <w:lang w:val="en-CA" w:bidi="ar-SA"/>
            </w:rPr>
          </w:pPr>
          <w:hyperlink w:anchor="_Toc22804610" w:history="1">
            <w:r w:rsidRPr="00D07366">
              <w:rPr>
                <w:rStyle w:val="Hyperlink"/>
                <w:rFonts w:ascii="Times New Roman" w:hAnsi="Times New Roman"/>
                <w:noProof/>
                <w:snapToGrid w:val="0"/>
                <w:w w:val="0"/>
              </w:rPr>
              <w:t>6.3</w:t>
            </w:r>
            <w:r>
              <w:rPr>
                <w:rFonts w:cstheme="minorBidi"/>
                <w:noProof/>
                <w:sz w:val="24"/>
                <w:lang w:val="en-CA" w:bidi="ar-SA"/>
              </w:rPr>
              <w:tab/>
            </w:r>
            <w:r w:rsidRPr="00D07366">
              <w:rPr>
                <w:rStyle w:val="Hyperlink"/>
                <w:noProof/>
              </w:rPr>
              <w:t>Person Ontology</w:t>
            </w:r>
            <w:r>
              <w:rPr>
                <w:noProof/>
                <w:webHidden/>
              </w:rPr>
              <w:tab/>
            </w:r>
            <w:r>
              <w:rPr>
                <w:noProof/>
                <w:webHidden/>
              </w:rPr>
              <w:fldChar w:fldCharType="begin"/>
            </w:r>
            <w:r>
              <w:rPr>
                <w:noProof/>
                <w:webHidden/>
              </w:rPr>
              <w:instrText xml:space="preserve"> PAGEREF _Toc22804610 \h </w:instrText>
            </w:r>
            <w:r>
              <w:rPr>
                <w:noProof/>
                <w:webHidden/>
              </w:rPr>
            </w:r>
            <w:r>
              <w:rPr>
                <w:noProof/>
                <w:webHidden/>
              </w:rPr>
              <w:fldChar w:fldCharType="separate"/>
            </w:r>
            <w:r>
              <w:rPr>
                <w:noProof/>
                <w:webHidden/>
              </w:rPr>
              <w:t>46</w:t>
            </w:r>
            <w:r>
              <w:rPr>
                <w:noProof/>
                <w:webHidden/>
              </w:rPr>
              <w:fldChar w:fldCharType="end"/>
            </w:r>
          </w:hyperlink>
        </w:p>
        <w:p w14:paraId="76433443" w14:textId="3FDC06C0" w:rsidR="006B5EBC" w:rsidRDefault="006B5EBC">
          <w:pPr>
            <w:pStyle w:val="TOC2"/>
            <w:tabs>
              <w:tab w:val="left" w:pos="720"/>
              <w:tab w:val="right" w:leader="dot" w:pos="9350"/>
            </w:tabs>
            <w:rPr>
              <w:rFonts w:cstheme="minorBidi"/>
              <w:noProof/>
              <w:sz w:val="24"/>
              <w:lang w:val="en-CA" w:bidi="ar-SA"/>
            </w:rPr>
          </w:pPr>
          <w:hyperlink w:anchor="_Toc22804611" w:history="1">
            <w:r w:rsidRPr="00D07366">
              <w:rPr>
                <w:rStyle w:val="Hyperlink"/>
                <w:rFonts w:ascii="Times New Roman" w:hAnsi="Times New Roman"/>
                <w:noProof/>
                <w:snapToGrid w:val="0"/>
                <w:w w:val="0"/>
              </w:rPr>
              <w:t>6.4</w:t>
            </w:r>
            <w:r>
              <w:rPr>
                <w:rFonts w:cstheme="minorBidi"/>
                <w:noProof/>
                <w:sz w:val="24"/>
                <w:lang w:val="en-CA" w:bidi="ar-SA"/>
              </w:rPr>
              <w:tab/>
            </w:r>
            <w:r w:rsidRPr="00D07366">
              <w:rPr>
                <w:rStyle w:val="Hyperlink"/>
                <w:noProof/>
              </w:rPr>
              <w:t>Household Ontology</w:t>
            </w:r>
            <w:r>
              <w:rPr>
                <w:noProof/>
                <w:webHidden/>
              </w:rPr>
              <w:tab/>
            </w:r>
            <w:r>
              <w:rPr>
                <w:noProof/>
                <w:webHidden/>
              </w:rPr>
              <w:fldChar w:fldCharType="begin"/>
            </w:r>
            <w:r>
              <w:rPr>
                <w:noProof/>
                <w:webHidden/>
              </w:rPr>
              <w:instrText xml:space="preserve"> PAGEREF _Toc22804611 \h </w:instrText>
            </w:r>
            <w:r>
              <w:rPr>
                <w:noProof/>
                <w:webHidden/>
              </w:rPr>
            </w:r>
            <w:r>
              <w:rPr>
                <w:noProof/>
                <w:webHidden/>
              </w:rPr>
              <w:fldChar w:fldCharType="separate"/>
            </w:r>
            <w:r>
              <w:rPr>
                <w:noProof/>
                <w:webHidden/>
              </w:rPr>
              <w:t>47</w:t>
            </w:r>
            <w:r>
              <w:rPr>
                <w:noProof/>
                <w:webHidden/>
              </w:rPr>
              <w:fldChar w:fldCharType="end"/>
            </w:r>
          </w:hyperlink>
        </w:p>
        <w:p w14:paraId="0B38F836" w14:textId="02C43405" w:rsidR="006B5EBC" w:rsidRDefault="006B5EBC">
          <w:pPr>
            <w:pStyle w:val="TOC2"/>
            <w:tabs>
              <w:tab w:val="left" w:pos="720"/>
              <w:tab w:val="right" w:leader="dot" w:pos="9350"/>
            </w:tabs>
            <w:rPr>
              <w:rFonts w:cstheme="minorBidi"/>
              <w:noProof/>
              <w:sz w:val="24"/>
              <w:lang w:val="en-CA" w:bidi="ar-SA"/>
            </w:rPr>
          </w:pPr>
          <w:hyperlink w:anchor="_Toc22804612" w:history="1">
            <w:r w:rsidRPr="00D07366">
              <w:rPr>
                <w:rStyle w:val="Hyperlink"/>
                <w:rFonts w:ascii="Times New Roman" w:hAnsi="Times New Roman"/>
                <w:noProof/>
                <w:snapToGrid w:val="0"/>
                <w:w w:val="0"/>
              </w:rPr>
              <w:t>6.5</w:t>
            </w:r>
            <w:r>
              <w:rPr>
                <w:rFonts w:cstheme="minorBidi"/>
                <w:noProof/>
                <w:sz w:val="24"/>
                <w:lang w:val="en-CA" w:bidi="ar-SA"/>
              </w:rPr>
              <w:tab/>
            </w:r>
            <w:r w:rsidRPr="00D07366">
              <w:rPr>
                <w:rStyle w:val="Hyperlink"/>
                <w:noProof/>
              </w:rPr>
              <w:t>Organization Ontology</w:t>
            </w:r>
            <w:r>
              <w:rPr>
                <w:noProof/>
                <w:webHidden/>
              </w:rPr>
              <w:tab/>
            </w:r>
            <w:r>
              <w:rPr>
                <w:noProof/>
                <w:webHidden/>
              </w:rPr>
              <w:fldChar w:fldCharType="begin"/>
            </w:r>
            <w:r>
              <w:rPr>
                <w:noProof/>
                <w:webHidden/>
              </w:rPr>
              <w:instrText xml:space="preserve"> PAGEREF _Toc22804612 \h </w:instrText>
            </w:r>
            <w:r>
              <w:rPr>
                <w:noProof/>
                <w:webHidden/>
              </w:rPr>
            </w:r>
            <w:r>
              <w:rPr>
                <w:noProof/>
                <w:webHidden/>
              </w:rPr>
              <w:fldChar w:fldCharType="separate"/>
            </w:r>
            <w:r>
              <w:rPr>
                <w:noProof/>
                <w:webHidden/>
              </w:rPr>
              <w:t>49</w:t>
            </w:r>
            <w:r>
              <w:rPr>
                <w:noProof/>
                <w:webHidden/>
              </w:rPr>
              <w:fldChar w:fldCharType="end"/>
            </w:r>
          </w:hyperlink>
        </w:p>
        <w:p w14:paraId="2396EB7D" w14:textId="6F75562A" w:rsidR="006B5EBC" w:rsidRDefault="006B5EBC">
          <w:pPr>
            <w:pStyle w:val="TOC2"/>
            <w:tabs>
              <w:tab w:val="left" w:pos="720"/>
              <w:tab w:val="right" w:leader="dot" w:pos="9350"/>
            </w:tabs>
            <w:rPr>
              <w:rFonts w:cstheme="minorBidi"/>
              <w:noProof/>
              <w:sz w:val="24"/>
              <w:lang w:val="en-CA" w:bidi="ar-SA"/>
            </w:rPr>
          </w:pPr>
          <w:hyperlink w:anchor="_Toc22804613" w:history="1">
            <w:r w:rsidRPr="00D07366">
              <w:rPr>
                <w:rStyle w:val="Hyperlink"/>
                <w:rFonts w:ascii="Times New Roman" w:hAnsi="Times New Roman"/>
                <w:noProof/>
                <w:snapToGrid w:val="0"/>
                <w:w w:val="0"/>
              </w:rPr>
              <w:t>6.6</w:t>
            </w:r>
            <w:r>
              <w:rPr>
                <w:rFonts w:cstheme="minorBidi"/>
                <w:noProof/>
                <w:sz w:val="24"/>
                <w:lang w:val="en-CA" w:bidi="ar-SA"/>
              </w:rPr>
              <w:tab/>
            </w:r>
            <w:r w:rsidRPr="00D07366">
              <w:rPr>
                <w:rStyle w:val="Hyperlink"/>
                <w:noProof/>
              </w:rPr>
              <w:t>Building Ontology</w:t>
            </w:r>
            <w:r>
              <w:rPr>
                <w:noProof/>
                <w:webHidden/>
              </w:rPr>
              <w:tab/>
            </w:r>
            <w:r>
              <w:rPr>
                <w:noProof/>
                <w:webHidden/>
              </w:rPr>
              <w:fldChar w:fldCharType="begin"/>
            </w:r>
            <w:r>
              <w:rPr>
                <w:noProof/>
                <w:webHidden/>
              </w:rPr>
              <w:instrText xml:space="preserve"> PAGEREF _Toc22804613 \h </w:instrText>
            </w:r>
            <w:r>
              <w:rPr>
                <w:noProof/>
                <w:webHidden/>
              </w:rPr>
            </w:r>
            <w:r>
              <w:rPr>
                <w:noProof/>
                <w:webHidden/>
              </w:rPr>
              <w:fldChar w:fldCharType="separate"/>
            </w:r>
            <w:r>
              <w:rPr>
                <w:noProof/>
                <w:webHidden/>
              </w:rPr>
              <w:t>53</w:t>
            </w:r>
            <w:r>
              <w:rPr>
                <w:noProof/>
                <w:webHidden/>
              </w:rPr>
              <w:fldChar w:fldCharType="end"/>
            </w:r>
          </w:hyperlink>
        </w:p>
        <w:p w14:paraId="6FD4D2E7" w14:textId="13C2AE69" w:rsidR="006B5EBC" w:rsidRDefault="006B5EBC">
          <w:pPr>
            <w:pStyle w:val="TOC2"/>
            <w:tabs>
              <w:tab w:val="left" w:pos="720"/>
              <w:tab w:val="right" w:leader="dot" w:pos="9350"/>
            </w:tabs>
            <w:rPr>
              <w:rFonts w:cstheme="minorBidi"/>
              <w:noProof/>
              <w:sz w:val="24"/>
              <w:lang w:val="en-CA" w:bidi="ar-SA"/>
            </w:rPr>
          </w:pPr>
          <w:hyperlink w:anchor="_Toc22804614" w:history="1">
            <w:r w:rsidRPr="00D07366">
              <w:rPr>
                <w:rStyle w:val="Hyperlink"/>
                <w:rFonts w:ascii="Times New Roman" w:hAnsi="Times New Roman"/>
                <w:noProof/>
                <w:snapToGrid w:val="0"/>
                <w:w w:val="0"/>
              </w:rPr>
              <w:t>6.7</w:t>
            </w:r>
            <w:r>
              <w:rPr>
                <w:rFonts w:cstheme="minorBidi"/>
                <w:noProof/>
                <w:sz w:val="24"/>
                <w:lang w:val="en-CA" w:bidi="ar-SA"/>
              </w:rPr>
              <w:tab/>
            </w:r>
            <w:r w:rsidRPr="00D07366">
              <w:rPr>
                <w:rStyle w:val="Hyperlink"/>
                <w:noProof/>
              </w:rPr>
              <w:t>Vehicle Ontology</w:t>
            </w:r>
            <w:r>
              <w:rPr>
                <w:noProof/>
                <w:webHidden/>
              </w:rPr>
              <w:tab/>
            </w:r>
            <w:r>
              <w:rPr>
                <w:noProof/>
                <w:webHidden/>
              </w:rPr>
              <w:fldChar w:fldCharType="begin"/>
            </w:r>
            <w:r>
              <w:rPr>
                <w:noProof/>
                <w:webHidden/>
              </w:rPr>
              <w:instrText xml:space="preserve"> PAGEREF _Toc22804614 \h </w:instrText>
            </w:r>
            <w:r>
              <w:rPr>
                <w:noProof/>
                <w:webHidden/>
              </w:rPr>
            </w:r>
            <w:r>
              <w:rPr>
                <w:noProof/>
                <w:webHidden/>
              </w:rPr>
              <w:fldChar w:fldCharType="separate"/>
            </w:r>
            <w:r>
              <w:rPr>
                <w:noProof/>
                <w:webHidden/>
              </w:rPr>
              <w:t>55</w:t>
            </w:r>
            <w:r>
              <w:rPr>
                <w:noProof/>
                <w:webHidden/>
              </w:rPr>
              <w:fldChar w:fldCharType="end"/>
            </w:r>
          </w:hyperlink>
        </w:p>
        <w:p w14:paraId="52ABE679" w14:textId="5475C7CA" w:rsidR="006B5EBC" w:rsidRDefault="006B5EBC">
          <w:pPr>
            <w:pStyle w:val="TOC2"/>
            <w:tabs>
              <w:tab w:val="left" w:pos="720"/>
              <w:tab w:val="right" w:leader="dot" w:pos="9350"/>
            </w:tabs>
            <w:rPr>
              <w:rFonts w:cstheme="minorBidi"/>
              <w:noProof/>
              <w:sz w:val="24"/>
              <w:lang w:val="en-CA" w:bidi="ar-SA"/>
            </w:rPr>
          </w:pPr>
          <w:hyperlink w:anchor="_Toc22804615" w:history="1">
            <w:r w:rsidRPr="00D07366">
              <w:rPr>
                <w:rStyle w:val="Hyperlink"/>
                <w:rFonts w:ascii="Times New Roman" w:hAnsi="Times New Roman"/>
                <w:noProof/>
                <w:snapToGrid w:val="0"/>
                <w:w w:val="0"/>
              </w:rPr>
              <w:t>6.8</w:t>
            </w:r>
            <w:r>
              <w:rPr>
                <w:rFonts w:cstheme="minorBidi"/>
                <w:noProof/>
                <w:sz w:val="24"/>
                <w:lang w:val="en-CA" w:bidi="ar-SA"/>
              </w:rPr>
              <w:tab/>
            </w:r>
            <w:r w:rsidRPr="00D07366">
              <w:rPr>
                <w:rStyle w:val="Hyperlink"/>
                <w:noProof/>
              </w:rPr>
              <w:t>Transportation System Ontology</w:t>
            </w:r>
            <w:r>
              <w:rPr>
                <w:noProof/>
                <w:webHidden/>
              </w:rPr>
              <w:tab/>
            </w:r>
            <w:r>
              <w:rPr>
                <w:noProof/>
                <w:webHidden/>
              </w:rPr>
              <w:fldChar w:fldCharType="begin"/>
            </w:r>
            <w:r>
              <w:rPr>
                <w:noProof/>
                <w:webHidden/>
              </w:rPr>
              <w:instrText xml:space="preserve"> PAGEREF _Toc22804615 \h </w:instrText>
            </w:r>
            <w:r>
              <w:rPr>
                <w:noProof/>
                <w:webHidden/>
              </w:rPr>
            </w:r>
            <w:r>
              <w:rPr>
                <w:noProof/>
                <w:webHidden/>
              </w:rPr>
              <w:fldChar w:fldCharType="separate"/>
            </w:r>
            <w:r>
              <w:rPr>
                <w:noProof/>
                <w:webHidden/>
              </w:rPr>
              <w:t>57</w:t>
            </w:r>
            <w:r>
              <w:rPr>
                <w:noProof/>
                <w:webHidden/>
              </w:rPr>
              <w:fldChar w:fldCharType="end"/>
            </w:r>
          </w:hyperlink>
        </w:p>
        <w:p w14:paraId="27B581DB" w14:textId="78485C6D" w:rsidR="006B5EBC" w:rsidRDefault="006B5EBC">
          <w:pPr>
            <w:pStyle w:val="TOC3"/>
            <w:tabs>
              <w:tab w:val="left" w:pos="1200"/>
              <w:tab w:val="right" w:leader="dot" w:pos="9350"/>
            </w:tabs>
            <w:rPr>
              <w:rFonts w:cstheme="minorBidi"/>
              <w:noProof/>
              <w:sz w:val="24"/>
              <w:lang w:val="en-CA" w:bidi="ar-SA"/>
            </w:rPr>
          </w:pPr>
          <w:hyperlink w:anchor="_Toc22804616" w:history="1">
            <w:r w:rsidRPr="00D07366">
              <w:rPr>
                <w:rStyle w:val="Hyperlink"/>
                <w:noProof/>
              </w:rPr>
              <w:t>6.8.1</w:t>
            </w:r>
            <w:r>
              <w:rPr>
                <w:rFonts w:cstheme="minorBidi"/>
                <w:noProof/>
                <w:sz w:val="24"/>
                <w:lang w:val="en-CA" w:bidi="ar-SA"/>
              </w:rPr>
              <w:tab/>
            </w:r>
            <w:r w:rsidRPr="00D07366">
              <w:rPr>
                <w:rStyle w:val="Hyperlink"/>
                <w:noProof/>
              </w:rPr>
              <w:t>Travel Costs</w:t>
            </w:r>
            <w:r>
              <w:rPr>
                <w:noProof/>
                <w:webHidden/>
              </w:rPr>
              <w:tab/>
            </w:r>
            <w:r>
              <w:rPr>
                <w:noProof/>
                <w:webHidden/>
              </w:rPr>
              <w:fldChar w:fldCharType="begin"/>
            </w:r>
            <w:r>
              <w:rPr>
                <w:noProof/>
                <w:webHidden/>
              </w:rPr>
              <w:instrText xml:space="preserve"> PAGEREF _Toc22804616 \h </w:instrText>
            </w:r>
            <w:r>
              <w:rPr>
                <w:noProof/>
                <w:webHidden/>
              </w:rPr>
            </w:r>
            <w:r>
              <w:rPr>
                <w:noProof/>
                <w:webHidden/>
              </w:rPr>
              <w:fldChar w:fldCharType="separate"/>
            </w:r>
            <w:r>
              <w:rPr>
                <w:noProof/>
                <w:webHidden/>
              </w:rPr>
              <w:t>65</w:t>
            </w:r>
            <w:r>
              <w:rPr>
                <w:noProof/>
                <w:webHidden/>
              </w:rPr>
              <w:fldChar w:fldCharType="end"/>
            </w:r>
          </w:hyperlink>
        </w:p>
        <w:p w14:paraId="7943767D" w14:textId="517E2866" w:rsidR="006B5EBC" w:rsidRDefault="006B5EBC">
          <w:pPr>
            <w:pStyle w:val="TOC2"/>
            <w:tabs>
              <w:tab w:val="left" w:pos="720"/>
              <w:tab w:val="right" w:leader="dot" w:pos="9350"/>
            </w:tabs>
            <w:rPr>
              <w:rFonts w:cstheme="minorBidi"/>
              <w:noProof/>
              <w:sz w:val="24"/>
              <w:lang w:val="en-CA" w:bidi="ar-SA"/>
            </w:rPr>
          </w:pPr>
          <w:hyperlink w:anchor="_Toc22804617" w:history="1">
            <w:r w:rsidRPr="00D07366">
              <w:rPr>
                <w:rStyle w:val="Hyperlink"/>
                <w:rFonts w:ascii="Times New Roman" w:hAnsi="Times New Roman"/>
                <w:noProof/>
                <w:snapToGrid w:val="0"/>
                <w:w w:val="0"/>
              </w:rPr>
              <w:t>6.9</w:t>
            </w:r>
            <w:r>
              <w:rPr>
                <w:rFonts w:cstheme="minorBidi"/>
                <w:noProof/>
                <w:sz w:val="24"/>
                <w:lang w:val="en-CA" w:bidi="ar-SA"/>
              </w:rPr>
              <w:tab/>
            </w:r>
            <w:r w:rsidRPr="00D07366">
              <w:rPr>
                <w:rStyle w:val="Hyperlink"/>
                <w:noProof/>
              </w:rPr>
              <w:t>Parking Ontology</w:t>
            </w:r>
            <w:r>
              <w:rPr>
                <w:noProof/>
                <w:webHidden/>
              </w:rPr>
              <w:tab/>
            </w:r>
            <w:r>
              <w:rPr>
                <w:noProof/>
                <w:webHidden/>
              </w:rPr>
              <w:fldChar w:fldCharType="begin"/>
            </w:r>
            <w:r>
              <w:rPr>
                <w:noProof/>
                <w:webHidden/>
              </w:rPr>
              <w:instrText xml:space="preserve"> PAGEREF _Toc22804617 \h </w:instrText>
            </w:r>
            <w:r>
              <w:rPr>
                <w:noProof/>
                <w:webHidden/>
              </w:rPr>
            </w:r>
            <w:r>
              <w:rPr>
                <w:noProof/>
                <w:webHidden/>
              </w:rPr>
              <w:fldChar w:fldCharType="separate"/>
            </w:r>
            <w:r>
              <w:rPr>
                <w:noProof/>
                <w:webHidden/>
              </w:rPr>
              <w:t>66</w:t>
            </w:r>
            <w:r>
              <w:rPr>
                <w:noProof/>
                <w:webHidden/>
              </w:rPr>
              <w:fldChar w:fldCharType="end"/>
            </w:r>
          </w:hyperlink>
        </w:p>
        <w:p w14:paraId="2C2581A3" w14:textId="46B7C671" w:rsidR="006B5EBC" w:rsidRDefault="006B5EBC">
          <w:pPr>
            <w:pStyle w:val="TOC2"/>
            <w:tabs>
              <w:tab w:val="left" w:pos="960"/>
              <w:tab w:val="right" w:leader="dot" w:pos="9350"/>
            </w:tabs>
            <w:rPr>
              <w:rFonts w:cstheme="minorBidi"/>
              <w:noProof/>
              <w:sz w:val="24"/>
              <w:lang w:val="en-CA" w:bidi="ar-SA"/>
            </w:rPr>
          </w:pPr>
          <w:hyperlink w:anchor="_Toc22804618" w:history="1">
            <w:r w:rsidRPr="00D07366">
              <w:rPr>
                <w:rStyle w:val="Hyperlink"/>
                <w:rFonts w:ascii="Times New Roman" w:hAnsi="Times New Roman"/>
                <w:noProof/>
                <w:snapToGrid w:val="0"/>
                <w:w w:val="0"/>
              </w:rPr>
              <w:t>6.10</w:t>
            </w:r>
            <w:r>
              <w:rPr>
                <w:rFonts w:cstheme="minorBidi"/>
                <w:noProof/>
                <w:sz w:val="24"/>
                <w:lang w:val="en-CA" w:bidi="ar-SA"/>
              </w:rPr>
              <w:tab/>
            </w:r>
            <w:r w:rsidRPr="00D07366">
              <w:rPr>
                <w:rStyle w:val="Hyperlink"/>
                <w:noProof/>
              </w:rPr>
              <w:t>Public Transit Ontology</w:t>
            </w:r>
            <w:r>
              <w:rPr>
                <w:noProof/>
                <w:webHidden/>
              </w:rPr>
              <w:tab/>
            </w:r>
            <w:r>
              <w:rPr>
                <w:noProof/>
                <w:webHidden/>
              </w:rPr>
              <w:fldChar w:fldCharType="begin"/>
            </w:r>
            <w:r>
              <w:rPr>
                <w:noProof/>
                <w:webHidden/>
              </w:rPr>
              <w:instrText xml:space="preserve"> PAGEREF _Toc22804618 \h </w:instrText>
            </w:r>
            <w:r>
              <w:rPr>
                <w:noProof/>
                <w:webHidden/>
              </w:rPr>
            </w:r>
            <w:r>
              <w:rPr>
                <w:noProof/>
                <w:webHidden/>
              </w:rPr>
              <w:fldChar w:fldCharType="separate"/>
            </w:r>
            <w:r>
              <w:rPr>
                <w:noProof/>
                <w:webHidden/>
              </w:rPr>
              <w:t>70</w:t>
            </w:r>
            <w:r>
              <w:rPr>
                <w:noProof/>
                <w:webHidden/>
              </w:rPr>
              <w:fldChar w:fldCharType="end"/>
            </w:r>
          </w:hyperlink>
        </w:p>
        <w:p w14:paraId="35EB172B" w14:textId="15E1942B" w:rsidR="006B5EBC" w:rsidRDefault="006B5EBC">
          <w:pPr>
            <w:pStyle w:val="TOC2"/>
            <w:tabs>
              <w:tab w:val="left" w:pos="960"/>
              <w:tab w:val="right" w:leader="dot" w:pos="9350"/>
            </w:tabs>
            <w:rPr>
              <w:rFonts w:cstheme="minorBidi"/>
              <w:noProof/>
              <w:sz w:val="24"/>
              <w:lang w:val="en-CA" w:bidi="ar-SA"/>
            </w:rPr>
          </w:pPr>
          <w:hyperlink w:anchor="_Toc22804619" w:history="1">
            <w:r w:rsidRPr="00D07366">
              <w:rPr>
                <w:rStyle w:val="Hyperlink"/>
                <w:rFonts w:ascii="Times New Roman" w:hAnsi="Times New Roman"/>
                <w:noProof/>
                <w:snapToGrid w:val="0"/>
                <w:w w:val="0"/>
              </w:rPr>
              <w:t>6.11</w:t>
            </w:r>
            <w:r>
              <w:rPr>
                <w:rFonts w:cstheme="minorBidi"/>
                <w:noProof/>
                <w:sz w:val="24"/>
                <w:lang w:val="en-CA" w:bidi="ar-SA"/>
              </w:rPr>
              <w:tab/>
            </w:r>
            <w:r w:rsidRPr="00D07366">
              <w:rPr>
                <w:rStyle w:val="Hyperlink"/>
                <w:noProof/>
              </w:rPr>
              <w:t>Land Use Ontology</w:t>
            </w:r>
            <w:r>
              <w:rPr>
                <w:noProof/>
                <w:webHidden/>
              </w:rPr>
              <w:tab/>
            </w:r>
            <w:r>
              <w:rPr>
                <w:noProof/>
                <w:webHidden/>
              </w:rPr>
              <w:fldChar w:fldCharType="begin"/>
            </w:r>
            <w:r>
              <w:rPr>
                <w:noProof/>
                <w:webHidden/>
              </w:rPr>
              <w:instrText xml:space="preserve"> PAGEREF _Toc22804619 \h </w:instrText>
            </w:r>
            <w:r>
              <w:rPr>
                <w:noProof/>
                <w:webHidden/>
              </w:rPr>
            </w:r>
            <w:r>
              <w:rPr>
                <w:noProof/>
                <w:webHidden/>
              </w:rPr>
              <w:fldChar w:fldCharType="separate"/>
            </w:r>
            <w:r>
              <w:rPr>
                <w:noProof/>
                <w:webHidden/>
              </w:rPr>
              <w:t>74</w:t>
            </w:r>
            <w:r>
              <w:rPr>
                <w:noProof/>
                <w:webHidden/>
              </w:rPr>
              <w:fldChar w:fldCharType="end"/>
            </w:r>
          </w:hyperlink>
        </w:p>
        <w:p w14:paraId="16E49501" w14:textId="5E387753" w:rsidR="006B5EBC" w:rsidRDefault="006B5EBC">
          <w:pPr>
            <w:pStyle w:val="TOC2"/>
            <w:tabs>
              <w:tab w:val="left" w:pos="960"/>
              <w:tab w:val="right" w:leader="dot" w:pos="9350"/>
            </w:tabs>
            <w:rPr>
              <w:rFonts w:cstheme="minorBidi"/>
              <w:noProof/>
              <w:sz w:val="24"/>
              <w:lang w:val="en-CA" w:bidi="ar-SA"/>
            </w:rPr>
          </w:pPr>
          <w:hyperlink w:anchor="_Toc22804620" w:history="1">
            <w:r w:rsidRPr="00D07366">
              <w:rPr>
                <w:rStyle w:val="Hyperlink"/>
                <w:rFonts w:ascii="Times New Roman" w:hAnsi="Times New Roman"/>
                <w:noProof/>
                <w:snapToGrid w:val="0"/>
                <w:w w:val="0"/>
              </w:rPr>
              <w:t>6.12</w:t>
            </w:r>
            <w:r>
              <w:rPr>
                <w:rFonts w:cstheme="minorBidi"/>
                <w:noProof/>
                <w:sz w:val="24"/>
                <w:lang w:val="en-CA" w:bidi="ar-SA"/>
              </w:rPr>
              <w:tab/>
            </w:r>
            <w:r w:rsidRPr="00D07366">
              <w:rPr>
                <w:rStyle w:val="Hyperlink"/>
                <w:noProof/>
              </w:rPr>
              <w:t>Trip Ontology</w:t>
            </w:r>
            <w:r>
              <w:rPr>
                <w:noProof/>
                <w:webHidden/>
              </w:rPr>
              <w:tab/>
            </w:r>
            <w:r>
              <w:rPr>
                <w:noProof/>
                <w:webHidden/>
              </w:rPr>
              <w:fldChar w:fldCharType="begin"/>
            </w:r>
            <w:r>
              <w:rPr>
                <w:noProof/>
                <w:webHidden/>
              </w:rPr>
              <w:instrText xml:space="preserve"> PAGEREF _Toc22804620 \h </w:instrText>
            </w:r>
            <w:r>
              <w:rPr>
                <w:noProof/>
                <w:webHidden/>
              </w:rPr>
            </w:r>
            <w:r>
              <w:rPr>
                <w:noProof/>
                <w:webHidden/>
              </w:rPr>
              <w:fldChar w:fldCharType="separate"/>
            </w:r>
            <w:r>
              <w:rPr>
                <w:noProof/>
                <w:webHidden/>
              </w:rPr>
              <w:t>78</w:t>
            </w:r>
            <w:r>
              <w:rPr>
                <w:noProof/>
                <w:webHidden/>
              </w:rPr>
              <w:fldChar w:fldCharType="end"/>
            </w:r>
          </w:hyperlink>
        </w:p>
        <w:p w14:paraId="5A350CAC" w14:textId="1ACB8A38" w:rsidR="006B5EBC" w:rsidRDefault="006B5EBC">
          <w:pPr>
            <w:pStyle w:val="TOC3"/>
            <w:tabs>
              <w:tab w:val="left" w:pos="1200"/>
              <w:tab w:val="right" w:leader="dot" w:pos="9350"/>
            </w:tabs>
            <w:rPr>
              <w:rFonts w:cstheme="minorBidi"/>
              <w:noProof/>
              <w:sz w:val="24"/>
              <w:lang w:val="en-CA" w:bidi="ar-SA"/>
            </w:rPr>
          </w:pPr>
          <w:hyperlink w:anchor="_Toc22804621" w:history="1">
            <w:r w:rsidRPr="00D07366">
              <w:rPr>
                <w:rStyle w:val="Hyperlink"/>
                <w:noProof/>
              </w:rPr>
              <w:t>6.12.1</w:t>
            </w:r>
            <w:r>
              <w:rPr>
                <w:rFonts w:cstheme="minorBidi"/>
                <w:noProof/>
                <w:sz w:val="24"/>
                <w:lang w:val="en-CA" w:bidi="ar-SA"/>
              </w:rPr>
              <w:tab/>
            </w:r>
            <w:r w:rsidRPr="00D07366">
              <w:rPr>
                <w:rStyle w:val="Hyperlink"/>
                <w:noProof/>
              </w:rPr>
              <w:t>Trip Costs</w:t>
            </w:r>
            <w:r>
              <w:rPr>
                <w:noProof/>
                <w:webHidden/>
              </w:rPr>
              <w:tab/>
            </w:r>
            <w:r>
              <w:rPr>
                <w:noProof/>
                <w:webHidden/>
              </w:rPr>
              <w:fldChar w:fldCharType="begin"/>
            </w:r>
            <w:r>
              <w:rPr>
                <w:noProof/>
                <w:webHidden/>
              </w:rPr>
              <w:instrText xml:space="preserve"> PAGEREF _Toc22804621 \h </w:instrText>
            </w:r>
            <w:r>
              <w:rPr>
                <w:noProof/>
                <w:webHidden/>
              </w:rPr>
            </w:r>
            <w:r>
              <w:rPr>
                <w:noProof/>
                <w:webHidden/>
              </w:rPr>
              <w:fldChar w:fldCharType="separate"/>
            </w:r>
            <w:r>
              <w:rPr>
                <w:noProof/>
                <w:webHidden/>
              </w:rPr>
              <w:t>80</w:t>
            </w:r>
            <w:r>
              <w:rPr>
                <w:noProof/>
                <w:webHidden/>
              </w:rPr>
              <w:fldChar w:fldCharType="end"/>
            </w:r>
          </w:hyperlink>
        </w:p>
        <w:p w14:paraId="4033FD00" w14:textId="1EC22E69" w:rsidR="006B5EBC" w:rsidRDefault="006B5EBC">
          <w:pPr>
            <w:pStyle w:val="TOC2"/>
            <w:tabs>
              <w:tab w:val="left" w:pos="960"/>
              <w:tab w:val="right" w:leader="dot" w:pos="9350"/>
            </w:tabs>
            <w:rPr>
              <w:rFonts w:cstheme="minorBidi"/>
              <w:noProof/>
              <w:sz w:val="24"/>
              <w:lang w:val="en-CA" w:bidi="ar-SA"/>
            </w:rPr>
          </w:pPr>
          <w:hyperlink w:anchor="_Toc22804622" w:history="1">
            <w:r w:rsidRPr="00D07366">
              <w:rPr>
                <w:rStyle w:val="Hyperlink"/>
                <w:rFonts w:ascii="Times New Roman" w:hAnsi="Times New Roman"/>
                <w:noProof/>
                <w:snapToGrid w:val="0"/>
                <w:w w:val="0"/>
              </w:rPr>
              <w:t>6.13</w:t>
            </w:r>
            <w:r>
              <w:rPr>
                <w:rFonts w:cstheme="minorBidi"/>
                <w:noProof/>
                <w:sz w:val="24"/>
                <w:lang w:val="en-CA" w:bidi="ar-SA"/>
              </w:rPr>
              <w:tab/>
            </w:r>
            <w:r w:rsidRPr="00D07366">
              <w:rPr>
                <w:rStyle w:val="Hyperlink"/>
                <w:noProof/>
              </w:rPr>
              <w:t>Urban System Ontology</w:t>
            </w:r>
            <w:r>
              <w:rPr>
                <w:noProof/>
                <w:webHidden/>
              </w:rPr>
              <w:tab/>
            </w:r>
            <w:r>
              <w:rPr>
                <w:noProof/>
                <w:webHidden/>
              </w:rPr>
              <w:fldChar w:fldCharType="begin"/>
            </w:r>
            <w:r>
              <w:rPr>
                <w:noProof/>
                <w:webHidden/>
              </w:rPr>
              <w:instrText xml:space="preserve"> PAGEREF _Toc22804622 \h </w:instrText>
            </w:r>
            <w:r>
              <w:rPr>
                <w:noProof/>
                <w:webHidden/>
              </w:rPr>
            </w:r>
            <w:r>
              <w:rPr>
                <w:noProof/>
                <w:webHidden/>
              </w:rPr>
              <w:fldChar w:fldCharType="separate"/>
            </w:r>
            <w:r>
              <w:rPr>
                <w:noProof/>
                <w:webHidden/>
              </w:rPr>
              <w:t>80</w:t>
            </w:r>
            <w:r>
              <w:rPr>
                <w:noProof/>
                <w:webHidden/>
              </w:rPr>
              <w:fldChar w:fldCharType="end"/>
            </w:r>
          </w:hyperlink>
        </w:p>
        <w:p w14:paraId="257DACAA" w14:textId="1E5E876D" w:rsidR="006B5EBC" w:rsidRDefault="006B5EBC">
          <w:pPr>
            <w:pStyle w:val="TOC1"/>
            <w:tabs>
              <w:tab w:val="left" w:pos="400"/>
              <w:tab w:val="right" w:leader="dot" w:pos="9350"/>
            </w:tabs>
            <w:rPr>
              <w:rFonts w:cstheme="minorBidi"/>
              <w:noProof/>
              <w:sz w:val="24"/>
              <w:lang w:val="en-CA" w:bidi="ar-SA"/>
            </w:rPr>
          </w:pPr>
          <w:hyperlink w:anchor="_Toc22804623" w:history="1">
            <w:r w:rsidRPr="00D07366">
              <w:rPr>
                <w:rStyle w:val="Hyperlink"/>
                <w:noProof/>
              </w:rPr>
              <w:t>7</w:t>
            </w:r>
            <w:r>
              <w:rPr>
                <w:rFonts w:cstheme="minorBidi"/>
                <w:noProof/>
                <w:sz w:val="24"/>
                <w:lang w:val="en-CA" w:bidi="ar-SA"/>
              </w:rPr>
              <w:tab/>
            </w:r>
            <w:r w:rsidRPr="00D07366">
              <w:rPr>
                <w:rStyle w:val="Hyperlink"/>
                <w:noProof/>
              </w:rPr>
              <w:t>Extra-logical Design Practices</w:t>
            </w:r>
            <w:r>
              <w:rPr>
                <w:noProof/>
                <w:webHidden/>
              </w:rPr>
              <w:tab/>
            </w:r>
            <w:r>
              <w:rPr>
                <w:noProof/>
                <w:webHidden/>
              </w:rPr>
              <w:fldChar w:fldCharType="begin"/>
            </w:r>
            <w:r>
              <w:rPr>
                <w:noProof/>
                <w:webHidden/>
              </w:rPr>
              <w:instrText xml:space="preserve"> PAGEREF _Toc22804623 \h </w:instrText>
            </w:r>
            <w:r>
              <w:rPr>
                <w:noProof/>
                <w:webHidden/>
              </w:rPr>
            </w:r>
            <w:r>
              <w:rPr>
                <w:noProof/>
                <w:webHidden/>
              </w:rPr>
              <w:fldChar w:fldCharType="separate"/>
            </w:r>
            <w:r>
              <w:rPr>
                <w:noProof/>
                <w:webHidden/>
              </w:rPr>
              <w:t>83</w:t>
            </w:r>
            <w:r>
              <w:rPr>
                <w:noProof/>
                <w:webHidden/>
              </w:rPr>
              <w:fldChar w:fldCharType="end"/>
            </w:r>
          </w:hyperlink>
        </w:p>
        <w:p w14:paraId="6155AA0E" w14:textId="36FB23C0" w:rsidR="006B5EBC" w:rsidRDefault="006B5EBC">
          <w:pPr>
            <w:pStyle w:val="TOC1"/>
            <w:tabs>
              <w:tab w:val="left" w:pos="400"/>
              <w:tab w:val="right" w:leader="dot" w:pos="9350"/>
            </w:tabs>
            <w:rPr>
              <w:rFonts w:cstheme="minorBidi"/>
              <w:noProof/>
              <w:sz w:val="24"/>
              <w:lang w:val="en-CA" w:bidi="ar-SA"/>
            </w:rPr>
          </w:pPr>
          <w:hyperlink w:anchor="_Toc22804624" w:history="1">
            <w:r w:rsidRPr="00D07366">
              <w:rPr>
                <w:rStyle w:val="Hyperlink"/>
                <w:noProof/>
              </w:rPr>
              <w:t>8</w:t>
            </w:r>
            <w:r>
              <w:rPr>
                <w:rFonts w:cstheme="minorBidi"/>
                <w:noProof/>
                <w:sz w:val="24"/>
                <w:lang w:val="en-CA" w:bidi="ar-SA"/>
              </w:rPr>
              <w:tab/>
            </w:r>
            <w:r w:rsidRPr="00D07366">
              <w:rPr>
                <w:rStyle w:val="Hyperlink"/>
                <w:noProof/>
              </w:rPr>
              <w:t>E</w:t>
            </w:r>
            <w:r w:rsidRPr="00D07366">
              <w:rPr>
                <w:rStyle w:val="Hyperlink"/>
                <w:noProof/>
              </w:rPr>
              <w:t>v</w:t>
            </w:r>
            <w:r w:rsidRPr="00D07366">
              <w:rPr>
                <w:rStyle w:val="Hyperlink"/>
                <w:noProof/>
              </w:rPr>
              <w:t>aluation</w:t>
            </w:r>
            <w:r>
              <w:rPr>
                <w:noProof/>
                <w:webHidden/>
              </w:rPr>
              <w:tab/>
            </w:r>
            <w:r>
              <w:rPr>
                <w:noProof/>
                <w:webHidden/>
              </w:rPr>
              <w:fldChar w:fldCharType="begin"/>
            </w:r>
            <w:r>
              <w:rPr>
                <w:noProof/>
                <w:webHidden/>
              </w:rPr>
              <w:instrText xml:space="preserve"> PAGEREF _Toc22804624 \h </w:instrText>
            </w:r>
            <w:r>
              <w:rPr>
                <w:noProof/>
                <w:webHidden/>
              </w:rPr>
            </w:r>
            <w:r>
              <w:rPr>
                <w:noProof/>
                <w:webHidden/>
              </w:rPr>
              <w:fldChar w:fldCharType="separate"/>
            </w:r>
            <w:r>
              <w:rPr>
                <w:noProof/>
                <w:webHidden/>
              </w:rPr>
              <w:t>83</w:t>
            </w:r>
            <w:r>
              <w:rPr>
                <w:noProof/>
                <w:webHidden/>
              </w:rPr>
              <w:fldChar w:fldCharType="end"/>
            </w:r>
          </w:hyperlink>
        </w:p>
        <w:p w14:paraId="2E69D30C" w14:textId="69A08B24" w:rsidR="006B5EBC" w:rsidRDefault="006B5EBC">
          <w:pPr>
            <w:pStyle w:val="TOC2"/>
            <w:tabs>
              <w:tab w:val="left" w:pos="720"/>
              <w:tab w:val="right" w:leader="dot" w:pos="9350"/>
            </w:tabs>
            <w:rPr>
              <w:rFonts w:cstheme="minorBidi"/>
              <w:noProof/>
              <w:sz w:val="24"/>
              <w:lang w:val="en-CA" w:bidi="ar-SA"/>
            </w:rPr>
          </w:pPr>
          <w:hyperlink w:anchor="_Toc22804625" w:history="1">
            <w:r w:rsidRPr="00D07366">
              <w:rPr>
                <w:rStyle w:val="Hyperlink"/>
                <w:rFonts w:ascii="Times New Roman" w:hAnsi="Times New Roman"/>
                <w:noProof/>
                <w:snapToGrid w:val="0"/>
                <w:w w:val="0"/>
              </w:rPr>
              <w:t>8.1</w:t>
            </w:r>
            <w:r>
              <w:rPr>
                <w:rFonts w:cstheme="minorBidi"/>
                <w:noProof/>
                <w:sz w:val="24"/>
                <w:lang w:val="en-CA" w:bidi="ar-SA"/>
              </w:rPr>
              <w:tab/>
            </w:r>
            <w:r w:rsidRPr="00D07366">
              <w:rPr>
                <w:rStyle w:val="Hyperlink"/>
                <w:noProof/>
              </w:rPr>
              <w:t>Consistency</w:t>
            </w:r>
            <w:r>
              <w:rPr>
                <w:noProof/>
                <w:webHidden/>
              </w:rPr>
              <w:tab/>
            </w:r>
            <w:r>
              <w:rPr>
                <w:noProof/>
                <w:webHidden/>
              </w:rPr>
              <w:fldChar w:fldCharType="begin"/>
            </w:r>
            <w:r>
              <w:rPr>
                <w:noProof/>
                <w:webHidden/>
              </w:rPr>
              <w:instrText xml:space="preserve"> PAGEREF _Toc22804625 \h </w:instrText>
            </w:r>
            <w:r>
              <w:rPr>
                <w:noProof/>
                <w:webHidden/>
              </w:rPr>
            </w:r>
            <w:r>
              <w:rPr>
                <w:noProof/>
                <w:webHidden/>
              </w:rPr>
              <w:fldChar w:fldCharType="separate"/>
            </w:r>
            <w:r>
              <w:rPr>
                <w:noProof/>
                <w:webHidden/>
              </w:rPr>
              <w:t>83</w:t>
            </w:r>
            <w:r>
              <w:rPr>
                <w:noProof/>
                <w:webHidden/>
              </w:rPr>
              <w:fldChar w:fldCharType="end"/>
            </w:r>
          </w:hyperlink>
        </w:p>
        <w:p w14:paraId="2CD245C8" w14:textId="18C3ACF7" w:rsidR="006B5EBC" w:rsidRDefault="006B5EBC">
          <w:pPr>
            <w:pStyle w:val="TOC2"/>
            <w:tabs>
              <w:tab w:val="left" w:pos="720"/>
              <w:tab w:val="right" w:leader="dot" w:pos="9350"/>
            </w:tabs>
            <w:rPr>
              <w:rFonts w:cstheme="minorBidi"/>
              <w:noProof/>
              <w:sz w:val="24"/>
              <w:lang w:val="en-CA" w:bidi="ar-SA"/>
            </w:rPr>
          </w:pPr>
          <w:hyperlink w:anchor="_Toc22804626" w:history="1">
            <w:r w:rsidRPr="00D07366">
              <w:rPr>
                <w:rStyle w:val="Hyperlink"/>
                <w:rFonts w:ascii="Times New Roman" w:hAnsi="Times New Roman"/>
                <w:noProof/>
                <w:snapToGrid w:val="0"/>
                <w:w w:val="0"/>
              </w:rPr>
              <w:t>8.2</w:t>
            </w:r>
            <w:r>
              <w:rPr>
                <w:rFonts w:cstheme="minorBidi"/>
                <w:noProof/>
                <w:sz w:val="24"/>
                <w:lang w:val="en-CA" w:bidi="ar-SA"/>
              </w:rPr>
              <w:tab/>
            </w:r>
            <w:r w:rsidRPr="00D07366">
              <w:rPr>
                <w:rStyle w:val="Hyperlink"/>
                <w:noProof/>
              </w:rPr>
              <w:t>Competency</w:t>
            </w:r>
            <w:r>
              <w:rPr>
                <w:noProof/>
                <w:webHidden/>
              </w:rPr>
              <w:tab/>
            </w:r>
            <w:r>
              <w:rPr>
                <w:noProof/>
                <w:webHidden/>
              </w:rPr>
              <w:fldChar w:fldCharType="begin"/>
            </w:r>
            <w:r>
              <w:rPr>
                <w:noProof/>
                <w:webHidden/>
              </w:rPr>
              <w:instrText xml:space="preserve"> PAGEREF _Toc22804626 \h </w:instrText>
            </w:r>
            <w:r>
              <w:rPr>
                <w:noProof/>
                <w:webHidden/>
              </w:rPr>
            </w:r>
            <w:r>
              <w:rPr>
                <w:noProof/>
                <w:webHidden/>
              </w:rPr>
              <w:fldChar w:fldCharType="separate"/>
            </w:r>
            <w:r>
              <w:rPr>
                <w:noProof/>
                <w:webHidden/>
              </w:rPr>
              <w:t>84</w:t>
            </w:r>
            <w:r>
              <w:rPr>
                <w:noProof/>
                <w:webHidden/>
              </w:rPr>
              <w:fldChar w:fldCharType="end"/>
            </w:r>
          </w:hyperlink>
        </w:p>
        <w:p w14:paraId="19CBDC01" w14:textId="704F8DDD" w:rsidR="006B5EBC" w:rsidRDefault="006B5EBC">
          <w:pPr>
            <w:pStyle w:val="TOC2"/>
            <w:tabs>
              <w:tab w:val="left" w:pos="720"/>
              <w:tab w:val="right" w:leader="dot" w:pos="9350"/>
            </w:tabs>
            <w:rPr>
              <w:rFonts w:cstheme="minorBidi"/>
              <w:noProof/>
              <w:sz w:val="24"/>
              <w:lang w:val="en-CA" w:bidi="ar-SA"/>
            </w:rPr>
          </w:pPr>
          <w:hyperlink w:anchor="_Toc22804627" w:history="1">
            <w:r w:rsidRPr="00D07366">
              <w:rPr>
                <w:rStyle w:val="Hyperlink"/>
                <w:rFonts w:ascii="Times New Roman" w:hAnsi="Times New Roman"/>
                <w:noProof/>
                <w:snapToGrid w:val="0"/>
                <w:w w:val="0"/>
              </w:rPr>
              <w:t>8.3</w:t>
            </w:r>
            <w:r>
              <w:rPr>
                <w:rFonts w:cstheme="minorBidi"/>
                <w:noProof/>
                <w:sz w:val="24"/>
                <w:lang w:val="en-CA" w:bidi="ar-SA"/>
              </w:rPr>
              <w:tab/>
            </w:r>
            <w:r w:rsidRPr="00D07366">
              <w:rPr>
                <w:rStyle w:val="Hyperlink"/>
                <w:noProof/>
              </w:rPr>
              <w:t>Application</w:t>
            </w:r>
            <w:r>
              <w:rPr>
                <w:noProof/>
                <w:webHidden/>
              </w:rPr>
              <w:tab/>
            </w:r>
            <w:r>
              <w:rPr>
                <w:noProof/>
                <w:webHidden/>
              </w:rPr>
              <w:fldChar w:fldCharType="begin"/>
            </w:r>
            <w:r>
              <w:rPr>
                <w:noProof/>
                <w:webHidden/>
              </w:rPr>
              <w:instrText xml:space="preserve"> PAGEREF _Toc22804627 \h </w:instrText>
            </w:r>
            <w:r>
              <w:rPr>
                <w:noProof/>
                <w:webHidden/>
              </w:rPr>
            </w:r>
            <w:r>
              <w:rPr>
                <w:noProof/>
                <w:webHidden/>
              </w:rPr>
              <w:fldChar w:fldCharType="separate"/>
            </w:r>
            <w:r>
              <w:rPr>
                <w:noProof/>
                <w:webHidden/>
              </w:rPr>
              <w:t>84</w:t>
            </w:r>
            <w:r>
              <w:rPr>
                <w:noProof/>
                <w:webHidden/>
              </w:rPr>
              <w:fldChar w:fldCharType="end"/>
            </w:r>
          </w:hyperlink>
        </w:p>
        <w:p w14:paraId="3CC3DDBE" w14:textId="1AD5E09E" w:rsidR="006B5EBC" w:rsidRDefault="006B5EBC">
          <w:pPr>
            <w:pStyle w:val="TOC1"/>
            <w:tabs>
              <w:tab w:val="left" w:pos="400"/>
              <w:tab w:val="right" w:leader="dot" w:pos="9350"/>
            </w:tabs>
            <w:rPr>
              <w:rFonts w:cstheme="minorBidi"/>
              <w:noProof/>
              <w:sz w:val="24"/>
              <w:lang w:val="en-CA" w:bidi="ar-SA"/>
            </w:rPr>
          </w:pPr>
          <w:hyperlink w:anchor="_Toc22804628" w:history="1">
            <w:r w:rsidRPr="00D07366">
              <w:rPr>
                <w:rStyle w:val="Hyperlink"/>
                <w:noProof/>
              </w:rPr>
              <w:t>9</w:t>
            </w:r>
            <w:r>
              <w:rPr>
                <w:rFonts w:cstheme="minorBidi"/>
                <w:noProof/>
                <w:sz w:val="24"/>
                <w:lang w:val="en-CA" w:bidi="ar-SA"/>
              </w:rPr>
              <w:tab/>
            </w:r>
            <w:r w:rsidRPr="00D07366">
              <w:rPr>
                <w:rStyle w:val="Hyperlink"/>
                <w:noProof/>
              </w:rPr>
              <w:t>Applications</w:t>
            </w:r>
            <w:r>
              <w:rPr>
                <w:noProof/>
                <w:webHidden/>
              </w:rPr>
              <w:tab/>
            </w:r>
            <w:r>
              <w:rPr>
                <w:noProof/>
                <w:webHidden/>
              </w:rPr>
              <w:fldChar w:fldCharType="begin"/>
            </w:r>
            <w:r>
              <w:rPr>
                <w:noProof/>
                <w:webHidden/>
              </w:rPr>
              <w:instrText xml:space="preserve"> PAGEREF _Toc22804628 \h </w:instrText>
            </w:r>
            <w:r>
              <w:rPr>
                <w:noProof/>
                <w:webHidden/>
              </w:rPr>
            </w:r>
            <w:r>
              <w:rPr>
                <w:noProof/>
                <w:webHidden/>
              </w:rPr>
              <w:fldChar w:fldCharType="separate"/>
            </w:r>
            <w:r>
              <w:rPr>
                <w:noProof/>
                <w:webHidden/>
              </w:rPr>
              <w:t>84</w:t>
            </w:r>
            <w:r>
              <w:rPr>
                <w:noProof/>
                <w:webHidden/>
              </w:rPr>
              <w:fldChar w:fldCharType="end"/>
            </w:r>
          </w:hyperlink>
        </w:p>
        <w:p w14:paraId="411E9186" w14:textId="5F1DF28E" w:rsidR="006B5EBC" w:rsidRDefault="006B5EBC">
          <w:pPr>
            <w:pStyle w:val="TOC2"/>
            <w:tabs>
              <w:tab w:val="left" w:pos="720"/>
              <w:tab w:val="right" w:leader="dot" w:pos="9350"/>
            </w:tabs>
            <w:rPr>
              <w:rFonts w:cstheme="minorBidi"/>
              <w:noProof/>
              <w:sz w:val="24"/>
              <w:lang w:val="en-CA" w:bidi="ar-SA"/>
            </w:rPr>
          </w:pPr>
          <w:hyperlink w:anchor="_Toc22804629" w:history="1">
            <w:r w:rsidRPr="00D07366">
              <w:rPr>
                <w:rStyle w:val="Hyperlink"/>
                <w:rFonts w:ascii="Times New Roman" w:hAnsi="Times New Roman"/>
                <w:noProof/>
                <w:snapToGrid w:val="0"/>
                <w:w w:val="0"/>
                <w:highlight w:val="yellow"/>
              </w:rPr>
              <w:t>9.1</w:t>
            </w:r>
            <w:r>
              <w:rPr>
                <w:rFonts w:cstheme="minorBidi"/>
                <w:noProof/>
                <w:sz w:val="24"/>
                <w:lang w:val="en-CA" w:bidi="ar-SA"/>
              </w:rPr>
              <w:tab/>
            </w:r>
            <w:r w:rsidRPr="00D07366">
              <w:rPr>
                <w:rStyle w:val="Hyperlink"/>
                <w:noProof/>
              </w:rPr>
              <w:t xml:space="preserve">iCity Ontology for ATIS in the IT-SoS Framework </w:t>
            </w:r>
            <w:r w:rsidRPr="00D07366">
              <w:rPr>
                <w:rStyle w:val="Hyperlink"/>
                <w:noProof/>
                <w:highlight w:val="yellow"/>
              </w:rPr>
              <w:t>(to revise based on revisions to project 1.2)</w:t>
            </w:r>
            <w:r>
              <w:rPr>
                <w:noProof/>
                <w:webHidden/>
              </w:rPr>
              <w:tab/>
            </w:r>
            <w:r>
              <w:rPr>
                <w:noProof/>
                <w:webHidden/>
              </w:rPr>
              <w:fldChar w:fldCharType="begin"/>
            </w:r>
            <w:r>
              <w:rPr>
                <w:noProof/>
                <w:webHidden/>
              </w:rPr>
              <w:instrText xml:space="preserve"> PAGEREF _Toc22804629 \h </w:instrText>
            </w:r>
            <w:r>
              <w:rPr>
                <w:noProof/>
                <w:webHidden/>
              </w:rPr>
            </w:r>
            <w:r>
              <w:rPr>
                <w:noProof/>
                <w:webHidden/>
              </w:rPr>
              <w:fldChar w:fldCharType="separate"/>
            </w:r>
            <w:r>
              <w:rPr>
                <w:noProof/>
                <w:webHidden/>
              </w:rPr>
              <w:t>85</w:t>
            </w:r>
            <w:r>
              <w:rPr>
                <w:noProof/>
                <w:webHidden/>
              </w:rPr>
              <w:fldChar w:fldCharType="end"/>
            </w:r>
          </w:hyperlink>
        </w:p>
        <w:p w14:paraId="4CC190CE" w14:textId="20B89B57" w:rsidR="006B5EBC" w:rsidRDefault="006B5EBC">
          <w:pPr>
            <w:pStyle w:val="TOC3"/>
            <w:tabs>
              <w:tab w:val="left" w:pos="1200"/>
              <w:tab w:val="right" w:leader="dot" w:pos="9350"/>
            </w:tabs>
            <w:rPr>
              <w:rFonts w:cstheme="minorBidi"/>
              <w:noProof/>
              <w:sz w:val="24"/>
              <w:lang w:val="en-CA" w:bidi="ar-SA"/>
            </w:rPr>
          </w:pPr>
          <w:hyperlink w:anchor="_Toc22804630" w:history="1">
            <w:r w:rsidRPr="00D07366">
              <w:rPr>
                <w:rStyle w:val="Hyperlink"/>
                <w:noProof/>
              </w:rPr>
              <w:t>9.1.1</w:t>
            </w:r>
            <w:r>
              <w:rPr>
                <w:rFonts w:cstheme="minorBidi"/>
                <w:noProof/>
                <w:sz w:val="24"/>
                <w:lang w:val="en-CA" w:bidi="ar-SA"/>
              </w:rPr>
              <w:tab/>
            </w:r>
            <w:r w:rsidRPr="00D07366">
              <w:rPr>
                <w:rStyle w:val="Hyperlink"/>
                <w:noProof/>
              </w:rPr>
              <w:t>Project 1.2: IT-SoS Architecture</w:t>
            </w:r>
            <w:r>
              <w:rPr>
                <w:noProof/>
                <w:webHidden/>
              </w:rPr>
              <w:tab/>
            </w:r>
            <w:r>
              <w:rPr>
                <w:noProof/>
                <w:webHidden/>
              </w:rPr>
              <w:fldChar w:fldCharType="begin"/>
            </w:r>
            <w:r>
              <w:rPr>
                <w:noProof/>
                <w:webHidden/>
              </w:rPr>
              <w:instrText xml:space="preserve"> PAGEREF _Toc22804630 \h </w:instrText>
            </w:r>
            <w:r>
              <w:rPr>
                <w:noProof/>
                <w:webHidden/>
              </w:rPr>
            </w:r>
            <w:r>
              <w:rPr>
                <w:noProof/>
                <w:webHidden/>
              </w:rPr>
              <w:fldChar w:fldCharType="separate"/>
            </w:r>
            <w:r>
              <w:rPr>
                <w:noProof/>
                <w:webHidden/>
              </w:rPr>
              <w:t>85</w:t>
            </w:r>
            <w:r>
              <w:rPr>
                <w:noProof/>
                <w:webHidden/>
              </w:rPr>
              <w:fldChar w:fldCharType="end"/>
            </w:r>
          </w:hyperlink>
        </w:p>
        <w:p w14:paraId="38DD017C" w14:textId="3C80A353" w:rsidR="006B5EBC" w:rsidRDefault="006B5EBC">
          <w:pPr>
            <w:pStyle w:val="TOC3"/>
            <w:tabs>
              <w:tab w:val="left" w:pos="1200"/>
              <w:tab w:val="right" w:leader="dot" w:pos="9350"/>
            </w:tabs>
            <w:rPr>
              <w:rFonts w:cstheme="minorBidi"/>
              <w:noProof/>
              <w:sz w:val="24"/>
              <w:lang w:val="en-CA" w:bidi="ar-SA"/>
            </w:rPr>
          </w:pPr>
          <w:hyperlink w:anchor="_Toc22804631" w:history="1">
            <w:r w:rsidRPr="00D07366">
              <w:rPr>
                <w:rStyle w:val="Hyperlink"/>
                <w:noProof/>
              </w:rPr>
              <w:t>9.1.2</w:t>
            </w:r>
            <w:r>
              <w:rPr>
                <w:rFonts w:cstheme="minorBidi"/>
                <w:noProof/>
                <w:sz w:val="24"/>
                <w:lang w:val="en-CA" w:bidi="ar-SA"/>
              </w:rPr>
              <w:tab/>
            </w:r>
            <w:r w:rsidRPr="00D07366">
              <w:rPr>
                <w:rStyle w:val="Hyperlink"/>
                <w:noProof/>
              </w:rPr>
              <w:t>ATIS Case Study</w:t>
            </w:r>
            <w:r>
              <w:rPr>
                <w:noProof/>
                <w:webHidden/>
              </w:rPr>
              <w:tab/>
            </w:r>
            <w:r>
              <w:rPr>
                <w:noProof/>
                <w:webHidden/>
              </w:rPr>
              <w:fldChar w:fldCharType="begin"/>
            </w:r>
            <w:r>
              <w:rPr>
                <w:noProof/>
                <w:webHidden/>
              </w:rPr>
              <w:instrText xml:space="preserve"> PAGEREF _Toc22804631 \h </w:instrText>
            </w:r>
            <w:r>
              <w:rPr>
                <w:noProof/>
                <w:webHidden/>
              </w:rPr>
            </w:r>
            <w:r>
              <w:rPr>
                <w:noProof/>
                <w:webHidden/>
              </w:rPr>
              <w:fldChar w:fldCharType="separate"/>
            </w:r>
            <w:r>
              <w:rPr>
                <w:noProof/>
                <w:webHidden/>
              </w:rPr>
              <w:t>87</w:t>
            </w:r>
            <w:r>
              <w:rPr>
                <w:noProof/>
                <w:webHidden/>
              </w:rPr>
              <w:fldChar w:fldCharType="end"/>
            </w:r>
          </w:hyperlink>
        </w:p>
        <w:p w14:paraId="118EB2F0" w14:textId="7A5229CC" w:rsidR="006B5EBC" w:rsidRDefault="006B5EBC">
          <w:pPr>
            <w:pStyle w:val="TOC2"/>
            <w:tabs>
              <w:tab w:val="left" w:pos="720"/>
              <w:tab w:val="right" w:leader="dot" w:pos="9350"/>
            </w:tabs>
            <w:rPr>
              <w:rFonts w:cstheme="minorBidi"/>
              <w:noProof/>
              <w:sz w:val="24"/>
              <w:lang w:val="en-CA" w:bidi="ar-SA"/>
            </w:rPr>
          </w:pPr>
          <w:hyperlink w:anchor="_Toc22804632" w:history="1">
            <w:r w:rsidRPr="00D07366">
              <w:rPr>
                <w:rStyle w:val="Hyperlink"/>
                <w:rFonts w:ascii="Times New Roman" w:hAnsi="Times New Roman"/>
                <w:noProof/>
                <w:snapToGrid w:val="0"/>
                <w:w w:val="0"/>
              </w:rPr>
              <w:t>9.2</w:t>
            </w:r>
            <w:r>
              <w:rPr>
                <w:rFonts w:cstheme="minorBidi"/>
                <w:noProof/>
                <w:sz w:val="24"/>
                <w:lang w:val="en-CA" w:bidi="ar-SA"/>
              </w:rPr>
              <w:tab/>
            </w:r>
            <w:r w:rsidRPr="00D07366">
              <w:rPr>
                <w:rStyle w:val="Hyperlink"/>
                <w:noProof/>
              </w:rPr>
              <w:t>Analysis of TTC Data for Bus Bridging Study</w:t>
            </w:r>
            <w:r>
              <w:rPr>
                <w:noProof/>
                <w:webHidden/>
              </w:rPr>
              <w:tab/>
            </w:r>
            <w:r>
              <w:rPr>
                <w:noProof/>
                <w:webHidden/>
              </w:rPr>
              <w:fldChar w:fldCharType="begin"/>
            </w:r>
            <w:r>
              <w:rPr>
                <w:noProof/>
                <w:webHidden/>
              </w:rPr>
              <w:instrText xml:space="preserve"> PAGEREF _Toc22804632 \h </w:instrText>
            </w:r>
            <w:r>
              <w:rPr>
                <w:noProof/>
                <w:webHidden/>
              </w:rPr>
            </w:r>
            <w:r>
              <w:rPr>
                <w:noProof/>
                <w:webHidden/>
              </w:rPr>
              <w:fldChar w:fldCharType="separate"/>
            </w:r>
            <w:r>
              <w:rPr>
                <w:noProof/>
                <w:webHidden/>
              </w:rPr>
              <w:t>90</w:t>
            </w:r>
            <w:r>
              <w:rPr>
                <w:noProof/>
                <w:webHidden/>
              </w:rPr>
              <w:fldChar w:fldCharType="end"/>
            </w:r>
          </w:hyperlink>
        </w:p>
        <w:p w14:paraId="2A736034" w14:textId="6722D195" w:rsidR="006B5EBC" w:rsidRDefault="006B5EBC">
          <w:pPr>
            <w:pStyle w:val="TOC2"/>
            <w:tabs>
              <w:tab w:val="left" w:pos="720"/>
              <w:tab w:val="right" w:leader="dot" w:pos="9350"/>
            </w:tabs>
            <w:rPr>
              <w:rFonts w:cstheme="minorBidi"/>
              <w:noProof/>
              <w:sz w:val="24"/>
              <w:lang w:val="en-CA" w:bidi="ar-SA"/>
            </w:rPr>
          </w:pPr>
          <w:hyperlink w:anchor="_Toc22804633" w:history="1">
            <w:r w:rsidRPr="00D07366">
              <w:rPr>
                <w:rStyle w:val="Hyperlink"/>
                <w:rFonts w:ascii="Times New Roman" w:hAnsi="Times New Roman"/>
                <w:noProof/>
                <w:snapToGrid w:val="0"/>
                <w:w w:val="0"/>
              </w:rPr>
              <w:t>9.3</w:t>
            </w:r>
            <w:r>
              <w:rPr>
                <w:rFonts w:cstheme="minorBidi"/>
                <w:noProof/>
                <w:sz w:val="24"/>
                <w:lang w:val="en-CA" w:bidi="ar-SA"/>
              </w:rPr>
              <w:tab/>
            </w:r>
            <w:r w:rsidRPr="00D07366">
              <w:rPr>
                <w:rStyle w:val="Hyperlink"/>
                <w:noProof/>
              </w:rPr>
              <w:t>Organization of Travel Model Data</w:t>
            </w:r>
            <w:r>
              <w:rPr>
                <w:noProof/>
                <w:webHidden/>
              </w:rPr>
              <w:tab/>
            </w:r>
            <w:r>
              <w:rPr>
                <w:noProof/>
                <w:webHidden/>
              </w:rPr>
              <w:fldChar w:fldCharType="begin"/>
            </w:r>
            <w:r>
              <w:rPr>
                <w:noProof/>
                <w:webHidden/>
              </w:rPr>
              <w:instrText xml:space="preserve"> PAGEREF _Toc22804633 \h </w:instrText>
            </w:r>
            <w:r>
              <w:rPr>
                <w:noProof/>
                <w:webHidden/>
              </w:rPr>
            </w:r>
            <w:r>
              <w:rPr>
                <w:noProof/>
                <w:webHidden/>
              </w:rPr>
              <w:fldChar w:fldCharType="separate"/>
            </w:r>
            <w:r>
              <w:rPr>
                <w:noProof/>
                <w:webHidden/>
              </w:rPr>
              <w:t>90</w:t>
            </w:r>
            <w:r>
              <w:rPr>
                <w:noProof/>
                <w:webHidden/>
              </w:rPr>
              <w:fldChar w:fldCharType="end"/>
            </w:r>
          </w:hyperlink>
        </w:p>
        <w:p w14:paraId="273E7B84" w14:textId="03570C34" w:rsidR="006B5EBC" w:rsidRDefault="006B5EBC">
          <w:pPr>
            <w:pStyle w:val="TOC2"/>
            <w:tabs>
              <w:tab w:val="left" w:pos="720"/>
              <w:tab w:val="right" w:leader="dot" w:pos="9350"/>
            </w:tabs>
            <w:rPr>
              <w:rFonts w:cstheme="minorBidi"/>
              <w:noProof/>
              <w:sz w:val="24"/>
              <w:lang w:val="en-CA" w:bidi="ar-SA"/>
            </w:rPr>
          </w:pPr>
          <w:hyperlink w:anchor="_Toc22804634" w:history="1">
            <w:r w:rsidRPr="00D07366">
              <w:rPr>
                <w:rStyle w:val="Hyperlink"/>
                <w:rFonts w:ascii="Times New Roman" w:hAnsi="Times New Roman"/>
                <w:noProof/>
                <w:snapToGrid w:val="0"/>
                <w:w w:val="0"/>
              </w:rPr>
              <w:t>9.4</w:t>
            </w:r>
            <w:r>
              <w:rPr>
                <w:rFonts w:cstheme="minorBidi"/>
                <w:noProof/>
                <w:sz w:val="24"/>
                <w:lang w:val="en-CA" w:bidi="ar-SA"/>
              </w:rPr>
              <w:tab/>
            </w:r>
            <w:r w:rsidRPr="00D07366">
              <w:rPr>
                <w:rStyle w:val="Hyperlink"/>
                <w:noProof/>
              </w:rPr>
              <w:t>iCity Ontology for Urban Simulation Results</w:t>
            </w:r>
            <w:r>
              <w:rPr>
                <w:noProof/>
                <w:webHidden/>
              </w:rPr>
              <w:tab/>
            </w:r>
            <w:r>
              <w:rPr>
                <w:noProof/>
                <w:webHidden/>
              </w:rPr>
              <w:fldChar w:fldCharType="begin"/>
            </w:r>
            <w:r>
              <w:rPr>
                <w:noProof/>
                <w:webHidden/>
              </w:rPr>
              <w:instrText xml:space="preserve"> PAGEREF _Toc22804634 \h </w:instrText>
            </w:r>
            <w:r>
              <w:rPr>
                <w:noProof/>
                <w:webHidden/>
              </w:rPr>
            </w:r>
            <w:r>
              <w:rPr>
                <w:noProof/>
                <w:webHidden/>
              </w:rPr>
              <w:fldChar w:fldCharType="separate"/>
            </w:r>
            <w:r>
              <w:rPr>
                <w:noProof/>
                <w:webHidden/>
              </w:rPr>
              <w:t>90</w:t>
            </w:r>
            <w:r>
              <w:rPr>
                <w:noProof/>
                <w:webHidden/>
              </w:rPr>
              <w:fldChar w:fldCharType="end"/>
            </w:r>
          </w:hyperlink>
        </w:p>
        <w:p w14:paraId="23153B84" w14:textId="67289312" w:rsidR="006B5EBC" w:rsidRDefault="006B5EBC">
          <w:pPr>
            <w:pStyle w:val="TOC1"/>
            <w:tabs>
              <w:tab w:val="left" w:pos="720"/>
              <w:tab w:val="right" w:leader="dot" w:pos="9350"/>
            </w:tabs>
            <w:rPr>
              <w:rFonts w:cstheme="minorBidi"/>
              <w:noProof/>
              <w:sz w:val="24"/>
              <w:lang w:val="en-CA" w:bidi="ar-SA"/>
            </w:rPr>
          </w:pPr>
          <w:hyperlink w:anchor="_Toc22804635" w:history="1">
            <w:r w:rsidRPr="00D07366">
              <w:rPr>
                <w:rStyle w:val="Hyperlink"/>
                <w:noProof/>
              </w:rPr>
              <w:t>10</w:t>
            </w:r>
            <w:r>
              <w:rPr>
                <w:rFonts w:cstheme="minorBidi"/>
                <w:noProof/>
                <w:sz w:val="24"/>
                <w:lang w:val="en-CA" w:bidi="ar-SA"/>
              </w:rPr>
              <w:tab/>
            </w:r>
            <w:r w:rsidRPr="00D07366">
              <w:rPr>
                <w:rStyle w:val="Hyperlink"/>
                <w:noProof/>
              </w:rPr>
              <w:t>Integration with ArcGIS</w:t>
            </w:r>
            <w:r>
              <w:rPr>
                <w:noProof/>
                <w:webHidden/>
              </w:rPr>
              <w:tab/>
            </w:r>
            <w:r>
              <w:rPr>
                <w:noProof/>
                <w:webHidden/>
              </w:rPr>
              <w:fldChar w:fldCharType="begin"/>
            </w:r>
            <w:r>
              <w:rPr>
                <w:noProof/>
                <w:webHidden/>
              </w:rPr>
              <w:instrText xml:space="preserve"> PAGEREF _Toc22804635 \h </w:instrText>
            </w:r>
            <w:r>
              <w:rPr>
                <w:noProof/>
                <w:webHidden/>
              </w:rPr>
            </w:r>
            <w:r>
              <w:rPr>
                <w:noProof/>
                <w:webHidden/>
              </w:rPr>
              <w:fldChar w:fldCharType="separate"/>
            </w:r>
            <w:r>
              <w:rPr>
                <w:noProof/>
                <w:webHidden/>
              </w:rPr>
              <w:t>91</w:t>
            </w:r>
            <w:r>
              <w:rPr>
                <w:noProof/>
                <w:webHidden/>
              </w:rPr>
              <w:fldChar w:fldCharType="end"/>
            </w:r>
          </w:hyperlink>
        </w:p>
        <w:p w14:paraId="0098F227" w14:textId="3A408343" w:rsidR="006B5EBC" w:rsidRDefault="006B5EBC">
          <w:pPr>
            <w:pStyle w:val="TOC1"/>
            <w:tabs>
              <w:tab w:val="left" w:pos="720"/>
              <w:tab w:val="right" w:leader="dot" w:pos="9350"/>
            </w:tabs>
            <w:rPr>
              <w:rFonts w:cstheme="minorBidi"/>
              <w:noProof/>
              <w:sz w:val="24"/>
              <w:lang w:val="en-CA" w:bidi="ar-SA"/>
            </w:rPr>
          </w:pPr>
          <w:hyperlink w:anchor="_Toc22804636" w:history="1">
            <w:r w:rsidRPr="00D07366">
              <w:rPr>
                <w:rStyle w:val="Hyperlink"/>
                <w:noProof/>
              </w:rPr>
              <w:t>11</w:t>
            </w:r>
            <w:r>
              <w:rPr>
                <w:rFonts w:cstheme="minorBidi"/>
                <w:noProof/>
                <w:sz w:val="24"/>
                <w:lang w:val="en-CA" w:bidi="ar-SA"/>
              </w:rPr>
              <w:tab/>
            </w:r>
            <w:r w:rsidRPr="00D07366">
              <w:rPr>
                <w:rStyle w:val="Hyperlink"/>
                <w:noProof/>
              </w:rPr>
              <w:t>Workflows (in progress)</w:t>
            </w:r>
            <w:r>
              <w:rPr>
                <w:noProof/>
                <w:webHidden/>
              </w:rPr>
              <w:tab/>
            </w:r>
            <w:r>
              <w:rPr>
                <w:noProof/>
                <w:webHidden/>
              </w:rPr>
              <w:fldChar w:fldCharType="begin"/>
            </w:r>
            <w:r>
              <w:rPr>
                <w:noProof/>
                <w:webHidden/>
              </w:rPr>
              <w:instrText xml:space="preserve"> PAGEREF _Toc22804636 \h </w:instrText>
            </w:r>
            <w:r>
              <w:rPr>
                <w:noProof/>
                <w:webHidden/>
              </w:rPr>
            </w:r>
            <w:r>
              <w:rPr>
                <w:noProof/>
                <w:webHidden/>
              </w:rPr>
              <w:fldChar w:fldCharType="separate"/>
            </w:r>
            <w:r>
              <w:rPr>
                <w:noProof/>
                <w:webHidden/>
              </w:rPr>
              <w:t>91</w:t>
            </w:r>
            <w:r>
              <w:rPr>
                <w:noProof/>
                <w:webHidden/>
              </w:rPr>
              <w:fldChar w:fldCharType="end"/>
            </w:r>
          </w:hyperlink>
        </w:p>
        <w:p w14:paraId="068E6251" w14:textId="20AA3750" w:rsidR="006B5EBC" w:rsidRDefault="006B5EBC">
          <w:pPr>
            <w:pStyle w:val="TOC2"/>
            <w:tabs>
              <w:tab w:val="left" w:pos="960"/>
              <w:tab w:val="right" w:leader="dot" w:pos="9350"/>
            </w:tabs>
            <w:rPr>
              <w:rFonts w:cstheme="minorBidi"/>
              <w:noProof/>
              <w:sz w:val="24"/>
              <w:lang w:val="en-CA" w:bidi="ar-SA"/>
            </w:rPr>
          </w:pPr>
          <w:hyperlink w:anchor="_Toc22804637" w:history="1">
            <w:r w:rsidRPr="00D07366">
              <w:rPr>
                <w:rStyle w:val="Hyperlink"/>
                <w:rFonts w:ascii="Times New Roman" w:hAnsi="Times New Roman"/>
                <w:noProof/>
                <w:snapToGrid w:val="0"/>
                <w:w w:val="0"/>
              </w:rPr>
              <w:t>11.1</w:t>
            </w:r>
            <w:r>
              <w:rPr>
                <w:rFonts w:cstheme="minorBidi"/>
                <w:noProof/>
                <w:sz w:val="24"/>
                <w:lang w:val="en-CA" w:bidi="ar-SA"/>
              </w:rPr>
              <w:tab/>
            </w:r>
            <w:r w:rsidRPr="00D07366">
              <w:rPr>
                <w:rStyle w:val="Hyperlink"/>
                <w:noProof/>
              </w:rPr>
              <w:t>Data Mapping</w:t>
            </w:r>
            <w:r>
              <w:rPr>
                <w:noProof/>
                <w:webHidden/>
              </w:rPr>
              <w:tab/>
            </w:r>
            <w:r>
              <w:rPr>
                <w:noProof/>
                <w:webHidden/>
              </w:rPr>
              <w:fldChar w:fldCharType="begin"/>
            </w:r>
            <w:r>
              <w:rPr>
                <w:noProof/>
                <w:webHidden/>
              </w:rPr>
              <w:instrText xml:space="preserve"> PAGEREF _Toc22804637 \h </w:instrText>
            </w:r>
            <w:r>
              <w:rPr>
                <w:noProof/>
                <w:webHidden/>
              </w:rPr>
            </w:r>
            <w:r>
              <w:rPr>
                <w:noProof/>
                <w:webHidden/>
              </w:rPr>
              <w:fldChar w:fldCharType="separate"/>
            </w:r>
            <w:r>
              <w:rPr>
                <w:noProof/>
                <w:webHidden/>
              </w:rPr>
              <w:t>91</w:t>
            </w:r>
            <w:r>
              <w:rPr>
                <w:noProof/>
                <w:webHidden/>
              </w:rPr>
              <w:fldChar w:fldCharType="end"/>
            </w:r>
          </w:hyperlink>
        </w:p>
        <w:p w14:paraId="1F5E6DFC" w14:textId="3C84CC72" w:rsidR="006B5EBC" w:rsidRDefault="006B5EBC">
          <w:pPr>
            <w:pStyle w:val="TOC3"/>
            <w:tabs>
              <w:tab w:val="left" w:pos="1200"/>
              <w:tab w:val="right" w:leader="dot" w:pos="9350"/>
            </w:tabs>
            <w:rPr>
              <w:rFonts w:cstheme="minorBidi"/>
              <w:noProof/>
              <w:sz w:val="24"/>
              <w:lang w:val="en-CA" w:bidi="ar-SA"/>
            </w:rPr>
          </w:pPr>
          <w:hyperlink w:anchor="_Toc22804638" w:history="1">
            <w:r w:rsidRPr="00D07366">
              <w:rPr>
                <w:rStyle w:val="Hyperlink"/>
                <w:noProof/>
              </w:rPr>
              <w:t>11.1.1</w:t>
            </w:r>
            <w:r>
              <w:rPr>
                <w:rFonts w:cstheme="minorBidi"/>
                <w:noProof/>
                <w:sz w:val="24"/>
                <w:lang w:val="en-CA" w:bidi="ar-SA"/>
              </w:rPr>
              <w:tab/>
            </w:r>
            <w:r w:rsidRPr="00D07366">
              <w:rPr>
                <w:rStyle w:val="Hyperlink"/>
                <w:noProof/>
              </w:rPr>
              <w:t>Alternative approaches</w:t>
            </w:r>
            <w:r>
              <w:rPr>
                <w:noProof/>
                <w:webHidden/>
              </w:rPr>
              <w:tab/>
            </w:r>
            <w:r>
              <w:rPr>
                <w:noProof/>
                <w:webHidden/>
              </w:rPr>
              <w:fldChar w:fldCharType="begin"/>
            </w:r>
            <w:r>
              <w:rPr>
                <w:noProof/>
                <w:webHidden/>
              </w:rPr>
              <w:instrText xml:space="preserve"> PAGEREF _Toc22804638 \h </w:instrText>
            </w:r>
            <w:r>
              <w:rPr>
                <w:noProof/>
                <w:webHidden/>
              </w:rPr>
            </w:r>
            <w:r>
              <w:rPr>
                <w:noProof/>
                <w:webHidden/>
              </w:rPr>
              <w:fldChar w:fldCharType="separate"/>
            </w:r>
            <w:r>
              <w:rPr>
                <w:noProof/>
                <w:webHidden/>
              </w:rPr>
              <w:t>91</w:t>
            </w:r>
            <w:r>
              <w:rPr>
                <w:noProof/>
                <w:webHidden/>
              </w:rPr>
              <w:fldChar w:fldCharType="end"/>
            </w:r>
          </w:hyperlink>
        </w:p>
        <w:p w14:paraId="04AE1022" w14:textId="3BAD9211" w:rsidR="006B5EBC" w:rsidRDefault="006B5EBC">
          <w:pPr>
            <w:pStyle w:val="TOC3"/>
            <w:tabs>
              <w:tab w:val="left" w:pos="1200"/>
              <w:tab w:val="right" w:leader="dot" w:pos="9350"/>
            </w:tabs>
            <w:rPr>
              <w:rFonts w:cstheme="minorBidi"/>
              <w:noProof/>
              <w:sz w:val="24"/>
              <w:lang w:val="en-CA" w:bidi="ar-SA"/>
            </w:rPr>
          </w:pPr>
          <w:hyperlink w:anchor="_Toc22804639" w:history="1">
            <w:r w:rsidRPr="00D07366">
              <w:rPr>
                <w:rStyle w:val="Hyperlink"/>
                <w:noProof/>
              </w:rPr>
              <w:t>11.1.2</w:t>
            </w:r>
            <w:r>
              <w:rPr>
                <w:rFonts w:cstheme="minorBidi"/>
                <w:noProof/>
                <w:sz w:val="24"/>
                <w:lang w:val="en-CA" w:bidi="ar-SA"/>
              </w:rPr>
              <w:tab/>
            </w:r>
            <w:r w:rsidRPr="00D07366">
              <w:rPr>
                <w:rStyle w:val="Hyperlink"/>
                <w:noProof/>
              </w:rPr>
              <w:t>Basic data mapping/import workflow with Karma and Virtuoso:</w:t>
            </w:r>
            <w:r>
              <w:rPr>
                <w:noProof/>
                <w:webHidden/>
              </w:rPr>
              <w:tab/>
            </w:r>
            <w:r>
              <w:rPr>
                <w:noProof/>
                <w:webHidden/>
              </w:rPr>
              <w:fldChar w:fldCharType="begin"/>
            </w:r>
            <w:r>
              <w:rPr>
                <w:noProof/>
                <w:webHidden/>
              </w:rPr>
              <w:instrText xml:space="preserve"> PAGEREF _Toc22804639 \h </w:instrText>
            </w:r>
            <w:r>
              <w:rPr>
                <w:noProof/>
                <w:webHidden/>
              </w:rPr>
            </w:r>
            <w:r>
              <w:rPr>
                <w:noProof/>
                <w:webHidden/>
              </w:rPr>
              <w:fldChar w:fldCharType="separate"/>
            </w:r>
            <w:r>
              <w:rPr>
                <w:noProof/>
                <w:webHidden/>
              </w:rPr>
              <w:t>92</w:t>
            </w:r>
            <w:r>
              <w:rPr>
                <w:noProof/>
                <w:webHidden/>
              </w:rPr>
              <w:fldChar w:fldCharType="end"/>
            </w:r>
          </w:hyperlink>
        </w:p>
        <w:p w14:paraId="24ADA9A7" w14:textId="05199E88" w:rsidR="006B5EBC" w:rsidRDefault="006B5EBC">
          <w:pPr>
            <w:pStyle w:val="TOC3"/>
            <w:tabs>
              <w:tab w:val="left" w:pos="1200"/>
              <w:tab w:val="right" w:leader="dot" w:pos="9350"/>
            </w:tabs>
            <w:rPr>
              <w:rFonts w:cstheme="minorBidi"/>
              <w:noProof/>
              <w:sz w:val="24"/>
              <w:lang w:val="en-CA" w:bidi="ar-SA"/>
            </w:rPr>
          </w:pPr>
          <w:hyperlink w:anchor="_Toc22804640" w:history="1">
            <w:r w:rsidRPr="00D07366">
              <w:rPr>
                <w:rStyle w:val="Hyperlink"/>
                <w:noProof/>
              </w:rPr>
              <w:t>11.1.3</w:t>
            </w:r>
            <w:r>
              <w:rPr>
                <w:rFonts w:cstheme="minorBidi"/>
                <w:noProof/>
                <w:sz w:val="24"/>
                <w:lang w:val="en-CA" w:bidi="ar-SA"/>
              </w:rPr>
              <w:tab/>
            </w:r>
            <w:r w:rsidRPr="00D07366">
              <w:rPr>
                <w:rStyle w:val="Hyperlink"/>
                <w:noProof/>
              </w:rPr>
              <w:t>Repeat Data Mappings</w:t>
            </w:r>
            <w:r>
              <w:rPr>
                <w:noProof/>
                <w:webHidden/>
              </w:rPr>
              <w:tab/>
            </w:r>
            <w:r>
              <w:rPr>
                <w:noProof/>
                <w:webHidden/>
              </w:rPr>
              <w:fldChar w:fldCharType="begin"/>
            </w:r>
            <w:r>
              <w:rPr>
                <w:noProof/>
                <w:webHidden/>
              </w:rPr>
              <w:instrText xml:space="preserve"> PAGEREF _Toc22804640 \h </w:instrText>
            </w:r>
            <w:r>
              <w:rPr>
                <w:noProof/>
                <w:webHidden/>
              </w:rPr>
            </w:r>
            <w:r>
              <w:rPr>
                <w:noProof/>
                <w:webHidden/>
              </w:rPr>
              <w:fldChar w:fldCharType="separate"/>
            </w:r>
            <w:r>
              <w:rPr>
                <w:noProof/>
                <w:webHidden/>
              </w:rPr>
              <w:t>93</w:t>
            </w:r>
            <w:r>
              <w:rPr>
                <w:noProof/>
                <w:webHidden/>
              </w:rPr>
              <w:fldChar w:fldCharType="end"/>
            </w:r>
          </w:hyperlink>
        </w:p>
        <w:p w14:paraId="35523DD4" w14:textId="226B8BF5" w:rsidR="006B5EBC" w:rsidRDefault="006B5EBC">
          <w:pPr>
            <w:pStyle w:val="TOC3"/>
            <w:tabs>
              <w:tab w:val="left" w:pos="1200"/>
              <w:tab w:val="right" w:leader="dot" w:pos="9350"/>
            </w:tabs>
            <w:rPr>
              <w:rFonts w:cstheme="minorBidi"/>
              <w:noProof/>
              <w:sz w:val="24"/>
              <w:lang w:val="en-CA" w:bidi="ar-SA"/>
            </w:rPr>
          </w:pPr>
          <w:hyperlink w:anchor="_Toc22804641" w:history="1">
            <w:r w:rsidRPr="00D07366">
              <w:rPr>
                <w:rStyle w:val="Hyperlink"/>
                <w:rFonts w:eastAsia="Times New Roman"/>
                <w:noProof/>
                <w:bdr w:val="none" w:sz="0" w:space="0" w:color="auto" w:frame="1"/>
                <w:lang w:eastAsia="en-CA"/>
              </w:rPr>
              <w:t>11.1.4</w:t>
            </w:r>
            <w:r>
              <w:rPr>
                <w:rFonts w:cstheme="minorBidi"/>
                <w:noProof/>
                <w:sz w:val="24"/>
                <w:lang w:val="en-CA" w:bidi="ar-SA"/>
              </w:rPr>
              <w:tab/>
            </w:r>
            <w:r w:rsidRPr="00D07366">
              <w:rPr>
                <w:rStyle w:val="Hyperlink"/>
                <w:rFonts w:eastAsia="Times New Roman"/>
                <w:noProof/>
                <w:bdr w:val="none" w:sz="0" w:space="0" w:color="auto" w:frame="1"/>
                <w:lang w:eastAsia="en-CA"/>
              </w:rPr>
              <w:t>Offline Batch Mapping</w:t>
            </w:r>
            <w:r>
              <w:rPr>
                <w:noProof/>
                <w:webHidden/>
              </w:rPr>
              <w:tab/>
            </w:r>
            <w:r>
              <w:rPr>
                <w:noProof/>
                <w:webHidden/>
              </w:rPr>
              <w:fldChar w:fldCharType="begin"/>
            </w:r>
            <w:r>
              <w:rPr>
                <w:noProof/>
                <w:webHidden/>
              </w:rPr>
              <w:instrText xml:space="preserve"> PAGEREF _Toc22804641 \h </w:instrText>
            </w:r>
            <w:r>
              <w:rPr>
                <w:noProof/>
                <w:webHidden/>
              </w:rPr>
            </w:r>
            <w:r>
              <w:rPr>
                <w:noProof/>
                <w:webHidden/>
              </w:rPr>
              <w:fldChar w:fldCharType="separate"/>
            </w:r>
            <w:r>
              <w:rPr>
                <w:noProof/>
                <w:webHidden/>
              </w:rPr>
              <w:t>93</w:t>
            </w:r>
            <w:r>
              <w:rPr>
                <w:noProof/>
                <w:webHidden/>
              </w:rPr>
              <w:fldChar w:fldCharType="end"/>
            </w:r>
          </w:hyperlink>
        </w:p>
        <w:p w14:paraId="2F1ABB28" w14:textId="54975F27" w:rsidR="006B5EBC" w:rsidRDefault="006B5EBC">
          <w:pPr>
            <w:pStyle w:val="TOC2"/>
            <w:tabs>
              <w:tab w:val="left" w:pos="960"/>
              <w:tab w:val="right" w:leader="dot" w:pos="9350"/>
            </w:tabs>
            <w:rPr>
              <w:rFonts w:cstheme="minorBidi"/>
              <w:noProof/>
              <w:sz w:val="24"/>
              <w:lang w:val="en-CA" w:bidi="ar-SA"/>
            </w:rPr>
          </w:pPr>
          <w:hyperlink w:anchor="_Toc22804642" w:history="1">
            <w:r w:rsidRPr="00D07366">
              <w:rPr>
                <w:rStyle w:val="Hyperlink"/>
                <w:rFonts w:ascii="Times New Roman" w:hAnsi="Times New Roman"/>
                <w:noProof/>
                <w:snapToGrid w:val="0"/>
                <w:w w:val="0"/>
              </w:rPr>
              <w:t>11.2</w:t>
            </w:r>
            <w:r>
              <w:rPr>
                <w:rFonts w:cstheme="minorBidi"/>
                <w:noProof/>
                <w:sz w:val="24"/>
                <w:lang w:val="en-CA" w:bidi="ar-SA"/>
              </w:rPr>
              <w:tab/>
            </w:r>
            <w:r w:rsidRPr="00D07366">
              <w:rPr>
                <w:rStyle w:val="Hyperlink"/>
                <w:noProof/>
              </w:rPr>
              <w:t>Data Storage</w:t>
            </w:r>
            <w:r>
              <w:rPr>
                <w:noProof/>
                <w:webHidden/>
              </w:rPr>
              <w:tab/>
            </w:r>
            <w:r>
              <w:rPr>
                <w:noProof/>
                <w:webHidden/>
              </w:rPr>
              <w:fldChar w:fldCharType="begin"/>
            </w:r>
            <w:r>
              <w:rPr>
                <w:noProof/>
                <w:webHidden/>
              </w:rPr>
              <w:instrText xml:space="preserve"> PAGEREF _Toc22804642 \h </w:instrText>
            </w:r>
            <w:r>
              <w:rPr>
                <w:noProof/>
                <w:webHidden/>
              </w:rPr>
            </w:r>
            <w:r>
              <w:rPr>
                <w:noProof/>
                <w:webHidden/>
              </w:rPr>
              <w:fldChar w:fldCharType="separate"/>
            </w:r>
            <w:r>
              <w:rPr>
                <w:noProof/>
                <w:webHidden/>
              </w:rPr>
              <w:t>94</w:t>
            </w:r>
            <w:r>
              <w:rPr>
                <w:noProof/>
                <w:webHidden/>
              </w:rPr>
              <w:fldChar w:fldCharType="end"/>
            </w:r>
          </w:hyperlink>
        </w:p>
        <w:p w14:paraId="2F8AB427" w14:textId="72641E48" w:rsidR="006B5EBC" w:rsidRDefault="006B5EBC">
          <w:pPr>
            <w:pStyle w:val="TOC3"/>
            <w:tabs>
              <w:tab w:val="left" w:pos="1200"/>
              <w:tab w:val="right" w:leader="dot" w:pos="9350"/>
            </w:tabs>
            <w:rPr>
              <w:rFonts w:cstheme="minorBidi"/>
              <w:noProof/>
              <w:sz w:val="24"/>
              <w:lang w:val="en-CA" w:bidi="ar-SA"/>
            </w:rPr>
          </w:pPr>
          <w:hyperlink w:anchor="_Toc22804643" w:history="1">
            <w:r w:rsidRPr="00D07366">
              <w:rPr>
                <w:rStyle w:val="Hyperlink"/>
                <w:noProof/>
              </w:rPr>
              <w:t>11.2.1</w:t>
            </w:r>
            <w:r>
              <w:rPr>
                <w:rFonts w:cstheme="minorBidi"/>
                <w:noProof/>
                <w:sz w:val="24"/>
                <w:lang w:val="en-CA" w:bidi="ar-SA"/>
              </w:rPr>
              <w:tab/>
            </w:r>
            <w:r w:rsidRPr="00D07366">
              <w:rPr>
                <w:rStyle w:val="Hyperlink"/>
                <w:noProof/>
              </w:rPr>
              <w:t>Upload to triplestore</w:t>
            </w:r>
            <w:r>
              <w:rPr>
                <w:noProof/>
                <w:webHidden/>
              </w:rPr>
              <w:tab/>
            </w:r>
            <w:r>
              <w:rPr>
                <w:noProof/>
                <w:webHidden/>
              </w:rPr>
              <w:fldChar w:fldCharType="begin"/>
            </w:r>
            <w:r>
              <w:rPr>
                <w:noProof/>
                <w:webHidden/>
              </w:rPr>
              <w:instrText xml:space="preserve"> PAGEREF _Toc22804643 \h </w:instrText>
            </w:r>
            <w:r>
              <w:rPr>
                <w:noProof/>
                <w:webHidden/>
              </w:rPr>
            </w:r>
            <w:r>
              <w:rPr>
                <w:noProof/>
                <w:webHidden/>
              </w:rPr>
              <w:fldChar w:fldCharType="separate"/>
            </w:r>
            <w:r>
              <w:rPr>
                <w:noProof/>
                <w:webHidden/>
              </w:rPr>
              <w:t>94</w:t>
            </w:r>
            <w:r>
              <w:rPr>
                <w:noProof/>
                <w:webHidden/>
              </w:rPr>
              <w:fldChar w:fldCharType="end"/>
            </w:r>
          </w:hyperlink>
        </w:p>
        <w:p w14:paraId="772E0A5A" w14:textId="08406AF1" w:rsidR="006B5EBC" w:rsidRDefault="006B5EBC">
          <w:pPr>
            <w:pStyle w:val="TOC1"/>
            <w:tabs>
              <w:tab w:val="left" w:pos="720"/>
              <w:tab w:val="right" w:leader="dot" w:pos="9350"/>
            </w:tabs>
            <w:rPr>
              <w:rFonts w:cstheme="minorBidi"/>
              <w:noProof/>
              <w:sz w:val="24"/>
              <w:lang w:val="en-CA" w:bidi="ar-SA"/>
            </w:rPr>
          </w:pPr>
          <w:hyperlink w:anchor="_Toc22804644" w:history="1">
            <w:r w:rsidRPr="00D07366">
              <w:rPr>
                <w:rStyle w:val="Hyperlink"/>
                <w:noProof/>
              </w:rPr>
              <w:t>12</w:t>
            </w:r>
            <w:r>
              <w:rPr>
                <w:rFonts w:cstheme="minorBidi"/>
                <w:noProof/>
                <w:sz w:val="24"/>
                <w:lang w:val="en-CA" w:bidi="ar-SA"/>
              </w:rPr>
              <w:tab/>
            </w:r>
            <w:r w:rsidRPr="00D07366">
              <w:rPr>
                <w:rStyle w:val="Hyperlink"/>
                <w:noProof/>
              </w:rPr>
              <w:t>Future Work</w:t>
            </w:r>
            <w:r>
              <w:rPr>
                <w:noProof/>
                <w:webHidden/>
              </w:rPr>
              <w:tab/>
            </w:r>
            <w:r>
              <w:rPr>
                <w:noProof/>
                <w:webHidden/>
              </w:rPr>
              <w:fldChar w:fldCharType="begin"/>
            </w:r>
            <w:r>
              <w:rPr>
                <w:noProof/>
                <w:webHidden/>
              </w:rPr>
              <w:instrText xml:space="preserve"> PAGEREF _Toc22804644 \h </w:instrText>
            </w:r>
            <w:r>
              <w:rPr>
                <w:noProof/>
                <w:webHidden/>
              </w:rPr>
            </w:r>
            <w:r>
              <w:rPr>
                <w:noProof/>
                <w:webHidden/>
              </w:rPr>
              <w:fldChar w:fldCharType="separate"/>
            </w:r>
            <w:r>
              <w:rPr>
                <w:noProof/>
                <w:webHidden/>
              </w:rPr>
              <w:t>95</w:t>
            </w:r>
            <w:r>
              <w:rPr>
                <w:noProof/>
                <w:webHidden/>
              </w:rPr>
              <w:fldChar w:fldCharType="end"/>
            </w:r>
          </w:hyperlink>
        </w:p>
        <w:p w14:paraId="3C502082" w14:textId="0AC9CB42" w:rsidR="006B5EBC" w:rsidRDefault="006B5EBC">
          <w:pPr>
            <w:pStyle w:val="TOC2"/>
            <w:tabs>
              <w:tab w:val="left" w:pos="960"/>
              <w:tab w:val="right" w:leader="dot" w:pos="9350"/>
            </w:tabs>
            <w:rPr>
              <w:rFonts w:cstheme="minorBidi"/>
              <w:noProof/>
              <w:sz w:val="24"/>
              <w:lang w:val="en-CA" w:bidi="ar-SA"/>
            </w:rPr>
          </w:pPr>
          <w:hyperlink w:anchor="_Toc22804645" w:history="1">
            <w:r w:rsidRPr="00D07366">
              <w:rPr>
                <w:rStyle w:val="Hyperlink"/>
                <w:rFonts w:ascii="Times New Roman" w:hAnsi="Times New Roman"/>
                <w:noProof/>
                <w:snapToGrid w:val="0"/>
                <w:w w:val="0"/>
              </w:rPr>
              <w:t>12.1</w:t>
            </w:r>
            <w:r>
              <w:rPr>
                <w:rFonts w:cstheme="minorBidi"/>
                <w:noProof/>
                <w:sz w:val="24"/>
                <w:lang w:val="en-CA" w:bidi="ar-SA"/>
              </w:rPr>
              <w:tab/>
            </w:r>
            <w:r w:rsidRPr="00D07366">
              <w:rPr>
                <w:rStyle w:val="Hyperlink"/>
                <w:noProof/>
              </w:rPr>
              <w:t>Extensions to the Urban System Ontology</w:t>
            </w:r>
            <w:r>
              <w:rPr>
                <w:noProof/>
                <w:webHidden/>
              </w:rPr>
              <w:tab/>
            </w:r>
            <w:r>
              <w:rPr>
                <w:noProof/>
                <w:webHidden/>
              </w:rPr>
              <w:fldChar w:fldCharType="begin"/>
            </w:r>
            <w:r>
              <w:rPr>
                <w:noProof/>
                <w:webHidden/>
              </w:rPr>
              <w:instrText xml:space="preserve"> PAGEREF _Toc22804645 \h </w:instrText>
            </w:r>
            <w:r>
              <w:rPr>
                <w:noProof/>
                <w:webHidden/>
              </w:rPr>
            </w:r>
            <w:r>
              <w:rPr>
                <w:noProof/>
                <w:webHidden/>
              </w:rPr>
              <w:fldChar w:fldCharType="separate"/>
            </w:r>
            <w:r>
              <w:rPr>
                <w:noProof/>
                <w:webHidden/>
              </w:rPr>
              <w:t>95</w:t>
            </w:r>
            <w:r>
              <w:rPr>
                <w:noProof/>
                <w:webHidden/>
              </w:rPr>
              <w:fldChar w:fldCharType="end"/>
            </w:r>
          </w:hyperlink>
        </w:p>
        <w:p w14:paraId="68FBFC8E" w14:textId="27AA1276" w:rsidR="006B5EBC" w:rsidRDefault="006B5EBC">
          <w:pPr>
            <w:pStyle w:val="TOC2"/>
            <w:tabs>
              <w:tab w:val="left" w:pos="960"/>
              <w:tab w:val="right" w:leader="dot" w:pos="9350"/>
            </w:tabs>
            <w:rPr>
              <w:rFonts w:cstheme="minorBidi"/>
              <w:noProof/>
              <w:sz w:val="24"/>
              <w:lang w:val="en-CA" w:bidi="ar-SA"/>
            </w:rPr>
          </w:pPr>
          <w:hyperlink w:anchor="_Toc22804646" w:history="1">
            <w:r w:rsidRPr="00D07366">
              <w:rPr>
                <w:rStyle w:val="Hyperlink"/>
                <w:rFonts w:ascii="Times New Roman" w:hAnsi="Times New Roman"/>
                <w:noProof/>
                <w:snapToGrid w:val="0"/>
                <w:w w:val="0"/>
              </w:rPr>
              <w:t>12.2</w:t>
            </w:r>
            <w:r>
              <w:rPr>
                <w:rFonts w:cstheme="minorBidi"/>
                <w:noProof/>
                <w:sz w:val="24"/>
                <w:lang w:val="en-CA" w:bidi="ar-SA"/>
              </w:rPr>
              <w:tab/>
            </w:r>
            <w:r w:rsidRPr="00D07366">
              <w:rPr>
                <w:rStyle w:val="Hyperlink"/>
                <w:noProof/>
              </w:rPr>
              <w:t>Extensions for iCity Applications</w:t>
            </w:r>
            <w:r>
              <w:rPr>
                <w:noProof/>
                <w:webHidden/>
              </w:rPr>
              <w:tab/>
            </w:r>
            <w:r>
              <w:rPr>
                <w:noProof/>
                <w:webHidden/>
              </w:rPr>
              <w:fldChar w:fldCharType="begin"/>
            </w:r>
            <w:r>
              <w:rPr>
                <w:noProof/>
                <w:webHidden/>
              </w:rPr>
              <w:instrText xml:space="preserve"> PAGEREF _Toc22804646 \h </w:instrText>
            </w:r>
            <w:r>
              <w:rPr>
                <w:noProof/>
                <w:webHidden/>
              </w:rPr>
            </w:r>
            <w:r>
              <w:rPr>
                <w:noProof/>
                <w:webHidden/>
              </w:rPr>
              <w:fldChar w:fldCharType="separate"/>
            </w:r>
            <w:r>
              <w:rPr>
                <w:noProof/>
                <w:webHidden/>
              </w:rPr>
              <w:t>95</w:t>
            </w:r>
            <w:r>
              <w:rPr>
                <w:noProof/>
                <w:webHidden/>
              </w:rPr>
              <w:fldChar w:fldCharType="end"/>
            </w:r>
          </w:hyperlink>
        </w:p>
        <w:p w14:paraId="2614D1EB" w14:textId="3227A3CC" w:rsidR="006B5EBC" w:rsidRDefault="006B5EBC">
          <w:pPr>
            <w:pStyle w:val="TOC3"/>
            <w:tabs>
              <w:tab w:val="left" w:pos="1200"/>
              <w:tab w:val="right" w:leader="dot" w:pos="9350"/>
            </w:tabs>
            <w:rPr>
              <w:rFonts w:cstheme="minorBidi"/>
              <w:noProof/>
              <w:sz w:val="24"/>
              <w:lang w:val="en-CA" w:bidi="ar-SA"/>
            </w:rPr>
          </w:pPr>
          <w:hyperlink w:anchor="_Toc22804647" w:history="1">
            <w:r w:rsidRPr="00D07366">
              <w:rPr>
                <w:rStyle w:val="Hyperlink"/>
                <w:noProof/>
              </w:rPr>
              <w:t>12.2.1</w:t>
            </w:r>
            <w:r>
              <w:rPr>
                <w:rFonts w:cstheme="minorBidi"/>
                <w:noProof/>
                <w:sz w:val="24"/>
                <w:lang w:val="en-CA" w:bidi="ar-SA"/>
              </w:rPr>
              <w:tab/>
            </w:r>
            <w:r w:rsidRPr="00D07366">
              <w:rPr>
                <w:rStyle w:val="Hyperlink"/>
                <w:noProof/>
              </w:rPr>
              <w:t>Data Collection</w:t>
            </w:r>
            <w:r>
              <w:rPr>
                <w:noProof/>
                <w:webHidden/>
              </w:rPr>
              <w:tab/>
            </w:r>
            <w:r>
              <w:rPr>
                <w:noProof/>
                <w:webHidden/>
              </w:rPr>
              <w:fldChar w:fldCharType="begin"/>
            </w:r>
            <w:r>
              <w:rPr>
                <w:noProof/>
                <w:webHidden/>
              </w:rPr>
              <w:instrText xml:space="preserve"> PAGEREF _Toc22804647 \h </w:instrText>
            </w:r>
            <w:r>
              <w:rPr>
                <w:noProof/>
                <w:webHidden/>
              </w:rPr>
            </w:r>
            <w:r>
              <w:rPr>
                <w:noProof/>
                <w:webHidden/>
              </w:rPr>
              <w:fldChar w:fldCharType="separate"/>
            </w:r>
            <w:r>
              <w:rPr>
                <w:noProof/>
                <w:webHidden/>
              </w:rPr>
              <w:t>96</w:t>
            </w:r>
            <w:r>
              <w:rPr>
                <w:noProof/>
                <w:webHidden/>
              </w:rPr>
              <w:fldChar w:fldCharType="end"/>
            </w:r>
          </w:hyperlink>
        </w:p>
        <w:p w14:paraId="07C5E14B" w14:textId="600CEF76" w:rsidR="006B5EBC" w:rsidRDefault="006B5EBC">
          <w:pPr>
            <w:pStyle w:val="TOC3"/>
            <w:tabs>
              <w:tab w:val="left" w:pos="1200"/>
              <w:tab w:val="right" w:leader="dot" w:pos="9350"/>
            </w:tabs>
            <w:rPr>
              <w:rFonts w:cstheme="minorBidi"/>
              <w:noProof/>
              <w:sz w:val="24"/>
              <w:lang w:val="en-CA" w:bidi="ar-SA"/>
            </w:rPr>
          </w:pPr>
          <w:hyperlink w:anchor="_Toc22804648" w:history="1">
            <w:r w:rsidRPr="00D07366">
              <w:rPr>
                <w:rStyle w:val="Hyperlink"/>
                <w:noProof/>
              </w:rPr>
              <w:t>12.2.2</w:t>
            </w:r>
            <w:r>
              <w:rPr>
                <w:rFonts w:cstheme="minorBidi"/>
                <w:noProof/>
                <w:sz w:val="24"/>
                <w:lang w:val="en-CA" w:bidi="ar-SA"/>
              </w:rPr>
              <w:tab/>
            </w:r>
            <w:r w:rsidRPr="00D07366">
              <w:rPr>
                <w:rStyle w:val="Hyperlink"/>
                <w:noProof/>
              </w:rPr>
              <w:t>Simulation of Urban Systems</w:t>
            </w:r>
            <w:r>
              <w:rPr>
                <w:noProof/>
                <w:webHidden/>
              </w:rPr>
              <w:tab/>
            </w:r>
            <w:r>
              <w:rPr>
                <w:noProof/>
                <w:webHidden/>
              </w:rPr>
              <w:fldChar w:fldCharType="begin"/>
            </w:r>
            <w:r>
              <w:rPr>
                <w:noProof/>
                <w:webHidden/>
              </w:rPr>
              <w:instrText xml:space="preserve"> PAGEREF _Toc22804648 \h </w:instrText>
            </w:r>
            <w:r>
              <w:rPr>
                <w:noProof/>
                <w:webHidden/>
              </w:rPr>
            </w:r>
            <w:r>
              <w:rPr>
                <w:noProof/>
                <w:webHidden/>
              </w:rPr>
              <w:fldChar w:fldCharType="separate"/>
            </w:r>
            <w:r>
              <w:rPr>
                <w:noProof/>
                <w:webHidden/>
              </w:rPr>
              <w:t>97</w:t>
            </w:r>
            <w:r>
              <w:rPr>
                <w:noProof/>
                <w:webHidden/>
              </w:rPr>
              <w:fldChar w:fldCharType="end"/>
            </w:r>
          </w:hyperlink>
        </w:p>
        <w:p w14:paraId="4D60A135" w14:textId="248890BB" w:rsidR="006B5EBC" w:rsidRDefault="006B5EBC">
          <w:pPr>
            <w:pStyle w:val="TOC2"/>
            <w:tabs>
              <w:tab w:val="left" w:pos="960"/>
              <w:tab w:val="right" w:leader="dot" w:pos="9350"/>
            </w:tabs>
            <w:rPr>
              <w:rFonts w:cstheme="minorBidi"/>
              <w:noProof/>
              <w:sz w:val="24"/>
              <w:lang w:val="en-CA" w:bidi="ar-SA"/>
            </w:rPr>
          </w:pPr>
          <w:hyperlink w:anchor="_Toc22804649" w:history="1">
            <w:r w:rsidRPr="00D07366">
              <w:rPr>
                <w:rStyle w:val="Hyperlink"/>
                <w:rFonts w:ascii="Times New Roman" w:hAnsi="Times New Roman"/>
                <w:noProof/>
                <w:snapToGrid w:val="0"/>
                <w:w w:val="0"/>
              </w:rPr>
              <w:t>12.3</w:t>
            </w:r>
            <w:r>
              <w:rPr>
                <w:rFonts w:cstheme="minorBidi"/>
                <w:noProof/>
                <w:sz w:val="24"/>
                <w:lang w:val="en-CA" w:bidi="ar-SA"/>
              </w:rPr>
              <w:tab/>
            </w:r>
            <w:r w:rsidRPr="00D07366">
              <w:rPr>
                <w:rStyle w:val="Hyperlink"/>
                <w:noProof/>
              </w:rPr>
              <w:t>Evaluation</w:t>
            </w:r>
            <w:r>
              <w:rPr>
                <w:noProof/>
                <w:webHidden/>
              </w:rPr>
              <w:tab/>
            </w:r>
            <w:r>
              <w:rPr>
                <w:noProof/>
                <w:webHidden/>
              </w:rPr>
              <w:fldChar w:fldCharType="begin"/>
            </w:r>
            <w:r>
              <w:rPr>
                <w:noProof/>
                <w:webHidden/>
              </w:rPr>
              <w:instrText xml:space="preserve"> PAGEREF _Toc22804649 \h </w:instrText>
            </w:r>
            <w:r>
              <w:rPr>
                <w:noProof/>
                <w:webHidden/>
              </w:rPr>
            </w:r>
            <w:r>
              <w:rPr>
                <w:noProof/>
                <w:webHidden/>
              </w:rPr>
              <w:fldChar w:fldCharType="separate"/>
            </w:r>
            <w:r>
              <w:rPr>
                <w:noProof/>
                <w:webHidden/>
              </w:rPr>
              <w:t>98</w:t>
            </w:r>
            <w:r>
              <w:rPr>
                <w:noProof/>
                <w:webHidden/>
              </w:rPr>
              <w:fldChar w:fldCharType="end"/>
            </w:r>
          </w:hyperlink>
        </w:p>
        <w:p w14:paraId="0F15597B" w14:textId="6C0BDF30" w:rsidR="006B5EBC" w:rsidRDefault="006B5EBC">
          <w:pPr>
            <w:pStyle w:val="TOC2"/>
            <w:tabs>
              <w:tab w:val="left" w:pos="960"/>
              <w:tab w:val="right" w:leader="dot" w:pos="9350"/>
            </w:tabs>
            <w:rPr>
              <w:rFonts w:cstheme="minorBidi"/>
              <w:noProof/>
              <w:sz w:val="24"/>
              <w:lang w:val="en-CA" w:bidi="ar-SA"/>
            </w:rPr>
          </w:pPr>
          <w:hyperlink w:anchor="_Toc22804650" w:history="1">
            <w:r w:rsidRPr="00D07366">
              <w:rPr>
                <w:rStyle w:val="Hyperlink"/>
                <w:rFonts w:ascii="Times New Roman" w:hAnsi="Times New Roman"/>
                <w:noProof/>
                <w:snapToGrid w:val="0"/>
                <w:w w:val="0"/>
              </w:rPr>
              <w:t>12.4</w:t>
            </w:r>
            <w:r>
              <w:rPr>
                <w:rFonts w:cstheme="minorBidi"/>
                <w:noProof/>
                <w:sz w:val="24"/>
                <w:lang w:val="en-CA" w:bidi="ar-SA"/>
              </w:rPr>
              <w:tab/>
            </w:r>
            <w:r w:rsidRPr="00D07366">
              <w:rPr>
                <w:rStyle w:val="Hyperlink"/>
                <w:noProof/>
              </w:rPr>
              <w:t>Implementation</w:t>
            </w:r>
            <w:r>
              <w:rPr>
                <w:noProof/>
                <w:webHidden/>
              </w:rPr>
              <w:tab/>
            </w:r>
            <w:r>
              <w:rPr>
                <w:noProof/>
                <w:webHidden/>
              </w:rPr>
              <w:fldChar w:fldCharType="begin"/>
            </w:r>
            <w:r>
              <w:rPr>
                <w:noProof/>
                <w:webHidden/>
              </w:rPr>
              <w:instrText xml:space="preserve"> PAGEREF _Toc22804650 \h </w:instrText>
            </w:r>
            <w:r>
              <w:rPr>
                <w:noProof/>
                <w:webHidden/>
              </w:rPr>
            </w:r>
            <w:r>
              <w:rPr>
                <w:noProof/>
                <w:webHidden/>
              </w:rPr>
              <w:fldChar w:fldCharType="separate"/>
            </w:r>
            <w:r>
              <w:rPr>
                <w:noProof/>
                <w:webHidden/>
              </w:rPr>
              <w:t>98</w:t>
            </w:r>
            <w:r>
              <w:rPr>
                <w:noProof/>
                <w:webHidden/>
              </w:rPr>
              <w:fldChar w:fldCharType="end"/>
            </w:r>
          </w:hyperlink>
        </w:p>
        <w:p w14:paraId="41167463" w14:textId="774363EF" w:rsidR="006B5EBC" w:rsidRDefault="006B5EBC">
          <w:pPr>
            <w:pStyle w:val="TOC2"/>
            <w:tabs>
              <w:tab w:val="left" w:pos="960"/>
              <w:tab w:val="right" w:leader="dot" w:pos="9350"/>
            </w:tabs>
            <w:rPr>
              <w:rFonts w:cstheme="minorBidi"/>
              <w:noProof/>
              <w:sz w:val="24"/>
              <w:lang w:val="en-CA" w:bidi="ar-SA"/>
            </w:rPr>
          </w:pPr>
          <w:hyperlink w:anchor="_Toc22804651" w:history="1">
            <w:r w:rsidRPr="00D07366">
              <w:rPr>
                <w:rStyle w:val="Hyperlink"/>
                <w:rFonts w:ascii="Times New Roman" w:hAnsi="Times New Roman"/>
                <w:noProof/>
                <w:snapToGrid w:val="0"/>
                <w:w w:val="0"/>
              </w:rPr>
              <w:t>12.5</w:t>
            </w:r>
            <w:r>
              <w:rPr>
                <w:rFonts w:cstheme="minorBidi"/>
                <w:noProof/>
                <w:sz w:val="24"/>
                <w:lang w:val="en-CA" w:bidi="ar-SA"/>
              </w:rPr>
              <w:tab/>
            </w:r>
            <w:r w:rsidRPr="00D07366">
              <w:rPr>
                <w:rStyle w:val="Hyperlink"/>
                <w:noProof/>
              </w:rPr>
              <w:t>Research</w:t>
            </w:r>
            <w:r>
              <w:rPr>
                <w:noProof/>
                <w:webHidden/>
              </w:rPr>
              <w:tab/>
            </w:r>
            <w:r>
              <w:rPr>
                <w:noProof/>
                <w:webHidden/>
              </w:rPr>
              <w:fldChar w:fldCharType="begin"/>
            </w:r>
            <w:r>
              <w:rPr>
                <w:noProof/>
                <w:webHidden/>
              </w:rPr>
              <w:instrText xml:space="preserve"> PAGEREF _Toc22804651 \h </w:instrText>
            </w:r>
            <w:r>
              <w:rPr>
                <w:noProof/>
                <w:webHidden/>
              </w:rPr>
            </w:r>
            <w:r>
              <w:rPr>
                <w:noProof/>
                <w:webHidden/>
              </w:rPr>
              <w:fldChar w:fldCharType="separate"/>
            </w:r>
            <w:r>
              <w:rPr>
                <w:noProof/>
                <w:webHidden/>
              </w:rPr>
              <w:t>98</w:t>
            </w:r>
            <w:r>
              <w:rPr>
                <w:noProof/>
                <w:webHidden/>
              </w:rPr>
              <w:fldChar w:fldCharType="end"/>
            </w:r>
          </w:hyperlink>
        </w:p>
        <w:p w14:paraId="157BD65B" w14:textId="7062BD1A" w:rsidR="006B5EBC" w:rsidRDefault="006B5EBC">
          <w:pPr>
            <w:pStyle w:val="TOC1"/>
            <w:tabs>
              <w:tab w:val="left" w:pos="720"/>
              <w:tab w:val="right" w:leader="dot" w:pos="9350"/>
            </w:tabs>
            <w:rPr>
              <w:rFonts w:cstheme="minorBidi"/>
              <w:noProof/>
              <w:sz w:val="24"/>
              <w:lang w:val="en-CA" w:bidi="ar-SA"/>
            </w:rPr>
          </w:pPr>
          <w:hyperlink w:anchor="_Toc22804652" w:history="1">
            <w:r w:rsidRPr="00D07366">
              <w:rPr>
                <w:rStyle w:val="Hyperlink"/>
                <w:noProof/>
              </w:rPr>
              <w:t>13</w:t>
            </w:r>
            <w:r>
              <w:rPr>
                <w:rFonts w:cstheme="minorBidi"/>
                <w:noProof/>
                <w:sz w:val="24"/>
                <w:lang w:val="en-CA" w:bidi="ar-SA"/>
              </w:rPr>
              <w:tab/>
            </w:r>
            <w:r w:rsidRPr="00D07366">
              <w:rPr>
                <w:rStyle w:val="Hyperlink"/>
                <w:noProof/>
              </w:rPr>
              <w:t>Summary of Changes from Previous Version</w:t>
            </w:r>
            <w:r>
              <w:rPr>
                <w:noProof/>
                <w:webHidden/>
              </w:rPr>
              <w:tab/>
            </w:r>
            <w:r>
              <w:rPr>
                <w:noProof/>
                <w:webHidden/>
              </w:rPr>
              <w:fldChar w:fldCharType="begin"/>
            </w:r>
            <w:r>
              <w:rPr>
                <w:noProof/>
                <w:webHidden/>
              </w:rPr>
              <w:instrText xml:space="preserve"> PAGEREF _Toc22804652 \h </w:instrText>
            </w:r>
            <w:r>
              <w:rPr>
                <w:noProof/>
                <w:webHidden/>
              </w:rPr>
            </w:r>
            <w:r>
              <w:rPr>
                <w:noProof/>
                <w:webHidden/>
              </w:rPr>
              <w:fldChar w:fldCharType="separate"/>
            </w:r>
            <w:r>
              <w:rPr>
                <w:noProof/>
                <w:webHidden/>
              </w:rPr>
              <w:t>98</w:t>
            </w:r>
            <w:r>
              <w:rPr>
                <w:noProof/>
                <w:webHidden/>
              </w:rPr>
              <w:fldChar w:fldCharType="end"/>
            </w:r>
          </w:hyperlink>
        </w:p>
        <w:p w14:paraId="4ADB131C" w14:textId="74C1C240" w:rsidR="006B5EBC" w:rsidRDefault="006B5EBC">
          <w:pPr>
            <w:pStyle w:val="TOC1"/>
            <w:tabs>
              <w:tab w:val="right" w:leader="dot" w:pos="9350"/>
            </w:tabs>
            <w:rPr>
              <w:rFonts w:cstheme="minorBidi"/>
              <w:noProof/>
              <w:sz w:val="24"/>
              <w:lang w:val="en-CA" w:bidi="ar-SA"/>
            </w:rPr>
          </w:pPr>
          <w:hyperlink w:anchor="_Toc22804653" w:history="1">
            <w:r w:rsidRPr="00D07366">
              <w:rPr>
                <w:rStyle w:val="Hyperlink"/>
                <w:noProof/>
              </w:rPr>
              <w:t>Acknowledgements</w:t>
            </w:r>
            <w:r>
              <w:rPr>
                <w:noProof/>
                <w:webHidden/>
              </w:rPr>
              <w:tab/>
            </w:r>
            <w:r>
              <w:rPr>
                <w:noProof/>
                <w:webHidden/>
              </w:rPr>
              <w:fldChar w:fldCharType="begin"/>
            </w:r>
            <w:r>
              <w:rPr>
                <w:noProof/>
                <w:webHidden/>
              </w:rPr>
              <w:instrText xml:space="preserve"> PAGEREF _Toc22804653 \h </w:instrText>
            </w:r>
            <w:r>
              <w:rPr>
                <w:noProof/>
                <w:webHidden/>
              </w:rPr>
            </w:r>
            <w:r>
              <w:rPr>
                <w:noProof/>
                <w:webHidden/>
              </w:rPr>
              <w:fldChar w:fldCharType="separate"/>
            </w:r>
            <w:r>
              <w:rPr>
                <w:noProof/>
                <w:webHidden/>
              </w:rPr>
              <w:t>100</w:t>
            </w:r>
            <w:r>
              <w:rPr>
                <w:noProof/>
                <w:webHidden/>
              </w:rPr>
              <w:fldChar w:fldCharType="end"/>
            </w:r>
          </w:hyperlink>
        </w:p>
        <w:p w14:paraId="5178FFE6" w14:textId="7204AB02" w:rsidR="006B5EBC" w:rsidRDefault="006B5EBC">
          <w:pPr>
            <w:pStyle w:val="TOC1"/>
            <w:tabs>
              <w:tab w:val="right" w:leader="dot" w:pos="9350"/>
            </w:tabs>
            <w:rPr>
              <w:rFonts w:cstheme="minorBidi"/>
              <w:noProof/>
              <w:sz w:val="24"/>
              <w:lang w:val="en-CA" w:bidi="ar-SA"/>
            </w:rPr>
          </w:pPr>
          <w:hyperlink w:anchor="_Toc22804654" w:history="1">
            <w:r w:rsidRPr="00D07366">
              <w:rPr>
                <w:rStyle w:val="Hyperlink"/>
                <w:noProof/>
              </w:rPr>
              <w:t>Bibliography</w:t>
            </w:r>
            <w:r>
              <w:rPr>
                <w:noProof/>
                <w:webHidden/>
              </w:rPr>
              <w:tab/>
            </w:r>
            <w:r>
              <w:rPr>
                <w:noProof/>
                <w:webHidden/>
              </w:rPr>
              <w:fldChar w:fldCharType="begin"/>
            </w:r>
            <w:r>
              <w:rPr>
                <w:noProof/>
                <w:webHidden/>
              </w:rPr>
              <w:instrText xml:space="preserve"> PAGEREF _Toc22804654 \h </w:instrText>
            </w:r>
            <w:r>
              <w:rPr>
                <w:noProof/>
                <w:webHidden/>
              </w:rPr>
            </w:r>
            <w:r>
              <w:rPr>
                <w:noProof/>
                <w:webHidden/>
              </w:rPr>
              <w:fldChar w:fldCharType="separate"/>
            </w:r>
            <w:r>
              <w:rPr>
                <w:noProof/>
                <w:webHidden/>
              </w:rPr>
              <w:t>101</w:t>
            </w:r>
            <w:r>
              <w:rPr>
                <w:noProof/>
                <w:webHidden/>
              </w:rPr>
              <w:fldChar w:fldCharType="end"/>
            </w:r>
          </w:hyperlink>
        </w:p>
        <w:p w14:paraId="6D1DC623" w14:textId="10243C18"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2804586"/>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423B86BC" w:rsidR="008F2010" w:rsidRDefault="006549B4" w:rsidP="00EA354A">
      <w:r>
        <w:t xml:space="preserve">The purpose of this document is to present </w:t>
      </w:r>
      <w:r w:rsidR="00552456">
        <w:t xml:space="preserve">the </w:t>
      </w:r>
      <w:r w:rsidR="009201DE">
        <w:t>current</w:t>
      </w:r>
      <w:r w:rsidR="00552456">
        <w:t xml:space="preserve"> release of the iCity ontolog</w:t>
      </w:r>
      <w:r w:rsidR="00677C22">
        <w:t>ies</w:t>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B74DA0">
        <w:t>; in a web browser, each iCity ontology IRI dereferences to this documentation.</w:t>
      </w:r>
    </w:p>
    <w:p w14:paraId="2E7423CC" w14:textId="77777777" w:rsidR="004D2842" w:rsidRDefault="004D2842" w:rsidP="00EA354A">
      <w:pPr>
        <w:pStyle w:val="Heading1"/>
      </w:pPr>
      <w:bookmarkStart w:id="33" w:name="_Toc22804587"/>
      <w:r w:rsidRPr="004D2842">
        <w:t>Scope</w:t>
      </w:r>
      <w:bookmarkEnd w:id="33"/>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4" w:name="_Toc22804588"/>
      <w:r w:rsidRPr="009B6F55">
        <w:t>Role of the Ontology</w:t>
      </w:r>
      <w:bookmarkEnd w:id="34"/>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lastRenderedPageBreak/>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2410"/>
                    </a:xfrm>
                    <a:prstGeom prst="rect">
                      <a:avLst/>
                    </a:prstGeom>
                  </pic:spPr>
                </pic:pic>
              </a:graphicData>
            </a:graphic>
          </wp:inline>
        </w:drawing>
      </w:r>
    </w:p>
    <w:p w14:paraId="7FE2FAB9" w14:textId="24CCB126" w:rsidR="004A370E" w:rsidRDefault="00F367B8" w:rsidP="00F367B8">
      <w:pPr>
        <w:pStyle w:val="Caption"/>
      </w:pPr>
      <w:bookmarkStart w:id="35"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1A6211">
        <w:rPr>
          <w:noProof/>
        </w:rPr>
        <w:t>1</w:t>
      </w:r>
      <w:r w:rsidR="00FA06BD">
        <w:rPr>
          <w:noProof/>
        </w:rPr>
        <w:fldChar w:fldCharType="end"/>
      </w:r>
      <w:bookmarkEnd w:id="35"/>
      <w:r>
        <w:t xml:space="preserve">: iCity Knowledge Base </w:t>
      </w:r>
      <w:r w:rsidR="002E7622">
        <w:t xml:space="preserve">High-Level </w:t>
      </w:r>
      <w:r>
        <w:t>Architecture</w:t>
      </w:r>
    </w:p>
    <w:p w14:paraId="06791E59" w14:textId="77777777" w:rsidR="00F367B8" w:rsidRDefault="00F367B8" w:rsidP="004A370E">
      <w:pPr>
        <w:keepNext/>
      </w:pPr>
    </w:p>
    <w:p w14:paraId="359A4500" w14:textId="06B4D96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4816C9">
        <w:t>8</w:t>
      </w:r>
      <w:r w:rsidR="004816C9">
        <w:fldChar w:fldCharType="end"/>
      </w:r>
      <w:r w:rsidR="00BE6A2E">
        <w:t xml:space="preserve">.  </w:t>
      </w:r>
    </w:p>
    <w:p w14:paraId="52EB3871" w14:textId="405DCC66" w:rsidR="006A044F" w:rsidRDefault="006A044F" w:rsidP="00EA354A">
      <w:pPr>
        <w:pStyle w:val="Heading1"/>
      </w:pPr>
      <w:bookmarkStart w:id="36" w:name="_Ref462673081"/>
      <w:bookmarkStart w:id="37" w:name="_Toc22804589"/>
      <w:r>
        <w:t xml:space="preserve">Development </w:t>
      </w:r>
      <w:r w:rsidR="00A0372F">
        <w:t>Approach</w:t>
      </w:r>
      <w:bookmarkEnd w:id="37"/>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6B06D3">
      <w:pPr>
        <w:pStyle w:val="ListParagraph"/>
        <w:numPr>
          <w:ilvl w:val="0"/>
          <w:numId w:val="49"/>
        </w:numPr>
      </w:pPr>
      <w:r>
        <w:t>Requirements gather</w:t>
      </w:r>
      <w:r w:rsidR="001C7E03">
        <w:t xml:space="preserve">: developing a clear understanding of the domain and required scope of the ontology. This activity is facilitated with the identification of motivating scenarios </w:t>
      </w:r>
      <w:r w:rsidR="001C7E03">
        <w:lastRenderedPageBreak/>
        <w:t>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6B06D3">
      <w:pPr>
        <w:pStyle w:val="ListParagraph"/>
        <w:numPr>
          <w:ilvl w:val="0"/>
          <w:numId w:val="49"/>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6C131F">
      <w:pPr>
        <w:pStyle w:val="ListParagraph"/>
        <w:numPr>
          <w:ilvl w:val="0"/>
          <w:numId w:val="49"/>
        </w:numPr>
      </w:pPr>
      <w:r>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46020EA3" w14:textId="0A2235A3" w:rsidR="00C51464" w:rsidRDefault="00C51464" w:rsidP="00EF3A11">
      <w:pPr>
        <w:pStyle w:val="ListParagraph"/>
        <w:numPr>
          <w:ilvl w:val="0"/>
          <w:numId w:val="49"/>
        </w:numPr>
      </w:pPr>
      <w:r>
        <w:t>Defining instances: the definition of instances was accomplished with the specification (and materialization) of R2RML mappings from existing data sources to the ontology.</w:t>
      </w:r>
      <w:r w:rsidR="00DE747E">
        <w:t xml:space="preserve"> </w:t>
      </w:r>
      <w:r>
        <w:t xml:space="preserve">This process is described in greater detail later in the report. </w:t>
      </w:r>
    </w:p>
    <w:p w14:paraId="21E627BB" w14:textId="5D74AAD3" w:rsidR="00370319" w:rsidRDefault="00370319" w:rsidP="00370319">
      <w:pPr>
        <w:pStyle w:val="ListParagraph"/>
        <w:numPr>
          <w:ilvl w:val="0"/>
          <w:numId w:val="49"/>
        </w:numPr>
      </w:pPr>
      <w:bookmarkStart w:id="38" w:name="_Ref21706188"/>
      <w:bookmarkStart w:id="39" w:name="_Ref21707177"/>
      <w:bookmarkStart w:id="40" w:name="_Ref22799845"/>
      <w:r>
        <w:t xml:space="preserve">Evaluation: the task of evaluation is an important step that </w:t>
      </w:r>
      <w:r w:rsidR="00146C3E">
        <w:t>is</w:t>
      </w:r>
      <w:r>
        <w:t xml:space="preserve"> addressed in several ways in this project:</w:t>
      </w:r>
    </w:p>
    <w:p w14:paraId="158EE529" w14:textId="6BCE4766" w:rsidR="00370319" w:rsidRDefault="00370319" w:rsidP="00370319">
      <w:pPr>
        <w:pStyle w:val="ListParagraph"/>
        <w:numPr>
          <w:ilvl w:val="1"/>
          <w:numId w:val="49"/>
        </w:numPr>
      </w:pPr>
      <w:r w:rsidRPr="00091950">
        <w:rPr>
          <w:i/>
        </w:rPr>
        <w:t>Consistency</w:t>
      </w:r>
      <w:r>
        <w:t xml:space="preserve">: </w:t>
      </w:r>
      <w:r w:rsidR="00DE7368">
        <w:t>T</w:t>
      </w:r>
      <w:r>
        <w:t xml:space="preserve">he ontologies shall be classified </w:t>
      </w:r>
      <w:r w:rsidR="00DE7368">
        <w:t xml:space="preserve">using an automated reasoner </w:t>
      </w:r>
      <w:r>
        <w:t xml:space="preserve">to demonstrate consistency of the definitions and absence of unsatisfiable classes. </w:t>
      </w:r>
    </w:p>
    <w:p w14:paraId="25FA2086" w14:textId="77777777" w:rsidR="00370319" w:rsidRDefault="00370319" w:rsidP="00370319">
      <w:pPr>
        <w:pStyle w:val="ListParagraph"/>
        <w:numPr>
          <w:ilvl w:val="1"/>
          <w:numId w:val="49"/>
        </w:numPr>
      </w:pPr>
      <w:r>
        <w:rPr>
          <w:i/>
        </w:rPr>
        <w:t>Competency:</w:t>
      </w:r>
      <w:r>
        <w:t xml:space="preserve"> The ontologies shall be assessed against the Competency Questions specified in the Requirements stage.</w:t>
      </w:r>
    </w:p>
    <w:p w14:paraId="07BE8B3A" w14:textId="77777777" w:rsidR="00370319" w:rsidRPr="005F7DA5" w:rsidRDefault="00370319" w:rsidP="00370319">
      <w:pPr>
        <w:pStyle w:val="ListParagraph"/>
        <w:numPr>
          <w:ilvl w:val="1"/>
          <w:numId w:val="49"/>
        </w:numPr>
      </w:pPr>
      <w:r>
        <w:rPr>
          <w:i/>
        </w:rPr>
        <w:t xml:space="preserve">Application: </w:t>
      </w:r>
      <w:r>
        <w:t>The ontology shall be applied in a variety of case studies to serve as a concrete demonstration of its viability as a solution for several of the motivating scenarios. This will also illustrate the adequacy of the ontology to support mappings from relevant data sources (described previously).</w:t>
      </w:r>
    </w:p>
    <w:p w14:paraId="157488CD" w14:textId="77B10EE0" w:rsidR="00EF379A" w:rsidRDefault="00EF379A" w:rsidP="00DE747E">
      <w:pPr>
        <w:pStyle w:val="Heading1"/>
      </w:pPr>
      <w:bookmarkStart w:id="41" w:name="_Toc22804590"/>
      <w:r>
        <w:t>Requirements</w:t>
      </w:r>
      <w:bookmarkEnd w:id="38"/>
      <w:bookmarkEnd w:id="39"/>
      <w:bookmarkEnd w:id="40"/>
      <w:bookmarkEnd w:id="41"/>
    </w:p>
    <w:p w14:paraId="2026B50B" w14:textId="26BB2918"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42" w:name="_Ref19780482"/>
      <w:r>
        <w:t xml:space="preserve">Table </w:t>
      </w:r>
      <w:fldSimple w:instr=" SEQ Table \* ARABIC ">
        <w:r w:rsidR="00C65CEA">
          <w:rPr>
            <w:noProof/>
          </w:rPr>
          <w:t>1</w:t>
        </w:r>
      </w:fldSimple>
      <w:bookmarkEnd w:id="42"/>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BC16B7">
            <w:pPr>
              <w:pStyle w:val="ListParagraph"/>
              <w:numPr>
                <w:ilvl w:val="0"/>
                <w:numId w:val="34"/>
              </w:numPr>
              <w:ind w:left="459" w:hanging="284"/>
            </w:pPr>
            <w:r>
              <w:t>Population:</w:t>
            </w:r>
          </w:p>
          <w:p w14:paraId="2D77E313" w14:textId="77777777" w:rsidR="00B94D2C" w:rsidRDefault="00B94D2C" w:rsidP="00BC16B7">
            <w:pPr>
              <w:pStyle w:val="ListParagraph"/>
              <w:numPr>
                <w:ilvl w:val="1"/>
                <w:numId w:val="34"/>
              </w:numPr>
              <w:ind w:left="742"/>
            </w:pPr>
            <w:r>
              <w:t>People</w:t>
            </w:r>
          </w:p>
          <w:p w14:paraId="6B4F0925" w14:textId="77777777" w:rsidR="00B94D2C" w:rsidRDefault="00B94D2C" w:rsidP="00BC16B7">
            <w:pPr>
              <w:pStyle w:val="ListParagraph"/>
              <w:numPr>
                <w:ilvl w:val="1"/>
                <w:numId w:val="34"/>
              </w:numPr>
              <w:ind w:left="742"/>
            </w:pPr>
            <w:r>
              <w:t>Households</w:t>
            </w:r>
          </w:p>
          <w:p w14:paraId="521EC7F4" w14:textId="77777777" w:rsidR="00B94D2C" w:rsidRDefault="00B94D2C" w:rsidP="00BC16B7">
            <w:pPr>
              <w:pStyle w:val="ListParagraph"/>
              <w:numPr>
                <w:ilvl w:val="1"/>
                <w:numId w:val="34"/>
              </w:numPr>
              <w:ind w:left="742"/>
            </w:pPr>
            <w:r>
              <w:t>Jobs</w:t>
            </w:r>
          </w:p>
          <w:p w14:paraId="01E9AAB2" w14:textId="77777777" w:rsidR="00B94D2C" w:rsidRDefault="00B94D2C" w:rsidP="00BC16B7">
            <w:pPr>
              <w:pStyle w:val="ListParagraph"/>
              <w:numPr>
                <w:ilvl w:val="1"/>
                <w:numId w:val="34"/>
              </w:numPr>
              <w:ind w:left="742"/>
            </w:pPr>
            <w:r>
              <w:t>Schedules</w:t>
            </w:r>
          </w:p>
          <w:p w14:paraId="7C4613FA" w14:textId="77777777" w:rsidR="00B94D2C" w:rsidRDefault="00B94D2C" w:rsidP="00BC16B7">
            <w:pPr>
              <w:pStyle w:val="ListParagraph"/>
              <w:numPr>
                <w:ilvl w:val="1"/>
                <w:numId w:val="34"/>
              </w:numPr>
              <w:ind w:left="742"/>
            </w:pPr>
            <w:r>
              <w:t>Means of travel</w:t>
            </w:r>
          </w:p>
          <w:p w14:paraId="27794932" w14:textId="77777777" w:rsidR="00B94D2C" w:rsidRDefault="00B94D2C" w:rsidP="00BC16B7">
            <w:pPr>
              <w:pStyle w:val="ListParagraph"/>
              <w:numPr>
                <w:ilvl w:val="0"/>
                <w:numId w:val="34"/>
              </w:numPr>
              <w:ind w:left="459" w:hanging="284"/>
            </w:pPr>
            <w:r>
              <w:t>Land Use</w:t>
            </w:r>
          </w:p>
          <w:p w14:paraId="72F9D8CE" w14:textId="77777777" w:rsidR="00B94D2C" w:rsidRDefault="00B94D2C" w:rsidP="00BC16B7">
            <w:pPr>
              <w:pStyle w:val="ListParagraph"/>
              <w:numPr>
                <w:ilvl w:val="1"/>
                <w:numId w:val="34"/>
              </w:numPr>
              <w:ind w:left="742"/>
            </w:pPr>
            <w:r>
              <w:t>Types of land use</w:t>
            </w:r>
          </w:p>
          <w:p w14:paraId="75FF4846" w14:textId="77777777" w:rsidR="00B94D2C" w:rsidRDefault="00B94D2C" w:rsidP="00BC16B7">
            <w:pPr>
              <w:pStyle w:val="ListParagraph"/>
              <w:numPr>
                <w:ilvl w:val="1"/>
                <w:numId w:val="34"/>
              </w:numPr>
              <w:ind w:left="742"/>
            </w:pPr>
            <w:r>
              <w:t>Occupied space</w:t>
            </w:r>
          </w:p>
          <w:p w14:paraId="5D84A5EE" w14:textId="77777777" w:rsidR="00B94D2C" w:rsidRDefault="00B94D2C" w:rsidP="00BC16B7">
            <w:pPr>
              <w:pStyle w:val="ListParagraph"/>
              <w:numPr>
                <w:ilvl w:val="0"/>
                <w:numId w:val="34"/>
              </w:numPr>
              <w:ind w:left="459" w:hanging="284"/>
            </w:pPr>
            <w:r>
              <w:t>Transportation</w:t>
            </w:r>
          </w:p>
          <w:p w14:paraId="44DE8915" w14:textId="77777777" w:rsidR="00B94D2C" w:rsidRDefault="00B94D2C" w:rsidP="00BC16B7">
            <w:pPr>
              <w:pStyle w:val="ListParagraph"/>
              <w:numPr>
                <w:ilvl w:val="1"/>
                <w:numId w:val="34"/>
              </w:numPr>
              <w:ind w:left="742"/>
            </w:pPr>
            <w:r>
              <w:t>Road networks</w:t>
            </w:r>
          </w:p>
          <w:p w14:paraId="283DBA81" w14:textId="77777777" w:rsidR="00B94D2C" w:rsidRDefault="00B94D2C" w:rsidP="00BC16B7">
            <w:pPr>
              <w:pStyle w:val="ListParagraph"/>
              <w:numPr>
                <w:ilvl w:val="1"/>
                <w:numId w:val="34"/>
              </w:numPr>
              <w:ind w:left="742"/>
            </w:pPr>
            <w:r>
              <w:lastRenderedPageBreak/>
              <w:t>Transit networks</w:t>
            </w:r>
          </w:p>
          <w:p w14:paraId="6328B277" w14:textId="77777777" w:rsidR="00B94D2C" w:rsidRDefault="00B94D2C" w:rsidP="00BC16B7">
            <w:pPr>
              <w:pStyle w:val="ListParagraph"/>
              <w:numPr>
                <w:ilvl w:val="1"/>
                <w:numId w:val="34"/>
              </w:numPr>
              <w:ind w:left="742"/>
            </w:pPr>
            <w:r>
              <w:t>Transportation modes and characteristics of (e.g. access points)</w:t>
            </w:r>
          </w:p>
          <w:p w14:paraId="2B5363A3" w14:textId="77777777" w:rsidR="00B94D2C" w:rsidRPr="00C5720F" w:rsidRDefault="00B94D2C" w:rsidP="00BC16B7">
            <w:pPr>
              <w:pStyle w:val="ListParagraph"/>
              <w:numPr>
                <w:ilvl w:val="1"/>
                <w:numId w:val="34"/>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BC16B7">
            <w:pPr>
              <w:pStyle w:val="ListParagraph"/>
              <w:numPr>
                <w:ilvl w:val="0"/>
                <w:numId w:val="34"/>
              </w:numPr>
              <w:ind w:left="459" w:hanging="284"/>
            </w:pPr>
            <w:r w:rsidRPr="002E7B4F">
              <w:t xml:space="preserve">Demographic Update: </w:t>
            </w:r>
            <w:r>
              <w:t>changes to population (people, household structures)</w:t>
            </w:r>
          </w:p>
          <w:p w14:paraId="0A0CE380" w14:textId="77777777" w:rsidR="00B94D2C" w:rsidRPr="002E7B4F" w:rsidRDefault="00B94D2C" w:rsidP="00BC16B7">
            <w:pPr>
              <w:pStyle w:val="ListParagraph"/>
              <w:numPr>
                <w:ilvl w:val="0"/>
                <w:numId w:val="34"/>
              </w:numPr>
              <w:ind w:left="459" w:hanging="284"/>
            </w:pPr>
            <w:r w:rsidRPr="002E7B4F">
              <w:t>Labour Market</w:t>
            </w:r>
            <w:r>
              <w:t>: changes to job situations</w:t>
            </w:r>
          </w:p>
          <w:p w14:paraId="2B805C59" w14:textId="77777777" w:rsidR="00B94D2C" w:rsidRDefault="00B94D2C" w:rsidP="00BC16B7">
            <w:pPr>
              <w:pStyle w:val="ListParagraph"/>
              <w:numPr>
                <w:ilvl w:val="0"/>
                <w:numId w:val="34"/>
              </w:numPr>
              <w:ind w:left="459" w:hanging="284"/>
            </w:pPr>
            <w:r w:rsidRPr="002E7B4F">
              <w:t>Housing Market</w:t>
            </w:r>
            <w:r>
              <w:t>: changes to housing situations</w:t>
            </w:r>
          </w:p>
          <w:p w14:paraId="76639AAB" w14:textId="77777777" w:rsidR="00B94D2C" w:rsidRPr="002E7B4F" w:rsidRDefault="00B94D2C" w:rsidP="00BC16B7">
            <w:pPr>
              <w:pStyle w:val="ListParagraph"/>
              <w:numPr>
                <w:ilvl w:val="0"/>
                <w:numId w:val="34"/>
              </w:numPr>
              <w:ind w:left="459" w:hanging="284"/>
            </w:pPr>
            <w:r w:rsidRPr="002E7B4F">
              <w:t>Auto Ownership</w:t>
            </w:r>
            <w:r>
              <w:t>: changes to auto ownership</w:t>
            </w:r>
          </w:p>
          <w:p w14:paraId="6631983E" w14:textId="77777777" w:rsidR="00B94D2C" w:rsidRDefault="00B94D2C" w:rsidP="00BC16B7">
            <w:pPr>
              <w:pStyle w:val="ListParagraph"/>
              <w:numPr>
                <w:ilvl w:val="0"/>
                <w:numId w:val="34"/>
              </w:numPr>
              <w:ind w:left="459" w:hanging="284"/>
            </w:pPr>
            <w:r>
              <w:t>Activity-Based Daily Travel: activity schedules and associated travel</w:t>
            </w:r>
          </w:p>
          <w:p w14:paraId="17AA61C3" w14:textId="77777777" w:rsidR="00B94D2C" w:rsidRDefault="00B94D2C" w:rsidP="00BC16B7">
            <w:pPr>
              <w:pStyle w:val="ListParagraph"/>
              <w:numPr>
                <w:ilvl w:val="0"/>
                <w:numId w:val="34"/>
              </w:numPr>
              <w:ind w:left="459" w:hanging="284"/>
            </w:pPr>
            <w:r w:rsidRPr="002E7B4F">
              <w:t>Transportation Emissions &amp; Dispersed Pollution Concentrations</w:t>
            </w:r>
          </w:p>
          <w:p w14:paraId="7E752424" w14:textId="77777777" w:rsidR="00B94D2C" w:rsidRPr="00875D9F" w:rsidRDefault="00B94D2C" w:rsidP="00BC16B7">
            <w:pPr>
              <w:pStyle w:val="ListParagraph"/>
              <w:numPr>
                <w:ilvl w:val="0"/>
                <w:numId w:val="34"/>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37F9BE91" w14:textId="4FC75CAF" w:rsidR="006F4CAA" w:rsidRDefault="006F4CAA" w:rsidP="00566BCC">
      <w:pPr>
        <w:pStyle w:val="Heading2"/>
      </w:pPr>
      <w:bookmarkStart w:id="43" w:name="_Toc22804591"/>
      <w:r>
        <w:t>Motivating Scenario</w:t>
      </w:r>
      <w:r w:rsidR="006B41BB">
        <w:t>: Land Use and Transportation Simulation</w:t>
      </w:r>
      <w:bookmarkEnd w:id="43"/>
    </w:p>
    <w:p w14:paraId="50B5241F" w14:textId="566D8147" w:rsidR="0040617A" w:rsidRDefault="00EA4B3F" w:rsidP="00EA4B3F">
      <w:pPr>
        <w:rPr>
          <w:lang w:val="en-US" w:bidi="en-US"/>
        </w:rPr>
      </w:pPr>
      <w:r>
        <w:rPr>
          <w:lang w:val="en-US" w:bidi="en-US"/>
        </w:rPr>
        <w:t>Reviewing the results of large-scale simulations, such as those generated by the ILUTE and TASHA [</w:t>
      </w:r>
      <w:r w:rsidRPr="00BD5345">
        <w:rPr>
          <w:highlight w:val="yellow"/>
          <w:lang w:val="en-US" w:bidi="en-US"/>
        </w:rPr>
        <w:t>reference</w:t>
      </w:r>
      <w:r>
        <w:rPr>
          <w:lang w:val="en-US" w:bidi="en-US"/>
        </w:rPr>
        <w:t>]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4" w:name="_Toc22804592"/>
      <w:r>
        <w:t>Motivating Scenario: Transit Research</w:t>
      </w:r>
      <w:bookmarkEnd w:id="44"/>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02C381A7" w:rsidR="00C22F47" w:rsidRPr="007F75FD" w:rsidRDefault="009F5D64" w:rsidP="007F75FD">
      <w:pPr>
        <w:ind w:left="720" w:hanging="360"/>
      </w:pPr>
      <w:r w:rsidRPr="007F75FD">
        <w:t>CQ2-2: What are the locations of buses from a particular station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45" w:name="_Toc22804593"/>
      <w:r>
        <w:t>Motivating Scenario: Smart Parking Applications</w:t>
      </w:r>
      <w:bookmarkEnd w:id="45"/>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The question of 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2F3CCEB3" w:rsidR="007F75FD" w:rsidRDefault="007F75FD" w:rsidP="007F75FD">
      <w:pPr>
        <w:ind w:left="720" w:hanging="360"/>
      </w:pPr>
      <w:r>
        <w:t>CQ</w:t>
      </w:r>
      <w:r w:rsidR="001216A3">
        <w:t>3</w:t>
      </w:r>
      <w:r>
        <w:t>-3 Is it accessible by disabled people, and if so how many parking lots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lastRenderedPageBreak/>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46" w:name="_Toc22804594"/>
      <w:r>
        <w:t xml:space="preserve">Motivating Scenario: </w:t>
      </w:r>
      <w:r w:rsidR="002358F6">
        <w:t xml:space="preserve">ATIS via </w:t>
      </w:r>
      <w:r>
        <w:t>IT-SoS</w:t>
      </w:r>
      <w:bookmarkEnd w:id="46"/>
    </w:p>
    <w:p w14:paraId="47B76FD6" w14:textId="77777777" w:rsidR="002358F6"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 xml:space="preserve">architecture proposed by [ref Elshenawy] can leverage the ontology to support data integration. </w:t>
      </w:r>
    </w:p>
    <w:p w14:paraId="737CD403" w14:textId="57C9D603" w:rsidR="006B41BB" w:rsidRDefault="002358F6" w:rsidP="006B41BB">
      <w:pPr>
        <w:rPr>
          <w:lang w:val="en-US" w:bidi="en-US"/>
        </w:rPr>
      </w:pPr>
      <w:r>
        <w:rPr>
          <w:lang w:val="en-US" w:bidi="en-US"/>
        </w:rPr>
        <w:t>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was required to answer competency questions regarding the traffic status on various road segments in the transportation network.</w:t>
      </w:r>
      <w:r w:rsidR="00345187">
        <w:rPr>
          <w:lang w:val="en-US" w:bidi="en-US"/>
        </w:rPr>
        <w:t xml:space="preserve"> </w:t>
      </w:r>
    </w:p>
    <w:p w14:paraId="1D71AA90" w14:textId="57E7FC46" w:rsidR="002358F6" w:rsidRPr="001216A3" w:rsidRDefault="002358F6" w:rsidP="001216A3">
      <w:pPr>
        <w:ind w:left="720" w:hanging="360"/>
      </w:pPr>
      <w:r w:rsidRPr="001216A3">
        <w:t>CQ</w:t>
      </w:r>
      <w:r w:rsidR="00893232">
        <w:t>4</w:t>
      </w:r>
      <w:r w:rsidR="00F86A2E" w:rsidRPr="001216A3">
        <w:t>-</w:t>
      </w:r>
      <w:r w:rsidRPr="001216A3">
        <w:t>1: What TTI_Max values have been observed at some date/time?</w:t>
      </w:r>
    </w:p>
    <w:p w14:paraId="7483BF22" w14:textId="3A729FCC" w:rsidR="002358F6" w:rsidRPr="001216A3" w:rsidRDefault="002358F6" w:rsidP="001216A3">
      <w:pPr>
        <w:ind w:left="720" w:hanging="360"/>
      </w:pPr>
      <w:r w:rsidRPr="001216A3">
        <w:t>CQ</w:t>
      </w:r>
      <w:r w:rsidR="00893232">
        <w:t>4</w:t>
      </w:r>
      <w:r w:rsidRPr="001216A3">
        <w:t>-2: What is the TTI_Max value at some location?</w:t>
      </w:r>
    </w:p>
    <w:p w14:paraId="137884DE" w14:textId="0D1BD5E8" w:rsidR="002358F6" w:rsidRPr="001216A3" w:rsidRDefault="002358F6" w:rsidP="001216A3">
      <w:pPr>
        <w:ind w:left="720" w:hanging="360"/>
      </w:pPr>
      <w:r w:rsidRPr="001216A3">
        <w:t>CQ</w:t>
      </w:r>
      <w:r w:rsidR="00893232">
        <w:t>4</w:t>
      </w:r>
      <w:r w:rsidRPr="001216A3">
        <w:t xml:space="preserve">-3: </w:t>
      </w:r>
      <w:r w:rsidR="00345187" w:rsidRPr="001216A3">
        <w:t>What is the TTI_Max value at some location, at some date/time?</w:t>
      </w:r>
    </w:p>
    <w:p w14:paraId="40D9E857" w14:textId="15DAF720" w:rsidR="006B41BB" w:rsidRDefault="00345187" w:rsidP="00566BCC">
      <w:pPr>
        <w:rPr>
          <w:lang w:val="en-US" w:bidi="en-US"/>
        </w:rPr>
      </w:pPr>
      <w:r>
        <w:rPr>
          <w:lang w:val="en-US" w:bidi="en-US"/>
        </w:rPr>
        <w:t xml:space="preserve">Where TTI_Max refers to the Maximum Transportation Travel Index, a measurement used to indicate traffic conditions by way of a comparison of the observed rate of travel to the maximum throughput speed on a road segment. </w:t>
      </w:r>
    </w:p>
    <w:p w14:paraId="7C92A3D9" w14:textId="6F91EF35" w:rsidR="00DC2B92" w:rsidRDefault="00DC2B92" w:rsidP="00F86A2E"/>
    <w:p w14:paraId="4C92A85C" w14:textId="11B5B9F9" w:rsidR="00852D36" w:rsidRDefault="00852D36" w:rsidP="00852D36">
      <w:pPr>
        <w:pStyle w:val="Heading2"/>
      </w:pPr>
      <w:bookmarkStart w:id="47" w:name="_Toc22804595"/>
      <w:r>
        <w:t>Motivating Scenario: ArcGIS Query Support</w:t>
      </w:r>
      <w:bookmarkEnd w:id="47"/>
    </w:p>
    <w:p w14:paraId="25FA10C0" w14:textId="5915B852" w:rsidR="00852D36" w:rsidRDefault="00852D36" w:rsidP="00852D36">
      <w:pPr>
        <w:rPr>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t xml:space="preserve">ontology </w:t>
      </w:r>
      <w:r w:rsidR="0002326D">
        <w:rPr>
          <w:lang w:val="en-US" w:bidi="en-US"/>
        </w:rPr>
        <w:t xml:space="preserve">used to support data access </w:t>
      </w:r>
      <w:r>
        <w:rPr>
          <w:lang w:val="en-US" w:bidi="en-US"/>
        </w:rPr>
        <w:t>may also serve as a specification of recent standardization effort</w:t>
      </w:r>
      <w:r w:rsidR="00745549">
        <w:rPr>
          <w:lang w:val="en-US" w:bidi="en-US"/>
        </w:rPr>
        <w:t xml:space="preserve">s by the </w:t>
      </w:r>
      <w:r w:rsidR="00DC4079">
        <w:rPr>
          <w:lang w:val="en-US" w:bidi="en-US"/>
        </w:rPr>
        <w:t>Canadian Transportation Infostructure (CTI)</w:t>
      </w:r>
      <w:r>
        <w:rPr>
          <w:lang w:val="en-US" w:bidi="en-US"/>
        </w:rPr>
        <w:t xml:space="preserve">. </w:t>
      </w:r>
    </w:p>
    <w:p w14:paraId="314CFF9A" w14:textId="36C9C1F8" w:rsidR="00893232" w:rsidRPr="00852D36" w:rsidRDefault="00893232" w:rsidP="00574D94">
      <w:pPr>
        <w:ind w:firstLine="432"/>
        <w:rPr>
          <w:lang w:val="en-US" w:bidi="en-US"/>
        </w:rPr>
      </w:pPr>
      <w:r>
        <w:rPr>
          <w:lang w:val="en-US" w:bidi="en-US"/>
        </w:rPr>
        <w:t>CQ5-1:</w:t>
      </w:r>
      <w:r w:rsidR="00574D94">
        <w:rPr>
          <w:lang w:val="en-US" w:bidi="en-US"/>
        </w:rPr>
        <w:t xml:space="preserve"> TBD</w:t>
      </w:r>
    </w:p>
    <w:p w14:paraId="7A55DEC6" w14:textId="58CC99C4" w:rsidR="00196B6E" w:rsidRDefault="00196B6E" w:rsidP="00EA354A">
      <w:pPr>
        <w:pStyle w:val="Heading1"/>
      </w:pPr>
      <w:bookmarkStart w:id="48" w:name="_Toc22804596"/>
      <w:r>
        <w:t>Urban System Characteristics and Behaviour</w:t>
      </w:r>
      <w:bookmarkEnd w:id="36"/>
      <w:bookmarkEnd w:id="48"/>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77777777" w:rsidR="00512299" w:rsidRPr="00105569" w:rsidRDefault="00512299" w:rsidP="009E4A69">
      <w:pPr>
        <w:pStyle w:val="ListParagraph"/>
      </w:pPr>
      <w:r w:rsidRPr="00105569">
        <w:lastRenderedPageBreak/>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62C30242" w14:textId="5B406350" w:rsidR="00161997"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055E0A49" w14:textId="37833FFD" w:rsidR="00520123" w:rsidRDefault="00520123" w:rsidP="00EA354A">
      <w:pPr>
        <w:pStyle w:val="Heading2"/>
      </w:pPr>
      <w:bookmarkStart w:id="49" w:name="_Toc22804597"/>
      <w:r>
        <w:t>Foundational Ontolog</w:t>
      </w:r>
      <w:r w:rsidR="0073758C">
        <w:t>ies</w:t>
      </w:r>
      <w:bookmarkEnd w:id="49"/>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50" w:name="_Toc22804598"/>
      <w:r>
        <w:t xml:space="preserve">Location </w:t>
      </w:r>
      <w:r w:rsidR="00520123">
        <w:t>Ontology</w:t>
      </w:r>
      <w:bookmarkEnd w:id="50"/>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line="360" w:lineRule="auto"/>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line="360" w:lineRule="auto"/>
        <w:rPr>
          <w:i/>
        </w:rPr>
      </w:pPr>
      <w:r>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t>The Ontology</w:t>
      </w:r>
    </w:p>
    <w:p w14:paraId="62594963" w14:textId="53C5B12C" w:rsidR="0081005F" w:rsidRDefault="0081005F" w:rsidP="0081005F">
      <w:pPr>
        <w:spacing w:after="120" w:line="360" w:lineRule="auto"/>
      </w:pPr>
      <w:r>
        <w:t xml:space="preserve">The Spatial Location ontology reuses and extends the GeoSPARQL </w:t>
      </w:r>
      <w:r>
        <w:fldChar w:fldCharType="begin"/>
      </w:r>
      <w:r w:rsidR="006B06D3">
        <w:instrText xml:space="preserve"> ADDIN EN.CITE &lt;EndNote&gt;&lt;Cite&gt;&lt;Author&gt;Battle&lt;/Author&gt;&lt;Year&gt;2011&lt;/Year&gt;&lt;IDText&gt;Linking geospatial data with GeoSPARQL&lt;/IDText&gt;&lt;DisplayText&gt;[4]&lt;/DisplayText&gt;&lt;record&gt;&lt;titles&gt;&lt;title&gt;Linking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6B06D3">
        <w:rPr>
          <w:noProof/>
        </w:rPr>
        <w:t>[4]</w:t>
      </w:r>
      <w:r>
        <w:fldChar w:fldCharType="end"/>
      </w:r>
      <w:r>
        <w:t xml:space="preserve"> standard to specify the concepts of interest. GeoSPARQL specifies the required vocabulary of spatial relations. It is particularly attractive as it has been published as a standard by the OGC; in addition, its defined </w:t>
      </w:r>
      <w:r>
        <w:lastRenderedPageBreak/>
        <w:t>relations are implemented, to various extents, as functions for querying spatial data by some knowledge base tools.</w:t>
      </w:r>
    </w:p>
    <w:p w14:paraId="166150E8" w14:textId="59415FF0" w:rsidR="0081005F" w:rsidRDefault="0081005F" w:rsidP="0081005F">
      <w:pPr>
        <w:spacing w:after="120" w:line="360" w:lineRule="auto"/>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line="360" w:lineRule="auto"/>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51" w:name="_Ref11759283"/>
      <w:r>
        <w:t xml:space="preserve">Table </w:t>
      </w:r>
      <w:fldSimple w:instr=" SEQ Table \* ARABIC ">
        <w:r w:rsidR="00C65CEA">
          <w:rPr>
            <w:noProof/>
          </w:rPr>
          <w:t>2</w:t>
        </w:r>
      </w:fldSimple>
      <w:bookmarkEnd w:id="51"/>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proofErr w:type="gramStart"/>
            <w:r>
              <w:t>geo:Feature</w:t>
            </w:r>
            <w:proofErr w:type="gramEnd"/>
          </w:p>
        </w:tc>
        <w:tc>
          <w:tcPr>
            <w:tcW w:w="3022" w:type="dxa"/>
          </w:tcPr>
          <w:p w14:paraId="036D682B" w14:textId="77777777" w:rsidR="0081005F" w:rsidRDefault="0081005F" w:rsidP="00763A5C">
            <w:pPr>
              <w:spacing w:after="120"/>
            </w:pPr>
            <w:proofErr w:type="gramStart"/>
            <w:r>
              <w:t>rdf:subClassOf</w:t>
            </w:r>
            <w:proofErr w:type="gramEnd"/>
          </w:p>
        </w:tc>
        <w:tc>
          <w:tcPr>
            <w:tcW w:w="3895" w:type="dxa"/>
          </w:tcPr>
          <w:p w14:paraId="1741F38B" w14:textId="77777777" w:rsidR="0081005F" w:rsidRDefault="0081005F" w:rsidP="00763A5C">
            <w:pPr>
              <w:spacing w:after="120"/>
            </w:pPr>
            <w:proofErr w:type="gramStart"/>
            <w:r>
              <w:t>geo:SpatialObject</w:t>
            </w:r>
            <w:proofErr w:type="gramEnd"/>
          </w:p>
        </w:tc>
      </w:tr>
      <w:tr w:rsidR="0081005F" w14:paraId="21DB4B2E" w14:textId="77777777" w:rsidTr="00763A5C">
        <w:tc>
          <w:tcPr>
            <w:tcW w:w="2433" w:type="dxa"/>
          </w:tcPr>
          <w:p w14:paraId="32F1BD1A" w14:textId="77777777" w:rsidR="0081005F" w:rsidRDefault="0081005F" w:rsidP="00763A5C">
            <w:pPr>
              <w:spacing w:after="120"/>
            </w:pPr>
            <w:proofErr w:type="gramStart"/>
            <w:r>
              <w:t>geo:Geometry</w:t>
            </w:r>
            <w:proofErr w:type="gramEnd"/>
          </w:p>
        </w:tc>
        <w:tc>
          <w:tcPr>
            <w:tcW w:w="3022" w:type="dxa"/>
          </w:tcPr>
          <w:p w14:paraId="7EF05686" w14:textId="77777777" w:rsidR="0081005F" w:rsidDel="00722F88" w:rsidRDefault="0081005F" w:rsidP="00763A5C">
            <w:pPr>
              <w:spacing w:after="120"/>
            </w:pPr>
            <w:proofErr w:type="gramStart"/>
            <w:r>
              <w:t>rdf:subClassOf</w:t>
            </w:r>
            <w:proofErr w:type="gramEnd"/>
          </w:p>
        </w:tc>
        <w:tc>
          <w:tcPr>
            <w:tcW w:w="3895" w:type="dxa"/>
          </w:tcPr>
          <w:p w14:paraId="653448D7" w14:textId="77777777" w:rsidR="0081005F" w:rsidDel="00722F88" w:rsidRDefault="0081005F" w:rsidP="00763A5C">
            <w:pPr>
              <w:spacing w:after="120"/>
            </w:pPr>
            <w:proofErr w:type="gramStart"/>
            <w:r>
              <w:t>geo:SpatialObject</w:t>
            </w:r>
            <w:proofErr w:type="gramEnd"/>
          </w:p>
        </w:tc>
      </w:tr>
    </w:tbl>
    <w:p w14:paraId="74DFECD7" w14:textId="77777777" w:rsidR="0081005F" w:rsidRDefault="0081005F" w:rsidP="0081005F">
      <w:pPr>
        <w:spacing w:after="120" w:line="360" w:lineRule="auto"/>
      </w:pPr>
    </w:p>
    <w:p w14:paraId="4D8DD8BC" w14:textId="484782CC" w:rsidR="0081005F" w:rsidRDefault="0081005F" w:rsidP="0081005F">
      <w:pPr>
        <w:pStyle w:val="Caption"/>
        <w:keepNext/>
        <w:spacing w:after="120"/>
      </w:pPr>
      <w:bookmarkStart w:id="52" w:name="_Ref11762225"/>
      <w:r>
        <w:t xml:space="preserve">Table </w:t>
      </w:r>
      <w:fldSimple w:instr=" SEQ Table \* ARABIC ">
        <w:r w:rsidR="00C65CEA">
          <w:rPr>
            <w:noProof/>
          </w:rPr>
          <w:t>3</w:t>
        </w:r>
      </w:fldSimple>
      <w:bookmarkEnd w:id="52"/>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proofErr w:type="gramStart"/>
            <w:r>
              <w:t>geo:sfEquals</w:t>
            </w:r>
            <w:proofErr w:type="gramEnd"/>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proofErr w:type="gramStart"/>
            <w:r>
              <w:t>geo:SpatialObject</w:t>
            </w:r>
            <w:proofErr w:type="gramEnd"/>
          </w:p>
        </w:tc>
      </w:tr>
      <w:tr w:rsidR="0081005F" w14:paraId="7470AEBD" w14:textId="77777777" w:rsidTr="00BF3C2C">
        <w:tc>
          <w:tcPr>
            <w:tcW w:w="2234" w:type="dxa"/>
          </w:tcPr>
          <w:p w14:paraId="1654163D" w14:textId="77777777" w:rsidR="0081005F" w:rsidRDefault="0081005F" w:rsidP="00763A5C">
            <w:pPr>
              <w:spacing w:after="120"/>
            </w:pPr>
            <w:proofErr w:type="gramStart"/>
            <w:r>
              <w:t>geo:</w:t>
            </w:r>
            <w:r w:rsidRPr="00F51C25">
              <w:t>sfDisjoint</w:t>
            </w:r>
            <w:proofErr w:type="gramEnd"/>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proofErr w:type="gramStart"/>
            <w:r>
              <w:t>geo:SpatialObject</w:t>
            </w:r>
            <w:proofErr w:type="gramEnd"/>
          </w:p>
        </w:tc>
      </w:tr>
      <w:tr w:rsidR="0081005F" w14:paraId="44D2855B" w14:textId="77777777" w:rsidTr="00BF3C2C">
        <w:tc>
          <w:tcPr>
            <w:tcW w:w="2234" w:type="dxa"/>
          </w:tcPr>
          <w:p w14:paraId="21EC7F0D" w14:textId="77777777" w:rsidR="0081005F" w:rsidRDefault="0081005F" w:rsidP="00763A5C">
            <w:pPr>
              <w:spacing w:after="120"/>
            </w:pPr>
            <w:proofErr w:type="gramStart"/>
            <w:r w:rsidRPr="00F51C25">
              <w:lastRenderedPageBreak/>
              <w:t>geo:sfIntersects</w:t>
            </w:r>
            <w:proofErr w:type="gramEnd"/>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proofErr w:type="gramStart"/>
            <w:r>
              <w:t>geo:SpatialObject</w:t>
            </w:r>
            <w:proofErr w:type="gramEnd"/>
          </w:p>
        </w:tc>
      </w:tr>
      <w:tr w:rsidR="0081005F" w14:paraId="0B0E1D9D" w14:textId="77777777" w:rsidTr="00BF3C2C">
        <w:tc>
          <w:tcPr>
            <w:tcW w:w="2234" w:type="dxa"/>
          </w:tcPr>
          <w:p w14:paraId="5B52C0C9" w14:textId="77777777" w:rsidR="0081005F" w:rsidRDefault="0081005F" w:rsidP="00763A5C">
            <w:pPr>
              <w:spacing w:after="120"/>
            </w:pPr>
            <w:proofErr w:type="gramStart"/>
            <w:r w:rsidRPr="00F51C25">
              <w:t>geo:sfTouches</w:t>
            </w:r>
            <w:proofErr w:type="gramEnd"/>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proofErr w:type="gramStart"/>
            <w:r>
              <w:t>geo:SpatialObject</w:t>
            </w:r>
            <w:proofErr w:type="gramEnd"/>
          </w:p>
        </w:tc>
      </w:tr>
      <w:tr w:rsidR="0081005F" w14:paraId="5E8DD5BA" w14:textId="77777777" w:rsidTr="00BF3C2C">
        <w:tc>
          <w:tcPr>
            <w:tcW w:w="2234" w:type="dxa"/>
          </w:tcPr>
          <w:p w14:paraId="3792B7E6" w14:textId="77777777" w:rsidR="0081005F" w:rsidRPr="00F51C25" w:rsidRDefault="0081005F" w:rsidP="00763A5C">
            <w:pPr>
              <w:spacing w:after="120"/>
            </w:pPr>
            <w:proofErr w:type="gramStart"/>
            <w:r w:rsidRPr="00F51C25">
              <w:t>geo:sfWithin</w:t>
            </w:r>
            <w:proofErr w:type="gramEnd"/>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proofErr w:type="gramStart"/>
            <w:r>
              <w:t>geo:SpatialObject</w:t>
            </w:r>
            <w:proofErr w:type="gramEnd"/>
          </w:p>
        </w:tc>
      </w:tr>
      <w:tr w:rsidR="0081005F" w14:paraId="009E5848" w14:textId="77777777" w:rsidTr="00BF3C2C">
        <w:tc>
          <w:tcPr>
            <w:tcW w:w="2234" w:type="dxa"/>
          </w:tcPr>
          <w:p w14:paraId="024D3B88" w14:textId="77777777" w:rsidR="0081005F" w:rsidRPr="00F51C25" w:rsidRDefault="0081005F" w:rsidP="00763A5C">
            <w:pPr>
              <w:spacing w:after="120"/>
            </w:pPr>
            <w:proofErr w:type="gramStart"/>
            <w:r w:rsidRPr="00F51C25">
              <w:t>geo:sfContains</w:t>
            </w:r>
            <w:proofErr w:type="gramEnd"/>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proofErr w:type="gramStart"/>
            <w:r>
              <w:t>geo:SpatialObject</w:t>
            </w:r>
            <w:proofErr w:type="gramEnd"/>
          </w:p>
        </w:tc>
      </w:tr>
      <w:tr w:rsidR="0081005F" w14:paraId="68946199" w14:textId="77777777" w:rsidTr="00BF3C2C">
        <w:tc>
          <w:tcPr>
            <w:tcW w:w="2234" w:type="dxa"/>
          </w:tcPr>
          <w:p w14:paraId="55AD6ED0" w14:textId="77777777" w:rsidR="0081005F" w:rsidRPr="00F51C25" w:rsidRDefault="0081005F" w:rsidP="00763A5C">
            <w:pPr>
              <w:spacing w:after="120"/>
            </w:pPr>
            <w:proofErr w:type="gramStart"/>
            <w:r w:rsidRPr="00F51C25">
              <w:t>geo:sfOverlaps</w:t>
            </w:r>
            <w:proofErr w:type="gramEnd"/>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proofErr w:type="gramStart"/>
            <w:r>
              <w:t>geo:SpatialObject</w:t>
            </w:r>
            <w:proofErr w:type="gramEnd"/>
          </w:p>
        </w:tc>
      </w:tr>
      <w:tr w:rsidR="0081005F" w14:paraId="48A42DBF" w14:textId="77777777" w:rsidTr="00BF3C2C">
        <w:tc>
          <w:tcPr>
            <w:tcW w:w="2234" w:type="dxa"/>
          </w:tcPr>
          <w:p w14:paraId="1F712085" w14:textId="77777777" w:rsidR="0081005F" w:rsidRPr="00F51C25" w:rsidRDefault="0081005F" w:rsidP="00763A5C">
            <w:pPr>
              <w:spacing w:after="120"/>
            </w:pPr>
            <w:proofErr w:type="gramStart"/>
            <w:r w:rsidRPr="00F51C25">
              <w:t>geo:sfCrosses</w:t>
            </w:r>
            <w:proofErr w:type="gramEnd"/>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proofErr w:type="gramStart"/>
            <w:r>
              <w:t>geo:SpatialObject</w:t>
            </w:r>
            <w:proofErr w:type="gramEnd"/>
          </w:p>
        </w:tc>
      </w:tr>
      <w:tr w:rsidR="0081005F" w14:paraId="44892C6E" w14:textId="77777777" w:rsidTr="00BF3C2C">
        <w:tc>
          <w:tcPr>
            <w:tcW w:w="2234" w:type="dxa"/>
          </w:tcPr>
          <w:p w14:paraId="5D7BDA3E" w14:textId="77777777" w:rsidR="0081005F" w:rsidRPr="00F51C25" w:rsidRDefault="0081005F" w:rsidP="00763A5C">
            <w:pPr>
              <w:spacing w:after="120"/>
            </w:pPr>
            <w:proofErr w:type="gramStart"/>
            <w:r>
              <w:t>geo:hasGeometry</w:t>
            </w:r>
            <w:proofErr w:type="gramEnd"/>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proofErr w:type="gramStart"/>
            <w:r>
              <w:t>geo:Feature</w:t>
            </w:r>
            <w:proofErr w:type="gramEnd"/>
          </w:p>
        </w:tc>
      </w:tr>
      <w:tr w:rsidR="0081005F" w14:paraId="018598F1" w14:textId="77777777" w:rsidTr="00BF3C2C">
        <w:tc>
          <w:tcPr>
            <w:tcW w:w="2234" w:type="dxa"/>
          </w:tcPr>
          <w:p w14:paraId="5D7A4A88" w14:textId="77777777" w:rsidR="0081005F" w:rsidRDefault="0081005F" w:rsidP="00763A5C">
            <w:pPr>
              <w:spacing w:after="120"/>
            </w:pPr>
            <w:proofErr w:type="gramStart"/>
            <w:r>
              <w:t>geo:hasGeometry</w:t>
            </w:r>
            <w:proofErr w:type="gramEnd"/>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proofErr w:type="gramStart"/>
            <w:r>
              <w:t>geo:Geometry</w:t>
            </w:r>
            <w:proofErr w:type="gramEnd"/>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proofErr w:type="gramStart"/>
            <w:r>
              <w:t>geo:Feature</w:t>
            </w:r>
            <w:proofErr w:type="gramEnd"/>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proofErr w:type="gramStart"/>
            <w:r>
              <w:t>geo:Feature</w:t>
            </w:r>
            <w:proofErr w:type="gramEnd"/>
          </w:p>
        </w:tc>
      </w:tr>
      <w:tr w:rsidR="0081005F" w14:paraId="5C5461A8" w14:textId="77777777" w:rsidTr="00BF3C2C">
        <w:tc>
          <w:tcPr>
            <w:tcW w:w="2234" w:type="dxa"/>
          </w:tcPr>
          <w:p w14:paraId="14FC3697" w14:textId="77777777" w:rsidR="0081005F" w:rsidRDefault="0081005F" w:rsidP="00763A5C">
            <w:pPr>
              <w:spacing w:after="120"/>
            </w:pPr>
            <w:proofErr w:type="gramStart"/>
            <w:r>
              <w:t>geo:asWKT</w:t>
            </w:r>
            <w:proofErr w:type="gramEnd"/>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proofErr w:type="gramStart"/>
            <w:r>
              <w:t>geo:wktLiteral</w:t>
            </w:r>
            <w:proofErr w:type="gramEnd"/>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proofErr w:type="gramStart"/>
            <w:r>
              <w:t>geo:Geometry</w:t>
            </w:r>
            <w:proofErr w:type="gramEnd"/>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5B6867" w:rsidP="00BF3C2C">
            <w:pPr>
              <w:spacing w:after="120"/>
            </w:pPr>
            <w:hyperlink r:id="rId9"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line="360" w:lineRule="auto"/>
        <w:rPr>
          <w:lang w:val="en-CA"/>
        </w:rPr>
      </w:pPr>
    </w:p>
    <w:p w14:paraId="45BCB3D0" w14:textId="77777777" w:rsidR="0081005F" w:rsidRDefault="0081005F" w:rsidP="00882108">
      <w:pPr>
        <w:pStyle w:val="Heading4"/>
      </w:pPr>
      <w:r>
        <w:t>An Example</w:t>
      </w:r>
    </w:p>
    <w:p w14:paraId="734B1012" w14:textId="29238492" w:rsidR="0081005F" w:rsidRDefault="0081005F" w:rsidP="0081005F">
      <w:pPr>
        <w:spacing w:after="120" w:line="360" w:lineRule="auto"/>
      </w:pPr>
      <w:r>
        <w:t xml:space="preserve">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 </w:t>
      </w:r>
      <w:r>
        <w:fldChar w:fldCharType="begin"/>
      </w:r>
      <w:r>
        <w:instrText xml:space="preserve"> REF _Ref11758762 \h </w:instrText>
      </w:r>
      <w:r>
        <w:fldChar w:fldCharType="separate"/>
      </w:r>
      <w:r w:rsidR="00C65CEA">
        <w:rPr>
          <w:b/>
          <w:bCs/>
          <w:lang w:val="en-US"/>
        </w:rPr>
        <w:t>Error! Reference source not found.</w:t>
      </w:r>
      <w:r>
        <w:fldChar w:fldCharType="end"/>
      </w:r>
      <w:r>
        <w:t>.</w:t>
      </w:r>
    </w:p>
    <w:p w14:paraId="21B476C1" w14:textId="77777777" w:rsidR="0081005F" w:rsidRDefault="0081005F" w:rsidP="0081005F">
      <w:pPr>
        <w:spacing w:after="120" w:line="360" w:lineRule="auto"/>
      </w:pPr>
    </w:p>
    <w:p w14:paraId="6E1928D8" w14:textId="77777777" w:rsidR="0081005F" w:rsidRDefault="0081005F" w:rsidP="0081005F">
      <w:pPr>
        <w:keepNext/>
        <w:spacing w:after="120" w:line="360" w:lineRule="auto"/>
      </w:pPr>
      <w:r w:rsidRPr="004422C3">
        <w:rPr>
          <w:noProof/>
        </w:rPr>
        <w:lastRenderedPageBreak/>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8330"/>
                    </a:xfrm>
                    <a:prstGeom prst="rect">
                      <a:avLst/>
                    </a:prstGeom>
                  </pic:spPr>
                </pic:pic>
              </a:graphicData>
            </a:graphic>
          </wp:inline>
        </w:drawing>
      </w:r>
    </w:p>
    <w:p w14:paraId="233C9977" w14:textId="047CABC9" w:rsidR="0081005F" w:rsidRDefault="0081005F" w:rsidP="0081005F">
      <w:pPr>
        <w:pStyle w:val="Caption"/>
      </w:pPr>
      <w:r>
        <w:t xml:space="preserve">Figure </w:t>
      </w:r>
      <w:fldSimple w:instr=" SEQ Figure \* ARABIC ">
        <w:r w:rsidR="001A6211">
          <w:rPr>
            <w:noProof/>
          </w:rPr>
          <w:t>2</w:t>
        </w:r>
      </w:fldSimple>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Pr="00BF3C2C" w:rsidRDefault="00BF3C2C" w:rsidP="00BF3C2C">
      <w:pPr>
        <w:rPr>
          <w:lang w:val="en-US"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E80D3C" w:rsidRDefault="00831D53" w:rsidP="001D3F17">
      <w:pPr>
        <w:pStyle w:val="p1"/>
        <w:numPr>
          <w:ilvl w:val="0"/>
          <w:numId w:val="8"/>
        </w:numPr>
        <w:rPr>
          <w:rFonts w:asciiTheme="minorHAnsi" w:hAnsiTheme="minorHAnsi" w:cstheme="minorHAnsi"/>
          <w:sz w:val="20"/>
        </w:rPr>
      </w:pPr>
      <w:r>
        <w:rPr>
          <w:rFonts w:asciiTheme="minorHAnsi" w:hAnsiTheme="minorHAnsi" w:cstheme="minorHAnsi"/>
          <w:sz w:val="20"/>
        </w:rPr>
        <w:t>GeoSPARQL</w:t>
      </w:r>
      <w:r w:rsidR="002F6849" w:rsidRPr="00E80D3C">
        <w:rPr>
          <w:rFonts w:asciiTheme="minorHAnsi" w:hAnsiTheme="minorHAnsi" w:cstheme="minorHAnsi"/>
          <w:sz w:val="20"/>
        </w:rPr>
        <w:t>: http://www.opengis.net/ont/geosparql#</w:t>
      </w:r>
    </w:p>
    <w:p w14:paraId="19B75E59" w14:textId="77777777" w:rsidR="00520123" w:rsidRDefault="00520123" w:rsidP="00EA354A">
      <w:pPr>
        <w:pStyle w:val="Heading3"/>
      </w:pPr>
      <w:bookmarkStart w:id="53" w:name="_Toc519507734"/>
      <w:bookmarkStart w:id="54" w:name="_Toc520703198"/>
      <w:bookmarkStart w:id="55" w:name="_Toc520725402"/>
      <w:bookmarkStart w:id="56" w:name="_Toc519507735"/>
      <w:bookmarkStart w:id="57" w:name="_Toc520703199"/>
      <w:bookmarkStart w:id="58" w:name="_Toc520725403"/>
      <w:bookmarkStart w:id="59" w:name="_Toc519507736"/>
      <w:bookmarkStart w:id="60" w:name="_Toc520703200"/>
      <w:bookmarkStart w:id="61" w:name="_Toc520725404"/>
      <w:bookmarkStart w:id="62" w:name="_Toc519507737"/>
      <w:bookmarkStart w:id="63" w:name="_Toc520703201"/>
      <w:bookmarkStart w:id="64" w:name="_Toc520725405"/>
      <w:bookmarkStart w:id="65" w:name="_Toc519507738"/>
      <w:bookmarkStart w:id="66" w:name="_Toc520703202"/>
      <w:bookmarkStart w:id="67" w:name="_Toc520725406"/>
      <w:bookmarkStart w:id="68" w:name="_Toc22804599"/>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t>Time Ontology</w:t>
      </w:r>
      <w:bookmarkEnd w:id="68"/>
    </w:p>
    <w:p w14:paraId="2AAB4AC9" w14:textId="0F70FC9B" w:rsidR="007978A3" w:rsidRDefault="005B6867" w:rsidP="007978A3">
      <w:pPr>
        <w:rPr>
          <w:i/>
        </w:rPr>
      </w:pPr>
      <w:hyperlink r:id="rId11"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line="360" w:lineRule="auto"/>
      </w:pPr>
      <w:r>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01D7F7FB" w:rsidR="00D22EE2" w:rsidRDefault="00D22EE2" w:rsidP="00D22EE2">
      <w:pPr>
        <w:spacing w:after="120" w:line="360" w:lineRule="auto"/>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6B06D3">
        <w:instrText xml:space="preserve"> ADDIN EN.CITE &lt;EndNote&gt;&lt;Cite&gt;&lt;Author&gt;W3C&lt;/Author&gt;&lt;Year&gt;2017&lt;/Year&gt;&lt;IDText&gt;Time Ontology in OWL&lt;/IDText&gt;&lt;DisplayText&gt;[5]&lt;/DisplayText&gt;&lt;record&gt;&lt;urls&gt;&lt;related-urls&gt;&lt;url&gt;https://www.w3.org/TR/owl-time/&lt;/url&gt;&lt;/related-urls&gt;&lt;/urls&gt;&lt;titles&gt;&lt;title&gt;Time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6B06D3">
        <w:rPr>
          <w:noProof/>
        </w:rPr>
        <w:t>[5]</w:t>
      </w:r>
      <w:r>
        <w:fldChar w:fldCharType="end"/>
      </w:r>
      <w:r>
        <w:t xml:space="preserve"> and originally presented in work by </w:t>
      </w:r>
      <w:r>
        <w:fldChar w:fldCharType="begin"/>
      </w:r>
      <w:r w:rsidR="006B06D3">
        <w:instrText xml:space="preserve"> ADDIN EN.CITE &lt;EndNote&gt;&lt;Cite&gt;&lt;Author&gt;Hobbs&lt;/Author&gt;&lt;Year&gt;2006&lt;/Year&gt;&lt;IDText&gt;Time ontology in OWL&lt;/IDText&gt;&lt;DisplayText&gt;[6]&lt;/DisplayText&gt;&lt;record&gt;&lt;titles&gt;&lt;title&gt;Time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6B06D3">
        <w:rPr>
          <w:noProof/>
        </w:rPr>
        <w:t>[6]</w:t>
      </w:r>
      <w:r>
        <w:fldChar w:fldCharType="end"/>
      </w:r>
      <w:r>
        <w:t xml:space="preserve"> . This </w:t>
      </w:r>
      <w:r>
        <w:lastRenderedPageBreak/>
        <w:t xml:space="preserve">representation is reused directly, however rather than import the ontology directly into the transportation planning ontology, the time ontology is imported by a transportation-specific time ontology. This is done for two reasons: (1) It allows for the application of an organizational 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line="360" w:lineRule="auto"/>
      </w:pPr>
      <w:r>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69" w:name="_Ref11827256"/>
      <w:r>
        <w:t xml:space="preserve">Table </w:t>
      </w:r>
      <w:fldSimple w:instr=" SEQ Table \* ARABIC ">
        <w:r w:rsidR="00C65CEA">
          <w:rPr>
            <w:noProof/>
          </w:rPr>
          <w:t>4</w:t>
        </w:r>
      </w:fldSimple>
      <w:bookmarkEnd w:id="69"/>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proofErr w:type="gramStart"/>
            <w:r>
              <w:t>time:TemporalEntity</w:t>
            </w:r>
            <w:proofErr w:type="gramEnd"/>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proofErr w:type="gramStart"/>
            <w:r>
              <w:t>time:Instant</w:t>
            </w:r>
            <w:proofErr w:type="gramEnd"/>
            <w:r>
              <w:t xml:space="preserve">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proofErr w:type="gramStart"/>
            <w:r>
              <w:t>time:before</w:t>
            </w:r>
            <w:proofErr w:type="gramEnd"/>
          </w:p>
        </w:tc>
        <w:tc>
          <w:tcPr>
            <w:tcW w:w="3627" w:type="dxa"/>
          </w:tcPr>
          <w:p w14:paraId="49079FBA" w14:textId="77777777" w:rsidR="00D22EE2" w:rsidRDefault="00D22EE2" w:rsidP="00763A5C">
            <w:pPr>
              <w:spacing w:after="120"/>
            </w:pPr>
            <w:proofErr w:type="gramStart"/>
            <w:r>
              <w:t>only  time</w:t>
            </w:r>
            <w:proofErr w:type="gramEnd"/>
            <w:r>
              <w:t>:TemporalEntity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proofErr w:type="gramStart"/>
            <w:r>
              <w:t>time:after</w:t>
            </w:r>
            <w:proofErr w:type="gramEnd"/>
          </w:p>
        </w:tc>
        <w:tc>
          <w:tcPr>
            <w:tcW w:w="3627" w:type="dxa"/>
          </w:tcPr>
          <w:p w14:paraId="04FFE50C" w14:textId="77777777" w:rsidR="00D22EE2" w:rsidRDefault="00D22EE2" w:rsidP="00763A5C">
            <w:pPr>
              <w:spacing w:after="120"/>
            </w:pPr>
            <w:proofErr w:type="gramStart"/>
            <w:r>
              <w:t>only  time</w:t>
            </w:r>
            <w:proofErr w:type="gramEnd"/>
            <w:r>
              <w:t>:TemporalEntity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proofErr w:type="gramStart"/>
            <w:r>
              <w:t>time:hasBeginning</w:t>
            </w:r>
            <w:proofErr w:type="gramEnd"/>
          </w:p>
        </w:tc>
        <w:tc>
          <w:tcPr>
            <w:tcW w:w="3627" w:type="dxa"/>
          </w:tcPr>
          <w:p w14:paraId="5C9209E1" w14:textId="77777777" w:rsidR="00D22EE2" w:rsidRDefault="00D22EE2" w:rsidP="00763A5C">
            <w:pPr>
              <w:spacing w:after="120"/>
            </w:pPr>
            <w:proofErr w:type="gramStart"/>
            <w:r>
              <w:t>only  time</w:t>
            </w:r>
            <w:proofErr w:type="gramEnd"/>
            <w:r>
              <w:t>:Instant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proofErr w:type="gramStart"/>
            <w:r>
              <w:t>time:hasEnding</w:t>
            </w:r>
            <w:proofErr w:type="gramEnd"/>
          </w:p>
        </w:tc>
        <w:tc>
          <w:tcPr>
            <w:tcW w:w="3627" w:type="dxa"/>
          </w:tcPr>
          <w:p w14:paraId="3D1DC544" w14:textId="77777777" w:rsidR="00D22EE2" w:rsidRDefault="00D22EE2" w:rsidP="00763A5C">
            <w:pPr>
              <w:spacing w:after="120"/>
            </w:pPr>
            <w:proofErr w:type="gramStart"/>
            <w:r>
              <w:t>only  time</w:t>
            </w:r>
            <w:proofErr w:type="gramEnd"/>
            <w:r>
              <w:t>:Instant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proofErr w:type="gramStart"/>
            <w:r>
              <w:t>time:hasDuration</w:t>
            </w:r>
            <w:proofErr w:type="gramEnd"/>
          </w:p>
        </w:tc>
        <w:tc>
          <w:tcPr>
            <w:tcW w:w="3627" w:type="dxa"/>
          </w:tcPr>
          <w:p w14:paraId="1B439605" w14:textId="77777777" w:rsidR="00D22EE2" w:rsidRDefault="00D22EE2" w:rsidP="00763A5C">
            <w:pPr>
              <w:spacing w:after="120"/>
            </w:pPr>
            <w:proofErr w:type="gramStart"/>
            <w:r>
              <w:t>only  time</w:t>
            </w:r>
            <w:proofErr w:type="gramEnd"/>
            <w:r>
              <w:t>:Duration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proofErr w:type="gramStart"/>
            <w:r>
              <w:t>time:Instant</w:t>
            </w:r>
            <w:proofErr w:type="gramEnd"/>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proofErr w:type="gramStart"/>
            <w:r>
              <w:t>time:TemporalEntity</w:t>
            </w:r>
            <w:proofErr w:type="gramEnd"/>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proofErr w:type="gramStart"/>
            <w:r>
              <w:t>time:inside</w:t>
            </w:r>
            <w:proofErr w:type="gramEnd"/>
          </w:p>
        </w:tc>
        <w:tc>
          <w:tcPr>
            <w:tcW w:w="3627" w:type="dxa"/>
          </w:tcPr>
          <w:p w14:paraId="47A9C338" w14:textId="77777777" w:rsidR="00D22EE2" w:rsidRDefault="00D22EE2" w:rsidP="00763A5C">
            <w:pPr>
              <w:spacing w:after="120"/>
            </w:pPr>
            <w:proofErr w:type="gramStart"/>
            <w:r>
              <w:t>only  time</w:t>
            </w:r>
            <w:proofErr w:type="gramEnd"/>
            <w:r>
              <w:t>:Interval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proofErr w:type="gramStart"/>
            <w:r>
              <w:t>time:inTimePosition</w:t>
            </w:r>
            <w:proofErr w:type="gramEnd"/>
          </w:p>
        </w:tc>
        <w:tc>
          <w:tcPr>
            <w:tcW w:w="3627" w:type="dxa"/>
          </w:tcPr>
          <w:p w14:paraId="3704F770" w14:textId="77777777" w:rsidR="00D22EE2" w:rsidRDefault="00D22EE2" w:rsidP="00763A5C">
            <w:pPr>
              <w:spacing w:after="120"/>
            </w:pPr>
            <w:r>
              <w:t xml:space="preserve">max </w:t>
            </w:r>
            <w:proofErr w:type="gramStart"/>
            <w:r>
              <w:t>1  time</w:t>
            </w:r>
            <w:proofErr w:type="gramEnd"/>
            <w:r>
              <w:t>:TimePosition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proofErr w:type="gramStart"/>
            <w:r>
              <w:t>time:inXSDDateTimeStamp</w:t>
            </w:r>
            <w:proofErr w:type="gramEnd"/>
          </w:p>
        </w:tc>
        <w:tc>
          <w:tcPr>
            <w:tcW w:w="3627" w:type="dxa"/>
          </w:tcPr>
          <w:p w14:paraId="136CC80D" w14:textId="77777777" w:rsidR="00D22EE2" w:rsidRDefault="00D22EE2" w:rsidP="00763A5C">
            <w:pPr>
              <w:spacing w:after="120"/>
            </w:pPr>
            <w:r>
              <w:t xml:space="preserve">max 1 </w:t>
            </w:r>
            <w:proofErr w:type="gramStart"/>
            <w:r>
              <w:t>xsd:DateTimeStamp</w:t>
            </w:r>
            <w:proofErr w:type="gramEnd"/>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proofErr w:type="gramStart"/>
            <w:r>
              <w:t>time:Interval</w:t>
            </w:r>
            <w:proofErr w:type="gramEnd"/>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proofErr w:type="gramStart"/>
            <w:r>
              <w:t>time:TemporalEntity</w:t>
            </w:r>
            <w:proofErr w:type="gramEnd"/>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proofErr w:type="gramStart"/>
            <w:r>
              <w:t>time:meets</w:t>
            </w:r>
            <w:proofErr w:type="gramEnd"/>
          </w:p>
        </w:tc>
        <w:tc>
          <w:tcPr>
            <w:tcW w:w="3627" w:type="dxa"/>
          </w:tcPr>
          <w:p w14:paraId="38A807E0" w14:textId="77777777" w:rsidR="00D22EE2" w:rsidRDefault="00D22EE2" w:rsidP="00763A5C">
            <w:pPr>
              <w:spacing w:after="120"/>
            </w:pPr>
            <w:proofErr w:type="gramStart"/>
            <w:r>
              <w:t>only  time</w:t>
            </w:r>
            <w:proofErr w:type="gramEnd"/>
            <w:r>
              <w:t>:Interval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proofErr w:type="gramStart"/>
            <w:r>
              <w:t>time:overlaps</w:t>
            </w:r>
            <w:proofErr w:type="gramEnd"/>
          </w:p>
        </w:tc>
        <w:tc>
          <w:tcPr>
            <w:tcW w:w="3627" w:type="dxa"/>
          </w:tcPr>
          <w:p w14:paraId="404EA992" w14:textId="77777777" w:rsidR="00D22EE2" w:rsidRDefault="00D22EE2" w:rsidP="00763A5C">
            <w:pPr>
              <w:spacing w:after="120"/>
            </w:pPr>
            <w:proofErr w:type="gramStart"/>
            <w:r>
              <w:t>only  time</w:t>
            </w:r>
            <w:proofErr w:type="gramEnd"/>
            <w:r>
              <w:t>:Interval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proofErr w:type="gramStart"/>
            <w:r>
              <w:t>time:starts</w:t>
            </w:r>
            <w:proofErr w:type="gramEnd"/>
          </w:p>
        </w:tc>
        <w:tc>
          <w:tcPr>
            <w:tcW w:w="3627" w:type="dxa"/>
          </w:tcPr>
          <w:p w14:paraId="20FE504E" w14:textId="77777777" w:rsidR="00D22EE2" w:rsidRDefault="00D22EE2" w:rsidP="00763A5C">
            <w:pPr>
              <w:spacing w:after="120"/>
            </w:pPr>
            <w:proofErr w:type="gramStart"/>
            <w:r>
              <w:t>only  time</w:t>
            </w:r>
            <w:proofErr w:type="gramEnd"/>
            <w:r>
              <w:t>:Interval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proofErr w:type="gramStart"/>
            <w:r>
              <w:t>time:finishes</w:t>
            </w:r>
            <w:proofErr w:type="gramEnd"/>
          </w:p>
        </w:tc>
        <w:tc>
          <w:tcPr>
            <w:tcW w:w="3627" w:type="dxa"/>
          </w:tcPr>
          <w:p w14:paraId="08B65B2A" w14:textId="77777777" w:rsidR="00D22EE2" w:rsidRDefault="00D22EE2" w:rsidP="00763A5C">
            <w:pPr>
              <w:spacing w:after="120"/>
            </w:pPr>
            <w:proofErr w:type="gramStart"/>
            <w:r>
              <w:t>only  time</w:t>
            </w:r>
            <w:proofErr w:type="gramEnd"/>
            <w:r>
              <w:t>:Interval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proofErr w:type="gramStart"/>
            <w:r>
              <w:t>time:during</w:t>
            </w:r>
            <w:proofErr w:type="gramEnd"/>
          </w:p>
        </w:tc>
        <w:tc>
          <w:tcPr>
            <w:tcW w:w="3627" w:type="dxa"/>
          </w:tcPr>
          <w:p w14:paraId="5C0DFFEC" w14:textId="77777777" w:rsidR="00D22EE2" w:rsidRDefault="00D22EE2" w:rsidP="00763A5C">
            <w:pPr>
              <w:spacing w:after="120"/>
            </w:pPr>
            <w:proofErr w:type="gramStart"/>
            <w:r>
              <w:t>only  time</w:t>
            </w:r>
            <w:proofErr w:type="gramEnd"/>
            <w:r>
              <w:t>:Interval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proofErr w:type="gramStart"/>
            <w:r>
              <w:t>time:equals</w:t>
            </w:r>
            <w:proofErr w:type="gramEnd"/>
          </w:p>
        </w:tc>
        <w:tc>
          <w:tcPr>
            <w:tcW w:w="3627" w:type="dxa"/>
          </w:tcPr>
          <w:p w14:paraId="4AF60EC2" w14:textId="77777777" w:rsidR="00D22EE2" w:rsidRDefault="00D22EE2" w:rsidP="00763A5C">
            <w:pPr>
              <w:spacing w:after="120"/>
            </w:pPr>
            <w:proofErr w:type="gramStart"/>
            <w:r>
              <w:t>only  time</w:t>
            </w:r>
            <w:proofErr w:type="gramEnd"/>
            <w:r>
              <w:t>:Interval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proofErr w:type="gramStart"/>
            <w:r>
              <w:t>time:DateTimeDescription</w:t>
            </w:r>
            <w:proofErr w:type="gramEnd"/>
          </w:p>
        </w:tc>
        <w:tc>
          <w:tcPr>
            <w:tcW w:w="3011" w:type="dxa"/>
          </w:tcPr>
          <w:p w14:paraId="327E5EA9" w14:textId="77777777" w:rsidR="00D22EE2" w:rsidRDefault="00D22EE2" w:rsidP="00763A5C">
            <w:pPr>
              <w:spacing w:after="120"/>
            </w:pPr>
            <w:proofErr w:type="gramStart"/>
            <w:r>
              <w:t>time:day</w:t>
            </w:r>
            <w:proofErr w:type="gramEnd"/>
          </w:p>
        </w:tc>
        <w:tc>
          <w:tcPr>
            <w:tcW w:w="3627" w:type="dxa"/>
          </w:tcPr>
          <w:p w14:paraId="3502581B" w14:textId="77777777" w:rsidR="00D22EE2" w:rsidRDefault="00D22EE2" w:rsidP="00763A5C">
            <w:pPr>
              <w:spacing w:after="120"/>
            </w:pPr>
            <w:r>
              <w:t xml:space="preserve">max 1 </w:t>
            </w:r>
            <w:proofErr w:type="gramStart"/>
            <w:r>
              <w:t>rdfs:Literal</w:t>
            </w:r>
            <w:proofErr w:type="gramEnd"/>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proofErr w:type="gramStart"/>
            <w:r>
              <w:t>time:dayOfWeek</w:t>
            </w:r>
            <w:proofErr w:type="gramEnd"/>
          </w:p>
        </w:tc>
        <w:tc>
          <w:tcPr>
            <w:tcW w:w="3627" w:type="dxa"/>
          </w:tcPr>
          <w:p w14:paraId="2B0E15BE" w14:textId="77777777" w:rsidR="00D22EE2" w:rsidRDefault="00D22EE2" w:rsidP="00763A5C">
            <w:pPr>
              <w:spacing w:after="120"/>
            </w:pPr>
            <w:r>
              <w:t xml:space="preserve">max 1 </w:t>
            </w:r>
            <w:proofErr w:type="gramStart"/>
            <w:r>
              <w:t>owl:Thing</w:t>
            </w:r>
            <w:proofErr w:type="gramEnd"/>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proofErr w:type="gramStart"/>
            <w:r>
              <w:t>time:dayOfYear</w:t>
            </w:r>
            <w:proofErr w:type="gramEnd"/>
          </w:p>
        </w:tc>
        <w:tc>
          <w:tcPr>
            <w:tcW w:w="3627" w:type="dxa"/>
          </w:tcPr>
          <w:p w14:paraId="281B3DAA" w14:textId="77777777" w:rsidR="00D22EE2" w:rsidRDefault="00D22EE2" w:rsidP="00763A5C">
            <w:pPr>
              <w:spacing w:after="120"/>
            </w:pPr>
            <w:r>
              <w:t xml:space="preserve">max 1 </w:t>
            </w:r>
            <w:proofErr w:type="gramStart"/>
            <w:r>
              <w:t>rdfs:Literal</w:t>
            </w:r>
            <w:proofErr w:type="gramEnd"/>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proofErr w:type="gramStart"/>
            <w:r>
              <w:t>time:hour</w:t>
            </w:r>
            <w:proofErr w:type="gramEnd"/>
          </w:p>
        </w:tc>
        <w:tc>
          <w:tcPr>
            <w:tcW w:w="3627" w:type="dxa"/>
          </w:tcPr>
          <w:p w14:paraId="74C92670" w14:textId="77777777" w:rsidR="00D22EE2" w:rsidRDefault="00D22EE2" w:rsidP="00763A5C">
            <w:pPr>
              <w:spacing w:after="120"/>
            </w:pPr>
            <w:r>
              <w:t xml:space="preserve">max 1 </w:t>
            </w:r>
            <w:proofErr w:type="gramStart"/>
            <w:r>
              <w:t>rdfs:Literal</w:t>
            </w:r>
            <w:proofErr w:type="gramEnd"/>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proofErr w:type="gramStart"/>
            <w:r>
              <w:t>time:minute</w:t>
            </w:r>
            <w:proofErr w:type="gramEnd"/>
          </w:p>
        </w:tc>
        <w:tc>
          <w:tcPr>
            <w:tcW w:w="3627" w:type="dxa"/>
          </w:tcPr>
          <w:p w14:paraId="0DB1466E" w14:textId="77777777" w:rsidR="00D22EE2" w:rsidRDefault="00D22EE2" w:rsidP="00763A5C">
            <w:pPr>
              <w:spacing w:after="120"/>
            </w:pPr>
            <w:r>
              <w:t xml:space="preserve">max 1 </w:t>
            </w:r>
            <w:proofErr w:type="gramStart"/>
            <w:r>
              <w:t>rdfs:Literal</w:t>
            </w:r>
            <w:proofErr w:type="gramEnd"/>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proofErr w:type="gramStart"/>
            <w:r>
              <w:t>time:month</w:t>
            </w:r>
            <w:proofErr w:type="gramEnd"/>
          </w:p>
        </w:tc>
        <w:tc>
          <w:tcPr>
            <w:tcW w:w="3627" w:type="dxa"/>
          </w:tcPr>
          <w:p w14:paraId="67DE9889" w14:textId="77777777" w:rsidR="00D22EE2" w:rsidRDefault="00D22EE2" w:rsidP="00763A5C">
            <w:pPr>
              <w:spacing w:after="120"/>
            </w:pPr>
            <w:r>
              <w:t xml:space="preserve">max 1 </w:t>
            </w:r>
            <w:proofErr w:type="gramStart"/>
            <w:r>
              <w:t>rdfs:Literal</w:t>
            </w:r>
            <w:proofErr w:type="gramEnd"/>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proofErr w:type="gramStart"/>
            <w:r>
              <w:t>time:second</w:t>
            </w:r>
            <w:proofErr w:type="gramEnd"/>
          </w:p>
        </w:tc>
        <w:tc>
          <w:tcPr>
            <w:tcW w:w="3627" w:type="dxa"/>
          </w:tcPr>
          <w:p w14:paraId="7F4C70D3" w14:textId="77777777" w:rsidR="00D22EE2" w:rsidRDefault="00D22EE2" w:rsidP="00763A5C">
            <w:pPr>
              <w:spacing w:after="120"/>
            </w:pPr>
            <w:r>
              <w:t xml:space="preserve">max 1 </w:t>
            </w:r>
            <w:proofErr w:type="gramStart"/>
            <w:r>
              <w:t>rdfs:Literal</w:t>
            </w:r>
            <w:proofErr w:type="gramEnd"/>
          </w:p>
        </w:tc>
      </w:tr>
    </w:tbl>
    <w:p w14:paraId="0A8B24E5" w14:textId="77777777" w:rsidR="00D22EE2" w:rsidRPr="007A3EF1" w:rsidRDefault="00D22EE2" w:rsidP="00D22EE2">
      <w:pPr>
        <w:spacing w:after="120" w:line="360" w:lineRule="auto"/>
      </w:pPr>
    </w:p>
    <w:p w14:paraId="1713154C" w14:textId="77777777" w:rsidR="00D22EE2" w:rsidRPr="007A3EF1" w:rsidRDefault="00D22EE2" w:rsidP="00882108">
      <w:pPr>
        <w:pStyle w:val="Heading4"/>
      </w:pPr>
      <w:r>
        <w:t>An Example</w:t>
      </w:r>
    </w:p>
    <w:p w14:paraId="5224CF9D" w14:textId="77777777" w:rsidR="00D22EE2" w:rsidRDefault="00D22EE2" w:rsidP="00D22EE2">
      <w:pPr>
        <w:spacing w:after="120" w:line="360" w:lineRule="auto"/>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line="360" w:lineRule="auto"/>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line="360" w:lineRule="auto"/>
      </w:pPr>
    </w:p>
    <w:p w14:paraId="6E7263B2" w14:textId="77777777" w:rsidR="00D22EE2" w:rsidRDefault="00D22EE2" w:rsidP="00D22EE2">
      <w:pPr>
        <w:keepNext/>
        <w:spacing w:after="120" w:line="360" w:lineRule="auto"/>
      </w:pPr>
      <w:r w:rsidRPr="00915BFA">
        <w:rPr>
          <w:noProof/>
        </w:rPr>
        <w:lastRenderedPageBreak/>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0150"/>
                    </a:xfrm>
                    <a:prstGeom prst="rect">
                      <a:avLst/>
                    </a:prstGeom>
                  </pic:spPr>
                </pic:pic>
              </a:graphicData>
            </a:graphic>
          </wp:inline>
        </w:drawing>
      </w:r>
    </w:p>
    <w:p w14:paraId="35679CAD" w14:textId="0835BC3F" w:rsidR="00D22EE2" w:rsidRDefault="00D22EE2" w:rsidP="00D22EE2">
      <w:pPr>
        <w:pStyle w:val="Caption"/>
        <w:spacing w:after="120"/>
        <w:rPr>
          <w:lang w:val="en-CA"/>
        </w:rPr>
      </w:pPr>
      <w:bookmarkStart w:id="70" w:name="_Ref11831393"/>
      <w:r>
        <w:t xml:space="preserve">Figure </w:t>
      </w:r>
      <w:fldSimple w:instr=" SEQ Figure \* ARABIC ">
        <w:r w:rsidR="001A6211">
          <w:rPr>
            <w:noProof/>
          </w:rPr>
          <w:t>3</w:t>
        </w:r>
      </w:fldSimple>
      <w:r>
        <w:t>: Example use of the Time Ontology</w:t>
      </w:r>
      <w:bookmarkEnd w:id="70"/>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1E8CAB88"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71" w:name="_Toc22804600"/>
      <w:r>
        <w:t>Change Ontology</w:t>
      </w:r>
      <w:bookmarkEnd w:id="71"/>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line="360" w:lineRule="auto"/>
      </w:pPr>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23F4BA8C" w:rsidR="00A62F41" w:rsidRPr="00F61EAA" w:rsidRDefault="00A62F41" w:rsidP="00A62F41">
      <w:pPr>
        <w:spacing w:after="120" w:line="360" w:lineRule="auto"/>
      </w:pPr>
      <w:r>
        <w:t xml:space="preserve">Change over time plays a role in many domains, and is by no means a new research topic. In fact, several approaches for capturing change in OWL have been proposed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10C72114" w:rsidR="00A62F41" w:rsidRDefault="00A62F41" w:rsidP="00A62F41">
      <w:pPr>
        <w:spacing w:after="120" w:line="360" w:lineRule="auto"/>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 xml:space="preserve">. We adopt a similar approach, based on the design pattern </w:t>
      </w:r>
      <w:r>
        <w:lastRenderedPageBreak/>
        <w:t xml:space="preserve">presented </w:t>
      </w:r>
      <w:r w:rsidR="000C477F">
        <w:t>in</w:t>
      </w:r>
      <w:r>
        <w:t xml:space="preserve"> </w:t>
      </w:r>
      <w:r>
        <w:fldChar w:fldCharType="begin"/>
      </w:r>
      <w:r w:rsidR="006B06D3">
        <w:instrText xml:space="preserve"> ADDIN EN.CITE &lt;EndNote&gt;&lt;Cite ExcludeYear="1"&gt;&lt;Author&gt;Katsumi&lt;/Author&gt;&lt;IDText&gt;A Logical Design Pattern for Representing Change Over Time in OWL&lt;/IDText&gt;&lt;DisplayText&gt;[9]&lt;/DisplayText&gt;&lt;record&gt;&lt;titles&gt;&lt;title&gt;A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6B06D3">
        <w:rPr>
          <w:noProof/>
        </w:rPr>
        <w:t>[9]</w:t>
      </w:r>
      <w:r>
        <w:fldChar w:fldCharType="end"/>
      </w:r>
      <w:r>
        <w:t>,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the ontology supports the capture of both the static and dynamic aspects of a particular entity. </w:t>
      </w:r>
    </w:p>
    <w:p w14:paraId="256728C8" w14:textId="171B3690" w:rsidR="00C65CEA" w:rsidRDefault="00A62F41" w:rsidP="001D2538">
      <w:pPr>
        <w:spacing w:after="120" w:line="360" w:lineRule="auto"/>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we </w:t>
      </w:r>
      <w:r w:rsidR="00486923">
        <w:t>treat</w:t>
      </w:r>
      <w:r>
        <w:t xml:space="preserve"> TimeVaryingConcepts as perdurants (things that occur over time, i.e. processes). 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line="360" w:lineRule="auto"/>
      </w:pPr>
      <w:r>
        <w:t xml:space="preserve">Change over time plays a role in many domains, and is by no means a new research topic. In fact, several approaches for capturing change in OWL have been proposed </w:t>
      </w:r>
      <w:r>
        <w:rPr>
          <w:noProof/>
        </w:rPr>
        <w:t>[10</w:t>
      </w:r>
      <w:proofErr w:type="gramStart"/>
      <w:r>
        <w:rPr>
          <w:noProof/>
        </w:rPr>
        <w:t>]</w:t>
      </w:r>
      <w:r>
        <w:t>,</w:t>
      </w:r>
      <w:r>
        <w:rPr>
          <w:noProof/>
        </w:rPr>
        <w:t>[</w:t>
      </w:r>
      <w:proofErr w:type="gramEnd"/>
      <w:r>
        <w:rPr>
          <w:noProof/>
        </w:rPr>
        <w:t>11]</w:t>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763A5C">
        <w:tc>
          <w:tcPr>
            <w:tcW w:w="2378" w:type="dxa"/>
            <w:shd w:val="clear" w:color="auto" w:fill="00FFFF"/>
          </w:tcPr>
          <w:p w14:paraId="53383F5E" w14:textId="77777777" w:rsidR="00C65CEA" w:rsidRDefault="00C65CEA" w:rsidP="00763A5C">
            <w:pPr>
              <w:spacing w:after="120"/>
            </w:pPr>
            <w:r>
              <w:t>Object</w:t>
            </w:r>
          </w:p>
        </w:tc>
        <w:tc>
          <w:tcPr>
            <w:tcW w:w="2474" w:type="dxa"/>
            <w:shd w:val="clear" w:color="auto" w:fill="00FFFF"/>
          </w:tcPr>
          <w:p w14:paraId="2FE3CA09" w14:textId="77777777" w:rsidR="00C65CEA" w:rsidRDefault="00C65CEA" w:rsidP="00763A5C">
            <w:pPr>
              <w:spacing w:after="120"/>
            </w:pPr>
            <w:r>
              <w:t>Property</w:t>
            </w:r>
          </w:p>
        </w:tc>
        <w:tc>
          <w:tcPr>
            <w:tcW w:w="4498" w:type="dxa"/>
            <w:shd w:val="clear" w:color="auto" w:fill="00FFFF"/>
          </w:tcPr>
          <w:p w14:paraId="50CA8500" w14:textId="77777777" w:rsidR="00C65CEA" w:rsidRDefault="00C65CEA" w:rsidP="00763A5C">
            <w:pPr>
              <w:spacing w:after="120"/>
            </w:pPr>
            <w:r>
              <w:t>Value</w:t>
            </w:r>
          </w:p>
        </w:tc>
      </w:tr>
      <w:tr w:rsidR="00C65CEA" w14:paraId="11E0F6C6" w14:textId="77777777" w:rsidTr="00763A5C">
        <w:tc>
          <w:tcPr>
            <w:tcW w:w="2378" w:type="dxa"/>
            <w:vMerge w:val="restart"/>
          </w:tcPr>
          <w:p w14:paraId="03BA5D5F" w14:textId="77777777" w:rsidR="00C65CEA" w:rsidRDefault="00C65CEA" w:rsidP="00763A5C">
            <w:pPr>
              <w:spacing w:after="120"/>
            </w:pPr>
            <w:r>
              <w:t>TimeVaryingConcept</w:t>
            </w:r>
          </w:p>
          <w:p w14:paraId="1F9CA98E" w14:textId="77777777" w:rsidR="00C65CEA" w:rsidRDefault="00C65CEA" w:rsidP="00763A5C">
            <w:pPr>
              <w:spacing w:after="120"/>
            </w:pPr>
          </w:p>
        </w:tc>
        <w:tc>
          <w:tcPr>
            <w:tcW w:w="2474" w:type="dxa"/>
          </w:tcPr>
          <w:p w14:paraId="58216E39" w14:textId="77777777" w:rsidR="00C65CEA" w:rsidRDefault="00C65CEA" w:rsidP="00763A5C">
            <w:pPr>
              <w:spacing w:after="120"/>
            </w:pPr>
            <w:r>
              <w:t>disjointWith</w:t>
            </w:r>
          </w:p>
        </w:tc>
        <w:tc>
          <w:tcPr>
            <w:tcW w:w="4498" w:type="dxa"/>
          </w:tcPr>
          <w:p w14:paraId="158E5F0B" w14:textId="77777777" w:rsidR="00C65CEA" w:rsidRDefault="00C65CEA" w:rsidP="00763A5C">
            <w:pPr>
              <w:spacing w:after="120"/>
            </w:pPr>
            <w:r>
              <w:t>time: TemporalEntity and Manifestation</w:t>
            </w:r>
          </w:p>
        </w:tc>
      </w:tr>
      <w:tr w:rsidR="00C65CEA" w14:paraId="6BC44713" w14:textId="77777777" w:rsidTr="00763A5C">
        <w:tc>
          <w:tcPr>
            <w:tcW w:w="2378" w:type="dxa"/>
            <w:vMerge/>
          </w:tcPr>
          <w:p w14:paraId="7E67D23B" w14:textId="77777777" w:rsidR="00C65CEA" w:rsidRDefault="00C65CEA" w:rsidP="00763A5C">
            <w:pPr>
              <w:spacing w:after="120"/>
            </w:pPr>
          </w:p>
        </w:tc>
        <w:tc>
          <w:tcPr>
            <w:tcW w:w="2474" w:type="dxa"/>
          </w:tcPr>
          <w:p w14:paraId="6FF92C7F" w14:textId="77777777" w:rsidR="00C65CEA" w:rsidRDefault="00C65CEA" w:rsidP="00763A5C">
            <w:pPr>
              <w:spacing w:after="120"/>
            </w:pPr>
            <w:r>
              <w:t>existsAt</w:t>
            </w:r>
          </w:p>
        </w:tc>
        <w:tc>
          <w:tcPr>
            <w:tcW w:w="4498" w:type="dxa"/>
          </w:tcPr>
          <w:p w14:paraId="452D0922" w14:textId="77777777" w:rsidR="00C65CEA" w:rsidRDefault="00C65CEA" w:rsidP="00763A5C">
            <w:pPr>
              <w:spacing w:after="120"/>
            </w:pPr>
            <w:r>
              <w:t xml:space="preserve">exactly </w:t>
            </w:r>
            <w:proofErr w:type="gramStart"/>
            <w:r>
              <w:t>1  time</w:t>
            </w:r>
            <w:proofErr w:type="gramEnd"/>
            <w:r>
              <w:t>:Interval</w:t>
            </w:r>
          </w:p>
        </w:tc>
      </w:tr>
      <w:tr w:rsidR="00C65CEA" w14:paraId="7E1942B5" w14:textId="77777777" w:rsidTr="00763A5C">
        <w:tc>
          <w:tcPr>
            <w:tcW w:w="2378" w:type="dxa"/>
            <w:vMerge/>
          </w:tcPr>
          <w:p w14:paraId="63E7890E" w14:textId="77777777" w:rsidR="00C65CEA" w:rsidRDefault="00C65CEA" w:rsidP="00763A5C">
            <w:pPr>
              <w:spacing w:after="120"/>
            </w:pPr>
          </w:p>
        </w:tc>
        <w:tc>
          <w:tcPr>
            <w:tcW w:w="2474" w:type="dxa"/>
          </w:tcPr>
          <w:p w14:paraId="4481C051" w14:textId="77777777" w:rsidR="00C65CEA" w:rsidRDefault="00C65CEA" w:rsidP="00763A5C">
            <w:pPr>
              <w:spacing w:after="120"/>
            </w:pPr>
            <w:r>
              <w:t>hasManifestation</w:t>
            </w:r>
          </w:p>
        </w:tc>
        <w:tc>
          <w:tcPr>
            <w:tcW w:w="4498" w:type="dxa"/>
          </w:tcPr>
          <w:p w14:paraId="40BBC249" w14:textId="77777777" w:rsidR="00C65CEA" w:rsidRDefault="00C65CEA" w:rsidP="00763A5C">
            <w:pPr>
              <w:spacing w:after="120"/>
            </w:pPr>
            <w:r>
              <w:t>only Manifestation</w:t>
            </w:r>
          </w:p>
        </w:tc>
      </w:tr>
      <w:tr w:rsidR="00C65CEA" w14:paraId="05239FB1" w14:textId="77777777" w:rsidTr="00763A5C">
        <w:tc>
          <w:tcPr>
            <w:tcW w:w="2378" w:type="dxa"/>
            <w:vMerge/>
          </w:tcPr>
          <w:p w14:paraId="2A2111F1" w14:textId="77777777" w:rsidR="00C65CEA" w:rsidRDefault="00C65CEA" w:rsidP="00763A5C">
            <w:pPr>
              <w:spacing w:after="120"/>
            </w:pPr>
          </w:p>
        </w:tc>
        <w:tc>
          <w:tcPr>
            <w:tcW w:w="2474" w:type="dxa"/>
          </w:tcPr>
          <w:p w14:paraId="51BA0B83" w14:textId="77777777" w:rsidR="00C65CEA" w:rsidRDefault="00C65CEA" w:rsidP="00763A5C">
            <w:pPr>
              <w:spacing w:after="120"/>
            </w:pPr>
            <w:r>
              <w:t>equivalentClass</w:t>
            </w:r>
          </w:p>
        </w:tc>
        <w:tc>
          <w:tcPr>
            <w:tcW w:w="4498" w:type="dxa"/>
          </w:tcPr>
          <w:p w14:paraId="69588CEF" w14:textId="77777777" w:rsidR="00C65CEA" w:rsidRDefault="00C65CEA" w:rsidP="00763A5C">
            <w:pPr>
              <w:spacing w:after="120"/>
            </w:pPr>
            <w:r>
              <w:t xml:space="preserve">hasManifestation some Manifestation </w:t>
            </w:r>
            <w:proofErr w:type="gramStart"/>
            <w:r>
              <w:t>and  hasManifestation</w:t>
            </w:r>
            <w:proofErr w:type="gramEnd"/>
            <w:r>
              <w:t xml:space="preserve"> only Manifestation</w:t>
            </w:r>
          </w:p>
        </w:tc>
      </w:tr>
      <w:tr w:rsidR="00C65CEA" w14:paraId="5D9CA2BB" w14:textId="77777777" w:rsidTr="00763A5C">
        <w:tc>
          <w:tcPr>
            <w:tcW w:w="2378" w:type="dxa"/>
            <w:vMerge w:val="restart"/>
          </w:tcPr>
          <w:p w14:paraId="42B20E3C" w14:textId="77777777" w:rsidR="00C65CEA" w:rsidRDefault="00C65CEA" w:rsidP="00763A5C">
            <w:pPr>
              <w:spacing w:after="120"/>
            </w:pPr>
            <w:r>
              <w:lastRenderedPageBreak/>
              <w:t>Manifestation</w:t>
            </w:r>
          </w:p>
        </w:tc>
        <w:tc>
          <w:tcPr>
            <w:tcW w:w="2474" w:type="dxa"/>
          </w:tcPr>
          <w:p w14:paraId="43D8F1D5" w14:textId="77777777" w:rsidR="00C65CEA" w:rsidRDefault="00C65CEA" w:rsidP="00763A5C">
            <w:pPr>
              <w:spacing w:after="120"/>
            </w:pPr>
            <w:r>
              <w:t>disjointWith</w:t>
            </w:r>
          </w:p>
        </w:tc>
        <w:tc>
          <w:tcPr>
            <w:tcW w:w="4498" w:type="dxa"/>
          </w:tcPr>
          <w:p w14:paraId="74C250A4" w14:textId="77777777" w:rsidR="00C65CEA" w:rsidRDefault="00C65CEA" w:rsidP="00763A5C">
            <w:pPr>
              <w:spacing w:after="120"/>
            </w:pPr>
            <w:r>
              <w:t xml:space="preserve">TimeVaryingConcept </w:t>
            </w:r>
            <w:proofErr w:type="gramStart"/>
            <w:r>
              <w:t>and  time</w:t>
            </w:r>
            <w:proofErr w:type="gramEnd"/>
            <w:r>
              <w:t>: TemporalEntity</w:t>
            </w:r>
          </w:p>
        </w:tc>
      </w:tr>
      <w:tr w:rsidR="00C65CEA" w14:paraId="569C0604" w14:textId="77777777" w:rsidTr="00763A5C">
        <w:tc>
          <w:tcPr>
            <w:tcW w:w="2378" w:type="dxa"/>
            <w:vMerge/>
          </w:tcPr>
          <w:p w14:paraId="5D1BC336" w14:textId="77777777" w:rsidR="00C65CEA" w:rsidRDefault="00C65CEA" w:rsidP="00763A5C">
            <w:pPr>
              <w:spacing w:after="120"/>
            </w:pPr>
          </w:p>
        </w:tc>
        <w:tc>
          <w:tcPr>
            <w:tcW w:w="2474" w:type="dxa"/>
          </w:tcPr>
          <w:p w14:paraId="0D1CE24F" w14:textId="77777777" w:rsidR="00C65CEA" w:rsidRDefault="00C65CEA" w:rsidP="00763A5C">
            <w:pPr>
              <w:spacing w:after="120"/>
            </w:pPr>
            <w:r>
              <w:t>equivalentClass</w:t>
            </w:r>
          </w:p>
        </w:tc>
        <w:tc>
          <w:tcPr>
            <w:tcW w:w="4498" w:type="dxa"/>
          </w:tcPr>
          <w:p w14:paraId="2822B58F" w14:textId="77777777" w:rsidR="00C65CEA" w:rsidRDefault="00C65CEA" w:rsidP="00763A5C">
            <w:pPr>
              <w:spacing w:after="120"/>
            </w:pPr>
            <w:r>
              <w:t xml:space="preserve">manifestationOf </w:t>
            </w:r>
            <w:proofErr w:type="gramStart"/>
            <w:r>
              <w:t>some  TimeVaryingConcept</w:t>
            </w:r>
            <w:proofErr w:type="gramEnd"/>
            <w:r>
              <w:t xml:space="preserve"> and  manifestationOf only  TimeVaryingConcept</w:t>
            </w:r>
          </w:p>
        </w:tc>
      </w:tr>
      <w:tr w:rsidR="00C65CEA" w14:paraId="1641A0F6" w14:textId="77777777" w:rsidTr="00763A5C">
        <w:tc>
          <w:tcPr>
            <w:tcW w:w="2378" w:type="dxa"/>
            <w:vMerge/>
          </w:tcPr>
          <w:p w14:paraId="3A9FA3D7" w14:textId="77777777" w:rsidR="00C65CEA" w:rsidRDefault="00C65CEA" w:rsidP="00763A5C">
            <w:pPr>
              <w:spacing w:after="120"/>
            </w:pPr>
          </w:p>
        </w:tc>
        <w:tc>
          <w:tcPr>
            <w:tcW w:w="2474" w:type="dxa"/>
          </w:tcPr>
          <w:p w14:paraId="195D4786" w14:textId="77777777" w:rsidR="00C65CEA" w:rsidRDefault="00C65CEA" w:rsidP="00763A5C">
            <w:pPr>
              <w:spacing w:after="120"/>
            </w:pPr>
            <w:r>
              <w:t>manifestationOf</w:t>
            </w:r>
          </w:p>
        </w:tc>
        <w:tc>
          <w:tcPr>
            <w:tcW w:w="4498" w:type="dxa"/>
          </w:tcPr>
          <w:p w14:paraId="2A8DA00B" w14:textId="77777777" w:rsidR="00C65CEA" w:rsidRDefault="00C65CEA" w:rsidP="00763A5C">
            <w:pPr>
              <w:spacing w:after="120"/>
            </w:pPr>
            <w:r>
              <w:t>only TimeVaryingConcept</w:t>
            </w:r>
          </w:p>
        </w:tc>
      </w:tr>
      <w:tr w:rsidR="00C65CEA" w14:paraId="0C6384F2" w14:textId="77777777" w:rsidTr="00763A5C">
        <w:tc>
          <w:tcPr>
            <w:tcW w:w="2378" w:type="dxa"/>
            <w:vMerge/>
          </w:tcPr>
          <w:p w14:paraId="6EC8C479" w14:textId="77777777" w:rsidR="00C65CEA" w:rsidRDefault="00C65CEA" w:rsidP="00763A5C">
            <w:pPr>
              <w:spacing w:after="120"/>
            </w:pPr>
          </w:p>
        </w:tc>
        <w:tc>
          <w:tcPr>
            <w:tcW w:w="2474" w:type="dxa"/>
          </w:tcPr>
          <w:p w14:paraId="27263E42" w14:textId="77777777" w:rsidR="00C65CEA" w:rsidRDefault="00C65CEA" w:rsidP="00763A5C">
            <w:pPr>
              <w:spacing w:after="120"/>
            </w:pPr>
            <w:r>
              <w:t>existsAt</w:t>
            </w:r>
          </w:p>
        </w:tc>
        <w:tc>
          <w:tcPr>
            <w:tcW w:w="4498" w:type="dxa"/>
          </w:tcPr>
          <w:p w14:paraId="012F3DD3" w14:textId="77777777" w:rsidR="00C65CEA" w:rsidRDefault="00C65CEA" w:rsidP="00763A5C">
            <w:pPr>
              <w:spacing w:after="120"/>
            </w:pPr>
            <w:r>
              <w:t xml:space="preserve">exactly </w:t>
            </w:r>
            <w:proofErr w:type="gramStart"/>
            <w:r>
              <w:t>1  time</w:t>
            </w:r>
            <w:proofErr w:type="gramEnd"/>
            <w:r>
              <w:t>:TemporalEntity</w:t>
            </w:r>
          </w:p>
        </w:tc>
      </w:tr>
    </w:tbl>
    <w:p w14:paraId="60F001B8" w14:textId="77777777" w:rsidR="00C65CEA" w:rsidRDefault="00C65CEA" w:rsidP="001D2538">
      <w:pPr>
        <w:spacing w:after="120" w:line="360" w:lineRule="auto"/>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763A5C">
        <w:tc>
          <w:tcPr>
            <w:tcW w:w="2117" w:type="dxa"/>
            <w:shd w:val="clear" w:color="auto" w:fill="00FFFF"/>
          </w:tcPr>
          <w:p w14:paraId="0649B1EC" w14:textId="77777777" w:rsidR="00C65CEA" w:rsidRDefault="00C65CEA" w:rsidP="00763A5C">
            <w:pPr>
              <w:tabs>
                <w:tab w:val="left" w:pos="1027"/>
              </w:tabs>
              <w:spacing w:after="120"/>
            </w:pPr>
            <w:r>
              <w:t>Property</w:t>
            </w:r>
            <w:r>
              <w:tab/>
            </w:r>
          </w:p>
        </w:tc>
        <w:tc>
          <w:tcPr>
            <w:tcW w:w="2506" w:type="dxa"/>
            <w:shd w:val="clear" w:color="auto" w:fill="00FFFF"/>
          </w:tcPr>
          <w:p w14:paraId="543B5F68" w14:textId="77777777" w:rsidR="00C65CEA" w:rsidRDefault="00C65CEA" w:rsidP="00763A5C">
            <w:pPr>
              <w:spacing w:after="120"/>
            </w:pPr>
            <w:r>
              <w:t>Characteristic</w:t>
            </w:r>
          </w:p>
        </w:tc>
        <w:tc>
          <w:tcPr>
            <w:tcW w:w="4727" w:type="dxa"/>
            <w:shd w:val="clear" w:color="auto" w:fill="00FFFF"/>
          </w:tcPr>
          <w:p w14:paraId="04C80D39" w14:textId="77777777" w:rsidR="00C65CEA" w:rsidRDefault="00C65CEA" w:rsidP="00763A5C">
            <w:pPr>
              <w:spacing w:after="120"/>
            </w:pPr>
            <w:r>
              <w:t>Value (if applicable)</w:t>
            </w:r>
          </w:p>
        </w:tc>
      </w:tr>
      <w:tr w:rsidR="00C65CEA" w14:paraId="4D851DFD" w14:textId="77777777" w:rsidTr="00763A5C">
        <w:tc>
          <w:tcPr>
            <w:tcW w:w="2117" w:type="dxa"/>
            <w:vMerge w:val="restart"/>
          </w:tcPr>
          <w:p w14:paraId="403745E6" w14:textId="77777777" w:rsidR="00C65CEA" w:rsidRDefault="00C65CEA" w:rsidP="00763A5C">
            <w:pPr>
              <w:spacing w:after="120"/>
            </w:pPr>
            <w:r>
              <w:t>hasManifestation</w:t>
            </w:r>
          </w:p>
        </w:tc>
        <w:tc>
          <w:tcPr>
            <w:tcW w:w="2506" w:type="dxa"/>
          </w:tcPr>
          <w:p w14:paraId="238168B1" w14:textId="77777777" w:rsidR="00C65CEA" w:rsidRDefault="00C65CEA" w:rsidP="00763A5C">
            <w:pPr>
              <w:spacing w:after="120"/>
            </w:pPr>
            <w:r>
              <w:t>inverseOf</w:t>
            </w:r>
          </w:p>
        </w:tc>
        <w:tc>
          <w:tcPr>
            <w:tcW w:w="4727" w:type="dxa"/>
          </w:tcPr>
          <w:p w14:paraId="369A0380" w14:textId="77777777" w:rsidR="00C65CEA" w:rsidRDefault="00C65CEA" w:rsidP="00763A5C">
            <w:pPr>
              <w:spacing w:after="120"/>
            </w:pPr>
            <w:r>
              <w:t>manifestationOf</w:t>
            </w:r>
          </w:p>
        </w:tc>
      </w:tr>
      <w:tr w:rsidR="00C65CEA" w14:paraId="40AFC115" w14:textId="77777777" w:rsidTr="00763A5C">
        <w:tc>
          <w:tcPr>
            <w:tcW w:w="2117" w:type="dxa"/>
            <w:vMerge/>
          </w:tcPr>
          <w:p w14:paraId="06DC609C" w14:textId="77777777" w:rsidR="00C65CEA" w:rsidRDefault="00C65CEA" w:rsidP="00763A5C">
            <w:pPr>
              <w:spacing w:after="120"/>
            </w:pPr>
          </w:p>
        </w:tc>
        <w:tc>
          <w:tcPr>
            <w:tcW w:w="2506" w:type="dxa"/>
          </w:tcPr>
          <w:p w14:paraId="4F72F126" w14:textId="77777777" w:rsidR="00C65CEA" w:rsidRDefault="00C65CEA" w:rsidP="00763A5C">
            <w:pPr>
              <w:spacing w:after="120"/>
            </w:pPr>
            <w:r>
              <w:t>Inverse Functional</w:t>
            </w:r>
          </w:p>
        </w:tc>
        <w:tc>
          <w:tcPr>
            <w:tcW w:w="4727" w:type="dxa"/>
          </w:tcPr>
          <w:p w14:paraId="079A2CA7" w14:textId="77777777" w:rsidR="00C65CEA" w:rsidRDefault="00C65CEA" w:rsidP="00763A5C">
            <w:pPr>
              <w:spacing w:after="120"/>
            </w:pPr>
            <w:r>
              <w:t>-</w:t>
            </w:r>
          </w:p>
        </w:tc>
      </w:tr>
      <w:tr w:rsidR="00C65CEA" w14:paraId="38EBB9C7" w14:textId="77777777" w:rsidTr="00763A5C">
        <w:tc>
          <w:tcPr>
            <w:tcW w:w="2117" w:type="dxa"/>
          </w:tcPr>
          <w:p w14:paraId="318F283C" w14:textId="77777777" w:rsidR="00C65CEA" w:rsidRDefault="00C65CEA" w:rsidP="00763A5C">
            <w:pPr>
              <w:spacing w:after="120"/>
            </w:pPr>
            <w:r>
              <w:t>manifestationOf</w:t>
            </w:r>
          </w:p>
        </w:tc>
        <w:tc>
          <w:tcPr>
            <w:tcW w:w="2506" w:type="dxa"/>
          </w:tcPr>
          <w:p w14:paraId="5C0744F6" w14:textId="77777777" w:rsidR="00C65CEA" w:rsidRDefault="00C65CEA" w:rsidP="00763A5C">
            <w:pPr>
              <w:spacing w:after="120"/>
            </w:pPr>
            <w:r>
              <w:t>Functional</w:t>
            </w:r>
          </w:p>
        </w:tc>
        <w:tc>
          <w:tcPr>
            <w:tcW w:w="4727" w:type="dxa"/>
          </w:tcPr>
          <w:p w14:paraId="1DED6FEE" w14:textId="77777777" w:rsidR="00C65CEA" w:rsidRDefault="00C65CEA" w:rsidP="00763A5C">
            <w:pPr>
              <w:spacing w:after="120"/>
            </w:pPr>
            <w:r>
              <w:t>-</w:t>
            </w:r>
          </w:p>
        </w:tc>
      </w:tr>
      <w:tr w:rsidR="00C65CEA" w14:paraId="1113982E" w14:textId="77777777" w:rsidTr="00763A5C">
        <w:tc>
          <w:tcPr>
            <w:tcW w:w="2117" w:type="dxa"/>
          </w:tcPr>
          <w:p w14:paraId="4642E999" w14:textId="77777777" w:rsidR="00C65CEA" w:rsidRDefault="00C65CEA" w:rsidP="00763A5C">
            <w:pPr>
              <w:spacing w:after="120"/>
            </w:pPr>
            <w:r>
              <w:t>existsAt</w:t>
            </w:r>
          </w:p>
        </w:tc>
        <w:tc>
          <w:tcPr>
            <w:tcW w:w="2506" w:type="dxa"/>
          </w:tcPr>
          <w:p w14:paraId="1008786A" w14:textId="77777777" w:rsidR="00C65CEA" w:rsidRDefault="00C65CEA" w:rsidP="00763A5C">
            <w:pPr>
              <w:spacing w:after="120"/>
            </w:pPr>
            <w:r>
              <w:t>Ranges</w:t>
            </w:r>
          </w:p>
        </w:tc>
        <w:tc>
          <w:tcPr>
            <w:tcW w:w="4727" w:type="dxa"/>
          </w:tcPr>
          <w:p w14:paraId="30002837" w14:textId="77777777" w:rsidR="00C65CEA" w:rsidRDefault="00C65CEA" w:rsidP="00763A5C">
            <w:pPr>
              <w:spacing w:after="120"/>
            </w:pPr>
            <w:proofErr w:type="gramStart"/>
            <w:r>
              <w:t>time:TemporalEntity</w:t>
            </w:r>
            <w:proofErr w:type="gramEnd"/>
          </w:p>
        </w:tc>
      </w:tr>
    </w:tbl>
    <w:p w14:paraId="37C1DA27" w14:textId="77777777" w:rsidR="00C65CEA" w:rsidRDefault="00C65CEA" w:rsidP="001D2538">
      <w:pPr>
        <w:spacing w:after="120" w:line="360" w:lineRule="auto"/>
      </w:pPr>
    </w:p>
    <w:p w14:paraId="6ABF2A0D" w14:textId="130EDFDC" w:rsidR="001D2538" w:rsidRDefault="00A62F41" w:rsidP="001D2538">
      <w:pPr>
        <w:pStyle w:val="Caption"/>
        <w:keepNext/>
        <w:spacing w:after="120"/>
      </w:pPr>
      <w:r>
        <w:fldChar w:fldCharType="end"/>
      </w:r>
      <w:bookmarkStart w:id="72" w:name="_Ref11834761"/>
      <w:bookmarkStart w:id="73"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proofErr w:type="gramStart"/>
            <w:r>
              <w:t>time:TemporalEntity</w:t>
            </w:r>
            <w:proofErr w:type="gramEnd"/>
          </w:p>
        </w:tc>
      </w:tr>
    </w:tbl>
    <w:p w14:paraId="4E1A86EE" w14:textId="77777777" w:rsidR="001D2538" w:rsidRDefault="001D2538" w:rsidP="001D2538">
      <w:pPr>
        <w:spacing w:after="120" w:line="360" w:lineRule="auto"/>
      </w:pPr>
    </w:p>
    <w:bookmarkEnd w:id="72"/>
    <w:bookmarkEnd w:id="73"/>
    <w:p w14:paraId="10ED4255" w14:textId="041F6334" w:rsidR="00A62F41" w:rsidRPr="009878B0" w:rsidRDefault="00A62F41" w:rsidP="00C65CEA">
      <w:pPr>
        <w:pStyle w:val="Heading4"/>
      </w:pPr>
      <w:r>
        <w:t>An Example</w:t>
      </w:r>
    </w:p>
    <w:p w14:paraId="79166901" w14:textId="292E139E" w:rsidR="00A62F41" w:rsidRDefault="00A62F41" w:rsidP="00A62F41">
      <w:pPr>
        <w:spacing w:after="120" w:line="360" w:lineRule="auto"/>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74"/>
      <w:r>
        <w:t>PD</w:t>
      </w:r>
      <w:commentRangeEnd w:id="74"/>
      <w:r w:rsidR="00FF06FB">
        <w:rPr>
          <w:rStyle w:val="CommentReference"/>
          <w:rFonts w:asciiTheme="minorHAnsi" w:eastAsiaTheme="minorEastAsia" w:hAnsiTheme="minorHAnsi"/>
          <w:lang w:val="en-US" w:bidi="en-US"/>
        </w:rPr>
        <w:commentReference w:id="74"/>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w:t>
      </w:r>
      <w:r>
        <w:lastRenderedPageBreak/>
        <w:t xml:space="preserve">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line="360" w:lineRule="auto"/>
      </w:pPr>
      <w:r w:rsidRPr="003E77FC">
        <w:rPr>
          <w:noProof/>
        </w:rPr>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5C283D2D" w:rsidR="00A62F41" w:rsidRDefault="00A62F41" w:rsidP="00A62F41">
      <w:pPr>
        <w:pStyle w:val="Caption"/>
        <w:spacing w:after="120"/>
      </w:pPr>
      <w:bookmarkStart w:id="75" w:name="_Ref11834852"/>
      <w:bookmarkStart w:id="76" w:name="_Ref11834838"/>
      <w:r>
        <w:t xml:space="preserve">Figure </w:t>
      </w:r>
      <w:fldSimple w:instr=" SEQ Figure \* ARABIC ">
        <w:r w:rsidR="001A6211">
          <w:rPr>
            <w:noProof/>
          </w:rPr>
          <w:t>4</w:t>
        </w:r>
      </w:fldSimple>
      <w:bookmarkEnd w:id="75"/>
      <w:r>
        <w:t>: Example use of the Change Ontology</w:t>
      </w:r>
      <w:bookmarkEnd w:id="76"/>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77" w:name="_Toc22804601"/>
      <w:r>
        <w:t>Activity Ontology</w:t>
      </w:r>
      <w:bookmarkEnd w:id="77"/>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line="360" w:lineRule="auto"/>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w:t>
      </w:r>
      <w:r>
        <w:lastRenderedPageBreak/>
        <w:t xml:space="preserve">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t>The Ontology</w:t>
      </w:r>
    </w:p>
    <w:p w14:paraId="7DB823ED" w14:textId="3989297E" w:rsidR="00882108" w:rsidRPr="00CD7C65" w:rsidRDefault="00882108" w:rsidP="00882108">
      <w:pPr>
        <w:spacing w:after="120" w:line="360" w:lineRule="auto"/>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6B06D3">
        <w:rPr>
          <w:rFonts w:cstheme="minorHAnsi"/>
        </w:rPr>
        <w:instrText xml:space="preserve"> ADDIN EN.CITE &lt;EndNote&gt;&lt;Cite&gt;&lt;Author&gt;Katsumi&lt;/Author&gt;&lt;Year&gt;2017&lt;/Year&gt;&lt;IDText&gt;Defining Activity Specifications in OWL&lt;/IDText&gt;&lt;DisplayText&gt;[10]&lt;/DisplayText&gt;&lt;record&gt;&lt;titles&gt;&lt;title&gt;Defining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6B06D3">
        <w:rPr>
          <w:rFonts w:cstheme="minorHAnsi"/>
          <w:noProof/>
        </w:rPr>
        <w:t>[10]</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6B06D3">
        <w:rPr>
          <w:rFonts w:cstheme="minorHAnsi"/>
        </w:rPr>
        <w:instrText xml:space="preserve"> ADDIN EN.CITE &lt;EndNote&gt;&lt;Cite&gt;&lt;Author&gt;Kowalski&lt;/Author&gt;&lt;Year&gt;1986&lt;/Year&gt;&lt;IDText&gt;A logic-based calculus of events. NewGeneration Computing 4&lt;/IDText&gt;&lt;DisplayText&gt;[11]&lt;/DisplayText&gt;&lt;record&gt;&lt;titles&gt;&lt;title&gt;A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6B06D3">
        <w:rPr>
          <w:rFonts w:cstheme="minorHAnsi"/>
          <w:noProof/>
        </w:rPr>
        <w:t>[11]</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6B06D3">
        <w:instrText xml:space="preserve"> ADDIN EN.CITE &lt;EndNote&gt;&lt;Cite&gt;&lt;Author&gt;Fox&lt;/Author&gt;&lt;Year&gt;1983&lt;/Year&gt;&lt;IDText&gt;Constraint-Directed Search: A Case Study of Job-Shop Scheduling&lt;/IDText&gt;&lt;DisplayText&gt;[12, 13]&lt;/DisplayText&gt;&lt;record&gt;&lt;titles&gt;&lt;title&gt;Constraint-Directed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6B06D3">
        <w:rPr>
          <w:noProof/>
        </w:rPr>
        <w:t>[12, 13]</w:t>
      </w:r>
      <w:r>
        <w:fldChar w:fldCharType="end"/>
      </w:r>
      <w:r w:rsidRPr="00CD7C65">
        <w:t>.</w:t>
      </w:r>
    </w:p>
    <w:p w14:paraId="1C47323C" w14:textId="50FB8516" w:rsidR="00882108" w:rsidRDefault="00882108" w:rsidP="00882108">
      <w:pPr>
        <w:spacing w:after="120" w:line="360" w:lineRule="auto"/>
      </w:pPr>
      <w:r w:rsidRPr="00CD7C65">
        <w:t xml:space="preserve">A precursor to the TOVE </w:t>
      </w:r>
      <w:r>
        <w:fldChar w:fldCharType="begin"/>
      </w:r>
      <w:r w:rsidR="006B06D3">
        <w:instrText xml:space="preserve"> ADDIN EN.CITE &lt;EndNote&gt;&lt;Cite&gt;&lt;Author&gt;Fox&lt;/Author&gt;&lt;Year&gt;1998&lt;/Year&gt;&lt;IDText&gt;Enterprise modeling&lt;/IDText&gt;&lt;DisplayText&gt;[14]&lt;/DisplayText&gt;&lt;record&gt;&lt;isbn&gt;2371-9621&lt;/isbn&gt;&lt;titles&gt;&lt;title&gt;Enterprise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6B06D3">
        <w:rPr>
          <w:noProof/>
        </w:rPr>
        <w:t>[14]</w:t>
      </w:r>
      <w:r>
        <w:fldChar w:fldCharType="end"/>
      </w:r>
      <w:r w:rsidRPr="00CD7C65">
        <w:t xml:space="preserve"> and PSL </w:t>
      </w:r>
      <w:r>
        <w:fldChar w:fldCharType="begin"/>
      </w:r>
      <w:r w:rsidR="006B06D3">
        <w:instrText xml:space="preserve"> ADDIN EN.CITE &lt;EndNote&gt;&lt;Cite&gt;&lt;Author&gt;Grüninger&lt;/Author&gt;&lt;Year&gt;2009&lt;/Year&gt;&lt;IDText&gt;Using the PSL ontology&lt;/IDText&gt;&lt;DisplayText&gt;[15]&lt;/DisplayText&gt;&lt;record&gt;&lt;titles&gt;&lt;title&gt;Using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6B06D3">
        <w:rPr>
          <w:noProof/>
        </w:rPr>
        <w:t>[15]</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line="360" w:lineRule="auto"/>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7D082A2A" w:rsidR="00882108" w:rsidRPr="00CD7C65" w:rsidRDefault="00882108" w:rsidP="00882108">
      <w:pPr>
        <w:pStyle w:val="Caption"/>
        <w:spacing w:after="120"/>
        <w:jc w:val="center"/>
        <w:rPr>
          <w:lang w:val="en-CA"/>
        </w:rPr>
      </w:pPr>
      <w:bookmarkStart w:id="78" w:name="_Ref2239297"/>
      <w:r>
        <w:t xml:space="preserve">Figure </w:t>
      </w:r>
      <w:r>
        <w:rPr>
          <w:noProof/>
        </w:rPr>
        <w:fldChar w:fldCharType="begin"/>
      </w:r>
      <w:r>
        <w:rPr>
          <w:noProof/>
        </w:rPr>
        <w:instrText xml:space="preserve"> SEQ Figure \* ARABIC </w:instrText>
      </w:r>
      <w:r>
        <w:rPr>
          <w:noProof/>
        </w:rPr>
        <w:fldChar w:fldCharType="separate"/>
      </w:r>
      <w:r w:rsidR="001A6211">
        <w:rPr>
          <w:noProof/>
        </w:rPr>
        <w:t>5</w:t>
      </w:r>
      <w:r>
        <w:rPr>
          <w:noProof/>
        </w:rPr>
        <w:fldChar w:fldCharType="end"/>
      </w:r>
      <w:bookmarkEnd w:id="78"/>
      <w:r>
        <w:t>: A generic activity cluster</w:t>
      </w:r>
    </w:p>
    <w:p w14:paraId="53D77780" w14:textId="77777777" w:rsidR="00882108" w:rsidRDefault="00882108" w:rsidP="00882108">
      <w:pPr>
        <w:spacing w:after="120" w:line="360" w:lineRule="auto"/>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xml:space="preserve">.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w:t>
      </w:r>
      <w:r>
        <w:lastRenderedPageBreak/>
        <w:t>two separate ontologies allows users of this representation the discretion to only include what 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line="360" w:lineRule="auto"/>
      </w:pPr>
      <w:r>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line="360" w:lineRule="auto"/>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BC16B7">
      <w:pPr>
        <w:pStyle w:val="ListParagraph"/>
        <w:numPr>
          <w:ilvl w:val="0"/>
          <w:numId w:val="43"/>
        </w:numPr>
        <w:spacing w:after="120" w:line="360" w:lineRule="auto"/>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BC16B7">
      <w:pPr>
        <w:pStyle w:val="ListParagraph"/>
        <w:numPr>
          <w:ilvl w:val="0"/>
          <w:numId w:val="43"/>
        </w:numPr>
        <w:spacing w:after="120" w:line="360" w:lineRule="auto"/>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line="360" w:lineRule="auto"/>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line="360" w:lineRule="auto"/>
      </w:pPr>
      <w:r w:rsidRPr="00E3528B">
        <w:lastRenderedPageBreak/>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line="360" w:lineRule="auto"/>
      </w:pPr>
      <w:r>
        <w:t>A terminal state has cannot be decomposed, in other words it has no substates. It corresponds to a particular class of manifestations. A terminal state is achieved at some time if and only if there exists a manifestation within its defined classification, that exists at that time.</w:t>
      </w:r>
    </w:p>
    <w:p w14:paraId="6F691AB2" w14:textId="77777777" w:rsidR="00882108" w:rsidRPr="00E3528B" w:rsidRDefault="00882108" w:rsidP="00882108">
      <w:pPr>
        <w:pStyle w:val="ListParagraph"/>
        <w:spacing w:after="120" w:line="360" w:lineRule="auto"/>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line="360" w:lineRule="auto"/>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line="360" w:lineRule="auto"/>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line="360" w:lineRule="auto"/>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79" w:name="_Ref12516765"/>
      <w:r>
        <w:t xml:space="preserve">Table </w:t>
      </w:r>
      <w:fldSimple w:instr=" SEQ Table \* ARABIC ">
        <w:r w:rsidR="00C65CEA">
          <w:rPr>
            <w:noProof/>
          </w:rPr>
          <w:t>7</w:t>
        </w:r>
      </w:fldSimple>
      <w:bookmarkEnd w:id="79"/>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 xml:space="preserve">some </w:t>
            </w:r>
            <w:proofErr w:type="gramStart"/>
            <w:r>
              <w:t>time:Interval</w:t>
            </w:r>
            <w:proofErr w:type="gramEnd"/>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 xml:space="preserve">some </w:t>
            </w:r>
            <w:proofErr w:type="gramStart"/>
            <w:r>
              <w:t>time:Instant</w:t>
            </w:r>
            <w:proofErr w:type="gramEnd"/>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 xml:space="preserve">some </w:t>
            </w:r>
            <w:proofErr w:type="gramStart"/>
            <w:r>
              <w:t>time:Instant</w:t>
            </w:r>
            <w:proofErr w:type="gramEnd"/>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w:t>
            </w:r>
            <w:proofErr w:type="gramStart"/>
            <w:r>
              <w:t>loc:hasLocation</w:t>
            </w:r>
            <w:proofErr w:type="gramEnd"/>
          </w:p>
        </w:tc>
        <w:tc>
          <w:tcPr>
            <w:tcW w:w="4212" w:type="dxa"/>
          </w:tcPr>
          <w:p w14:paraId="076EB9B5" w14:textId="77777777" w:rsidR="00882108" w:rsidRDefault="00882108" w:rsidP="00763A5C">
            <w:pPr>
              <w:spacing w:after="120"/>
            </w:pPr>
            <w:r>
              <w:t>only spatial_</w:t>
            </w:r>
            <w:proofErr w:type="gramStart"/>
            <w:r>
              <w:t>loc:SpatialFeature</w:t>
            </w:r>
            <w:proofErr w:type="gramEnd"/>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 xml:space="preserve">only </w:t>
            </w:r>
            <w:proofErr w:type="gramStart"/>
            <w:r>
              <w:t>change:Manifestation</w:t>
            </w:r>
            <w:proofErr w:type="gramEnd"/>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 xml:space="preserve">only </w:t>
            </w:r>
            <w:proofErr w:type="gramStart"/>
            <w:r>
              <w:t>time:TemporalEntity</w:t>
            </w:r>
            <w:proofErr w:type="gramEnd"/>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proofErr w:type="gramStart"/>
            <w:r>
              <w:t>change:Manifestation</w:t>
            </w:r>
            <w:proofErr w:type="gramEnd"/>
            <w:r>
              <w:t xml:space="preserve">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line="360" w:lineRule="auto"/>
      </w:pPr>
    </w:p>
    <w:p w14:paraId="49123AF3" w14:textId="77777777" w:rsidR="00882108" w:rsidRDefault="00882108" w:rsidP="00882108">
      <w:pPr>
        <w:keepNext/>
        <w:spacing w:after="120" w:line="360" w:lineRule="auto"/>
      </w:pPr>
      <w:r w:rsidRPr="007F7E71">
        <w:rPr>
          <w:noProof/>
        </w:rPr>
        <w:lastRenderedPageBreak/>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2F28C656" w:rsidR="00882108" w:rsidRPr="007F7E71" w:rsidRDefault="00882108" w:rsidP="00882108">
      <w:pPr>
        <w:pStyle w:val="Caption"/>
        <w:spacing w:after="120"/>
        <w:rPr>
          <w:lang w:val="en-CA"/>
        </w:rPr>
      </w:pPr>
      <w:bookmarkStart w:id="80" w:name="_Ref15389805"/>
      <w:r>
        <w:t xml:space="preserve">Figure </w:t>
      </w:r>
      <w:fldSimple w:instr=" SEQ Figure \* ARABIC ">
        <w:r w:rsidR="001A6211">
          <w:rPr>
            <w:noProof/>
          </w:rPr>
          <w:t>6</w:t>
        </w:r>
      </w:fldSimple>
      <w:bookmarkEnd w:id="80"/>
      <w:r>
        <w:t>: Relationship between key classes in the Activity Ontology</w:t>
      </w:r>
    </w:p>
    <w:p w14:paraId="68473683" w14:textId="77777777" w:rsidR="00882108" w:rsidRPr="002C23A9" w:rsidRDefault="00882108" w:rsidP="00FE13B1">
      <w:pPr>
        <w:pStyle w:val="Heading4"/>
      </w:pPr>
      <w:r>
        <w:t>An Example</w:t>
      </w:r>
    </w:p>
    <w:p w14:paraId="0F034018" w14:textId="1BE6B0B9" w:rsidR="00882108" w:rsidRDefault="00882108" w:rsidP="00882108">
      <w:pPr>
        <w:spacing w:after="120" w:line="360" w:lineRule="auto"/>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line="360" w:lineRule="auto"/>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794BBC89" w:rsidR="00882108" w:rsidRDefault="00882108" w:rsidP="00882108">
      <w:pPr>
        <w:pStyle w:val="Caption"/>
        <w:spacing w:after="120" w:line="360" w:lineRule="auto"/>
        <w:rPr>
          <w:lang w:val="en-CA"/>
        </w:rPr>
      </w:pPr>
      <w:bookmarkStart w:id="81" w:name="_Ref15390281"/>
      <w:r>
        <w:t xml:space="preserve">Figure </w:t>
      </w:r>
      <w:fldSimple w:instr=" SEQ Figure \* ARABIC ">
        <w:r w:rsidR="001A6211">
          <w:rPr>
            <w:noProof/>
          </w:rPr>
          <w:t>7</w:t>
        </w:r>
      </w:fldSimple>
      <w:bookmarkEnd w:id="81"/>
      <w:r>
        <w:t>: Example formalization of the DriveToWorkActivity</w:t>
      </w:r>
    </w:p>
    <w:p w14:paraId="50965360" w14:textId="77777777" w:rsidR="00882108" w:rsidRDefault="00882108" w:rsidP="00882108">
      <w:pPr>
        <w:keepNext/>
        <w:spacing w:after="120" w:line="360" w:lineRule="auto"/>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58E847E3" w:rsidR="00882108" w:rsidRPr="00A3354E" w:rsidRDefault="00882108" w:rsidP="00882108">
      <w:pPr>
        <w:pStyle w:val="Caption"/>
        <w:spacing w:after="120"/>
        <w:rPr>
          <w:lang w:val="en-CA"/>
        </w:rPr>
      </w:pPr>
      <w:bookmarkStart w:id="82" w:name="_Ref12516943"/>
      <w:r>
        <w:t xml:space="preserve">Figure </w:t>
      </w:r>
      <w:fldSimple w:instr=" SEQ Figure \* ARABIC ">
        <w:r w:rsidR="001A6211">
          <w:rPr>
            <w:noProof/>
          </w:rPr>
          <w:t>8</w:t>
        </w:r>
      </w:fldSimple>
      <w:bookmarkEnd w:id="82"/>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t>Location Ontology</w:t>
      </w:r>
    </w:p>
    <w:p w14:paraId="3D7B13F8" w14:textId="77777777" w:rsidR="00E8128A" w:rsidRPr="00733EB6" w:rsidRDefault="00E8128A" w:rsidP="00E8128A">
      <w:pPr>
        <w:pStyle w:val="Heading3"/>
      </w:pPr>
      <w:bookmarkStart w:id="83" w:name="_Toc22804602"/>
      <w:r w:rsidRPr="00733EB6">
        <w:t xml:space="preserve">Recurring </w:t>
      </w:r>
      <w:r>
        <w:t>E</w:t>
      </w:r>
      <w:r w:rsidRPr="00733EB6">
        <w:t>vent ontology</w:t>
      </w:r>
      <w:bookmarkEnd w:id="83"/>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line="360" w:lineRule="auto"/>
      </w:pPr>
      <w:r>
        <w:t xml:space="preserve">A specification of recurring events, in particular those that are defined according to calendar dates (e.g. every Monday, every March), is required to capture information regarding hours of </w:t>
      </w:r>
      <w:r>
        <w:lastRenderedPageBreak/>
        <w:t>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62F9249A" w:rsidR="00E8128A" w:rsidRDefault="00E8128A" w:rsidP="00E8128A">
      <w:pPr>
        <w:spacing w:after="120" w:line="360" w:lineRule="auto"/>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6B06D3">
        <w:instrText xml:space="preserve"> ADDIN EN.CITE &lt;EndNote&gt;&lt;Cite&gt;&lt;Author&gt;Fox&lt;/Author&gt;&lt;Year&gt;2013&lt;/Year&gt;&lt;IDText&gt;A foundation ontology for global city indicators&lt;/IDText&gt;&lt;DisplayText&gt;[16]&lt;/DisplayText&gt;&lt;record&gt;&lt;titles&gt;&lt;title&gt;A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6B06D3">
        <w:rPr>
          <w:noProof/>
        </w:rPr>
        <w:t>[16]</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line="360" w:lineRule="auto"/>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line="360" w:lineRule="auto"/>
      </w:pPr>
      <w:r w:rsidRPr="00E1766E">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line="360" w:lineRule="auto"/>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w:t>
      </w:r>
      <w:r>
        <w:lastRenderedPageBreak/>
        <w:t>associated classes of Activities, while individual recurring events may be associated with one or more instances of an activity.</w:t>
      </w:r>
    </w:p>
    <w:p w14:paraId="120EFC38" w14:textId="77777777" w:rsidR="00E8128A" w:rsidRPr="00E1766E" w:rsidRDefault="00E8128A" w:rsidP="00E8128A">
      <w:pPr>
        <w:spacing w:after="120" w:line="360" w:lineRule="auto"/>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line="360" w:lineRule="auto"/>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BC16B7">
      <w:pPr>
        <w:pStyle w:val="ListParagraph"/>
        <w:numPr>
          <w:ilvl w:val="0"/>
          <w:numId w:val="25"/>
        </w:numPr>
        <w:spacing w:after="120" w:line="360" w:lineRule="auto"/>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BC16B7">
      <w:pPr>
        <w:pStyle w:val="ListParagraph"/>
        <w:numPr>
          <w:ilvl w:val="0"/>
          <w:numId w:val="25"/>
        </w:numPr>
        <w:spacing w:after="120" w:line="360" w:lineRule="auto"/>
        <w:rPr>
          <w:lang w:val="en-CA"/>
        </w:rPr>
      </w:pPr>
      <w:r w:rsidRPr="00E1766E">
        <w:rPr>
          <w:lang w:val="en-CA"/>
        </w:rPr>
        <w:t xml:space="preserve">A WeeklyRecurringEvent recurs regularly on the same day of the week, as specified by the </w:t>
      </w:r>
      <w:proofErr w:type="gramStart"/>
      <w:r w:rsidRPr="00E1766E">
        <w:rPr>
          <w:lang w:val="en-CA"/>
        </w:rPr>
        <w:t>schema:dayOfWeek</w:t>
      </w:r>
      <w:proofErr w:type="gramEnd"/>
      <w:r w:rsidRPr="00E1766E">
        <w:rPr>
          <w:lang w:val="en-CA"/>
        </w:rPr>
        <w:t xml:space="preserve"> property.</w:t>
      </w:r>
    </w:p>
    <w:p w14:paraId="531AE9B0" w14:textId="77777777" w:rsidR="00E8128A" w:rsidRPr="00E1766E" w:rsidRDefault="00E8128A" w:rsidP="00BC16B7">
      <w:pPr>
        <w:pStyle w:val="ListParagraph"/>
        <w:numPr>
          <w:ilvl w:val="0"/>
          <w:numId w:val="25"/>
        </w:numPr>
        <w:spacing w:after="120" w:line="360" w:lineRule="auto"/>
        <w:rPr>
          <w:lang w:val="en-CA"/>
        </w:rPr>
      </w:pPr>
      <w:r w:rsidRPr="00E1766E">
        <w:rPr>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BC16B7">
      <w:pPr>
        <w:pStyle w:val="ListParagraph"/>
        <w:numPr>
          <w:ilvl w:val="0"/>
          <w:numId w:val="25"/>
        </w:numPr>
        <w:spacing w:after="120" w:line="360" w:lineRule="auto"/>
        <w:rPr>
          <w:lang w:val="en-CA"/>
        </w:rPr>
      </w:pPr>
      <w:r w:rsidRPr="00E1766E">
        <w:rPr>
          <w:lang w:val="en-CA"/>
        </w:rPr>
        <w:t xml:space="preserve">A YearlyRecurringEvent recurs regularly on the same day of the same month, as specified by the hasMonth and dayOfMonth properties. As with MonthlyRecurringEvent, </w:t>
      </w:r>
      <w:r w:rsidRPr="00E1766E">
        <w:rPr>
          <w:lang w:val="en-CA"/>
        </w:rPr>
        <w:lastRenderedPageBreak/>
        <w:t>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line="360" w:lineRule="auto"/>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line="360" w:lineRule="auto"/>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84" w:name="_Ref12533493"/>
      <w:r>
        <w:t xml:space="preserve">Table </w:t>
      </w:r>
      <w:fldSimple w:instr=" SEQ Table \* ARABIC ">
        <w:r w:rsidR="00C65CEA">
          <w:rPr>
            <w:noProof/>
          </w:rPr>
          <w:t>8</w:t>
        </w:r>
      </w:fldSimple>
      <w:bookmarkEnd w:id="84"/>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 xml:space="preserve">only </w:t>
            </w:r>
            <w:proofErr w:type="gramStart"/>
            <w:r>
              <w:t>activity:Activity</w:t>
            </w:r>
            <w:proofErr w:type="gramEnd"/>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w:t>
            </w:r>
            <w:proofErr w:type="gramStart"/>
            <w:r>
              <w:t>loc:associatedLocation</w:t>
            </w:r>
            <w:proofErr w:type="gramEnd"/>
          </w:p>
        </w:tc>
        <w:tc>
          <w:tcPr>
            <w:tcW w:w="3352" w:type="dxa"/>
          </w:tcPr>
          <w:p w14:paraId="3BAC0884" w14:textId="77777777" w:rsidR="00E8128A" w:rsidRDefault="00E8128A" w:rsidP="00763A5C">
            <w:pPr>
              <w:spacing w:after="120"/>
            </w:pPr>
            <w:r>
              <w:t>only spatial_</w:t>
            </w:r>
            <w:proofErr w:type="gramStart"/>
            <w:r>
              <w:t>loc:Feature</w:t>
            </w:r>
            <w:proofErr w:type="gramEnd"/>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 xml:space="preserve">only </w:t>
            </w:r>
            <w:proofErr w:type="gramStart"/>
            <w:r>
              <w:t>rec:RecurringEvent</w:t>
            </w:r>
            <w:proofErr w:type="gramEnd"/>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 xml:space="preserve">only </w:t>
            </w:r>
            <w:proofErr w:type="gramStart"/>
            <w:r>
              <w:t>xsd:time</w:t>
            </w:r>
            <w:proofErr w:type="gramEnd"/>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 xml:space="preserve">only </w:t>
            </w:r>
            <w:proofErr w:type="gramStart"/>
            <w:r>
              <w:t>xsd:time</w:t>
            </w:r>
            <w:proofErr w:type="gramEnd"/>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proofErr w:type="gramStart"/>
            <w:r>
              <w:t>schema:dayOfWeek</w:t>
            </w:r>
            <w:proofErr w:type="gramEnd"/>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 xml:space="preserve">only </w:t>
            </w:r>
            <w:proofErr w:type="gramStart"/>
            <w:r>
              <w:t>rdfs:Literal</w:t>
            </w:r>
            <w:proofErr w:type="gramEnd"/>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 xml:space="preserve">only </w:t>
            </w:r>
            <w:proofErr w:type="gramStart"/>
            <w:r>
              <w:t>rdfs:Literal</w:t>
            </w:r>
            <w:proofErr w:type="gramEnd"/>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 xml:space="preserve">only </w:t>
            </w:r>
            <w:proofErr w:type="gramStart"/>
            <w:r>
              <w:t>time:TemporalEntity</w:t>
            </w:r>
            <w:proofErr w:type="gramEnd"/>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 xml:space="preserve">only </w:t>
            </w:r>
            <w:proofErr w:type="gramStart"/>
            <w:r>
              <w:t>time:TemporalEntity</w:t>
            </w:r>
            <w:proofErr w:type="gramEnd"/>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 xml:space="preserve">only </w:t>
            </w:r>
            <w:proofErr w:type="gramStart"/>
            <w:r>
              <w:t>time:TemporalEntity</w:t>
            </w:r>
            <w:proofErr w:type="gramEnd"/>
            <w:r>
              <w:t xml:space="preserve">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 xml:space="preserve">only </w:t>
            </w:r>
            <w:proofErr w:type="gramStart"/>
            <w:r>
              <w:t>time:TemporalEntity</w:t>
            </w:r>
            <w:proofErr w:type="gramEnd"/>
            <w:r>
              <w:t xml:space="preserve">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 xml:space="preserve">max 1 </w:t>
            </w:r>
            <w:proofErr w:type="gramStart"/>
            <w:r>
              <w:t>xsd:time</w:t>
            </w:r>
            <w:proofErr w:type="gramEnd"/>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proofErr w:type="gramStart"/>
            <w:r>
              <w:t>schema:dayOfWeek</w:t>
            </w:r>
            <w:proofErr w:type="gramEnd"/>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 xml:space="preserve">exactly 1 </w:t>
            </w:r>
            <w:proofErr w:type="gramStart"/>
            <w:r>
              <w:t>rdfs:Literal</w:t>
            </w:r>
            <w:proofErr w:type="gramEnd"/>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 xml:space="preserve">exactly 1 </w:t>
            </w:r>
            <w:proofErr w:type="gramStart"/>
            <w:r>
              <w:t>rdfs:Literal</w:t>
            </w:r>
            <w:proofErr w:type="gramEnd"/>
          </w:p>
        </w:tc>
      </w:tr>
    </w:tbl>
    <w:p w14:paraId="59D2E0E3" w14:textId="77777777" w:rsidR="00E8128A" w:rsidRDefault="00E8128A" w:rsidP="00E8128A">
      <w:pPr>
        <w:spacing w:after="120" w:line="360" w:lineRule="auto"/>
      </w:pPr>
    </w:p>
    <w:p w14:paraId="0A0A3DA2" w14:textId="77777777" w:rsidR="00E8128A" w:rsidRDefault="00E8128A" w:rsidP="00E8128A">
      <w:pPr>
        <w:keepNext/>
        <w:spacing w:after="120" w:line="360" w:lineRule="auto"/>
        <w:jc w:val="center"/>
      </w:pPr>
      <w:r w:rsidRPr="009600E0">
        <w:rPr>
          <w:noProof/>
        </w:rPr>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155D1E9B" w:rsidR="00E8128A" w:rsidRPr="00E1766E" w:rsidRDefault="00E8128A" w:rsidP="00E8128A">
      <w:pPr>
        <w:pStyle w:val="Caption"/>
        <w:spacing w:after="120" w:line="360" w:lineRule="auto"/>
        <w:jc w:val="center"/>
        <w:rPr>
          <w:lang w:val="en-CA"/>
        </w:rPr>
      </w:pPr>
      <w:bookmarkStart w:id="85" w:name="_Ref12533514"/>
      <w:r>
        <w:t xml:space="preserve">Figure </w:t>
      </w:r>
      <w:fldSimple w:instr=" SEQ Figure \* ARABIC ">
        <w:r w:rsidR="001A6211">
          <w:rPr>
            <w:noProof/>
          </w:rPr>
          <w:t>9</w:t>
        </w:r>
      </w:fldSimple>
      <w:bookmarkEnd w:id="85"/>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line="360" w:lineRule="auto"/>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w:t>
      </w:r>
      <w:r>
        <w:lastRenderedPageBreak/>
        <w:t xml:space="preserve">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line="360" w:lineRule="auto"/>
      </w:pPr>
      <w:r w:rsidRPr="00EA2CCF">
        <w:rPr>
          <w:noProof/>
        </w:rPr>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628E5C09" w:rsidR="00E8128A" w:rsidRPr="00A86E8E" w:rsidRDefault="00E8128A" w:rsidP="00E8128A">
      <w:pPr>
        <w:pStyle w:val="Caption"/>
        <w:spacing w:after="120" w:line="360" w:lineRule="auto"/>
        <w:rPr>
          <w:lang w:val="en-CA"/>
        </w:rPr>
      </w:pPr>
      <w:bookmarkStart w:id="86" w:name="_Ref12536225"/>
      <w:r>
        <w:t xml:space="preserve">Figure </w:t>
      </w:r>
      <w:fldSimple w:instr=" SEQ Figure \* ARABIC ">
        <w:r w:rsidR="001A6211">
          <w:rPr>
            <w:noProof/>
          </w:rPr>
          <w:t>10</w:t>
        </w:r>
      </w:fldSimple>
      <w:bookmarkEnd w:id="86"/>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BC16B7">
      <w:pPr>
        <w:pStyle w:val="ListParagraph"/>
        <w:numPr>
          <w:ilvl w:val="0"/>
          <w:numId w:val="15"/>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BC16B7">
      <w:pPr>
        <w:pStyle w:val="ListParagraph"/>
        <w:numPr>
          <w:ilvl w:val="0"/>
          <w:numId w:val="15"/>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BC16B7">
      <w:pPr>
        <w:pStyle w:val="ListParagraph"/>
        <w:numPr>
          <w:ilvl w:val="0"/>
          <w:numId w:val="15"/>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BC16B7">
      <w:pPr>
        <w:pStyle w:val="ListParagraph"/>
        <w:numPr>
          <w:ilvl w:val="0"/>
          <w:numId w:val="44"/>
        </w:numPr>
      </w:pPr>
      <w:r w:rsidRPr="00A86E8E">
        <w:t>Activity Ontology</w:t>
      </w:r>
    </w:p>
    <w:p w14:paraId="24B68A0B" w14:textId="77777777" w:rsidR="00520123" w:rsidRDefault="00A72D35" w:rsidP="00EA354A">
      <w:pPr>
        <w:pStyle w:val="Heading3"/>
      </w:pPr>
      <w:bookmarkStart w:id="87" w:name="_Toc22804603"/>
      <w:r>
        <w:t>Resource</w:t>
      </w:r>
      <w:r w:rsidR="00BD7FA8">
        <w:t xml:space="preserve"> </w:t>
      </w:r>
      <w:r w:rsidR="00520123">
        <w:t>Ontology</w:t>
      </w:r>
      <w:bookmarkEnd w:id="87"/>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line="360" w:lineRule="auto"/>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5F0F5A" w:rsidRDefault="005F0F5A" w:rsidP="00BC16B7">
      <w:pPr>
        <w:pStyle w:val="Heading3"/>
        <w:numPr>
          <w:ilvl w:val="2"/>
          <w:numId w:val="45"/>
        </w:numPr>
        <w:spacing w:after="120"/>
        <w:rPr>
          <w:lang w:val="en-CA"/>
        </w:rPr>
      </w:pPr>
      <w:bookmarkStart w:id="88" w:name="_Toc22804604"/>
      <w:r w:rsidRPr="005F0F5A">
        <w:rPr>
          <w:lang w:val="en-CA"/>
        </w:rPr>
        <w:t>The Ontology</w:t>
      </w:r>
      <w:bookmarkEnd w:id="88"/>
    </w:p>
    <w:p w14:paraId="4285C2CE" w14:textId="3110B964" w:rsidR="005F0F5A" w:rsidRDefault="005F0F5A" w:rsidP="005F0F5A">
      <w:pPr>
        <w:spacing w:after="120" w:line="360" w:lineRule="auto"/>
      </w:pPr>
      <w:r>
        <w:t xml:space="preserve">The Resource Ontology provides a generic representation of resources that contain core properties generic across all transportation uses. We take the view presented in the TOVE model </w:t>
      </w:r>
      <w:r>
        <w:fldChar w:fldCharType="begin"/>
      </w:r>
      <w:r w:rsidR="006B06D3">
        <w:instrText xml:space="preserve"> ADDIN EN.CITE &lt;EndNote&gt;&lt;Cite&gt;&lt;Author&gt;Fadel&lt;/Author&gt;&lt;Year&gt;1994&lt;/Year&gt;&lt;IDText&gt;A generic enterprise resource ontology&lt;/IDText&gt;&lt;DisplayText&gt;[17]&lt;/DisplayText&gt;&lt;record&gt;&lt;isbn&gt;0818657057&lt;/isbn&gt;&lt;titles&gt;&lt;title&gt;A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6B06D3">
        <w:rPr>
          <w:noProof/>
        </w:rPr>
        <w:t>[17]</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line="360" w:lineRule="auto"/>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line="360" w:lineRule="auto"/>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line="360" w:lineRule="auto"/>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89" w:name="_Ref13049166"/>
      <w:r>
        <w:t xml:space="preserve">Table </w:t>
      </w:r>
      <w:fldSimple w:instr=" SEQ Table \* ARABIC ">
        <w:r w:rsidR="00C65CEA">
          <w:rPr>
            <w:noProof/>
          </w:rPr>
          <w:t>9</w:t>
        </w:r>
      </w:fldSimple>
      <w:bookmarkEnd w:id="89"/>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proofErr w:type="gramStart"/>
            <w:r>
              <w:t>change:Manifestation</w:t>
            </w:r>
            <w:proofErr w:type="gramEnd"/>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proofErr w:type="gramStart"/>
            <w:r>
              <w:t>change:existsAt</w:t>
            </w:r>
            <w:proofErr w:type="gramEnd"/>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w:t>
            </w:r>
            <w:proofErr w:type="gramStart"/>
            <w:r>
              <w:t>loc:hasLocation</w:t>
            </w:r>
            <w:proofErr w:type="gramEnd"/>
          </w:p>
        </w:tc>
        <w:tc>
          <w:tcPr>
            <w:tcW w:w="4207" w:type="dxa"/>
          </w:tcPr>
          <w:p w14:paraId="45FFACC3" w14:textId="77777777" w:rsidR="005F0F5A" w:rsidRDefault="005F0F5A" w:rsidP="00763A5C">
            <w:pPr>
              <w:spacing w:after="120"/>
            </w:pPr>
            <w:r>
              <w:t>only spatial_</w:t>
            </w:r>
            <w:proofErr w:type="gramStart"/>
            <w:r>
              <w:t>loc:SpatialFeature</w:t>
            </w:r>
            <w:proofErr w:type="gramEnd"/>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 xml:space="preserve">only </w:t>
            </w:r>
            <w:proofErr w:type="gramStart"/>
            <w:r>
              <w:t>om:CapacitySize</w:t>
            </w:r>
            <w:proofErr w:type="gramEnd"/>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 xml:space="preserve">only </w:t>
            </w:r>
            <w:proofErr w:type="gramStart"/>
            <w:r>
              <w:t>om:CapacitySize</w:t>
            </w:r>
            <w:proofErr w:type="gramEnd"/>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proofErr w:type="gramStart"/>
            <w:r>
              <w:t>activity:participatesIn</w:t>
            </w:r>
            <w:proofErr w:type="gramEnd"/>
          </w:p>
        </w:tc>
        <w:tc>
          <w:tcPr>
            <w:tcW w:w="4207" w:type="dxa"/>
          </w:tcPr>
          <w:p w14:paraId="22532F0A" w14:textId="77777777" w:rsidR="005F0F5A" w:rsidRDefault="005F0F5A" w:rsidP="00763A5C">
            <w:pPr>
              <w:spacing w:after="120"/>
            </w:pPr>
            <w:r>
              <w:t xml:space="preserve">min 1 </w:t>
            </w:r>
            <w:proofErr w:type="gramStart"/>
            <w:r>
              <w:t>activity:Activity</w:t>
            </w:r>
            <w:proofErr w:type="gramEnd"/>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proofErr w:type="gramStart"/>
            <w:r>
              <w:t>only  activity</w:t>
            </w:r>
            <w:proofErr w:type="gramEnd"/>
            <w:r>
              <w:t>:Activity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proofErr w:type="gramStart"/>
            <w:r>
              <w:t>only  activity</w:t>
            </w:r>
            <w:proofErr w:type="gramEnd"/>
            <w:r>
              <w:t>:Activity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 xml:space="preserve">only </w:t>
            </w:r>
            <w:proofErr w:type="gramStart"/>
            <w:r>
              <w:t>om:CapacitySize</w:t>
            </w:r>
            <w:proofErr w:type="gramEnd"/>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 xml:space="preserve">exactly 1 </w:t>
            </w:r>
            <w:proofErr w:type="gramStart"/>
            <w:r>
              <w:t>activity:Activity</w:t>
            </w:r>
            <w:proofErr w:type="gramEnd"/>
          </w:p>
        </w:tc>
      </w:tr>
    </w:tbl>
    <w:p w14:paraId="5CA81886" w14:textId="77777777" w:rsidR="005F0F5A" w:rsidRPr="00B243BC" w:rsidRDefault="005F0F5A" w:rsidP="005F0F5A">
      <w:pPr>
        <w:pStyle w:val="Heading3"/>
        <w:spacing w:after="120"/>
        <w:ind w:firstLine="0"/>
        <w:rPr>
          <w:lang w:val="en-CA"/>
        </w:rPr>
      </w:pPr>
      <w:bookmarkStart w:id="90" w:name="_Toc22804605"/>
      <w:r>
        <w:rPr>
          <w:lang w:val="en-CA"/>
        </w:rPr>
        <w:t>An Example</w:t>
      </w:r>
      <w:bookmarkEnd w:id="90"/>
    </w:p>
    <w:p w14:paraId="37C1C324" w14:textId="1EDBD8CD" w:rsidR="005F0F5A" w:rsidRDefault="005F0F5A" w:rsidP="005F0F5A">
      <w:pPr>
        <w:spacing w:after="120" w:line="360" w:lineRule="auto"/>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 xml:space="preserve">hile these examples might refer to the same car over the span of its lifetime, </w:t>
      </w:r>
      <w:r w:rsidRPr="001A05D2">
        <w:lastRenderedPageBreak/>
        <w:t>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line="360" w:lineRule="auto"/>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6CF78AAA" w:rsidR="005F0F5A" w:rsidRPr="004B447F" w:rsidRDefault="005F0F5A" w:rsidP="005F0F5A">
      <w:pPr>
        <w:pStyle w:val="Caption"/>
        <w:spacing w:after="120"/>
      </w:pPr>
      <w:bookmarkStart w:id="91" w:name="_Ref13048704"/>
      <w:r>
        <w:t xml:space="preserve">Figure </w:t>
      </w:r>
      <w:fldSimple w:instr=" SEQ Figure \* ARABIC ">
        <w:r w:rsidR="001A6211">
          <w:rPr>
            <w:noProof/>
          </w:rPr>
          <w:t>11</w:t>
        </w:r>
      </w:fldSimple>
      <w:bookmarkEnd w:id="91"/>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04A8CC1A" w:rsidR="00896202" w:rsidRDefault="00896202" w:rsidP="00896202">
      <w:pPr>
        <w:pStyle w:val="Heading3"/>
      </w:pPr>
      <w:bookmarkStart w:id="92" w:name="_Toc22804606"/>
      <w:r w:rsidRPr="00BB05EE">
        <w:t>Mereology Ontology</w:t>
      </w:r>
      <w:bookmarkEnd w:id="92"/>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77777777" w:rsidR="008A7BC9" w:rsidRPr="004B447F" w:rsidRDefault="008A7BC9" w:rsidP="008A7BC9">
      <w:pPr>
        <w:spacing w:after="120" w:line="360" w:lineRule="auto"/>
      </w:pPr>
      <w:r>
        <w:t xml:space="preserve">Notions of parthood are ubiquitous in and beyond the transportation domain. While sometimes conflated, there are clear distinctions which can be made between different types of parthood and similar relations. The mereology ontology goes beyond classical mereology and focuses the on </w:t>
      </w:r>
      <w:r>
        <w:lastRenderedPageBreak/>
        <w:t xml:space="preserve">part-of, contained-in, and component-of relations, attempting to make the distinctions between them explicit.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0CB5D084" w:rsidR="008A7BC9" w:rsidRDefault="008A7BC9" w:rsidP="008A7BC9">
      <w:pPr>
        <w:spacing w:after="120" w:line="360" w:lineRule="auto"/>
      </w:pPr>
      <w:r>
        <w:t xml:space="preserve">The Mereology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6B06D3">
        <w:instrText xml:space="preserve"> ADDIN EN.CITE &lt;EndNote&gt;&lt;Cite&gt;&lt;Author&gt;Bittner&lt;/Author&gt;&lt;Year&gt;2005&lt;/Year&gt;&lt;IDText&gt;Computational ontologies of parthood, componenthood, and containment&lt;/IDText&gt;&lt;DisplayText&gt;[18]&lt;/DisplayText&gt;&lt;record&gt;&lt;isbn&gt;1045-0823&lt;/isbn&gt;&lt;titles&gt;&lt;title&gt;Computational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6B06D3">
        <w:rPr>
          <w:noProof/>
        </w:rPr>
        <w:t>[18]</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145DF39D" w:rsidR="008A7BC9" w:rsidRDefault="008A7BC9" w:rsidP="008A7BC9">
      <w:pPr>
        <w:spacing w:after="120" w:line="360" w:lineRule="auto"/>
      </w:pPr>
      <w:r>
        <w:t>The difficulty with such an approximation is that the resulting theory defines a semantics for something else entirely.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Mereology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lastRenderedPageBreak/>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line="360" w:lineRule="auto"/>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5F8CEC24" w:rsidR="008A7BC9" w:rsidRDefault="008A7BC9" w:rsidP="008A7BC9">
      <w:pPr>
        <w:pStyle w:val="Caption"/>
        <w:keepNext/>
        <w:spacing w:after="120"/>
      </w:pPr>
      <w:bookmarkStart w:id="93" w:name="_Ref13049603"/>
      <w:r>
        <w:t xml:space="preserve">Table </w:t>
      </w:r>
      <w:fldSimple w:instr=" SEQ Table \* ARABIC ">
        <w:r w:rsidR="00C65CEA">
          <w:rPr>
            <w:noProof/>
          </w:rPr>
          <w:t>10</w:t>
        </w:r>
      </w:fldSimple>
      <w:bookmarkEnd w:id="93"/>
      <w:r>
        <w:t>: Key properties in the Mereology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line="360" w:lineRule="auto"/>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line="360" w:lineRule="auto"/>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w:t>
      </w:r>
      <w:r>
        <w:lastRenderedPageBreak/>
        <w:t xml:space="preserve">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line="360" w:lineRule="auto"/>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366EAE0B" w:rsidR="008A7BC9" w:rsidRPr="00DB1ED8" w:rsidRDefault="008A7BC9" w:rsidP="008A7BC9">
      <w:pPr>
        <w:pStyle w:val="Caption"/>
        <w:spacing w:after="120"/>
        <w:rPr>
          <w:lang w:val="en-CA"/>
        </w:rPr>
      </w:pPr>
      <w:bookmarkStart w:id="94" w:name="_Ref13053357"/>
      <w:r>
        <w:t xml:space="preserve">Figure </w:t>
      </w:r>
      <w:fldSimple w:instr=" SEQ Figure \* ARABIC ">
        <w:r w:rsidR="001A6211">
          <w:rPr>
            <w:noProof/>
          </w:rPr>
          <w:t>12</w:t>
        </w:r>
      </w:fldSimple>
      <w:bookmarkEnd w:id="94"/>
      <w:r>
        <w:t>: Example use of the Mereology Ontology</w:t>
      </w:r>
    </w:p>
    <w:p w14:paraId="4212BFC6" w14:textId="77777777" w:rsidR="000A4E28" w:rsidRDefault="000A4E28" w:rsidP="00A325FA"/>
    <w:p w14:paraId="1D5C87A5" w14:textId="0F91408E" w:rsidR="00C355FA" w:rsidRPr="007736F9" w:rsidRDefault="00C355FA" w:rsidP="008A7BC9">
      <w:pPr>
        <w:pStyle w:val="Heading4"/>
      </w:pPr>
      <w:r w:rsidRPr="007736F9">
        <w:t>Future work</w:t>
      </w:r>
    </w:p>
    <w:p w14:paraId="03E2A04E" w14:textId="1032FFEF" w:rsidR="00EA41E0" w:rsidRDefault="00EA41E0" w:rsidP="00EA41E0">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 these ontology and other OWL formalisms.</w:t>
      </w:r>
    </w:p>
    <w:p w14:paraId="39EF7EF3" w14:textId="77777777" w:rsidR="00EA41E0" w:rsidRDefault="00EA41E0" w:rsidP="00EA41E0"/>
    <w:p w14:paraId="5860CC8B" w14:textId="7DEE4C3B" w:rsidR="00C355FA" w:rsidRPr="007736F9" w:rsidRDefault="00C355FA" w:rsidP="00BC16B7">
      <w:pPr>
        <w:pStyle w:val="ListParagraph"/>
        <w:numPr>
          <w:ilvl w:val="0"/>
          <w:numId w:val="23"/>
        </w:numPr>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BC16B7">
      <w:pPr>
        <w:pStyle w:val="ListParagraph"/>
        <w:numPr>
          <w:ilvl w:val="1"/>
          <w:numId w:val="23"/>
        </w:numPr>
      </w:pPr>
      <w:r w:rsidRPr="007736F9">
        <w:t>Map the relations to GeoSPARQL properties</w:t>
      </w:r>
    </w:p>
    <w:p w14:paraId="3B8434EF" w14:textId="59EF7B7B" w:rsidR="00810AC1" w:rsidRPr="007736F9" w:rsidRDefault="00810AC1" w:rsidP="00BC16B7">
      <w:pPr>
        <w:pStyle w:val="ListParagraph"/>
        <w:numPr>
          <w:ilvl w:val="0"/>
          <w:numId w:val="23"/>
        </w:numPr>
      </w:pPr>
      <w:r w:rsidRPr="007736F9">
        <w:t>Extend with a first-order formalization or mereology</w:t>
      </w:r>
    </w:p>
    <w:p w14:paraId="213C1208" w14:textId="77777777" w:rsidR="004053E0" w:rsidRDefault="004053E0" w:rsidP="004053E0">
      <w:pPr>
        <w:pStyle w:val="Heading3"/>
      </w:pPr>
      <w:bookmarkStart w:id="95" w:name="_Toc22804607"/>
      <w:r w:rsidRPr="00216E9F">
        <w:t>Ontology of Units of Measure</w:t>
      </w:r>
      <w:bookmarkEnd w:id="95"/>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786DE6CE" w14:textId="77777777" w:rsidR="0017750F" w:rsidRPr="00652A82" w:rsidRDefault="0017750F" w:rsidP="0017750F">
      <w:pPr>
        <w:spacing w:after="120" w:line="360" w:lineRule="auto"/>
      </w:pPr>
      <w:r>
        <w:t xml:space="preserve">Units of measure are an important concept due to the observational nature of data collection for transportation planning. In particular, it is important to capture the relationship between some 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lastRenderedPageBreak/>
        <w:t>The Ontology</w:t>
      </w:r>
    </w:p>
    <w:p w14:paraId="46ABDBC3" w14:textId="20D557EB" w:rsidR="0017750F" w:rsidRDefault="0017750F" w:rsidP="0017750F">
      <w:pPr>
        <w:spacing w:after="120" w:line="360" w:lineRule="auto"/>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Key concepts are reused from the Units of Measure ontology defined by </w:t>
      </w:r>
      <w:r>
        <w:fldChar w:fldCharType="begin"/>
      </w:r>
      <w:r w:rsidR="006B06D3">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fldChar w:fldCharType="separate"/>
      </w:r>
      <w:r w:rsidR="006B06D3">
        <w:rPr>
          <w:noProof/>
        </w:rPr>
        <w:t>[19]</w:t>
      </w:r>
      <w:r>
        <w:fldChar w:fldCharType="end"/>
      </w:r>
      <w:r>
        <w:t xml:space="preserve">. The full Units of Measure ontology is not imported here as it is quite large and includes many concepts that are out of scope for transportation planning. Existing concepts may be added from the original ontology or this ontology may be extended as to capture new units of measure as required. The Units of Measure Ontology was chosen for reuse to maintain consistency with other ontology-based standards efforts in the smart cities domain, in particular the ISO standard in development for smart city indicators </w:t>
      </w:r>
      <w:r>
        <w:fldChar w:fldCharType="begin"/>
      </w:r>
      <w:r w:rsidR="006B06D3">
        <w:instrText xml:space="preserve"> ADDIN EN.CITE &lt;EndNote&gt;&lt;Cite&gt;&lt;Author&gt;ISO/IEC&lt;/Author&gt;&lt;IDText&gt;Information technology - An upper level ontology for smart city indicators&lt;/IDText&gt;&lt;DisplayText&gt;[20]&lt;/DisplayText&gt;&lt;record&gt;&lt;urls&gt;&lt;related-urls&gt;&lt;url&gt;https://www.iso.org/standard/72325.html&lt;/url&gt;&lt;/related-urls&gt;&lt;/urls&gt;&lt;titles&gt;&lt;title&gt;Information technology - An upper level ontology for smart city indicators&lt;/title&gt;&lt;/titles&gt;&lt;number&gt;ISO/IEC DIS 21972&lt;/number&gt;&lt;contributors&gt;&lt;authors&gt;&lt;author&gt;ISO/IEC JTC1 Information technology&lt;/author&gt;&lt;/authors&gt;&lt;/contributors&gt;&lt;added-date format="utc"&gt;1564584502&lt;/added-date&gt;&lt;ref-type name="Report"&gt;27&lt;/ref-type&gt;&lt;rec-number&gt;36&lt;/rec-number&gt;&lt;publisher&gt;ISO&lt;/publisher&gt;&lt;last-updated-date format="utc"&gt;1564585031&lt;/last-updated-date&gt;&lt;/record&gt;&lt;/Cite&gt;&lt;/EndNote&gt;</w:instrText>
      </w:r>
      <w:r>
        <w:fldChar w:fldCharType="separate"/>
      </w:r>
      <w:r w:rsidR="006B06D3">
        <w:rPr>
          <w:noProof/>
        </w:rPr>
        <w:t>[20]</w:t>
      </w:r>
      <w:r>
        <w:fldChar w:fldCharType="end"/>
      </w:r>
      <w:r>
        <w:t>.</w:t>
      </w:r>
    </w:p>
    <w:p w14:paraId="4A1AB47C" w14:textId="7C9F9A28" w:rsidR="0017750F" w:rsidRPr="00DB5DF1" w:rsidRDefault="0017750F" w:rsidP="0017750F">
      <w:pPr>
        <w:spacing w:after="120" w:line="360" w:lineRule="auto"/>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96" w:name="_Ref13130816"/>
      <w:r>
        <w:t xml:space="preserve">Table </w:t>
      </w:r>
      <w:fldSimple w:instr=" SEQ Table \* ARABIC ">
        <w:r w:rsidR="00C65CEA">
          <w:rPr>
            <w:noProof/>
          </w:rPr>
          <w:t>11</w:t>
        </w:r>
      </w:fldSimple>
      <w:bookmarkEnd w:id="96"/>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77777777" w:rsidR="0017750F" w:rsidRDefault="0017750F" w:rsidP="00763A5C">
            <w:pPr>
              <w:spacing w:after="120"/>
            </w:pPr>
            <w:r>
              <w:t>om-</w:t>
            </w:r>
            <w:proofErr w:type="gramStart"/>
            <w:r>
              <w:t>2:Quantity</w:t>
            </w:r>
            <w:proofErr w:type="gramEnd"/>
          </w:p>
        </w:tc>
        <w:tc>
          <w:tcPr>
            <w:tcW w:w="3577" w:type="dxa"/>
          </w:tcPr>
          <w:p w14:paraId="7362AE60" w14:textId="77777777" w:rsidR="0017750F" w:rsidRDefault="0017750F" w:rsidP="00763A5C">
            <w:pPr>
              <w:spacing w:after="120"/>
            </w:pPr>
            <w:r>
              <w:t>om-</w:t>
            </w:r>
            <w:proofErr w:type="gramStart"/>
            <w:r>
              <w:t>2:</w:t>
            </w:r>
            <w:r w:rsidRPr="00E80D3C">
              <w:t>hasV</w:t>
            </w:r>
            <w:r w:rsidRPr="00AA4F4A">
              <w:t>alue</w:t>
            </w:r>
            <w:proofErr w:type="gramEnd"/>
          </w:p>
        </w:tc>
        <w:tc>
          <w:tcPr>
            <w:tcW w:w="2817" w:type="dxa"/>
          </w:tcPr>
          <w:p w14:paraId="2BC8921C" w14:textId="77777777" w:rsidR="0017750F" w:rsidRDefault="0017750F" w:rsidP="00763A5C">
            <w:pPr>
              <w:spacing w:after="120"/>
            </w:pPr>
            <w:r>
              <w:t>only om-</w:t>
            </w:r>
            <w:proofErr w:type="gramStart"/>
            <w:r>
              <w:t>2:Measure</w:t>
            </w:r>
            <w:proofErr w:type="gramEnd"/>
          </w:p>
        </w:tc>
      </w:tr>
      <w:tr w:rsidR="0017750F" w14:paraId="162FBCF6" w14:textId="77777777" w:rsidTr="00763A5C">
        <w:trPr>
          <w:cantSplit/>
        </w:trPr>
        <w:tc>
          <w:tcPr>
            <w:tcW w:w="2956" w:type="dxa"/>
          </w:tcPr>
          <w:p w14:paraId="59B5C97C" w14:textId="77777777" w:rsidR="0017750F" w:rsidRDefault="0017750F" w:rsidP="00763A5C">
            <w:pPr>
              <w:spacing w:after="120"/>
            </w:pPr>
            <w:r>
              <w:t>om-</w:t>
            </w:r>
            <w:proofErr w:type="gramStart"/>
            <w:r>
              <w:t>2:Measure</w:t>
            </w:r>
            <w:proofErr w:type="gramEnd"/>
          </w:p>
        </w:tc>
        <w:tc>
          <w:tcPr>
            <w:tcW w:w="3577" w:type="dxa"/>
          </w:tcPr>
          <w:p w14:paraId="2DFF89EB" w14:textId="77777777" w:rsidR="0017750F" w:rsidRDefault="0017750F" w:rsidP="00763A5C">
            <w:pPr>
              <w:spacing w:after="120"/>
            </w:pPr>
            <w:r>
              <w:t>om-</w:t>
            </w:r>
            <w:proofErr w:type="gramStart"/>
            <w:r>
              <w:t>2:hasUnit</w:t>
            </w:r>
            <w:proofErr w:type="gramEnd"/>
          </w:p>
        </w:tc>
        <w:tc>
          <w:tcPr>
            <w:tcW w:w="2817" w:type="dxa"/>
          </w:tcPr>
          <w:p w14:paraId="3F5AB71E" w14:textId="77777777" w:rsidR="0017750F" w:rsidRDefault="0017750F" w:rsidP="00763A5C">
            <w:pPr>
              <w:spacing w:after="120"/>
            </w:pPr>
            <w:r>
              <w:t>only om-</w:t>
            </w:r>
            <w:proofErr w:type="gramStart"/>
            <w:r>
              <w:t>2:Unit</w:t>
            </w:r>
            <w:proofErr w:type="gramEnd"/>
          </w:p>
        </w:tc>
      </w:tr>
      <w:tr w:rsidR="0017750F" w14:paraId="2AB176D3" w14:textId="77777777" w:rsidTr="00763A5C">
        <w:trPr>
          <w:cantSplit/>
        </w:trPr>
        <w:tc>
          <w:tcPr>
            <w:tcW w:w="2956" w:type="dxa"/>
          </w:tcPr>
          <w:p w14:paraId="4070F2A6" w14:textId="77777777" w:rsidR="0017750F" w:rsidRDefault="0017750F" w:rsidP="00763A5C">
            <w:pPr>
              <w:spacing w:after="120"/>
            </w:pPr>
            <w:r>
              <w:t>om-</w:t>
            </w:r>
            <w:proofErr w:type="gramStart"/>
            <w:r>
              <w:t>2:Speed</w:t>
            </w:r>
            <w:proofErr w:type="gramEnd"/>
            <w:r>
              <w:t>_unit</w:t>
            </w:r>
          </w:p>
        </w:tc>
        <w:tc>
          <w:tcPr>
            <w:tcW w:w="3577" w:type="dxa"/>
          </w:tcPr>
          <w:p w14:paraId="48199682" w14:textId="77777777" w:rsidR="0017750F" w:rsidRDefault="0017750F" w:rsidP="00763A5C">
            <w:pPr>
              <w:spacing w:after="120"/>
            </w:pPr>
            <w:r>
              <w:t>subClassOf</w:t>
            </w:r>
          </w:p>
        </w:tc>
        <w:tc>
          <w:tcPr>
            <w:tcW w:w="2817" w:type="dxa"/>
          </w:tcPr>
          <w:p w14:paraId="18AFC8A7" w14:textId="77777777" w:rsidR="0017750F" w:rsidRDefault="0017750F" w:rsidP="00763A5C">
            <w:pPr>
              <w:spacing w:after="120"/>
            </w:pPr>
            <w:r>
              <w:t>om-</w:t>
            </w:r>
            <w:proofErr w:type="gramStart"/>
            <w:r>
              <w:t>2:Unit</w:t>
            </w:r>
            <w:proofErr w:type="gramEnd"/>
          </w:p>
        </w:tc>
      </w:tr>
      <w:tr w:rsidR="0017750F" w14:paraId="4E2D639E" w14:textId="77777777" w:rsidTr="00763A5C">
        <w:trPr>
          <w:cantSplit/>
        </w:trPr>
        <w:tc>
          <w:tcPr>
            <w:tcW w:w="2956" w:type="dxa"/>
          </w:tcPr>
          <w:p w14:paraId="7528536B" w14:textId="77777777" w:rsidR="0017750F" w:rsidRDefault="0017750F" w:rsidP="00763A5C">
            <w:pPr>
              <w:spacing w:after="120"/>
            </w:pPr>
            <w:r>
              <w:t>om-</w:t>
            </w:r>
            <w:proofErr w:type="gramStart"/>
            <w:r>
              <w:t>2:Amount</w:t>
            </w:r>
            <w:proofErr w:type="gramEnd"/>
            <w:r>
              <w: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77777777" w:rsidR="0017750F" w:rsidRDefault="0017750F" w:rsidP="00763A5C">
            <w:pPr>
              <w:spacing w:after="120"/>
            </w:pPr>
            <w:r>
              <w:t>om-</w:t>
            </w:r>
            <w:proofErr w:type="gramStart"/>
            <w:r>
              <w:t>2:Unit</w:t>
            </w:r>
            <w:proofErr w:type="gramEnd"/>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77777777" w:rsidR="0017750F" w:rsidRDefault="0017750F" w:rsidP="00763A5C">
            <w:pPr>
              <w:spacing w:after="120"/>
            </w:pPr>
            <w:r>
              <w:t>om-</w:t>
            </w:r>
            <w:proofErr w:type="gramStart"/>
            <w:r>
              <w:t>2:Unit</w:t>
            </w:r>
            <w:proofErr w:type="gramEnd"/>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77777777" w:rsidR="0017750F" w:rsidRDefault="0017750F" w:rsidP="00763A5C">
            <w:pPr>
              <w:spacing w:after="120"/>
            </w:pPr>
            <w:r>
              <w:t>om-</w:t>
            </w:r>
            <w:proofErr w:type="gramStart"/>
            <w:r>
              <w:t>2:Measure</w:t>
            </w:r>
            <w:proofErr w:type="gramEnd"/>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 xml:space="preserve">exactly 1 </w:t>
            </w:r>
            <w:proofErr w:type="gramStart"/>
            <w:r>
              <w:t>xsd:gYear</w:t>
            </w:r>
            <w:proofErr w:type="gramEnd"/>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77777777" w:rsidR="0017750F" w:rsidRDefault="0017750F" w:rsidP="00763A5C">
            <w:pPr>
              <w:spacing w:after="120"/>
            </w:pPr>
            <w:r>
              <w:t>om-</w:t>
            </w:r>
            <w:proofErr w:type="gramStart"/>
            <w:r>
              <w:t>2:hasUnit</w:t>
            </w:r>
            <w:proofErr w:type="gramEnd"/>
          </w:p>
        </w:tc>
        <w:tc>
          <w:tcPr>
            <w:tcW w:w="2817" w:type="dxa"/>
          </w:tcPr>
          <w:p w14:paraId="14F94B73" w14:textId="77777777" w:rsidR="0017750F" w:rsidRDefault="0017750F" w:rsidP="00763A5C">
            <w:pPr>
              <w:spacing w:after="120"/>
            </w:pPr>
            <w:r>
              <w:t>only om-</w:t>
            </w:r>
            <w:proofErr w:type="gramStart"/>
            <w:r>
              <w:t>2:Amount</w:t>
            </w:r>
            <w:proofErr w:type="gramEnd"/>
            <w:r>
              <w: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lastRenderedPageBreak/>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77777777" w:rsidR="0017750F" w:rsidRDefault="0017750F" w:rsidP="00763A5C">
            <w:pPr>
              <w:spacing w:after="120"/>
            </w:pPr>
            <w:r>
              <w:t>om-</w:t>
            </w:r>
            <w:proofErr w:type="gramStart"/>
            <w:r>
              <w:t>2:Quantity</w:t>
            </w:r>
            <w:proofErr w:type="gramEnd"/>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7777777" w:rsidR="0017750F" w:rsidRDefault="0017750F" w:rsidP="00763A5C">
            <w:pPr>
              <w:spacing w:after="120"/>
            </w:pPr>
            <w:r>
              <w:t>om-</w:t>
            </w:r>
            <w:proofErr w:type="gramStart"/>
            <w:r>
              <w:t>2:AmountOfMoney</w:t>
            </w:r>
            <w:proofErr w:type="gramEnd"/>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77777777" w:rsidR="0017750F" w:rsidRDefault="0017750F" w:rsidP="00763A5C">
            <w:pPr>
              <w:spacing w:after="120"/>
            </w:pPr>
            <w:r>
              <w:t>om-</w:t>
            </w:r>
            <w:proofErr w:type="gramStart"/>
            <w:r>
              <w:t>2:hasValue</w:t>
            </w:r>
            <w:proofErr w:type="gramEnd"/>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line="360" w:lineRule="auto"/>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line="360" w:lineRule="auto"/>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line="360" w:lineRule="auto"/>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2EE54753" w:rsidR="0017750F" w:rsidRDefault="0017750F" w:rsidP="0017750F">
      <w:pPr>
        <w:pStyle w:val="Caption"/>
        <w:spacing w:after="120"/>
        <w:rPr>
          <w:lang w:val="en-CA"/>
        </w:rPr>
      </w:pPr>
      <w:bookmarkStart w:id="97" w:name="_Ref13130894"/>
      <w:r>
        <w:t xml:space="preserve">Figure </w:t>
      </w:r>
      <w:fldSimple w:instr=" SEQ Figure \* ARABIC ">
        <w:r w:rsidR="001A6211">
          <w:rPr>
            <w:noProof/>
          </w:rPr>
          <w:t>13</w:t>
        </w:r>
      </w:fldSimple>
      <w:bookmarkEnd w:id="97"/>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 xml:space="preserve">e reuse the following classes from the GCI-Foundation ontology: </w:t>
      </w:r>
      <w:proofErr w:type="gramStart"/>
      <w:r w:rsidR="00C87610">
        <w:t>gci:PopulationSize</w:t>
      </w:r>
      <w:proofErr w:type="gramEnd"/>
      <w:r w:rsidR="00C87610">
        <w:t>,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56781F82" w14:textId="4A751121" w:rsidR="00610F94" w:rsidRPr="00E80D3C" w:rsidRDefault="0058395F" w:rsidP="00E80D3C">
      <w:pPr>
        <w:rPr>
          <w:sz w:val="22"/>
        </w:rPr>
      </w:pPr>
      <w:r>
        <w:lastRenderedPageBreak/>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w:t>
      </w:r>
      <w:r w:rsidR="0017750F">
        <w:t>he</w:t>
      </w:r>
      <w:r w:rsidR="008D6847">
        <w:t xml:space="preserve">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C65CEA">
        <w:rPr>
          <w:b/>
          <w:bCs/>
          <w:lang w:val="en-US"/>
        </w:rPr>
        <w:t>Error! Reference source not found.</w:t>
      </w:r>
      <w:r w:rsidR="008D6847">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77E4ADA5" w:rsidR="00C87610" w:rsidRDefault="00AA1FBD" w:rsidP="00E80D3C">
      <w:pPr>
        <w:pStyle w:val="Caption"/>
      </w:pPr>
      <w:bookmarkStart w:id="98"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1A6211">
        <w:rPr>
          <w:noProof/>
        </w:rPr>
        <w:t>14</w:t>
      </w:r>
      <w:r w:rsidR="00FA06BD">
        <w:rPr>
          <w:noProof/>
        </w:rPr>
        <w:fldChar w:fldCharType="end"/>
      </w:r>
      <w:bookmarkEnd w:id="98"/>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77777777" w:rsidR="0017750F" w:rsidRDefault="0017750F" w:rsidP="00763A5C">
            <w:r>
              <w:t>om-</w:t>
            </w:r>
            <w:proofErr w:type="gramStart"/>
            <w:r>
              <w:t>2:Quantity</w:t>
            </w:r>
            <w:proofErr w:type="gramEnd"/>
          </w:p>
        </w:tc>
        <w:tc>
          <w:tcPr>
            <w:tcW w:w="3615" w:type="dxa"/>
          </w:tcPr>
          <w:p w14:paraId="4569A200" w14:textId="77777777" w:rsidR="0017750F" w:rsidRDefault="0017750F" w:rsidP="00763A5C">
            <w:r>
              <w:t>om-</w:t>
            </w:r>
            <w:proofErr w:type="gramStart"/>
            <w:r>
              <w:t>2:</w:t>
            </w:r>
            <w:r w:rsidRPr="00E80D3C">
              <w:t>hasV</w:t>
            </w:r>
            <w:r w:rsidRPr="00AA4F4A">
              <w:t>alue</w:t>
            </w:r>
            <w:proofErr w:type="gramEnd"/>
          </w:p>
        </w:tc>
        <w:tc>
          <w:tcPr>
            <w:tcW w:w="2776" w:type="dxa"/>
          </w:tcPr>
          <w:p w14:paraId="0078AE26" w14:textId="77777777" w:rsidR="0017750F" w:rsidRDefault="0017750F" w:rsidP="00763A5C">
            <w:r>
              <w:t>only om-</w:t>
            </w:r>
            <w:proofErr w:type="gramStart"/>
            <w:r>
              <w:t>2:Measure</w:t>
            </w:r>
            <w:proofErr w:type="gramEnd"/>
          </w:p>
        </w:tc>
      </w:tr>
      <w:tr w:rsidR="0017750F" w14:paraId="652C6862" w14:textId="77777777" w:rsidTr="00763A5C">
        <w:trPr>
          <w:cantSplit/>
        </w:trPr>
        <w:tc>
          <w:tcPr>
            <w:tcW w:w="2959" w:type="dxa"/>
          </w:tcPr>
          <w:p w14:paraId="74E10BFE" w14:textId="77777777" w:rsidR="0017750F" w:rsidRDefault="0017750F" w:rsidP="00763A5C">
            <w:r>
              <w:t>om-</w:t>
            </w:r>
            <w:proofErr w:type="gramStart"/>
            <w:r>
              <w:t>2:Measure</w:t>
            </w:r>
            <w:proofErr w:type="gramEnd"/>
          </w:p>
        </w:tc>
        <w:tc>
          <w:tcPr>
            <w:tcW w:w="3615" w:type="dxa"/>
          </w:tcPr>
          <w:p w14:paraId="7895F2E3" w14:textId="77777777" w:rsidR="0017750F" w:rsidRDefault="0017750F" w:rsidP="00763A5C">
            <w:r>
              <w:t>om-</w:t>
            </w:r>
            <w:proofErr w:type="gramStart"/>
            <w:r>
              <w:t>2:hasUnit</w:t>
            </w:r>
            <w:proofErr w:type="gramEnd"/>
          </w:p>
        </w:tc>
        <w:tc>
          <w:tcPr>
            <w:tcW w:w="2776" w:type="dxa"/>
          </w:tcPr>
          <w:p w14:paraId="2B93EE5E" w14:textId="77777777" w:rsidR="0017750F" w:rsidRDefault="0017750F" w:rsidP="00763A5C">
            <w:r>
              <w:t>only om-</w:t>
            </w:r>
            <w:proofErr w:type="gramStart"/>
            <w:r>
              <w:t>2:Unit</w:t>
            </w:r>
            <w:proofErr w:type="gramEnd"/>
          </w:p>
        </w:tc>
      </w:tr>
      <w:tr w:rsidR="0017750F" w14:paraId="60DA28ED" w14:textId="77777777" w:rsidTr="00763A5C">
        <w:trPr>
          <w:cantSplit/>
        </w:trPr>
        <w:tc>
          <w:tcPr>
            <w:tcW w:w="2959" w:type="dxa"/>
          </w:tcPr>
          <w:p w14:paraId="73AD6871" w14:textId="77777777" w:rsidR="0017750F" w:rsidRDefault="0017750F" w:rsidP="00763A5C">
            <w:r>
              <w:t>om-</w:t>
            </w:r>
            <w:proofErr w:type="gramStart"/>
            <w:r>
              <w:t>2:Length</w:t>
            </w:r>
            <w:proofErr w:type="gramEnd"/>
            <w:r>
              <w:t>_unit</w:t>
            </w:r>
          </w:p>
        </w:tc>
        <w:tc>
          <w:tcPr>
            <w:tcW w:w="3615" w:type="dxa"/>
          </w:tcPr>
          <w:p w14:paraId="5E8CA605" w14:textId="77777777" w:rsidR="0017750F" w:rsidRDefault="0017750F" w:rsidP="00763A5C">
            <w:r>
              <w:t>subClassOf</w:t>
            </w:r>
          </w:p>
        </w:tc>
        <w:tc>
          <w:tcPr>
            <w:tcW w:w="2776" w:type="dxa"/>
          </w:tcPr>
          <w:p w14:paraId="54C9E81B" w14:textId="77777777" w:rsidR="0017750F" w:rsidRDefault="0017750F" w:rsidP="00763A5C">
            <w:r>
              <w:t>om-</w:t>
            </w:r>
            <w:proofErr w:type="gramStart"/>
            <w:r>
              <w:t>2:Unit</w:t>
            </w:r>
            <w:proofErr w:type="gramEnd"/>
          </w:p>
        </w:tc>
      </w:tr>
      <w:tr w:rsidR="0017750F" w14:paraId="70FC5CF9" w14:textId="77777777" w:rsidTr="00763A5C">
        <w:trPr>
          <w:cantSplit/>
        </w:trPr>
        <w:tc>
          <w:tcPr>
            <w:tcW w:w="2959" w:type="dxa"/>
          </w:tcPr>
          <w:p w14:paraId="2C60F320" w14:textId="77777777" w:rsidR="0017750F" w:rsidRDefault="0017750F" w:rsidP="00763A5C">
            <w:r>
              <w:t>om-</w:t>
            </w:r>
            <w:proofErr w:type="gramStart"/>
            <w:r>
              <w:t>2:Mass</w:t>
            </w:r>
            <w:proofErr w:type="gramEnd"/>
            <w:r>
              <w:t>_unit</w:t>
            </w:r>
          </w:p>
        </w:tc>
        <w:tc>
          <w:tcPr>
            <w:tcW w:w="3615" w:type="dxa"/>
          </w:tcPr>
          <w:p w14:paraId="1E5BE31A" w14:textId="77777777" w:rsidR="0017750F" w:rsidRDefault="0017750F" w:rsidP="00763A5C">
            <w:r>
              <w:t>subClassOf</w:t>
            </w:r>
          </w:p>
        </w:tc>
        <w:tc>
          <w:tcPr>
            <w:tcW w:w="2776" w:type="dxa"/>
          </w:tcPr>
          <w:p w14:paraId="46241311" w14:textId="77777777" w:rsidR="0017750F" w:rsidRDefault="0017750F" w:rsidP="00763A5C">
            <w:r>
              <w:t>om-</w:t>
            </w:r>
            <w:proofErr w:type="gramStart"/>
            <w:r>
              <w:t>2:Unit</w:t>
            </w:r>
            <w:proofErr w:type="gramEnd"/>
          </w:p>
        </w:tc>
      </w:tr>
      <w:tr w:rsidR="0017750F" w14:paraId="55E56673" w14:textId="77777777" w:rsidTr="00763A5C">
        <w:trPr>
          <w:cantSplit/>
        </w:trPr>
        <w:tc>
          <w:tcPr>
            <w:tcW w:w="2959" w:type="dxa"/>
          </w:tcPr>
          <w:p w14:paraId="1C87A895" w14:textId="77777777" w:rsidR="0017750F" w:rsidRDefault="0017750F" w:rsidP="00763A5C">
            <w:r>
              <w:t>om-</w:t>
            </w:r>
            <w:proofErr w:type="gramStart"/>
            <w:r>
              <w:t>2:Area</w:t>
            </w:r>
            <w:proofErr w:type="gramEnd"/>
            <w:r>
              <w:t>_unit</w:t>
            </w:r>
          </w:p>
        </w:tc>
        <w:tc>
          <w:tcPr>
            <w:tcW w:w="3615" w:type="dxa"/>
          </w:tcPr>
          <w:p w14:paraId="1B5B13CE" w14:textId="77777777" w:rsidR="0017750F" w:rsidRDefault="0017750F" w:rsidP="00763A5C">
            <w:r>
              <w:t>subClassOf</w:t>
            </w:r>
          </w:p>
        </w:tc>
        <w:tc>
          <w:tcPr>
            <w:tcW w:w="2776" w:type="dxa"/>
          </w:tcPr>
          <w:p w14:paraId="101377BE" w14:textId="77777777" w:rsidR="0017750F" w:rsidRDefault="0017750F" w:rsidP="00763A5C">
            <w:r>
              <w:t>om-</w:t>
            </w:r>
            <w:proofErr w:type="gramStart"/>
            <w:r>
              <w:t>2:Unit</w:t>
            </w:r>
            <w:proofErr w:type="gramEnd"/>
          </w:p>
        </w:tc>
      </w:tr>
      <w:tr w:rsidR="0017750F" w14:paraId="60768708" w14:textId="77777777" w:rsidTr="00763A5C">
        <w:trPr>
          <w:cantSplit/>
        </w:trPr>
        <w:tc>
          <w:tcPr>
            <w:tcW w:w="2959" w:type="dxa"/>
          </w:tcPr>
          <w:p w14:paraId="5C982CFB" w14:textId="77777777" w:rsidR="0017750F" w:rsidRDefault="0017750F" w:rsidP="00763A5C">
            <w:r>
              <w:t>om-</w:t>
            </w:r>
            <w:proofErr w:type="gramStart"/>
            <w:r>
              <w:t>2:Acceleration</w:t>
            </w:r>
            <w:proofErr w:type="gramEnd"/>
            <w:r>
              <w:t>_unit</w:t>
            </w:r>
          </w:p>
        </w:tc>
        <w:tc>
          <w:tcPr>
            <w:tcW w:w="3615" w:type="dxa"/>
          </w:tcPr>
          <w:p w14:paraId="550285E7" w14:textId="77777777" w:rsidR="0017750F" w:rsidRDefault="0017750F" w:rsidP="00763A5C">
            <w:r>
              <w:t>subClassOf</w:t>
            </w:r>
          </w:p>
        </w:tc>
        <w:tc>
          <w:tcPr>
            <w:tcW w:w="2776" w:type="dxa"/>
          </w:tcPr>
          <w:p w14:paraId="5CD7DE43" w14:textId="77777777" w:rsidR="0017750F" w:rsidRDefault="0017750F" w:rsidP="00763A5C">
            <w:r>
              <w:t>om-</w:t>
            </w:r>
            <w:proofErr w:type="gramStart"/>
            <w:r>
              <w:t>2:Unit</w:t>
            </w:r>
            <w:proofErr w:type="gramEnd"/>
          </w:p>
        </w:tc>
      </w:tr>
      <w:tr w:rsidR="0017750F" w14:paraId="29104AE8" w14:textId="77777777" w:rsidTr="00763A5C">
        <w:trPr>
          <w:cantSplit/>
        </w:trPr>
        <w:tc>
          <w:tcPr>
            <w:tcW w:w="2959" w:type="dxa"/>
          </w:tcPr>
          <w:p w14:paraId="3E271DD1" w14:textId="77777777" w:rsidR="0017750F" w:rsidDel="009F6993" w:rsidRDefault="0017750F" w:rsidP="00763A5C">
            <w:r>
              <w:t>om-</w:t>
            </w:r>
            <w:proofErr w:type="gramStart"/>
            <w:r>
              <w:t>2:Volume</w:t>
            </w:r>
            <w:proofErr w:type="gramEnd"/>
            <w:r>
              <w:t>_unit</w:t>
            </w:r>
          </w:p>
        </w:tc>
        <w:tc>
          <w:tcPr>
            <w:tcW w:w="3615" w:type="dxa"/>
          </w:tcPr>
          <w:p w14:paraId="7DAFA194" w14:textId="77777777" w:rsidR="0017750F" w:rsidRDefault="0017750F" w:rsidP="00763A5C">
            <w:r>
              <w:t>subClassOf</w:t>
            </w:r>
          </w:p>
        </w:tc>
        <w:tc>
          <w:tcPr>
            <w:tcW w:w="2776" w:type="dxa"/>
          </w:tcPr>
          <w:p w14:paraId="55D6B5FB" w14:textId="77777777" w:rsidR="0017750F" w:rsidDel="009F6993" w:rsidRDefault="0017750F" w:rsidP="00763A5C">
            <w:r>
              <w:t>om-</w:t>
            </w:r>
            <w:proofErr w:type="gramStart"/>
            <w:r>
              <w:t>2:Unit</w:t>
            </w:r>
            <w:proofErr w:type="gramEnd"/>
          </w:p>
        </w:tc>
      </w:tr>
      <w:tr w:rsidR="0017750F" w14:paraId="47335674" w14:textId="77777777" w:rsidTr="00763A5C">
        <w:trPr>
          <w:cantSplit/>
        </w:trPr>
        <w:tc>
          <w:tcPr>
            <w:tcW w:w="2959" w:type="dxa"/>
          </w:tcPr>
          <w:p w14:paraId="71166F42" w14:textId="77777777" w:rsidR="0017750F" w:rsidRDefault="0017750F" w:rsidP="00763A5C">
            <w:r>
              <w:t>om-</w:t>
            </w:r>
            <w:proofErr w:type="gramStart"/>
            <w:r>
              <w:t>2:Speed</w:t>
            </w:r>
            <w:proofErr w:type="gramEnd"/>
            <w:r>
              <w:t>_unit</w:t>
            </w:r>
          </w:p>
        </w:tc>
        <w:tc>
          <w:tcPr>
            <w:tcW w:w="3615" w:type="dxa"/>
          </w:tcPr>
          <w:p w14:paraId="04B73409" w14:textId="77777777" w:rsidR="0017750F" w:rsidRDefault="0017750F" w:rsidP="00763A5C">
            <w:r>
              <w:t>subClassOf</w:t>
            </w:r>
          </w:p>
        </w:tc>
        <w:tc>
          <w:tcPr>
            <w:tcW w:w="2776" w:type="dxa"/>
          </w:tcPr>
          <w:p w14:paraId="0353F6E5" w14:textId="77777777" w:rsidR="0017750F" w:rsidRDefault="0017750F" w:rsidP="00763A5C">
            <w:r>
              <w:t>om-</w:t>
            </w:r>
            <w:proofErr w:type="gramStart"/>
            <w:r>
              <w:t>2:Unit</w:t>
            </w:r>
            <w:proofErr w:type="gramEnd"/>
          </w:p>
        </w:tc>
      </w:tr>
      <w:tr w:rsidR="0017750F" w14:paraId="26E28498" w14:textId="77777777" w:rsidTr="00763A5C">
        <w:trPr>
          <w:cantSplit/>
        </w:trPr>
        <w:tc>
          <w:tcPr>
            <w:tcW w:w="2959" w:type="dxa"/>
          </w:tcPr>
          <w:p w14:paraId="178880E1" w14:textId="77777777" w:rsidR="0017750F" w:rsidRDefault="0017750F" w:rsidP="00763A5C">
            <w:r>
              <w:lastRenderedPageBreak/>
              <w:t>om-</w:t>
            </w:r>
            <w:proofErr w:type="gramStart"/>
            <w:r>
              <w:t>2:Amount</w:t>
            </w:r>
            <w:proofErr w:type="gramEnd"/>
            <w:r>
              <w:t>_of_money_unit</w:t>
            </w:r>
          </w:p>
        </w:tc>
        <w:tc>
          <w:tcPr>
            <w:tcW w:w="3615" w:type="dxa"/>
          </w:tcPr>
          <w:p w14:paraId="6AC4EEF5" w14:textId="77777777" w:rsidR="0017750F" w:rsidRDefault="0017750F" w:rsidP="00763A5C">
            <w:r>
              <w:t>subClassOf</w:t>
            </w:r>
          </w:p>
        </w:tc>
        <w:tc>
          <w:tcPr>
            <w:tcW w:w="2776" w:type="dxa"/>
          </w:tcPr>
          <w:p w14:paraId="20102830" w14:textId="77777777" w:rsidR="0017750F" w:rsidRDefault="0017750F" w:rsidP="00763A5C">
            <w:r>
              <w:t>om-</w:t>
            </w:r>
            <w:proofErr w:type="gramStart"/>
            <w:r>
              <w:t>2:Unit</w:t>
            </w:r>
            <w:proofErr w:type="gramEnd"/>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77777777" w:rsidR="0017750F" w:rsidRDefault="0017750F" w:rsidP="00763A5C">
            <w:r>
              <w:t>om-</w:t>
            </w:r>
            <w:proofErr w:type="gramStart"/>
            <w:r>
              <w:t>2:Unit</w:t>
            </w:r>
            <w:proofErr w:type="gramEnd"/>
          </w:p>
        </w:tc>
      </w:tr>
      <w:tr w:rsidR="0017750F" w14:paraId="345F3BA6" w14:textId="77777777" w:rsidTr="00763A5C">
        <w:trPr>
          <w:cantSplit/>
        </w:trPr>
        <w:tc>
          <w:tcPr>
            <w:tcW w:w="2959" w:type="dxa"/>
          </w:tcPr>
          <w:p w14:paraId="743D3812" w14:textId="77777777" w:rsidR="0017750F" w:rsidRDefault="0017750F" w:rsidP="00763A5C">
            <w:proofErr w:type="gramStart"/>
            <w:r>
              <w:t>gci:Cardinality</w:t>
            </w:r>
            <w:proofErr w:type="gramEnd"/>
            <w:r>
              <w:t>_unit</w:t>
            </w:r>
          </w:p>
        </w:tc>
        <w:tc>
          <w:tcPr>
            <w:tcW w:w="3615" w:type="dxa"/>
          </w:tcPr>
          <w:p w14:paraId="6B9CFBE7" w14:textId="77777777" w:rsidR="0017750F" w:rsidRDefault="0017750F" w:rsidP="00763A5C">
            <w:r>
              <w:t>subClassOf</w:t>
            </w:r>
          </w:p>
        </w:tc>
        <w:tc>
          <w:tcPr>
            <w:tcW w:w="2776" w:type="dxa"/>
          </w:tcPr>
          <w:p w14:paraId="0078C662" w14:textId="77777777" w:rsidR="0017750F" w:rsidRDefault="0017750F" w:rsidP="00763A5C">
            <w:r>
              <w:t>om-</w:t>
            </w:r>
            <w:proofErr w:type="gramStart"/>
            <w:r>
              <w:t>2:Unit</w:t>
            </w:r>
            <w:proofErr w:type="gramEnd"/>
          </w:p>
        </w:tc>
      </w:tr>
      <w:tr w:rsidR="0017750F" w14:paraId="7FCDDEA5" w14:textId="77777777" w:rsidTr="00763A5C">
        <w:trPr>
          <w:cantSplit/>
        </w:trPr>
        <w:tc>
          <w:tcPr>
            <w:tcW w:w="2959" w:type="dxa"/>
          </w:tcPr>
          <w:p w14:paraId="448022ED" w14:textId="77777777" w:rsidR="0017750F" w:rsidRPr="00E80D3C" w:rsidRDefault="0017750F" w:rsidP="00763A5C">
            <w:r>
              <w:t>om-</w:t>
            </w:r>
            <w:proofErr w:type="gramStart"/>
            <w:r>
              <w:t>2:UnitD</w:t>
            </w:r>
            <w:r w:rsidRPr="00E80D3C">
              <w:t>ivision</w:t>
            </w:r>
            <w:proofErr w:type="gramEnd"/>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77777777" w:rsidR="0017750F" w:rsidRDefault="0017750F" w:rsidP="00763A5C">
            <w:pPr>
              <w:rPr>
                <w:highlight w:val="yellow"/>
              </w:rPr>
            </w:pPr>
            <w:r>
              <w:t>om-</w:t>
            </w:r>
            <w:proofErr w:type="gramStart"/>
            <w:r>
              <w:t>2:Unit</w:t>
            </w:r>
            <w:proofErr w:type="gramEnd"/>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77777777" w:rsidR="0017750F" w:rsidRDefault="0017750F" w:rsidP="00763A5C">
            <w:pPr>
              <w:rPr>
                <w:highlight w:val="yellow"/>
              </w:rPr>
            </w:pPr>
            <w:r w:rsidRPr="00E80D3C">
              <w:t>om-</w:t>
            </w:r>
            <w:proofErr w:type="gramStart"/>
            <w:r w:rsidRPr="00E80D3C">
              <w:t>2:UnitDivision</w:t>
            </w:r>
            <w:proofErr w:type="gramEnd"/>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77777777" w:rsidR="0017750F" w:rsidRPr="00E80D3C" w:rsidRDefault="0017750F" w:rsidP="00763A5C">
            <w:r w:rsidRPr="00E80D3C">
              <w:t>om-</w:t>
            </w:r>
            <w:proofErr w:type="gramStart"/>
            <w:r w:rsidRPr="00E80D3C">
              <w:t>2:hasNumerator</w:t>
            </w:r>
            <w:proofErr w:type="gramEnd"/>
          </w:p>
        </w:tc>
        <w:tc>
          <w:tcPr>
            <w:tcW w:w="2776" w:type="dxa"/>
          </w:tcPr>
          <w:p w14:paraId="7656C5B4" w14:textId="77777777" w:rsidR="0017750F" w:rsidRPr="00E80D3C" w:rsidRDefault="0017750F" w:rsidP="00763A5C">
            <w:r w:rsidRPr="00E80D3C">
              <w:t xml:space="preserve">only </w:t>
            </w:r>
            <w:proofErr w:type="gramStart"/>
            <w:r w:rsidRPr="00E80D3C">
              <w:t>gci:Cardinality</w:t>
            </w:r>
            <w:proofErr w:type="gramEnd"/>
            <w:r w:rsidRPr="00E80D3C">
              <w:t>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77777777" w:rsidR="0017750F" w:rsidRPr="00E80D3C" w:rsidRDefault="0017750F" w:rsidP="00763A5C">
            <w:r w:rsidRPr="00E80D3C">
              <w:t>om-</w:t>
            </w:r>
            <w:proofErr w:type="gramStart"/>
            <w:r w:rsidRPr="00E80D3C">
              <w:t>2:hasDenominator</w:t>
            </w:r>
            <w:proofErr w:type="gramEnd"/>
          </w:p>
        </w:tc>
        <w:tc>
          <w:tcPr>
            <w:tcW w:w="2776" w:type="dxa"/>
          </w:tcPr>
          <w:p w14:paraId="3005A301" w14:textId="77777777" w:rsidR="0017750F" w:rsidRPr="00E80D3C" w:rsidRDefault="0017750F" w:rsidP="00763A5C">
            <w:r w:rsidRPr="00E80D3C">
              <w:t>only om-</w:t>
            </w:r>
            <w:proofErr w:type="gramStart"/>
            <w:r w:rsidRPr="00E80D3C">
              <w:t>2:TimeUnit</w:t>
            </w:r>
            <w:proofErr w:type="gramEnd"/>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77777777" w:rsidR="0017750F" w:rsidRDefault="0017750F" w:rsidP="00763A5C">
            <w:r>
              <w:t>om-</w:t>
            </w:r>
            <w:proofErr w:type="gramStart"/>
            <w:r>
              <w:t>2:Unit</w:t>
            </w:r>
            <w:proofErr w:type="gramEnd"/>
            <w:r>
              <w: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77777777" w:rsidR="0017750F" w:rsidRDefault="0017750F" w:rsidP="00763A5C">
            <w:r>
              <w:t>om-</w:t>
            </w:r>
            <w:proofErr w:type="gramStart"/>
            <w:r>
              <w:t>2:Measure</w:t>
            </w:r>
            <w:proofErr w:type="gramEnd"/>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 xml:space="preserve">exactly 1 </w:t>
            </w:r>
            <w:proofErr w:type="gramStart"/>
            <w:r>
              <w:t>xsd:gYear</w:t>
            </w:r>
            <w:proofErr w:type="gramEnd"/>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77777777" w:rsidR="0017750F" w:rsidRDefault="0017750F" w:rsidP="00763A5C">
            <w:r>
              <w:t>om-</w:t>
            </w:r>
            <w:proofErr w:type="gramStart"/>
            <w:r>
              <w:t>2:hasUnit</w:t>
            </w:r>
            <w:proofErr w:type="gramEnd"/>
          </w:p>
        </w:tc>
        <w:tc>
          <w:tcPr>
            <w:tcW w:w="2776" w:type="dxa"/>
          </w:tcPr>
          <w:p w14:paraId="03366034" w14:textId="77777777" w:rsidR="0017750F" w:rsidRDefault="0017750F" w:rsidP="00763A5C">
            <w:r>
              <w:t>only om-</w:t>
            </w:r>
            <w:proofErr w:type="gramStart"/>
            <w:r>
              <w:t>2:Amount</w:t>
            </w:r>
            <w:proofErr w:type="gramEnd"/>
            <w:r>
              <w:t>_of_money_unit</w:t>
            </w:r>
          </w:p>
        </w:tc>
      </w:tr>
      <w:tr w:rsidR="0017750F" w14:paraId="513DDAB7" w14:textId="77777777" w:rsidTr="00763A5C">
        <w:trPr>
          <w:cantSplit/>
        </w:trPr>
        <w:tc>
          <w:tcPr>
            <w:tcW w:w="2959" w:type="dxa"/>
            <w:vMerge w:val="restart"/>
          </w:tcPr>
          <w:p w14:paraId="46C98535" w14:textId="77777777" w:rsidR="0017750F" w:rsidRDefault="0017750F" w:rsidP="00763A5C">
            <w:proofErr w:type="gramStart"/>
            <w:r>
              <w:t>gci:Population</w:t>
            </w:r>
            <w:proofErr w:type="gramEnd"/>
            <w:r>
              <w:t>_measure</w:t>
            </w:r>
          </w:p>
        </w:tc>
        <w:tc>
          <w:tcPr>
            <w:tcW w:w="3615" w:type="dxa"/>
          </w:tcPr>
          <w:p w14:paraId="3C08174C" w14:textId="77777777" w:rsidR="0017750F" w:rsidRDefault="0017750F" w:rsidP="00763A5C">
            <w:r>
              <w:t>subClassOf</w:t>
            </w:r>
          </w:p>
        </w:tc>
        <w:tc>
          <w:tcPr>
            <w:tcW w:w="2776" w:type="dxa"/>
          </w:tcPr>
          <w:p w14:paraId="1D729EAB" w14:textId="77777777" w:rsidR="0017750F" w:rsidRDefault="0017750F" w:rsidP="00763A5C">
            <w:r>
              <w:t>om-</w:t>
            </w:r>
            <w:proofErr w:type="gramStart"/>
            <w:r>
              <w:t>2:Measure</w:t>
            </w:r>
            <w:proofErr w:type="gramEnd"/>
          </w:p>
        </w:tc>
      </w:tr>
      <w:tr w:rsidR="0017750F" w14:paraId="12B93CB5" w14:textId="77777777" w:rsidTr="00763A5C">
        <w:trPr>
          <w:cantSplit/>
        </w:trPr>
        <w:tc>
          <w:tcPr>
            <w:tcW w:w="2959" w:type="dxa"/>
            <w:vMerge/>
          </w:tcPr>
          <w:p w14:paraId="4CFC7B17" w14:textId="77777777" w:rsidR="0017750F" w:rsidRDefault="0017750F" w:rsidP="00763A5C"/>
        </w:tc>
        <w:tc>
          <w:tcPr>
            <w:tcW w:w="3615" w:type="dxa"/>
          </w:tcPr>
          <w:p w14:paraId="0D0B0EAE" w14:textId="77777777" w:rsidR="0017750F" w:rsidRDefault="0017750F" w:rsidP="00763A5C">
            <w:r>
              <w:t>subClassOf</w:t>
            </w:r>
          </w:p>
        </w:tc>
        <w:tc>
          <w:tcPr>
            <w:tcW w:w="2776" w:type="dxa"/>
          </w:tcPr>
          <w:p w14:paraId="7C3EDD35" w14:textId="77777777" w:rsidR="0017750F" w:rsidRDefault="0017750F" w:rsidP="00763A5C">
            <w:r>
              <w:t>CardinalityMeasure</w:t>
            </w:r>
          </w:p>
        </w:tc>
      </w:tr>
      <w:tr w:rsidR="0017750F" w14:paraId="3B57A87E" w14:textId="77777777" w:rsidTr="00763A5C">
        <w:trPr>
          <w:cantSplit/>
        </w:trPr>
        <w:tc>
          <w:tcPr>
            <w:tcW w:w="2959" w:type="dxa"/>
            <w:vMerge w:val="restart"/>
          </w:tcPr>
          <w:p w14:paraId="675AA85E" w14:textId="77777777" w:rsidR="0017750F" w:rsidRDefault="0017750F" w:rsidP="00763A5C">
            <w:r>
              <w:t>CardinalityMeasure</w:t>
            </w:r>
          </w:p>
        </w:tc>
        <w:tc>
          <w:tcPr>
            <w:tcW w:w="3615" w:type="dxa"/>
          </w:tcPr>
          <w:p w14:paraId="1BFA1C55" w14:textId="77777777" w:rsidR="0017750F" w:rsidRDefault="0017750F" w:rsidP="00763A5C">
            <w:r>
              <w:t>subClassOf</w:t>
            </w:r>
          </w:p>
        </w:tc>
        <w:tc>
          <w:tcPr>
            <w:tcW w:w="2776" w:type="dxa"/>
          </w:tcPr>
          <w:p w14:paraId="651D97DB" w14:textId="77777777" w:rsidR="0017750F" w:rsidRDefault="0017750F" w:rsidP="00763A5C">
            <w:r>
              <w:t>om-</w:t>
            </w:r>
            <w:proofErr w:type="gramStart"/>
            <w:r>
              <w:t>2:Measure</w:t>
            </w:r>
            <w:proofErr w:type="gramEnd"/>
          </w:p>
        </w:tc>
      </w:tr>
      <w:tr w:rsidR="0017750F" w14:paraId="217ADADE" w14:textId="77777777" w:rsidTr="00763A5C">
        <w:trPr>
          <w:cantSplit/>
        </w:trPr>
        <w:tc>
          <w:tcPr>
            <w:tcW w:w="2959" w:type="dxa"/>
            <w:vMerge/>
          </w:tcPr>
          <w:p w14:paraId="2CE7ADE2" w14:textId="77777777" w:rsidR="0017750F" w:rsidRDefault="0017750F" w:rsidP="00763A5C"/>
        </w:tc>
        <w:tc>
          <w:tcPr>
            <w:tcW w:w="3615" w:type="dxa"/>
          </w:tcPr>
          <w:p w14:paraId="4F069536" w14:textId="77777777" w:rsidR="0017750F" w:rsidRDefault="0017750F" w:rsidP="00763A5C">
            <w:r>
              <w:t>hasUnit</w:t>
            </w:r>
          </w:p>
        </w:tc>
        <w:tc>
          <w:tcPr>
            <w:tcW w:w="2776" w:type="dxa"/>
          </w:tcPr>
          <w:p w14:paraId="4A9717DA" w14:textId="77777777" w:rsidR="0017750F" w:rsidRDefault="0017750F" w:rsidP="00763A5C">
            <w:r>
              <w:t xml:space="preserve">only </w:t>
            </w:r>
            <w:proofErr w:type="gramStart"/>
            <w:r>
              <w:t>gci:Cardinality</w:t>
            </w:r>
            <w:proofErr w:type="gramEnd"/>
            <w:r>
              <w:t>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77777777" w:rsidR="0017750F" w:rsidRDefault="0017750F" w:rsidP="00763A5C">
            <w:r>
              <w:t>om-</w:t>
            </w:r>
            <w:proofErr w:type="gramStart"/>
            <w:r>
              <w:t>2:Quantity</w:t>
            </w:r>
            <w:proofErr w:type="gramEnd"/>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7777777" w:rsidR="0017750F" w:rsidRDefault="0017750F" w:rsidP="00763A5C">
            <w:r>
              <w:t>om-</w:t>
            </w:r>
            <w:proofErr w:type="gramStart"/>
            <w:r>
              <w:t>2:AmountOfMoney</w:t>
            </w:r>
            <w:proofErr w:type="gramEnd"/>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7777777" w:rsidR="0017750F" w:rsidRDefault="0017750F" w:rsidP="00763A5C">
            <w:r>
              <w:t>om-</w:t>
            </w:r>
            <w:proofErr w:type="gramStart"/>
            <w:r>
              <w:t>2:hasValue</w:t>
            </w:r>
            <w:proofErr w:type="gramEnd"/>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7777777" w:rsidR="0017750F" w:rsidRDefault="0017750F" w:rsidP="00763A5C">
            <w:r>
              <w:t>om-</w:t>
            </w:r>
            <w:proofErr w:type="gramStart"/>
            <w:r>
              <w:t>2:Length</w:t>
            </w:r>
            <w:proofErr w:type="gramEnd"/>
          </w:p>
        </w:tc>
        <w:tc>
          <w:tcPr>
            <w:tcW w:w="3615" w:type="dxa"/>
          </w:tcPr>
          <w:p w14:paraId="2EEE9473" w14:textId="77777777" w:rsidR="0017750F" w:rsidRDefault="0017750F" w:rsidP="00763A5C">
            <w:r>
              <w:t>subClassOf</w:t>
            </w:r>
          </w:p>
        </w:tc>
        <w:tc>
          <w:tcPr>
            <w:tcW w:w="2776" w:type="dxa"/>
          </w:tcPr>
          <w:p w14:paraId="11C1CC49" w14:textId="77777777" w:rsidR="0017750F" w:rsidRDefault="0017750F" w:rsidP="00763A5C">
            <w:r>
              <w:t>om-</w:t>
            </w:r>
            <w:proofErr w:type="gramStart"/>
            <w:r>
              <w:t>2:Quantity</w:t>
            </w:r>
            <w:proofErr w:type="gramEnd"/>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77777777" w:rsidR="0017750F" w:rsidRDefault="0017750F" w:rsidP="00763A5C">
            <w:r>
              <w:t>om-</w:t>
            </w:r>
            <w:proofErr w:type="gramStart"/>
            <w:r>
              <w:t>2:hasValue</w:t>
            </w:r>
            <w:proofErr w:type="gramEnd"/>
          </w:p>
        </w:tc>
        <w:tc>
          <w:tcPr>
            <w:tcW w:w="2776" w:type="dxa"/>
          </w:tcPr>
          <w:p w14:paraId="4993F942" w14:textId="77777777" w:rsidR="0017750F" w:rsidRDefault="0017750F" w:rsidP="00763A5C">
            <w:r>
              <w:t>only (om-</w:t>
            </w:r>
            <w:proofErr w:type="gramStart"/>
            <w:r>
              <w:t>2:Measure</w:t>
            </w:r>
            <w:proofErr w:type="gramEnd"/>
            <w:r>
              <w:t xml:space="preserve"> and om-2:hasUnit only om-2:Length_unit)</w:t>
            </w:r>
          </w:p>
        </w:tc>
      </w:tr>
      <w:tr w:rsidR="0017750F" w14:paraId="79D8CE22" w14:textId="77777777" w:rsidTr="00763A5C">
        <w:trPr>
          <w:cantSplit/>
        </w:trPr>
        <w:tc>
          <w:tcPr>
            <w:tcW w:w="2959" w:type="dxa"/>
            <w:vMerge w:val="restart"/>
          </w:tcPr>
          <w:p w14:paraId="1DDC4976" w14:textId="77777777" w:rsidR="0017750F" w:rsidRDefault="0017750F" w:rsidP="00763A5C">
            <w:proofErr w:type="gramStart"/>
            <w:r>
              <w:t>gci:PopulationSize</w:t>
            </w:r>
            <w:proofErr w:type="gramEnd"/>
          </w:p>
        </w:tc>
        <w:tc>
          <w:tcPr>
            <w:tcW w:w="3615" w:type="dxa"/>
          </w:tcPr>
          <w:p w14:paraId="26FAFC79" w14:textId="77777777" w:rsidR="0017750F" w:rsidRDefault="0017750F" w:rsidP="00763A5C">
            <w:r>
              <w:t>subClassOf</w:t>
            </w:r>
          </w:p>
        </w:tc>
        <w:tc>
          <w:tcPr>
            <w:tcW w:w="2776" w:type="dxa"/>
          </w:tcPr>
          <w:p w14:paraId="05B4882D" w14:textId="77777777" w:rsidR="0017750F" w:rsidRDefault="0017750F" w:rsidP="00763A5C">
            <w:r>
              <w:t>om-</w:t>
            </w:r>
            <w:proofErr w:type="gramStart"/>
            <w:r>
              <w:t>2:Quantity</w:t>
            </w:r>
            <w:proofErr w:type="gramEnd"/>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77777777" w:rsidR="0017750F" w:rsidRDefault="0017750F" w:rsidP="00763A5C">
            <w:r>
              <w:t>om-</w:t>
            </w:r>
            <w:proofErr w:type="gramStart"/>
            <w:r>
              <w:t>2:hasValue</w:t>
            </w:r>
            <w:proofErr w:type="gramEnd"/>
          </w:p>
        </w:tc>
        <w:tc>
          <w:tcPr>
            <w:tcW w:w="2776" w:type="dxa"/>
          </w:tcPr>
          <w:p w14:paraId="0C0434D6" w14:textId="77777777" w:rsidR="0017750F" w:rsidRDefault="0017750F" w:rsidP="00763A5C">
            <w:r>
              <w:t xml:space="preserve">only </w:t>
            </w:r>
            <w:proofErr w:type="gramStart"/>
            <w:r>
              <w:t>gci:Population</w:t>
            </w:r>
            <w:proofErr w:type="gramEnd"/>
            <w:r>
              <w:t>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proofErr w:type="gramStart"/>
            <w:r>
              <w:t>gci:cardinalityOf</w:t>
            </w:r>
            <w:proofErr w:type="gramEnd"/>
          </w:p>
        </w:tc>
        <w:tc>
          <w:tcPr>
            <w:tcW w:w="2776" w:type="dxa"/>
          </w:tcPr>
          <w:p w14:paraId="4BB14E99" w14:textId="77777777" w:rsidR="0017750F" w:rsidRDefault="0017750F" w:rsidP="00763A5C">
            <w:r>
              <w:t xml:space="preserve">exactly 1 </w:t>
            </w:r>
            <w:proofErr w:type="gramStart"/>
            <w:r>
              <w:t>gci:Population</w:t>
            </w:r>
            <w:proofErr w:type="gramEnd"/>
          </w:p>
        </w:tc>
      </w:tr>
      <w:tr w:rsidR="0017750F" w14:paraId="330BD488" w14:textId="77777777" w:rsidTr="00763A5C">
        <w:trPr>
          <w:cantSplit/>
        </w:trPr>
        <w:tc>
          <w:tcPr>
            <w:tcW w:w="2959" w:type="dxa"/>
            <w:vMerge w:val="restart"/>
          </w:tcPr>
          <w:p w14:paraId="4E1C2247" w14:textId="77777777" w:rsidR="0017750F" w:rsidRDefault="0017750F" w:rsidP="00763A5C">
            <w:r>
              <w:t>CapacitySize</w:t>
            </w:r>
          </w:p>
        </w:tc>
        <w:tc>
          <w:tcPr>
            <w:tcW w:w="3615" w:type="dxa"/>
          </w:tcPr>
          <w:p w14:paraId="285BCA4C" w14:textId="77777777" w:rsidR="0017750F" w:rsidRDefault="0017750F" w:rsidP="00763A5C">
            <w:r>
              <w:t>subClassOf</w:t>
            </w:r>
          </w:p>
        </w:tc>
        <w:tc>
          <w:tcPr>
            <w:tcW w:w="2776" w:type="dxa"/>
          </w:tcPr>
          <w:p w14:paraId="646C8A8B" w14:textId="77777777" w:rsidR="0017750F" w:rsidRDefault="0017750F" w:rsidP="00763A5C">
            <w:r>
              <w:t>om-</w:t>
            </w:r>
            <w:proofErr w:type="gramStart"/>
            <w:r>
              <w:t>2:Quantity</w:t>
            </w:r>
            <w:proofErr w:type="gramEnd"/>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77777777" w:rsidR="0017750F" w:rsidRDefault="0017750F" w:rsidP="00763A5C">
            <w:r>
              <w:t>om-</w:t>
            </w:r>
            <w:proofErr w:type="gramStart"/>
            <w:r>
              <w:t>2:hasValue</w:t>
            </w:r>
            <w:proofErr w:type="gramEnd"/>
          </w:p>
        </w:tc>
        <w:tc>
          <w:tcPr>
            <w:tcW w:w="2776" w:type="dxa"/>
          </w:tcPr>
          <w:p w14:paraId="07BF08A3" w14:textId="77777777" w:rsidR="0017750F" w:rsidRDefault="0017750F" w:rsidP="00763A5C">
            <w:r>
              <w:t xml:space="preserve">only </w:t>
            </w:r>
            <w:proofErr w:type="gramStart"/>
            <w:r>
              <w:t>gci:Cardinality</w:t>
            </w:r>
            <w:proofErr w:type="gramEnd"/>
            <w:r>
              <w:t>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proofErr w:type="gramStart"/>
            <w:r>
              <w:t>gci:cardinalityOf</w:t>
            </w:r>
            <w:proofErr w:type="gramEnd"/>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77777777" w:rsidR="0017750F" w:rsidRDefault="0017750F" w:rsidP="00763A5C">
            <w:r>
              <w:t>om-</w:t>
            </w:r>
            <w:proofErr w:type="gramStart"/>
            <w:r>
              <w:t>2:Quantity</w:t>
            </w:r>
            <w:proofErr w:type="gramEnd"/>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77777777" w:rsidR="0017750F" w:rsidRDefault="0017750F" w:rsidP="00763A5C">
            <w:r>
              <w:t>om-</w:t>
            </w:r>
            <w:proofErr w:type="gramStart"/>
            <w:r>
              <w:t>2:hasValue</w:t>
            </w:r>
            <w:proofErr w:type="gramEnd"/>
          </w:p>
        </w:tc>
        <w:tc>
          <w:tcPr>
            <w:tcW w:w="2776" w:type="dxa"/>
          </w:tcPr>
          <w:p w14:paraId="53109DC6" w14:textId="77777777" w:rsidR="0017750F" w:rsidRDefault="0017750F" w:rsidP="00763A5C">
            <w:r>
              <w:t>only (om-</w:t>
            </w:r>
            <w:proofErr w:type="gramStart"/>
            <w:r>
              <w:t>2:hasU</w:t>
            </w:r>
            <w:r w:rsidRPr="0093359F">
              <w:t>nit</w:t>
            </w:r>
            <w:proofErr w:type="gramEnd"/>
            <w:r w:rsidRPr="0093359F">
              <w:t xml:space="preserve">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proofErr w:type="gramStart"/>
            <w:r>
              <w:t>gci:</w:t>
            </w:r>
            <w:r w:rsidRPr="007E76BD">
              <w:t>cardinality</w:t>
            </w:r>
            <w:proofErr w:type="gramEnd"/>
            <w:r w:rsidRPr="007E76BD">
              <w:t>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77777777" w:rsidR="0017750F" w:rsidRPr="00365930" w:rsidRDefault="0017750F" w:rsidP="00763A5C">
            <w:pPr>
              <w:rPr>
                <w:highlight w:val="yellow"/>
              </w:rPr>
            </w:pPr>
            <w:r>
              <w:t>om-</w:t>
            </w:r>
            <w:proofErr w:type="gramStart"/>
            <w:r>
              <w:t>2:Mass</w:t>
            </w:r>
            <w:proofErr w:type="gramEnd"/>
          </w:p>
        </w:tc>
        <w:tc>
          <w:tcPr>
            <w:tcW w:w="3615" w:type="dxa"/>
          </w:tcPr>
          <w:p w14:paraId="5B70E925" w14:textId="77777777" w:rsidR="0017750F" w:rsidRDefault="0017750F" w:rsidP="00763A5C">
            <w:r>
              <w:t>subClassOf</w:t>
            </w:r>
          </w:p>
        </w:tc>
        <w:tc>
          <w:tcPr>
            <w:tcW w:w="2776" w:type="dxa"/>
          </w:tcPr>
          <w:p w14:paraId="15AD27CE" w14:textId="77777777" w:rsidR="0017750F" w:rsidRDefault="0017750F" w:rsidP="00763A5C">
            <w:r>
              <w:t>om-</w:t>
            </w:r>
            <w:proofErr w:type="gramStart"/>
            <w:r>
              <w:t>2:Quantity</w:t>
            </w:r>
            <w:proofErr w:type="gramEnd"/>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77777777" w:rsidR="0017750F" w:rsidRDefault="0017750F" w:rsidP="00763A5C">
            <w:r>
              <w:t>om-</w:t>
            </w:r>
            <w:proofErr w:type="gramStart"/>
            <w:r>
              <w:t>2:hasValue</w:t>
            </w:r>
            <w:proofErr w:type="gramEnd"/>
          </w:p>
        </w:tc>
        <w:tc>
          <w:tcPr>
            <w:tcW w:w="2776" w:type="dxa"/>
          </w:tcPr>
          <w:p w14:paraId="524822DD" w14:textId="77777777" w:rsidR="0017750F" w:rsidRDefault="0017750F" w:rsidP="00763A5C">
            <w:r w:rsidRPr="00365930">
              <w:t>only (</w:t>
            </w:r>
            <w:r>
              <w:t>om-</w:t>
            </w:r>
            <w:proofErr w:type="gramStart"/>
            <w:r>
              <w:t>2:hasUnit</w:t>
            </w:r>
            <w:proofErr w:type="gramEnd"/>
            <w:r w:rsidRPr="00365930">
              <w:t xml:space="preserve"> only </w:t>
            </w:r>
            <w:r>
              <w:t>om-2:Mass_unit)</w:t>
            </w:r>
          </w:p>
        </w:tc>
      </w:tr>
      <w:tr w:rsidR="0017750F" w14:paraId="6117CD24" w14:textId="77777777" w:rsidTr="00763A5C">
        <w:trPr>
          <w:cantSplit/>
        </w:trPr>
        <w:tc>
          <w:tcPr>
            <w:tcW w:w="2959" w:type="dxa"/>
            <w:vMerge w:val="restart"/>
          </w:tcPr>
          <w:p w14:paraId="076B4623" w14:textId="77777777" w:rsidR="0017750F" w:rsidRDefault="0017750F" w:rsidP="00763A5C">
            <w:r>
              <w:t>om-</w:t>
            </w:r>
            <w:proofErr w:type="gramStart"/>
            <w:r>
              <w:t>2:Area</w:t>
            </w:r>
            <w:proofErr w:type="gramEnd"/>
          </w:p>
        </w:tc>
        <w:tc>
          <w:tcPr>
            <w:tcW w:w="3615" w:type="dxa"/>
          </w:tcPr>
          <w:p w14:paraId="396E6104" w14:textId="77777777" w:rsidR="0017750F" w:rsidRDefault="0017750F" w:rsidP="00763A5C">
            <w:r>
              <w:t>subClassOf</w:t>
            </w:r>
          </w:p>
        </w:tc>
        <w:tc>
          <w:tcPr>
            <w:tcW w:w="2776" w:type="dxa"/>
          </w:tcPr>
          <w:p w14:paraId="5A8CA80C" w14:textId="77777777" w:rsidR="0017750F" w:rsidRDefault="0017750F" w:rsidP="00763A5C">
            <w:pPr>
              <w:tabs>
                <w:tab w:val="right" w:pos="2560"/>
              </w:tabs>
            </w:pPr>
            <w:r>
              <w:t>om-</w:t>
            </w:r>
            <w:proofErr w:type="gramStart"/>
            <w:r>
              <w:t>2:Quantity</w:t>
            </w:r>
            <w:proofErr w:type="gramEnd"/>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77777777" w:rsidR="0017750F" w:rsidRDefault="0017750F" w:rsidP="00763A5C">
            <w:r>
              <w:t>om-</w:t>
            </w:r>
            <w:proofErr w:type="gramStart"/>
            <w:r>
              <w:t>2:hasValue</w:t>
            </w:r>
            <w:proofErr w:type="gramEnd"/>
          </w:p>
        </w:tc>
        <w:tc>
          <w:tcPr>
            <w:tcW w:w="2776" w:type="dxa"/>
          </w:tcPr>
          <w:p w14:paraId="05E1DE58" w14:textId="77777777" w:rsidR="0017750F" w:rsidRDefault="0017750F" w:rsidP="00763A5C">
            <w:r w:rsidRPr="00365930">
              <w:t>only (</w:t>
            </w:r>
            <w:r>
              <w:t>om-</w:t>
            </w:r>
            <w:proofErr w:type="gramStart"/>
            <w:r>
              <w:t>2:hasUnit</w:t>
            </w:r>
            <w:proofErr w:type="gramEnd"/>
            <w:r w:rsidRPr="00365930">
              <w:t xml:space="preserve"> only </w:t>
            </w:r>
            <w:r>
              <w:t>om-2:Area_unit)</w:t>
            </w:r>
          </w:p>
        </w:tc>
      </w:tr>
      <w:tr w:rsidR="0017750F" w14:paraId="0A24EC60" w14:textId="77777777" w:rsidTr="00763A5C">
        <w:trPr>
          <w:cantSplit/>
        </w:trPr>
        <w:tc>
          <w:tcPr>
            <w:tcW w:w="2959" w:type="dxa"/>
            <w:vMerge w:val="restart"/>
          </w:tcPr>
          <w:p w14:paraId="4ADC7E73" w14:textId="77777777" w:rsidR="0017750F" w:rsidRDefault="0017750F" w:rsidP="00763A5C">
            <w:r>
              <w:t>om-</w:t>
            </w:r>
            <w:proofErr w:type="gramStart"/>
            <w:r>
              <w:t>2:Volume</w:t>
            </w:r>
            <w:proofErr w:type="gramEnd"/>
          </w:p>
        </w:tc>
        <w:tc>
          <w:tcPr>
            <w:tcW w:w="3615" w:type="dxa"/>
          </w:tcPr>
          <w:p w14:paraId="07EBE4E9" w14:textId="77777777" w:rsidR="0017750F" w:rsidRDefault="0017750F" w:rsidP="00763A5C">
            <w:r>
              <w:t>subClassOf</w:t>
            </w:r>
          </w:p>
        </w:tc>
        <w:tc>
          <w:tcPr>
            <w:tcW w:w="2776" w:type="dxa"/>
          </w:tcPr>
          <w:p w14:paraId="7FB97E08" w14:textId="77777777" w:rsidR="0017750F" w:rsidRPr="00365930" w:rsidRDefault="0017750F" w:rsidP="00763A5C">
            <w:r>
              <w:t>om-</w:t>
            </w:r>
            <w:proofErr w:type="gramStart"/>
            <w:r>
              <w:t>2:Quantity</w:t>
            </w:r>
            <w:proofErr w:type="gramEnd"/>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77777777" w:rsidR="0017750F" w:rsidRDefault="0017750F" w:rsidP="00763A5C">
            <w:r>
              <w:t>om-</w:t>
            </w:r>
            <w:proofErr w:type="gramStart"/>
            <w:r>
              <w:t>2:hasValue</w:t>
            </w:r>
            <w:proofErr w:type="gramEnd"/>
          </w:p>
        </w:tc>
        <w:tc>
          <w:tcPr>
            <w:tcW w:w="2776" w:type="dxa"/>
          </w:tcPr>
          <w:p w14:paraId="4B312091" w14:textId="77777777" w:rsidR="0017750F" w:rsidRPr="00365930" w:rsidRDefault="0017750F" w:rsidP="00763A5C">
            <w:r w:rsidRPr="00365930">
              <w:t>only (</w:t>
            </w:r>
            <w:r>
              <w:t>om-</w:t>
            </w:r>
            <w:proofErr w:type="gramStart"/>
            <w:r>
              <w:t>2:hasUnit</w:t>
            </w:r>
            <w:proofErr w:type="gramEnd"/>
            <w:r w:rsidRPr="00365930">
              <w:t xml:space="preserve"> only </w:t>
            </w:r>
            <w:r>
              <w:t>om-2:Volume_unit)</w:t>
            </w:r>
          </w:p>
        </w:tc>
      </w:tr>
      <w:tr w:rsidR="0017750F" w14:paraId="1D962267" w14:textId="77777777" w:rsidTr="00763A5C">
        <w:trPr>
          <w:cantSplit/>
        </w:trPr>
        <w:tc>
          <w:tcPr>
            <w:tcW w:w="2959" w:type="dxa"/>
            <w:vMerge w:val="restart"/>
          </w:tcPr>
          <w:p w14:paraId="48478D33" w14:textId="77777777" w:rsidR="0017750F" w:rsidRDefault="0017750F" w:rsidP="00763A5C">
            <w:r>
              <w:lastRenderedPageBreak/>
              <w:t>om-</w:t>
            </w:r>
            <w:proofErr w:type="gramStart"/>
            <w:r>
              <w:t>2:Acceleration</w:t>
            </w:r>
            <w:proofErr w:type="gramEnd"/>
          </w:p>
        </w:tc>
        <w:tc>
          <w:tcPr>
            <w:tcW w:w="3615" w:type="dxa"/>
          </w:tcPr>
          <w:p w14:paraId="7C00C4A0" w14:textId="77777777" w:rsidR="0017750F" w:rsidRDefault="0017750F" w:rsidP="00763A5C">
            <w:r>
              <w:t>subClassOf</w:t>
            </w:r>
          </w:p>
        </w:tc>
        <w:tc>
          <w:tcPr>
            <w:tcW w:w="2776" w:type="dxa"/>
          </w:tcPr>
          <w:p w14:paraId="44842BEE" w14:textId="77777777" w:rsidR="0017750F" w:rsidRDefault="0017750F" w:rsidP="00763A5C">
            <w:r>
              <w:t>om-</w:t>
            </w:r>
            <w:proofErr w:type="gramStart"/>
            <w:r>
              <w:t>2:Quantity</w:t>
            </w:r>
            <w:proofErr w:type="gramEnd"/>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77777777" w:rsidR="0017750F" w:rsidRDefault="0017750F" w:rsidP="00763A5C">
            <w:r>
              <w:t>om-</w:t>
            </w:r>
            <w:proofErr w:type="gramStart"/>
            <w:r>
              <w:t>2:hasValue</w:t>
            </w:r>
            <w:proofErr w:type="gramEnd"/>
          </w:p>
        </w:tc>
        <w:tc>
          <w:tcPr>
            <w:tcW w:w="2776" w:type="dxa"/>
          </w:tcPr>
          <w:p w14:paraId="429351AC" w14:textId="77777777" w:rsidR="0017750F" w:rsidRDefault="0017750F" w:rsidP="00763A5C">
            <w:r w:rsidRPr="00365930">
              <w:t>only (</w:t>
            </w:r>
            <w:r>
              <w:t>om-</w:t>
            </w:r>
            <w:proofErr w:type="gramStart"/>
            <w:r>
              <w:t>2:hasUnit</w:t>
            </w:r>
            <w:proofErr w:type="gramEnd"/>
            <w:r w:rsidRPr="00365930">
              <w:t xml:space="preserve"> only </w:t>
            </w:r>
            <w:r>
              <w:t>om-2:Acceleration_unit)</w:t>
            </w:r>
          </w:p>
        </w:tc>
      </w:tr>
      <w:tr w:rsidR="0017750F" w14:paraId="2BAA2A47" w14:textId="77777777" w:rsidTr="00763A5C">
        <w:trPr>
          <w:cantSplit/>
        </w:trPr>
        <w:tc>
          <w:tcPr>
            <w:tcW w:w="2959" w:type="dxa"/>
            <w:vMerge w:val="restart"/>
          </w:tcPr>
          <w:p w14:paraId="29D20C6A" w14:textId="77777777" w:rsidR="0017750F" w:rsidRDefault="0017750F" w:rsidP="00763A5C">
            <w:r>
              <w:t>om-</w:t>
            </w:r>
            <w:proofErr w:type="gramStart"/>
            <w:r>
              <w:t>2:Speed</w:t>
            </w:r>
            <w:proofErr w:type="gramEnd"/>
          </w:p>
        </w:tc>
        <w:tc>
          <w:tcPr>
            <w:tcW w:w="3615" w:type="dxa"/>
          </w:tcPr>
          <w:p w14:paraId="7A3308E9" w14:textId="77777777" w:rsidR="0017750F" w:rsidRDefault="0017750F" w:rsidP="00763A5C">
            <w:r>
              <w:t>subClassOf</w:t>
            </w:r>
          </w:p>
        </w:tc>
        <w:tc>
          <w:tcPr>
            <w:tcW w:w="2776" w:type="dxa"/>
          </w:tcPr>
          <w:p w14:paraId="12E9BAA6" w14:textId="77777777" w:rsidR="0017750F" w:rsidRDefault="0017750F" w:rsidP="00763A5C">
            <w:r>
              <w:t>om-</w:t>
            </w:r>
            <w:proofErr w:type="gramStart"/>
            <w:r>
              <w:t>2:Quantity</w:t>
            </w:r>
            <w:proofErr w:type="gramEnd"/>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77777777" w:rsidR="0017750F" w:rsidRDefault="0017750F" w:rsidP="00763A5C">
            <w:r>
              <w:t>om-</w:t>
            </w:r>
            <w:proofErr w:type="gramStart"/>
            <w:r>
              <w:t>2:hasValue</w:t>
            </w:r>
            <w:proofErr w:type="gramEnd"/>
          </w:p>
        </w:tc>
        <w:tc>
          <w:tcPr>
            <w:tcW w:w="2776" w:type="dxa"/>
          </w:tcPr>
          <w:p w14:paraId="67BF04AC" w14:textId="77777777" w:rsidR="0017750F" w:rsidRDefault="0017750F" w:rsidP="00763A5C">
            <w:r w:rsidRPr="00365930">
              <w:t>only (</w:t>
            </w:r>
            <w:r>
              <w:t>om-</w:t>
            </w:r>
            <w:proofErr w:type="gramStart"/>
            <w:r>
              <w:t>2:hasUnit</w:t>
            </w:r>
            <w:proofErr w:type="gramEnd"/>
            <w:r w:rsidRPr="00365930">
              <w:t xml:space="preserve"> only </w:t>
            </w:r>
            <w:r>
              <w:t>om-2:Speed_unit)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7777777" w:rsidR="0017750F" w:rsidRDefault="0017750F" w:rsidP="00763A5C">
            <w:r>
              <w:t>om-</w:t>
            </w:r>
            <w:proofErr w:type="gramStart"/>
            <w:r>
              <w:t>2:hasBaseUnit</w:t>
            </w:r>
            <w:proofErr w:type="gramEnd"/>
          </w:p>
        </w:tc>
        <w:tc>
          <w:tcPr>
            <w:tcW w:w="2431" w:type="dxa"/>
          </w:tcPr>
          <w:p w14:paraId="3BA717A1" w14:textId="77777777" w:rsidR="0017750F" w:rsidRDefault="0017750F" w:rsidP="00763A5C">
            <w:r>
              <w:t>domain</w:t>
            </w:r>
          </w:p>
        </w:tc>
        <w:tc>
          <w:tcPr>
            <w:tcW w:w="4343" w:type="dxa"/>
          </w:tcPr>
          <w:p w14:paraId="144252EF" w14:textId="77777777" w:rsidR="0017750F" w:rsidRDefault="0017750F" w:rsidP="00763A5C">
            <w:r>
              <w:t>om-</w:t>
            </w:r>
            <w:proofErr w:type="gramStart"/>
            <w:r>
              <w:t>2:System</w:t>
            </w:r>
            <w:proofErr w:type="gramEnd"/>
            <w:r>
              <w:t>_of_units</w:t>
            </w:r>
          </w:p>
        </w:tc>
      </w:tr>
      <w:tr w:rsidR="0017750F" w14:paraId="1BBE46C4" w14:textId="77777777" w:rsidTr="00763A5C">
        <w:tc>
          <w:tcPr>
            <w:tcW w:w="2576" w:type="dxa"/>
          </w:tcPr>
          <w:p w14:paraId="3BC75354" w14:textId="77777777" w:rsidR="0017750F" w:rsidRDefault="0017750F" w:rsidP="00763A5C">
            <w:r>
              <w:t>om-</w:t>
            </w:r>
            <w:proofErr w:type="gramStart"/>
            <w:r>
              <w:t>2:hasBaseUnit</w:t>
            </w:r>
            <w:proofErr w:type="gramEnd"/>
          </w:p>
        </w:tc>
        <w:tc>
          <w:tcPr>
            <w:tcW w:w="2431" w:type="dxa"/>
          </w:tcPr>
          <w:p w14:paraId="68D47FC0" w14:textId="77777777" w:rsidR="0017750F" w:rsidRDefault="0017750F" w:rsidP="00763A5C">
            <w:r>
              <w:t>range</w:t>
            </w:r>
          </w:p>
        </w:tc>
        <w:tc>
          <w:tcPr>
            <w:tcW w:w="4343" w:type="dxa"/>
          </w:tcPr>
          <w:p w14:paraId="3B35D878" w14:textId="77777777" w:rsidR="0017750F" w:rsidRDefault="0017750F" w:rsidP="00763A5C">
            <w:r>
              <w:t>om-</w:t>
            </w:r>
            <w:proofErr w:type="gramStart"/>
            <w:r>
              <w:t>2:Unit</w:t>
            </w:r>
            <w:proofErr w:type="gramEnd"/>
          </w:p>
        </w:tc>
      </w:tr>
      <w:tr w:rsidR="0017750F" w14:paraId="574E4F7A" w14:textId="77777777" w:rsidTr="00763A5C">
        <w:tc>
          <w:tcPr>
            <w:tcW w:w="2576" w:type="dxa"/>
          </w:tcPr>
          <w:p w14:paraId="6DAD9881" w14:textId="77777777" w:rsidR="0017750F" w:rsidRDefault="0017750F" w:rsidP="00763A5C">
            <w:r>
              <w:t>om-</w:t>
            </w:r>
            <w:proofErr w:type="gramStart"/>
            <w:r>
              <w:t>2:hasDenominator</w:t>
            </w:r>
            <w:proofErr w:type="gramEnd"/>
          </w:p>
        </w:tc>
        <w:tc>
          <w:tcPr>
            <w:tcW w:w="2431" w:type="dxa"/>
          </w:tcPr>
          <w:p w14:paraId="37C07BC2" w14:textId="77777777" w:rsidR="0017750F" w:rsidRDefault="0017750F" w:rsidP="00763A5C">
            <w:r>
              <w:t>domain</w:t>
            </w:r>
          </w:p>
        </w:tc>
        <w:tc>
          <w:tcPr>
            <w:tcW w:w="4343" w:type="dxa"/>
          </w:tcPr>
          <w:p w14:paraId="6E5894B8" w14:textId="77777777" w:rsidR="0017750F" w:rsidRDefault="0017750F" w:rsidP="00763A5C">
            <w:r>
              <w:t>om-</w:t>
            </w:r>
            <w:proofErr w:type="gramStart"/>
            <w:r>
              <w:t>2:UnitDivision</w:t>
            </w:r>
            <w:proofErr w:type="gramEnd"/>
          </w:p>
        </w:tc>
      </w:tr>
      <w:tr w:rsidR="0017750F" w14:paraId="5CF89B5F" w14:textId="77777777" w:rsidTr="00763A5C">
        <w:tc>
          <w:tcPr>
            <w:tcW w:w="2576" w:type="dxa"/>
          </w:tcPr>
          <w:p w14:paraId="724BE63E" w14:textId="77777777" w:rsidR="0017750F" w:rsidRDefault="0017750F" w:rsidP="00763A5C">
            <w:r>
              <w:t>om-</w:t>
            </w:r>
            <w:proofErr w:type="gramStart"/>
            <w:r>
              <w:t>2:hasDenominator</w:t>
            </w:r>
            <w:proofErr w:type="gramEnd"/>
          </w:p>
        </w:tc>
        <w:tc>
          <w:tcPr>
            <w:tcW w:w="2431" w:type="dxa"/>
          </w:tcPr>
          <w:p w14:paraId="64CCBA14" w14:textId="77777777" w:rsidR="0017750F" w:rsidRDefault="0017750F" w:rsidP="00763A5C">
            <w:r>
              <w:t>range</w:t>
            </w:r>
          </w:p>
        </w:tc>
        <w:tc>
          <w:tcPr>
            <w:tcW w:w="4343" w:type="dxa"/>
          </w:tcPr>
          <w:p w14:paraId="1D0B7E4A" w14:textId="77777777" w:rsidR="0017750F" w:rsidRDefault="0017750F" w:rsidP="00763A5C">
            <w:r>
              <w:t>om-</w:t>
            </w:r>
            <w:proofErr w:type="gramStart"/>
            <w:r>
              <w:t>2:Unit</w:t>
            </w:r>
            <w:proofErr w:type="gramEnd"/>
          </w:p>
        </w:tc>
      </w:tr>
      <w:tr w:rsidR="0017750F" w14:paraId="3132D90D" w14:textId="77777777" w:rsidTr="00763A5C">
        <w:tc>
          <w:tcPr>
            <w:tcW w:w="2576" w:type="dxa"/>
          </w:tcPr>
          <w:p w14:paraId="486D7815" w14:textId="77777777" w:rsidR="0017750F" w:rsidRDefault="0017750F" w:rsidP="00763A5C">
            <w:r>
              <w:t>om-</w:t>
            </w:r>
            <w:proofErr w:type="gramStart"/>
            <w:r>
              <w:t>2:hasNumerator</w:t>
            </w:r>
            <w:proofErr w:type="gramEnd"/>
          </w:p>
        </w:tc>
        <w:tc>
          <w:tcPr>
            <w:tcW w:w="2431" w:type="dxa"/>
          </w:tcPr>
          <w:p w14:paraId="2AA49F0A" w14:textId="77777777" w:rsidR="0017750F" w:rsidRDefault="0017750F" w:rsidP="00763A5C">
            <w:r>
              <w:t>domain</w:t>
            </w:r>
          </w:p>
        </w:tc>
        <w:tc>
          <w:tcPr>
            <w:tcW w:w="4343" w:type="dxa"/>
          </w:tcPr>
          <w:p w14:paraId="0875FB35" w14:textId="77777777" w:rsidR="0017750F" w:rsidRDefault="0017750F" w:rsidP="00763A5C">
            <w:r>
              <w:t>om-</w:t>
            </w:r>
            <w:proofErr w:type="gramStart"/>
            <w:r>
              <w:t>2:UnitDivision</w:t>
            </w:r>
            <w:proofErr w:type="gramEnd"/>
          </w:p>
        </w:tc>
      </w:tr>
      <w:tr w:rsidR="0017750F" w14:paraId="717F2290" w14:textId="77777777" w:rsidTr="00763A5C">
        <w:tc>
          <w:tcPr>
            <w:tcW w:w="2576" w:type="dxa"/>
          </w:tcPr>
          <w:p w14:paraId="06BD956D" w14:textId="77777777" w:rsidR="0017750F" w:rsidRDefault="0017750F" w:rsidP="00763A5C">
            <w:r>
              <w:t>om-</w:t>
            </w:r>
            <w:proofErr w:type="gramStart"/>
            <w:r>
              <w:t>2:hasNumerator</w:t>
            </w:r>
            <w:proofErr w:type="gramEnd"/>
          </w:p>
        </w:tc>
        <w:tc>
          <w:tcPr>
            <w:tcW w:w="2431" w:type="dxa"/>
          </w:tcPr>
          <w:p w14:paraId="321A37F0" w14:textId="77777777" w:rsidR="0017750F" w:rsidRDefault="0017750F" w:rsidP="00763A5C">
            <w:r>
              <w:t>domain</w:t>
            </w:r>
          </w:p>
        </w:tc>
        <w:tc>
          <w:tcPr>
            <w:tcW w:w="4343" w:type="dxa"/>
          </w:tcPr>
          <w:p w14:paraId="32E0B4A6" w14:textId="77777777" w:rsidR="0017750F" w:rsidRDefault="0017750F" w:rsidP="00763A5C">
            <w:r>
              <w:t>om-</w:t>
            </w:r>
            <w:proofErr w:type="gramStart"/>
            <w:r>
              <w:t>2:Unit</w:t>
            </w:r>
            <w:proofErr w:type="gramEnd"/>
          </w:p>
        </w:tc>
      </w:tr>
      <w:tr w:rsidR="0017750F" w14:paraId="32B4DA91" w14:textId="77777777" w:rsidTr="00763A5C">
        <w:tc>
          <w:tcPr>
            <w:tcW w:w="2576" w:type="dxa"/>
            <w:vMerge w:val="restart"/>
          </w:tcPr>
          <w:p w14:paraId="355DDB7C" w14:textId="77777777" w:rsidR="0017750F" w:rsidRDefault="0017750F" w:rsidP="00763A5C">
            <w:r>
              <w:t>om-</w:t>
            </w:r>
            <w:proofErr w:type="gramStart"/>
            <w:r>
              <w:t>2:hasAggregateFunction</w:t>
            </w:r>
            <w:proofErr w:type="gramEnd"/>
          </w:p>
        </w:tc>
        <w:tc>
          <w:tcPr>
            <w:tcW w:w="2431" w:type="dxa"/>
          </w:tcPr>
          <w:p w14:paraId="6CB9F08C" w14:textId="77777777" w:rsidR="0017750F" w:rsidRDefault="0017750F" w:rsidP="00763A5C">
            <w:r>
              <w:t>domain</w:t>
            </w:r>
          </w:p>
        </w:tc>
        <w:tc>
          <w:tcPr>
            <w:tcW w:w="4343" w:type="dxa"/>
          </w:tcPr>
          <w:p w14:paraId="344E1628" w14:textId="77777777" w:rsidR="0017750F" w:rsidRDefault="0017750F" w:rsidP="00763A5C">
            <w:r>
              <w:t>om-</w:t>
            </w:r>
            <w:proofErr w:type="gramStart"/>
            <w:r>
              <w:t>2:Quantity</w:t>
            </w:r>
            <w:proofErr w:type="gramEnd"/>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77777777" w:rsidR="0017750F" w:rsidRDefault="0017750F" w:rsidP="00763A5C">
            <w:r>
              <w:t>om-</w:t>
            </w:r>
            <w:proofErr w:type="gramStart"/>
            <w:r>
              <w:t>2:function</w:t>
            </w:r>
            <w:proofErr w:type="gramEnd"/>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7777777" w:rsidR="0017750F" w:rsidRDefault="0017750F" w:rsidP="00763A5C">
            <w:r>
              <w:t>om-</w:t>
            </w:r>
            <w:proofErr w:type="gramStart"/>
            <w:r>
              <w:t>2:Quantity</w:t>
            </w:r>
            <w:proofErr w:type="gramEnd"/>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77777777" w:rsidR="0017750F" w:rsidRDefault="0017750F" w:rsidP="00763A5C">
            <w:r>
              <w:t>om-</w:t>
            </w:r>
            <w:proofErr w:type="gramStart"/>
            <w:r>
              <w:t>2:Quantity</w:t>
            </w:r>
            <w:proofErr w:type="gramEnd"/>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4C994436" w14:textId="0B744C4A" w:rsidR="00B90704" w:rsidRDefault="0017750F" w:rsidP="009E4A69">
      <w:pPr>
        <w:pStyle w:val="ListParagraph"/>
      </w:pPr>
      <w:r>
        <w:t>(term reuse)</w:t>
      </w:r>
      <w:r w:rsidR="00B90704">
        <w:t xml:space="preserve"> Ontology of Units of Measure 2.0</w:t>
      </w:r>
      <w:r w:rsidR="00B90704">
        <w:rPr>
          <w:rStyle w:val="FootnoteReference"/>
        </w:rPr>
        <w:footnoteReference w:id="7"/>
      </w:r>
    </w:p>
    <w:p w14:paraId="6F90847E" w14:textId="61C90912" w:rsidR="005D3386" w:rsidRDefault="00DC74DA" w:rsidP="00E80D3C">
      <w:pPr>
        <w:pStyle w:val="ListParagraph"/>
      </w:pPr>
      <w:r>
        <w:t>Global City Indicators Foundation Ontology</w:t>
      </w:r>
      <w:r>
        <w:rPr>
          <w:rStyle w:val="FootnoteReference"/>
        </w:rPr>
        <w:footnoteReference w:id="8"/>
      </w:r>
    </w:p>
    <w:p w14:paraId="2FE49F5E" w14:textId="77777777" w:rsidR="000B72D5" w:rsidRDefault="000B72D5" w:rsidP="000B72D5"/>
    <w:p w14:paraId="75F0BA7F" w14:textId="47D595FF" w:rsidR="004F1D87" w:rsidRPr="00E72AD2" w:rsidRDefault="00C969BA" w:rsidP="00433E1D">
      <w:pPr>
        <w:pStyle w:val="Heading3"/>
      </w:pPr>
      <w:bookmarkStart w:id="99" w:name="_Toc22804608"/>
      <w:r>
        <w:t>Observations</w:t>
      </w:r>
      <w:r w:rsidR="00E72AD2" w:rsidRPr="00E72AD2">
        <w:t xml:space="preserve"> </w:t>
      </w:r>
      <w:r w:rsidR="004F1D87" w:rsidRPr="00E72AD2">
        <w:t>Ontology</w:t>
      </w:r>
      <w:bookmarkEnd w:id="99"/>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line="360" w:lineRule="auto"/>
      </w:pPr>
      <w:r>
        <w:t xml:space="preserve">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w:t>
      </w:r>
      <w:r>
        <w:lastRenderedPageBreak/>
        <w:t>growing access to the Internet of Things, data from available sensors will continue to expand, 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line="360" w:lineRule="auto"/>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9"/>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line="360" w:lineRule="auto"/>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line="360" w:lineRule="auto"/>
      </w:pPr>
      <w:r>
        <w:t xml:space="preserve">The SSN ontology does not make any commitments as to whether instances of </w:t>
      </w:r>
      <w:proofErr w:type="gramStart"/>
      <w:r>
        <w:t>ssn:Property</w:t>
      </w:r>
      <w:proofErr w:type="gramEnd"/>
      <w:r>
        <w:t xml:space="preserve"> should be generic (e.g. ex:temperature) or specific to the feature of interest (e.g. ex:mybodytemperature); current documentation suggests that this is a choice for the modeler. On the other hand, the iCity TPSO prescribes a definition of instances of </w:t>
      </w:r>
      <w:proofErr w:type="gramStart"/>
      <w:r>
        <w:t>ssn:Property</w:t>
      </w:r>
      <w:proofErr w:type="gramEnd"/>
      <w:r>
        <w:t xml:space="preserve">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100" w:name="_Ref13136457"/>
      <w:r>
        <w:t xml:space="preserve">Table </w:t>
      </w:r>
      <w:fldSimple w:instr=" SEQ Table \* ARABIC ">
        <w:r w:rsidR="00C65CEA">
          <w:rPr>
            <w:noProof/>
          </w:rPr>
          <w:t>12</w:t>
        </w:r>
      </w:fldSimple>
      <w:bookmarkEnd w:id="100"/>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lastRenderedPageBreak/>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proofErr w:type="gramStart"/>
            <w:r>
              <w:t>sosa:Sensor</w:t>
            </w:r>
            <w:proofErr w:type="gramEnd"/>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proofErr w:type="gramStart"/>
            <w:r>
              <w:t>sosa:madeObservation</w:t>
            </w:r>
            <w:proofErr w:type="gramEnd"/>
          </w:p>
        </w:tc>
        <w:tc>
          <w:tcPr>
            <w:tcW w:w="3628" w:type="dxa"/>
          </w:tcPr>
          <w:p w14:paraId="53FDDFEF" w14:textId="77777777" w:rsidR="008A4F0D" w:rsidRDefault="008A4F0D" w:rsidP="00763A5C">
            <w:pPr>
              <w:spacing w:after="120"/>
            </w:pPr>
            <w:r>
              <w:t xml:space="preserve">only </w:t>
            </w:r>
            <w:proofErr w:type="gramStart"/>
            <w:r>
              <w:t>sosa:Observation</w:t>
            </w:r>
            <w:proofErr w:type="gramEnd"/>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proofErr w:type="gramStart"/>
            <w:r>
              <w:t>sosa:observes</w:t>
            </w:r>
            <w:proofErr w:type="gramEnd"/>
          </w:p>
        </w:tc>
        <w:tc>
          <w:tcPr>
            <w:tcW w:w="3628" w:type="dxa"/>
          </w:tcPr>
          <w:p w14:paraId="2F18E166" w14:textId="77777777" w:rsidR="008A4F0D" w:rsidRDefault="008A4F0D" w:rsidP="00763A5C">
            <w:pPr>
              <w:spacing w:after="120"/>
            </w:pPr>
            <w:r>
              <w:t xml:space="preserve">only </w:t>
            </w:r>
            <w:proofErr w:type="gramStart"/>
            <w:r>
              <w:t>sosa:ObservableProperty</w:t>
            </w:r>
            <w:proofErr w:type="gramEnd"/>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proofErr w:type="gramStart"/>
            <w:r>
              <w:t>ssn:detects</w:t>
            </w:r>
            <w:proofErr w:type="gramEnd"/>
          </w:p>
        </w:tc>
        <w:tc>
          <w:tcPr>
            <w:tcW w:w="3628" w:type="dxa"/>
          </w:tcPr>
          <w:p w14:paraId="20A21742" w14:textId="77777777" w:rsidR="008A4F0D" w:rsidRDefault="008A4F0D" w:rsidP="00763A5C">
            <w:pPr>
              <w:spacing w:after="120"/>
            </w:pPr>
            <w:r>
              <w:t xml:space="preserve">only </w:t>
            </w:r>
            <w:proofErr w:type="gramStart"/>
            <w:r>
              <w:t>ssn:Stimulus</w:t>
            </w:r>
            <w:proofErr w:type="gramEnd"/>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proofErr w:type="gramStart"/>
            <w:r>
              <w:t>sosa:Observation</w:t>
            </w:r>
            <w:proofErr w:type="gramEnd"/>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proofErr w:type="gramStart"/>
            <w:r>
              <w:t>sosa:madeBySensor</w:t>
            </w:r>
            <w:proofErr w:type="gramEnd"/>
          </w:p>
        </w:tc>
        <w:tc>
          <w:tcPr>
            <w:tcW w:w="3628" w:type="dxa"/>
          </w:tcPr>
          <w:p w14:paraId="0F4EB334" w14:textId="77777777" w:rsidR="008A4F0D" w:rsidRDefault="008A4F0D" w:rsidP="00763A5C">
            <w:pPr>
              <w:spacing w:after="120"/>
            </w:pPr>
            <w:r>
              <w:t xml:space="preserve">exactly 1 </w:t>
            </w:r>
            <w:proofErr w:type="gramStart"/>
            <w:r>
              <w:t>sosa:Sensor</w:t>
            </w:r>
            <w:proofErr w:type="gramEnd"/>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proofErr w:type="gramStart"/>
            <w:r>
              <w:t>sosa:hasFeatureOfInterest</w:t>
            </w:r>
            <w:proofErr w:type="gramEnd"/>
          </w:p>
        </w:tc>
        <w:tc>
          <w:tcPr>
            <w:tcW w:w="3628" w:type="dxa"/>
          </w:tcPr>
          <w:p w14:paraId="3D836A20" w14:textId="77777777" w:rsidR="008A4F0D" w:rsidRDefault="008A4F0D" w:rsidP="00763A5C">
            <w:pPr>
              <w:spacing w:after="120"/>
            </w:pPr>
            <w:r>
              <w:t xml:space="preserve">exactly 1 </w:t>
            </w:r>
            <w:proofErr w:type="gramStart"/>
            <w:r>
              <w:t>owl:Thing</w:t>
            </w:r>
            <w:proofErr w:type="gramEnd"/>
            <w:r>
              <w:t xml:space="preserve">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proofErr w:type="gramStart"/>
            <w:r>
              <w:t>sosa:hasResult</w:t>
            </w:r>
            <w:proofErr w:type="gramEnd"/>
          </w:p>
        </w:tc>
        <w:tc>
          <w:tcPr>
            <w:tcW w:w="3628" w:type="dxa"/>
          </w:tcPr>
          <w:p w14:paraId="7FF0C265" w14:textId="77777777" w:rsidR="008A4F0D" w:rsidRDefault="008A4F0D" w:rsidP="00763A5C">
            <w:pPr>
              <w:spacing w:after="120"/>
            </w:pPr>
            <w:r>
              <w:t xml:space="preserve">exactly 1 </w:t>
            </w:r>
            <w:proofErr w:type="gramStart"/>
            <w:r>
              <w:t>owl:Thing</w:t>
            </w:r>
            <w:proofErr w:type="gramEnd"/>
            <w:r>
              <w:t xml:space="preserve">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proofErr w:type="gramStart"/>
            <w:r>
              <w:t>sosa:observedProperty</w:t>
            </w:r>
            <w:proofErr w:type="gramEnd"/>
          </w:p>
        </w:tc>
        <w:tc>
          <w:tcPr>
            <w:tcW w:w="3628" w:type="dxa"/>
          </w:tcPr>
          <w:p w14:paraId="19994CBE" w14:textId="77777777" w:rsidR="008A4F0D" w:rsidRDefault="008A4F0D" w:rsidP="00763A5C">
            <w:pPr>
              <w:spacing w:after="120"/>
            </w:pPr>
            <w:r>
              <w:t xml:space="preserve">exactly 1 </w:t>
            </w:r>
            <w:proofErr w:type="gramStart"/>
            <w:r>
              <w:t>owl:Thing</w:t>
            </w:r>
            <w:proofErr w:type="gramEnd"/>
            <w:r>
              <w:t xml:space="preserve">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proofErr w:type="gramStart"/>
            <w:r>
              <w:t>sosa:phenomenonTime</w:t>
            </w:r>
            <w:proofErr w:type="gramEnd"/>
          </w:p>
        </w:tc>
        <w:tc>
          <w:tcPr>
            <w:tcW w:w="3628" w:type="dxa"/>
          </w:tcPr>
          <w:p w14:paraId="1715CA95" w14:textId="77777777" w:rsidR="008A4F0D" w:rsidRDefault="008A4F0D" w:rsidP="00763A5C">
            <w:pPr>
              <w:spacing w:after="120"/>
            </w:pPr>
            <w:r>
              <w:t xml:space="preserve">exactly 1 </w:t>
            </w:r>
            <w:proofErr w:type="gramStart"/>
            <w:r>
              <w:t>owl:Thing</w:t>
            </w:r>
            <w:proofErr w:type="gramEnd"/>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proofErr w:type="gramStart"/>
            <w:r>
              <w:t>sosa:resultTime</w:t>
            </w:r>
            <w:proofErr w:type="gramEnd"/>
          </w:p>
        </w:tc>
        <w:tc>
          <w:tcPr>
            <w:tcW w:w="3628" w:type="dxa"/>
          </w:tcPr>
          <w:p w14:paraId="03C45925" w14:textId="77777777" w:rsidR="008A4F0D" w:rsidRDefault="008A4F0D" w:rsidP="00763A5C">
            <w:pPr>
              <w:spacing w:after="120"/>
            </w:pPr>
            <w:r>
              <w:t xml:space="preserve">exactly 1 </w:t>
            </w:r>
            <w:proofErr w:type="gramStart"/>
            <w:r>
              <w:t>rdfs:Literal</w:t>
            </w:r>
            <w:proofErr w:type="gramEnd"/>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proofErr w:type="gramStart"/>
            <w:r>
              <w:t>ssn:wasOriginatedBy</w:t>
            </w:r>
            <w:proofErr w:type="gramEnd"/>
          </w:p>
        </w:tc>
        <w:tc>
          <w:tcPr>
            <w:tcW w:w="3628" w:type="dxa"/>
          </w:tcPr>
          <w:p w14:paraId="6320A30B" w14:textId="77777777" w:rsidR="008A4F0D" w:rsidRDefault="008A4F0D" w:rsidP="00763A5C">
            <w:pPr>
              <w:spacing w:after="120"/>
            </w:pPr>
            <w:r>
              <w:t xml:space="preserve">exactly 1 </w:t>
            </w:r>
            <w:proofErr w:type="gramStart"/>
            <w:r>
              <w:t>owl:Thing</w:t>
            </w:r>
            <w:proofErr w:type="gramEnd"/>
            <w:r>
              <w:t xml:space="preserve">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proofErr w:type="gramStart"/>
            <w:r>
              <w:t>sosa:ObservableProperty</w:t>
            </w:r>
            <w:proofErr w:type="gramEnd"/>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proofErr w:type="gramStart"/>
            <w:r>
              <w:t>ssn:Property</w:t>
            </w:r>
            <w:proofErr w:type="gramEnd"/>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proofErr w:type="gramStart"/>
            <w:r>
              <w:t>ssn:</w:t>
            </w:r>
            <w:r w:rsidRPr="00F06DDA">
              <w:t>Stimulus</w:t>
            </w:r>
            <w:proofErr w:type="gramEnd"/>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w:t>
            </w:r>
            <w:proofErr w:type="gramStart"/>
            <w:r>
              <w:t>sosa:</w:t>
            </w:r>
            <w:r w:rsidRPr="00F06DDA">
              <w:t>Observation</w:t>
            </w:r>
            <w:proofErr w:type="gramEnd"/>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proofErr w:type="gramStart"/>
            <w:r>
              <w:t>sosa:</w:t>
            </w:r>
            <w:r w:rsidRPr="00F06DDA">
              <w:t>Sensor</w:t>
            </w:r>
            <w:proofErr w:type="gramEnd"/>
          </w:p>
        </w:tc>
      </w:tr>
      <w:tr w:rsidR="008A4F0D" w14:paraId="751FBB54" w14:textId="77777777" w:rsidTr="00763A5C">
        <w:trPr>
          <w:trHeight w:val="63"/>
        </w:trPr>
        <w:tc>
          <w:tcPr>
            <w:tcW w:w="2805" w:type="dxa"/>
          </w:tcPr>
          <w:p w14:paraId="1C69E80B" w14:textId="77777777" w:rsidR="008A4F0D" w:rsidRDefault="008A4F0D" w:rsidP="00763A5C">
            <w:pPr>
              <w:spacing w:after="120"/>
            </w:pPr>
            <w:proofErr w:type="gramStart"/>
            <w:r>
              <w:t>sosa:FeatureOfInterest</w:t>
            </w:r>
            <w:proofErr w:type="gramEnd"/>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 xml:space="preserve">min 1 </w:t>
            </w:r>
            <w:proofErr w:type="gramStart"/>
            <w:r w:rsidRPr="00F06DDA">
              <w:t>owl:Thing</w:t>
            </w:r>
            <w:proofErr w:type="gramEnd"/>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proofErr w:type="gramStart"/>
            <w:r>
              <w:t>sosa:Result</w:t>
            </w:r>
            <w:proofErr w:type="gramEnd"/>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 xml:space="preserve">min 1 </w:t>
            </w:r>
            <w:proofErr w:type="gramStart"/>
            <w:r w:rsidRPr="00F06DDA">
              <w:t>owl:Thing</w:t>
            </w:r>
            <w:proofErr w:type="gramEnd"/>
          </w:p>
        </w:tc>
      </w:tr>
    </w:tbl>
    <w:p w14:paraId="7A2F7426" w14:textId="77777777" w:rsidR="008A4F0D" w:rsidRDefault="008A4F0D" w:rsidP="008A4F0D">
      <w:pPr>
        <w:spacing w:after="120" w:line="360" w:lineRule="auto"/>
      </w:pPr>
    </w:p>
    <w:p w14:paraId="0987BDE2" w14:textId="77777777" w:rsidR="008A4F0D" w:rsidRDefault="008A4F0D" w:rsidP="008A4F0D">
      <w:pPr>
        <w:pStyle w:val="Heading4"/>
      </w:pPr>
      <w:r>
        <w:t>An Example</w:t>
      </w:r>
    </w:p>
    <w:p w14:paraId="1B6ABD86" w14:textId="0EB67027" w:rsidR="008A4F0D" w:rsidRPr="008A4F0D" w:rsidRDefault="008A4F0D" w:rsidP="008A4F0D">
      <w:pPr>
        <w:spacing w:after="120" w:line="360" w:lineRule="auto"/>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w:t>
      </w:r>
      <w:r>
        <w:lastRenderedPageBreak/>
        <w:t xml:space="preserve">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line="360" w:lineRule="auto"/>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6993C7B6" w:rsidR="008A4F0D" w:rsidRPr="004B447F" w:rsidRDefault="008A4F0D" w:rsidP="008A4F0D">
      <w:pPr>
        <w:pStyle w:val="Caption"/>
        <w:spacing w:after="120"/>
        <w:rPr>
          <w:b w:val="0"/>
        </w:rPr>
      </w:pPr>
      <w:bookmarkStart w:id="101" w:name="_Ref14174696"/>
      <w:r>
        <w:t xml:space="preserve">Figure </w:t>
      </w:r>
      <w:r>
        <w:rPr>
          <w:noProof/>
        </w:rPr>
        <w:fldChar w:fldCharType="begin"/>
      </w:r>
      <w:r>
        <w:rPr>
          <w:noProof/>
        </w:rPr>
        <w:instrText xml:space="preserve"> SEQ Figure \* ARABIC </w:instrText>
      </w:r>
      <w:r>
        <w:rPr>
          <w:noProof/>
        </w:rPr>
        <w:fldChar w:fldCharType="separate"/>
      </w:r>
      <w:r w:rsidR="001A6211">
        <w:rPr>
          <w:noProof/>
        </w:rPr>
        <w:t>15</w:t>
      </w:r>
      <w:r>
        <w:rPr>
          <w:noProof/>
        </w:rPr>
        <w:fldChar w:fldCharType="end"/>
      </w:r>
      <w:bookmarkEnd w:id="101"/>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2" w:name="_Toc22804609"/>
      <w:r>
        <w:t>Contact Ontology</w:t>
      </w:r>
      <w:bookmarkEnd w:id="102"/>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lastRenderedPageBreak/>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103" w:name="_Toc22804610"/>
      <w:r w:rsidRPr="00EC4B04">
        <w:t>Person</w:t>
      </w:r>
      <w:r w:rsidRPr="00956273">
        <w:t xml:space="preserve"> Ontology</w:t>
      </w:r>
      <w:bookmarkEnd w:id="103"/>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0"/>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1"/>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BC16B7">
      <w:pPr>
        <w:pStyle w:val="ListParagraph"/>
        <w:numPr>
          <w:ilvl w:val="0"/>
          <w:numId w:val="21"/>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04" w:name="_Toc22804611"/>
      <w:r>
        <w:t>Household Ontology</w:t>
      </w:r>
      <w:bookmarkEnd w:id="104"/>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w:t>
      </w:r>
      <w:r w:rsidR="0020035A" w:rsidRPr="00C74053">
        <w:lastRenderedPageBreak/>
        <w:t>residence constitutes a new Household.</w:t>
      </w:r>
      <w:r w:rsidRPr="00C74053">
        <w:br/>
        <w:t xml:space="preserve">Note that a Household, and likely many other classes may have different definitions in different contexts/applications. To address </w:t>
      </w:r>
      <w:proofErr w:type="gramStart"/>
      <w:r w:rsidRPr="00C74053">
        <w:t>this</w:t>
      </w:r>
      <w:proofErr w:type="gramEnd"/>
      <w:r w:rsidRPr="00C74053">
        <w:t xml:space="preserve">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w:t>
            </w:r>
            <w:proofErr w:type="gramStart"/>
            <w:r w:rsidR="008A7A83">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 xml:space="preserve">only </w:t>
            </w:r>
            <w:proofErr w:type="gramStart"/>
            <w:r>
              <w:t>person:Person</w:t>
            </w:r>
            <w:proofErr w:type="gramEnd"/>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proofErr w:type="gramStart"/>
            <w:r>
              <w:t>building:BuildingUnitPD</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proofErr w:type="gramStart"/>
            <w:r>
              <w:t>building:Building</w:t>
            </w:r>
            <w:proofErr w:type="gramEnd"/>
            <w:r>
              <w:t xml:space="preserve">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BC16B7">
      <w:pPr>
        <w:pStyle w:val="ListParagraph"/>
        <w:numPr>
          <w:ilvl w:val="0"/>
          <w:numId w:val="21"/>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BC16B7">
      <w:pPr>
        <w:pStyle w:val="ListParagraph"/>
        <w:numPr>
          <w:ilvl w:val="1"/>
          <w:numId w:val="21"/>
        </w:numPr>
      </w:pPr>
      <w:r w:rsidRPr="00CA16AC">
        <w:t>hasParent subpropertyOf isRelated</w:t>
      </w:r>
    </w:p>
    <w:p w14:paraId="3C7B8E34" w14:textId="77777777" w:rsidR="00F439E1" w:rsidRPr="00CA16AC" w:rsidRDefault="00F439E1" w:rsidP="00BC16B7">
      <w:pPr>
        <w:pStyle w:val="ListParagraph"/>
        <w:numPr>
          <w:ilvl w:val="1"/>
          <w:numId w:val="21"/>
        </w:numPr>
      </w:pPr>
      <w:r w:rsidRPr="00CA16AC">
        <w:t>hasChild subpropertyOf isRelated</w:t>
      </w:r>
    </w:p>
    <w:p w14:paraId="2837F0D9" w14:textId="77777777" w:rsidR="00F439E1" w:rsidRPr="00CA16AC" w:rsidRDefault="00F439E1" w:rsidP="00BC16B7">
      <w:pPr>
        <w:pStyle w:val="ListParagraph"/>
        <w:numPr>
          <w:ilvl w:val="1"/>
          <w:numId w:val="21"/>
        </w:numPr>
      </w:pPr>
      <w:r w:rsidRPr="00CA16AC">
        <w:t>hasParent o hasChild subpropertyOf isRelated</w:t>
      </w:r>
    </w:p>
    <w:p w14:paraId="26BCADA4" w14:textId="77777777" w:rsidR="00F439E1" w:rsidRPr="00CA16AC" w:rsidRDefault="00F439E1" w:rsidP="00BC16B7">
      <w:pPr>
        <w:pStyle w:val="ListParagraph"/>
        <w:numPr>
          <w:ilvl w:val="1"/>
          <w:numId w:val="21"/>
        </w:numPr>
      </w:pPr>
      <w:r w:rsidRPr="00CA16AC">
        <w:t>hasChild o hasParent subPropertyOf isRelated</w:t>
      </w:r>
    </w:p>
    <w:p w14:paraId="7A2B2C05" w14:textId="74F6CA26" w:rsidR="00CA16AC" w:rsidRPr="00CA16AC" w:rsidRDefault="00F439E1" w:rsidP="00BC16B7">
      <w:pPr>
        <w:pStyle w:val="ListParagraph"/>
        <w:numPr>
          <w:ilvl w:val="1"/>
          <w:numId w:val="21"/>
        </w:numPr>
      </w:pPr>
      <w:r w:rsidRPr="00CA16AC">
        <w:t>hasParent o (hasParent)- subPropertyOf isRelated</w:t>
      </w:r>
    </w:p>
    <w:p w14:paraId="11ACAD0F" w14:textId="10CCA936" w:rsidR="00F439E1" w:rsidRPr="00CA16AC" w:rsidRDefault="00F439E1" w:rsidP="00BC16B7">
      <w:pPr>
        <w:pStyle w:val="ListParagraph"/>
        <w:numPr>
          <w:ilvl w:val="1"/>
          <w:numId w:val="21"/>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2"/>
      </w:r>
    </w:p>
    <w:p w14:paraId="3E90789C" w14:textId="69215846" w:rsidR="00F439E1" w:rsidRPr="00CA16AC" w:rsidRDefault="00C11786" w:rsidP="00F439E1">
      <w:pPr>
        <w:pStyle w:val="ListParagraph"/>
      </w:pPr>
      <w:proofErr w:type="gramStart"/>
      <w:r w:rsidRPr="00CA16AC">
        <w:t>mer:Mereology</w:t>
      </w:r>
      <w:proofErr w:type="gramEnd"/>
      <w:r w:rsidRPr="00CA16AC">
        <w:t xml:space="preserve"> Ontology</w:t>
      </w:r>
    </w:p>
    <w:p w14:paraId="0A77405A" w14:textId="77777777" w:rsidR="008F1630" w:rsidRDefault="008F1630" w:rsidP="00EA354A">
      <w:pPr>
        <w:pStyle w:val="Heading2"/>
      </w:pPr>
      <w:bookmarkStart w:id="105" w:name="_Toc22804612"/>
      <w:r>
        <w:t>Organization Ontology</w:t>
      </w:r>
      <w:bookmarkEnd w:id="105"/>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lastRenderedPageBreak/>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w:t>
            </w:r>
            <w:r>
              <w:lastRenderedPageBreak/>
              <w:t>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BC16B7">
      <w:pPr>
        <w:pStyle w:val="ListParagraph"/>
        <w:numPr>
          <w:ilvl w:val="0"/>
          <w:numId w:val="24"/>
        </w:numPr>
        <w:rPr>
          <w:b/>
        </w:rPr>
      </w:pPr>
      <w:r>
        <w:rPr>
          <w:b/>
        </w:rPr>
        <w:lastRenderedPageBreak/>
        <w:t xml:space="preserve">hasOrgMember subPropertyOf </w:t>
      </w:r>
      <w:proofErr w:type="gramStart"/>
      <w:r>
        <w:rPr>
          <w:b/>
        </w:rPr>
        <w:t>tove:hasMember</w:t>
      </w:r>
      <w:proofErr w:type="gramEnd"/>
    </w:p>
    <w:p w14:paraId="2C68E780" w14:textId="75ED862D" w:rsidR="00706FA9" w:rsidRPr="00706FA9" w:rsidRDefault="00706FA9" w:rsidP="00BC16B7">
      <w:pPr>
        <w:pStyle w:val="ListParagraph"/>
        <w:numPr>
          <w:ilvl w:val="0"/>
          <w:numId w:val="24"/>
        </w:numPr>
        <w:rPr>
          <w:b/>
        </w:rPr>
      </w:pPr>
      <w:proofErr w:type="gramStart"/>
      <w:r>
        <w:rPr>
          <w:b/>
        </w:rPr>
        <w:t>org:Organization</w:t>
      </w:r>
      <w:proofErr w:type="gramEnd"/>
      <w:r>
        <w:rPr>
          <w:b/>
        </w:rPr>
        <w:t xml:space="preserve">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3"/>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BC16B7">
      <w:pPr>
        <w:pStyle w:val="ListParagraph"/>
        <w:numPr>
          <w:ilvl w:val="0"/>
          <w:numId w:val="21"/>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BC16B7">
      <w:pPr>
        <w:pStyle w:val="ListParagraph"/>
        <w:numPr>
          <w:ilvl w:val="0"/>
          <w:numId w:val="21"/>
        </w:numPr>
      </w:pPr>
      <w:r>
        <w:t>Define part-time /full-time students according to some enrollment criteria</w:t>
      </w:r>
    </w:p>
    <w:p w14:paraId="0745ADF0" w14:textId="77777777" w:rsidR="00D01F8A" w:rsidRDefault="00D01F8A" w:rsidP="00EA354A">
      <w:pPr>
        <w:pStyle w:val="Heading2"/>
      </w:pPr>
      <w:bookmarkStart w:id="106" w:name="_Toc22804613"/>
      <w:r>
        <w:t>Building Ontology</w:t>
      </w:r>
      <w:bookmarkEnd w:id="106"/>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543A8FD8"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lastRenderedPageBreak/>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proofErr w:type="gramStart"/>
            <w:r>
              <w:t>change:</w:t>
            </w:r>
            <w:r w:rsidR="006D5597">
              <w:t>existsAt</w:t>
            </w:r>
            <w:proofErr w:type="gramEnd"/>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proofErr w:type="gramStart"/>
            <w:r>
              <w:t>change:</w:t>
            </w:r>
            <w:r w:rsidR="006D5597">
              <w:t>existsAt</w:t>
            </w:r>
            <w:proofErr w:type="gramEnd"/>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w:t>
            </w:r>
            <w:proofErr w:type="gramStart"/>
            <w:r>
              <w:t>loc:</w:t>
            </w:r>
            <w:r w:rsidR="003D78DD">
              <w:t>hasLocation</w:t>
            </w:r>
            <w:proofErr w:type="gramEnd"/>
          </w:p>
        </w:tc>
        <w:tc>
          <w:tcPr>
            <w:tcW w:w="4673"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proofErr w:type="gramStart"/>
            <w:r>
              <w:t>monetary:</w:t>
            </w:r>
            <w:r w:rsidR="003D78DD">
              <w:t>hasValue</w:t>
            </w:r>
            <w:proofErr w:type="gramEnd"/>
          </w:p>
        </w:tc>
        <w:tc>
          <w:tcPr>
            <w:tcW w:w="4673" w:type="dxa"/>
          </w:tcPr>
          <w:p w14:paraId="09E5878A" w14:textId="77777777" w:rsidR="003D78DD" w:rsidRDefault="003D78DD" w:rsidP="003D78DD">
            <w:r>
              <w:t xml:space="preserve">only </w:t>
            </w:r>
            <w:proofErr w:type="gramStart"/>
            <w:r w:rsidR="00E72332">
              <w:t>monetary:</w:t>
            </w:r>
            <w:r>
              <w:t>MonetaryValue</w:t>
            </w:r>
            <w:proofErr w:type="gramEnd"/>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proofErr w:type="gramStart"/>
            <w:r>
              <w:t>change:TimeVaryingConcept</w:t>
            </w:r>
            <w:proofErr w:type="gramEnd"/>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proofErr w:type="gramStart"/>
            <w:r>
              <w:t>change:existsAt</w:t>
            </w:r>
            <w:proofErr w:type="gramEnd"/>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proofErr w:type="gramStart"/>
            <w:r>
              <w:t>change:hasManifestation</w:t>
            </w:r>
            <w:proofErr w:type="gramEnd"/>
            <w:r>
              <w:t xml:space="preserve">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proofErr w:type="gramStart"/>
            <w:r w:rsidRPr="00A765C9">
              <w:rPr>
                <w:strike/>
              </w:rPr>
              <w:t>mereology:containedIn</w:t>
            </w:r>
            <w:proofErr w:type="gramEnd"/>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proofErr w:type="gramStart"/>
            <w:r>
              <w:t>schema:address</w:t>
            </w:r>
            <w:proofErr w:type="gramEnd"/>
          </w:p>
        </w:tc>
        <w:tc>
          <w:tcPr>
            <w:tcW w:w="4673" w:type="dxa"/>
          </w:tcPr>
          <w:p w14:paraId="1A6A8521" w14:textId="77777777" w:rsidR="0055163B" w:rsidRDefault="0055163B" w:rsidP="0055163B">
            <w:r>
              <w:t xml:space="preserve">exactly 1 </w:t>
            </w:r>
            <w:proofErr w:type="gramStart"/>
            <w:r>
              <w:t>schema:PostalAddress</w:t>
            </w:r>
            <w:proofErr w:type="gramEnd"/>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proofErr w:type="gramStart"/>
            <w:r>
              <w:t>change:Manifestation</w:t>
            </w:r>
            <w:proofErr w:type="gramEnd"/>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proofErr w:type="gramStart"/>
            <w:r>
              <w:t>change:manifestationOf</w:t>
            </w:r>
            <w:proofErr w:type="gramEnd"/>
            <w:r>
              <w:t xml:space="preserve">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proofErr w:type="gramStart"/>
            <w:r>
              <w:t>change:existsAt</w:t>
            </w:r>
            <w:proofErr w:type="gramEnd"/>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proofErr w:type="gramStart"/>
            <w:r>
              <w:t>monetary:hasValue</w:t>
            </w:r>
            <w:proofErr w:type="gramEnd"/>
          </w:p>
        </w:tc>
        <w:tc>
          <w:tcPr>
            <w:tcW w:w="4673" w:type="dxa"/>
          </w:tcPr>
          <w:p w14:paraId="7340DAB9" w14:textId="77777777" w:rsidR="0055163B" w:rsidRDefault="0055163B" w:rsidP="0055163B">
            <w:r>
              <w:t xml:space="preserve">only </w:t>
            </w:r>
            <w:proofErr w:type="gramStart"/>
            <w:r>
              <w:t>monetary:MonetaryValue</w:t>
            </w:r>
            <w:proofErr w:type="gramEnd"/>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 xml:space="preserve">only </w:t>
            </w:r>
            <w:proofErr w:type="gramStart"/>
            <w:r>
              <w:t>monetary:MonetaryValue</w:t>
            </w:r>
            <w:proofErr w:type="gramEnd"/>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 xml:space="preserve">only </w:t>
            </w:r>
            <w:proofErr w:type="gramStart"/>
            <w:r>
              <w:t>om:area</w:t>
            </w:r>
            <w:proofErr w:type="gramEnd"/>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proofErr w:type="gramStart"/>
            <w:r w:rsidRPr="00AE2788">
              <w:t>mer:hasComponent</w:t>
            </w:r>
            <w:proofErr w:type="gramEnd"/>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proofErr w:type="gramStart"/>
            <w:r w:rsidRPr="00AE2788">
              <w:t>mer:hasComponent</w:t>
            </w:r>
            <w:proofErr w:type="gramEnd"/>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proofErr w:type="gramStart"/>
            <w:r>
              <w:t>mer:contains</w:t>
            </w:r>
            <w:proofErr w:type="gramEnd"/>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proofErr w:type="gramStart"/>
            <w:r>
              <w:t>mer:componentOf</w:t>
            </w:r>
            <w:proofErr w:type="gramEnd"/>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proofErr w:type="gramStart"/>
            <w:r>
              <w:t>mer:containedIn</w:t>
            </w:r>
            <w:proofErr w:type="gramEnd"/>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BC16B7">
      <w:pPr>
        <w:pStyle w:val="ListParagraph"/>
        <w:numPr>
          <w:ilvl w:val="0"/>
          <w:numId w:val="26"/>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w:t>
      </w:r>
      <w:proofErr w:type="gramStart"/>
      <w:r w:rsidR="000D2D51" w:rsidRPr="000D2D51">
        <w:t xml:space="preserve">excluded </w:t>
      </w:r>
      <w:r w:rsidR="000D2D51">
        <w:t xml:space="preserve"> for</w:t>
      </w:r>
      <w:proofErr w:type="gramEnd"/>
      <w:r w:rsidR="000D2D51">
        <w:t xml:space="preserve">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07" w:name="_Toc22804614"/>
      <w:r>
        <w:t>Vehicle Ontology</w:t>
      </w:r>
      <w:bookmarkEnd w:id="107"/>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r>
      <w:r w:rsidR="003229EF">
        <w:lastRenderedPageBreak/>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08" w:name="_Toc22804615"/>
      <w:r>
        <w:lastRenderedPageBreak/>
        <w:t>Transportation System Ontology</w:t>
      </w:r>
      <w:bookmarkEnd w:id="108"/>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4"/>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r>
      <w:r w:rsidRPr="00503161">
        <w:lastRenderedPageBreak/>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t>transport:Arc</w:t>
      </w:r>
      <w:proofErr w:type="gramEnd"/>
      <w:r w:rsidRPr="00503161">
        <w:t xml:space="preserve">) that it is located on. </w:t>
      </w:r>
      <w:r w:rsidRPr="00503161">
        <w:br/>
        <w:t>A Loop Detector makes observations about the vehicle presence on the road segment that is its feature of interest.</w:t>
      </w:r>
      <w:r w:rsidRPr="00503161">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w:t>
      </w:r>
      <w:r w:rsidR="007C1354">
        <w:lastRenderedPageBreak/>
        <w:t>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has an invariant location, which is co-located with (contains 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lastRenderedPageBreak/>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106781BA"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1A6211">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47"/>
        <w:gridCol w:w="2310"/>
        <w:gridCol w:w="4293"/>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proofErr w:type="gramStart"/>
            <w:r>
              <w:t>change:existsAt</w:t>
            </w:r>
            <w:proofErr w:type="gramEnd"/>
          </w:p>
        </w:tc>
        <w:tc>
          <w:tcPr>
            <w:tcW w:w="4293"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proofErr w:type="gramStart"/>
            <w:r>
              <w:t>change:existsAt</w:t>
            </w:r>
            <w:proofErr w:type="gramEnd"/>
          </w:p>
        </w:tc>
        <w:tc>
          <w:tcPr>
            <w:tcW w:w="4293"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proofErr w:type="gramStart"/>
            <w:r>
              <w:t>change:existsAt</w:t>
            </w:r>
            <w:proofErr w:type="gramEnd"/>
          </w:p>
        </w:tc>
        <w:tc>
          <w:tcPr>
            <w:tcW w:w="4293"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proofErr w:type="gramStart"/>
            <w:r>
              <w:t>change:</w:t>
            </w:r>
            <w:r w:rsidR="006D5597">
              <w:t>existsAt</w:t>
            </w:r>
            <w:proofErr w:type="gramEnd"/>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proofErr w:type="gramStart"/>
            <w:r>
              <w:t>change:existsAt</w:t>
            </w:r>
            <w:proofErr w:type="gramEnd"/>
          </w:p>
        </w:tc>
        <w:tc>
          <w:tcPr>
            <w:tcW w:w="4293"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proofErr w:type="gramStart"/>
            <w:r>
              <w:t>change:existsAt</w:t>
            </w:r>
            <w:proofErr w:type="gramEnd"/>
          </w:p>
        </w:tc>
        <w:tc>
          <w:tcPr>
            <w:tcW w:w="4293"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 xml:space="preserve">exactly 1 </w:t>
            </w:r>
            <w:proofErr w:type="gramStart"/>
            <w:r>
              <w:t>om:length</w:t>
            </w:r>
            <w:proofErr w:type="gramEnd"/>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 xml:space="preserve">exactly 1 </w:t>
            </w:r>
            <w:proofErr w:type="gramStart"/>
            <w:r>
              <w:t>xsd:integer</w:t>
            </w:r>
            <w:proofErr w:type="gramEnd"/>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proofErr w:type="gramStart"/>
            <w:r>
              <w:t>om:</w:t>
            </w:r>
            <w:r w:rsidRPr="000B5886">
              <w:t>Quantity</w:t>
            </w:r>
            <w:proofErr w:type="gramEnd"/>
            <w:r w:rsidRPr="000B5886">
              <w:t xml:space="preserve">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 xml:space="preserve">max 1 </w:t>
            </w:r>
            <w:proofErr w:type="gramStart"/>
            <w:r>
              <w:t>om:speed</w:t>
            </w:r>
            <w:proofErr w:type="gramEnd"/>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 xml:space="preserve">max 1 </w:t>
            </w:r>
            <w:proofErr w:type="gramStart"/>
            <w:r>
              <w:t>om:speed</w:t>
            </w:r>
            <w:proofErr w:type="gramEnd"/>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proofErr w:type="gramStart"/>
            <w:r>
              <w:t>change:</w:t>
            </w:r>
            <w:r w:rsidRPr="00700C00">
              <w:t>TimeVarying</w:t>
            </w:r>
            <w:r>
              <w:t>Concept</w:t>
            </w:r>
            <w:proofErr w:type="gramEnd"/>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proofErr w:type="gramStart"/>
            <w:r>
              <w:t>change:existsAt</w:t>
            </w:r>
            <w:proofErr w:type="gramEnd"/>
          </w:p>
        </w:tc>
        <w:tc>
          <w:tcPr>
            <w:tcW w:w="4293" w:type="dxa"/>
          </w:tcPr>
          <w:p w14:paraId="1C4C4C68"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proofErr w:type="gramStart"/>
            <w:r>
              <w:t>change:</w:t>
            </w:r>
            <w:r w:rsidRPr="00700C00">
              <w:t>Manifestation</w:t>
            </w:r>
            <w:proofErr w:type="gramEnd"/>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proofErr w:type="gramStart"/>
            <w:r>
              <w:t>change:existsAt</w:t>
            </w:r>
            <w:proofErr w:type="gramEnd"/>
          </w:p>
        </w:tc>
        <w:tc>
          <w:tcPr>
            <w:tcW w:w="4293" w:type="dxa"/>
          </w:tcPr>
          <w:p w14:paraId="35BC14A9"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 xml:space="preserve">exactly 1 </w:t>
            </w:r>
            <w:proofErr w:type="gramStart"/>
            <w:r>
              <w:t>om:CapacityRate</w:t>
            </w:r>
            <w:proofErr w:type="gramEnd"/>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 xml:space="preserve">max 1 </w:t>
            </w:r>
            <w:proofErr w:type="gramStart"/>
            <w:r>
              <w:t>om:quantity</w:t>
            </w:r>
            <w:proofErr w:type="gramEnd"/>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 xml:space="preserve">max 1 </w:t>
            </w:r>
            <w:proofErr w:type="gramStart"/>
            <w:r>
              <w:t>om:speed</w:t>
            </w:r>
            <w:proofErr w:type="gramEnd"/>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 xml:space="preserve">max 1 </w:t>
            </w:r>
            <w:proofErr w:type="gramStart"/>
            <w:r>
              <w:t>om:speed</w:t>
            </w:r>
            <w:proofErr w:type="gramEnd"/>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proofErr w:type="gramStart"/>
            <w:r>
              <w:t>change:</w:t>
            </w:r>
            <w:r w:rsidRPr="00700C00">
              <w:t>TimeVarying</w:t>
            </w:r>
            <w:r>
              <w:t>Concept</w:t>
            </w:r>
            <w:proofErr w:type="gramEnd"/>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proofErr w:type="gramStart"/>
            <w:r>
              <w:t>change:existsAt</w:t>
            </w:r>
            <w:proofErr w:type="gramEnd"/>
          </w:p>
        </w:tc>
        <w:tc>
          <w:tcPr>
            <w:tcW w:w="4293" w:type="dxa"/>
          </w:tcPr>
          <w:p w14:paraId="2918355B" w14:textId="77777777" w:rsidR="00F92DE6" w:rsidRDefault="00F92DE6" w:rsidP="00F92DE6">
            <w:r>
              <w:t xml:space="preserve">exactly </w:t>
            </w:r>
            <w:proofErr w:type="gramStart"/>
            <w:r>
              <w:t>1  time</w:t>
            </w:r>
            <w:proofErr w:type="gramEnd"/>
            <w:r>
              <w:t>:Interval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proofErr w:type="gramStart"/>
            <w:r>
              <w:t>change:Manifestation</w:t>
            </w:r>
            <w:proofErr w:type="gramEnd"/>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proofErr w:type="gramStart"/>
            <w:r>
              <w:t>change:existsAt</w:t>
            </w:r>
            <w:proofErr w:type="gramEnd"/>
          </w:p>
        </w:tc>
        <w:tc>
          <w:tcPr>
            <w:tcW w:w="4293" w:type="dxa"/>
          </w:tcPr>
          <w:p w14:paraId="50380874" w14:textId="77777777" w:rsidR="00F92DE6" w:rsidRPr="00700C00" w:rsidRDefault="00F92DE6" w:rsidP="00F92DE6">
            <w:r>
              <w:t xml:space="preserve">exactly </w:t>
            </w:r>
            <w:proofErr w:type="gramStart"/>
            <w:r>
              <w:t>1  time</w:t>
            </w:r>
            <w:proofErr w:type="gramEnd"/>
            <w:r>
              <w:t>:TemporalEntity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proofErr w:type="gramStart"/>
            <w:r w:rsidRPr="00700C00">
              <w:t xml:space="preserve">only </w:t>
            </w:r>
            <w:r>
              <w:t xml:space="preserve"> time</w:t>
            </w:r>
            <w:proofErr w:type="gramEnd"/>
            <w:r>
              <w:t>:</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proofErr w:type="gramStart"/>
            <w:r>
              <w:t>change:TimeVaryingConcept</w:t>
            </w:r>
            <w:proofErr w:type="gramEnd"/>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proofErr w:type="gramStart"/>
            <w:r>
              <w:t>change:</w:t>
            </w:r>
            <w:r w:rsidRPr="00700C00">
              <w:t>Manifestation</w:t>
            </w:r>
            <w:proofErr w:type="gramEnd"/>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w:t>
            </w:r>
            <w:proofErr w:type="gramStart"/>
            <w:r>
              <w:t>loc:hasL</w:t>
            </w:r>
            <w:r w:rsidRPr="00700C00">
              <w:t>ocation</w:t>
            </w:r>
            <w:proofErr w:type="gramEnd"/>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w:t>
            </w:r>
            <w:proofErr w:type="gramStart"/>
            <w:r>
              <w:t>loc:Feature</w:t>
            </w:r>
            <w:proofErr w:type="gramEnd"/>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proofErr w:type="gramStart"/>
            <w:r>
              <w:t>otn:</w:t>
            </w:r>
            <w:r w:rsidRPr="00700C00">
              <w:t>Road</w:t>
            </w:r>
            <w:proofErr w:type="gramEnd"/>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proofErr w:type="gramStart"/>
            <w:r>
              <w:t>change:existsAt</w:t>
            </w:r>
            <w:proofErr w:type="gramEnd"/>
          </w:p>
        </w:tc>
        <w:tc>
          <w:tcPr>
            <w:tcW w:w="4293" w:type="dxa"/>
          </w:tcPr>
          <w:p w14:paraId="7BCE1A67"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proofErr w:type="gramStart"/>
            <w:r>
              <w:t>otn:RoadElement</w:t>
            </w:r>
            <w:proofErr w:type="gramEnd"/>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proofErr w:type="gramStart"/>
            <w:r>
              <w:t>change:existsAt</w:t>
            </w:r>
            <w:proofErr w:type="gramEnd"/>
          </w:p>
        </w:tc>
        <w:tc>
          <w:tcPr>
            <w:tcW w:w="4293" w:type="dxa"/>
          </w:tcPr>
          <w:p w14:paraId="7CB624D4"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w:t>
            </w:r>
            <w:proofErr w:type="gramStart"/>
            <w:r>
              <w:t>loc:hasL</w:t>
            </w:r>
            <w:r w:rsidRPr="00700C00">
              <w:t>ocation</w:t>
            </w:r>
            <w:proofErr w:type="gramEnd"/>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w:t>
            </w:r>
            <w:proofErr w:type="gramStart"/>
            <w:r>
              <w:t>loc</w:t>
            </w:r>
            <w:r w:rsidR="007E298E">
              <w:t>:</w:t>
            </w:r>
            <w:r>
              <w:t>Feature</w:t>
            </w:r>
            <w:proofErr w:type="gramEnd"/>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5"/>
            </w:r>
          </w:p>
        </w:tc>
        <w:tc>
          <w:tcPr>
            <w:tcW w:w="4293" w:type="dxa"/>
          </w:tcPr>
          <w:p w14:paraId="607D1BAD" w14:textId="604A7C69" w:rsidR="00F92DE6" w:rsidRPr="00700C00" w:rsidRDefault="00F92DE6" w:rsidP="00F92DE6">
            <w:pPr>
              <w:tabs>
                <w:tab w:val="center" w:pos="2335"/>
              </w:tabs>
            </w:pPr>
            <w:r>
              <w:t>{</w:t>
            </w:r>
            <w:proofErr w:type="gramStart"/>
            <w:r>
              <w:t>C,E</w:t>
            </w:r>
            <w:proofErr w:type="gramEnd"/>
            <w:r>
              <w:t>,F,H,I,J,B,G,L,M,P,Q,R,S,A,K,T,U,V,W,Y}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09" w:author="Megan Katsumi" w:date="2018-11-14T08:39:00Z">
              <w:r>
                <w:t>LoopDetector</w:t>
              </w:r>
            </w:ins>
          </w:p>
        </w:tc>
        <w:tc>
          <w:tcPr>
            <w:tcW w:w="2310" w:type="dxa"/>
          </w:tcPr>
          <w:p w14:paraId="39B665CE" w14:textId="768C97D5" w:rsidR="00F92DE6" w:rsidRDefault="00F92DE6" w:rsidP="00F92DE6">
            <w:proofErr w:type="gramStart"/>
            <w:ins w:id="110" w:author="Megan Katsumi" w:date="2018-11-14T09:12:00Z">
              <w:r>
                <w:t>sosa:</w:t>
              </w:r>
            </w:ins>
            <w:ins w:id="111" w:author="Megan Katsumi" w:date="2018-11-14T10:30:00Z">
              <w:r>
                <w:t>detects</w:t>
              </w:r>
            </w:ins>
            <w:proofErr w:type="gramEnd"/>
          </w:p>
        </w:tc>
        <w:tc>
          <w:tcPr>
            <w:tcW w:w="4293" w:type="dxa"/>
          </w:tcPr>
          <w:p w14:paraId="256C6CC0" w14:textId="2E4DF2A3" w:rsidR="00F92DE6" w:rsidRDefault="00F92DE6" w:rsidP="00F92DE6">
            <w:pPr>
              <w:tabs>
                <w:tab w:val="center" w:pos="2335"/>
              </w:tabs>
            </w:pPr>
            <w:ins w:id="112"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proofErr w:type="gramStart"/>
            <w:ins w:id="113" w:author="Megan Katsumi" w:date="2018-11-14T10:30:00Z">
              <w:r>
                <w:t>sosa:observes</w:t>
              </w:r>
            </w:ins>
            <w:proofErr w:type="gramEnd"/>
          </w:p>
        </w:tc>
        <w:tc>
          <w:tcPr>
            <w:tcW w:w="4293" w:type="dxa"/>
          </w:tcPr>
          <w:p w14:paraId="34D9286A" w14:textId="443F730D" w:rsidR="00F92DE6" w:rsidRDefault="00F92DE6" w:rsidP="00F92DE6">
            <w:pPr>
              <w:tabs>
                <w:tab w:val="center" w:pos="2335"/>
              </w:tabs>
            </w:pPr>
            <w:ins w:id="114"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proofErr w:type="gramStart"/>
            <w:ins w:id="115" w:author="Megan Katsumi" w:date="2018-11-14T10:32:00Z">
              <w:r>
                <w:t>sosa:observes</w:t>
              </w:r>
            </w:ins>
            <w:proofErr w:type="gramEnd"/>
          </w:p>
        </w:tc>
        <w:tc>
          <w:tcPr>
            <w:tcW w:w="4293" w:type="dxa"/>
          </w:tcPr>
          <w:p w14:paraId="45D6BFE2" w14:textId="6B215E2F" w:rsidR="00F92DE6" w:rsidRDefault="00F92DE6" w:rsidP="00F92DE6">
            <w:pPr>
              <w:tabs>
                <w:tab w:val="center" w:pos="2335"/>
              </w:tabs>
            </w:pPr>
            <w:ins w:id="116"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proofErr w:type="gramStart"/>
            <w:ins w:id="117" w:author="Megan Katsumi" w:date="2018-11-14T10:32:00Z">
              <w:r>
                <w:t>sosa:observes</w:t>
              </w:r>
            </w:ins>
            <w:proofErr w:type="gramEnd"/>
          </w:p>
        </w:tc>
        <w:tc>
          <w:tcPr>
            <w:tcW w:w="4293" w:type="dxa"/>
          </w:tcPr>
          <w:p w14:paraId="6B904044" w14:textId="4B4711CD" w:rsidR="00F92DE6" w:rsidRDefault="00F92DE6" w:rsidP="00F92DE6">
            <w:pPr>
              <w:tabs>
                <w:tab w:val="center" w:pos="2335"/>
              </w:tabs>
            </w:pPr>
            <w:ins w:id="118" w:author="Megan Katsumi" w:date="2018-11-14T10:32:00Z">
              <w:r>
                <w:t>{</w:t>
              </w:r>
            </w:ins>
            <w:ins w:id="119" w:author="Megan Katsumi" w:date="2018-11-14T10:33:00Z">
              <w:r>
                <w:t>mean_</w:t>
              </w:r>
            </w:ins>
            <w:ins w:id="120" w:author="Megan Katsumi" w:date="2018-11-14T11:14:00Z">
              <w:r>
                <w:t>travel_</w:t>
              </w:r>
            </w:ins>
            <w:ins w:id="121"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proofErr w:type="gramStart"/>
            <w:ins w:id="122" w:author="Megan Katsumi" w:date="2018-11-14T09:25:00Z">
              <w:r>
                <w:t>sosa:madeObservation</w:t>
              </w:r>
            </w:ins>
            <w:proofErr w:type="gramEnd"/>
          </w:p>
        </w:tc>
        <w:tc>
          <w:tcPr>
            <w:tcW w:w="4293" w:type="dxa"/>
          </w:tcPr>
          <w:p w14:paraId="0EBFD551" w14:textId="3211FBD3" w:rsidR="00F92DE6" w:rsidRDefault="00F92DE6" w:rsidP="00F92DE6">
            <w:pPr>
              <w:tabs>
                <w:tab w:val="center" w:pos="2335"/>
              </w:tabs>
            </w:pPr>
            <w:ins w:id="123" w:author="Megan Katsumi" w:date="2018-11-14T09:25:00Z">
              <w:r>
                <w:t>only (</w:t>
              </w:r>
              <w:proofErr w:type="gramStart"/>
              <w:r>
                <w:t>sosa:Observation</w:t>
              </w:r>
              <w:proofErr w:type="gramEnd"/>
              <w:r>
                <w:t xml:space="preserve"> and sosa:hasFeatureOfInterest</w:t>
              </w:r>
            </w:ins>
            <w:ins w:id="124" w:author="Megan Katsumi" w:date="2018-11-14T09:26:00Z">
              <w:r>
                <w:t xml:space="preserve"> only transport:</w:t>
              </w:r>
            </w:ins>
            <w:ins w:id="125" w:author="Megan Katsumi" w:date="2018-11-14T10:27:00Z">
              <w:r>
                <w:t>Arc</w:t>
              </w:r>
            </w:ins>
            <w:ins w:id="126" w:author="Megan Katsumi" w:date="2018-11-14T10:35:00Z">
              <w:r>
                <w:t xml:space="preserve"> and sosa:</w:t>
              </w:r>
            </w:ins>
            <w:ins w:id="127" w:author="Megan Katsumi" w:date="2018-11-14T12:23:00Z">
              <w:r>
                <w:t>wasO</w:t>
              </w:r>
            </w:ins>
            <w:ins w:id="128" w:author="Megan Katsumi" w:date="2018-11-14T10:35:00Z">
              <w:r>
                <w:t>riginatedBy {vehicle</w:t>
              </w:r>
            </w:ins>
            <w:ins w:id="129" w:author="Megan Katsumi" w:date="2018-11-14T10:36:00Z">
              <w:r>
                <w:t>_presence}</w:t>
              </w:r>
            </w:ins>
            <w:r>
              <w:t xml:space="preserve"> and </w:t>
            </w:r>
            <w:r w:rsidRPr="009C34EF">
              <w:rPr>
                <w:highlight w:val="yellow"/>
              </w:rPr>
              <w:t>sosa:hasResult RoadOccupancy or VehicleVolume or MeanTravelSpeed</w:t>
            </w:r>
            <w:ins w:id="130"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1" w:author="Megan Katsumi"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proofErr w:type="gramStart"/>
            <w:r>
              <w:t>ssn:Stimulus</w:t>
            </w:r>
            <w:proofErr w:type="gramEnd"/>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2" w:author="Megan Katsumi"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proofErr w:type="gramStart"/>
            <w:r>
              <w:t>ssn:ObservableProperty</w:t>
            </w:r>
            <w:proofErr w:type="gramEnd"/>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3"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proofErr w:type="gramStart"/>
            <w:r>
              <w:t>ssn:ObservableProperty</w:t>
            </w:r>
            <w:proofErr w:type="gramEnd"/>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34" w:author="Megan Katsumi" w:date="2018-11-14T10:32:00Z">
              <w:r w:rsidRPr="009C34EF">
                <w:t>{</w:t>
              </w:r>
            </w:ins>
            <w:ins w:id="135" w:author="Megan Katsumi" w:date="2018-11-14T10:33:00Z">
              <w:r w:rsidRPr="009C34EF">
                <w:t>mean_</w:t>
              </w:r>
            </w:ins>
            <w:ins w:id="136" w:author="Megan Katsumi" w:date="2018-11-14T11:14:00Z">
              <w:r w:rsidRPr="009C34EF">
                <w:t>travel_</w:t>
              </w:r>
            </w:ins>
            <w:ins w:id="137"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proofErr w:type="gramStart"/>
            <w:r>
              <w:t>ssn:ObservableProperty</w:t>
            </w:r>
            <w:proofErr w:type="gramEnd"/>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lastRenderedPageBreak/>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546FFBCD" w:rsidR="00F92DE6" w:rsidRDefault="00F92DE6" w:rsidP="00F92DE6">
            <w:pPr>
              <w:tabs>
                <w:tab w:val="center" w:pos="2335"/>
              </w:tabs>
            </w:pPr>
            <w:r>
              <w:t>om-</w:t>
            </w:r>
            <w:proofErr w:type="gramStart"/>
            <w:r>
              <w:t>2:Quantity</w:t>
            </w:r>
            <w:proofErr w:type="gramEnd"/>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3BE6A8AE" w:rsidR="00F92DE6" w:rsidRPr="009C6FB4" w:rsidRDefault="00F92DE6" w:rsidP="00F92DE6">
            <w:pPr>
              <w:rPr>
                <w:highlight w:val="yellow"/>
              </w:rPr>
            </w:pPr>
            <w:r>
              <w:t>om-</w:t>
            </w:r>
            <w:proofErr w:type="gramStart"/>
            <w:r>
              <w:t>2:hasValue</w:t>
            </w:r>
            <w:proofErr w:type="gramEnd"/>
          </w:p>
        </w:tc>
        <w:tc>
          <w:tcPr>
            <w:tcW w:w="4293" w:type="dxa"/>
          </w:tcPr>
          <w:p w14:paraId="195746E9" w14:textId="1AE1F14E" w:rsidR="00F92DE6" w:rsidRDefault="00F92DE6" w:rsidP="00F92DE6">
            <w:pPr>
              <w:tabs>
                <w:tab w:val="center" w:pos="2335"/>
              </w:tabs>
            </w:pPr>
            <w:r>
              <w:t>only (om-</w:t>
            </w:r>
            <w:proofErr w:type="gramStart"/>
            <w:r>
              <w:t>2:hasU</w:t>
            </w:r>
            <w:r w:rsidRPr="0093359F">
              <w:t>nit</w:t>
            </w:r>
            <w:proofErr w:type="gramEnd"/>
            <w:r w:rsidRPr="0093359F">
              <w:t xml:space="preserve">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proofErr w:type="gramStart"/>
            <w:r w:rsidRPr="009C6FB4">
              <w:rPr>
                <w:highlight w:val="yellow"/>
              </w:rPr>
              <w:t>gci:cardinalityOf</w:t>
            </w:r>
            <w:proofErr w:type="gramEnd"/>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proofErr w:type="gramStart"/>
            <w:r w:rsidRPr="009C6FB4">
              <w:rPr>
                <w:highlight w:val="yellow"/>
              </w:rPr>
              <w:t>gci:definedBy</w:t>
            </w:r>
            <w:proofErr w:type="gramEnd"/>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7552AB1" w:rsidR="00F92DE6" w:rsidRPr="009C6FB4" w:rsidRDefault="00F92DE6" w:rsidP="00F92DE6">
            <w:pPr>
              <w:tabs>
                <w:tab w:val="center" w:pos="2335"/>
              </w:tabs>
              <w:rPr>
                <w:highlight w:val="yellow"/>
              </w:rPr>
            </w:pPr>
            <w:r>
              <w:t>om-</w:t>
            </w:r>
            <w:proofErr w:type="gramStart"/>
            <w:r>
              <w:t>2:Quantity</w:t>
            </w:r>
            <w:proofErr w:type="gramEnd"/>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0E28039D" w:rsidR="00F92DE6" w:rsidRDefault="00F92DE6" w:rsidP="00F92DE6">
            <w:r>
              <w:t>om-</w:t>
            </w:r>
            <w:proofErr w:type="gramStart"/>
            <w:r>
              <w:t>2:hasValue</w:t>
            </w:r>
            <w:proofErr w:type="gramEnd"/>
          </w:p>
        </w:tc>
        <w:tc>
          <w:tcPr>
            <w:tcW w:w="4293" w:type="dxa"/>
          </w:tcPr>
          <w:p w14:paraId="781B9FC3" w14:textId="301F6585" w:rsidR="00F92DE6" w:rsidRDefault="00F92DE6" w:rsidP="00F92DE6">
            <w:pPr>
              <w:tabs>
                <w:tab w:val="center" w:pos="2335"/>
              </w:tabs>
            </w:pPr>
            <w:r>
              <w:t>only (om-</w:t>
            </w:r>
            <w:proofErr w:type="gramStart"/>
            <w:r>
              <w:t>2:hasUnit</w:t>
            </w:r>
            <w:proofErr w:type="gramEnd"/>
            <w:r>
              <w:t xml:space="preserve">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10A2E138" w:rsidR="00F92DE6" w:rsidRDefault="00F92DE6" w:rsidP="00F92DE6">
            <w:pPr>
              <w:tabs>
                <w:tab w:val="center" w:pos="2335"/>
              </w:tabs>
            </w:pPr>
            <w:r>
              <w:t>om-</w:t>
            </w:r>
            <w:proofErr w:type="gramStart"/>
            <w:r>
              <w:t>2:UnitDivision</w:t>
            </w:r>
            <w:proofErr w:type="gramEnd"/>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05F3C6CB" w:rsidR="00F92DE6" w:rsidRDefault="00F92DE6" w:rsidP="00F92DE6">
            <w:r w:rsidRPr="00E80D3C">
              <w:t>om-</w:t>
            </w:r>
            <w:proofErr w:type="gramStart"/>
            <w:r w:rsidRPr="00E80D3C">
              <w:t>2:hasNumerator</w:t>
            </w:r>
            <w:proofErr w:type="gramEnd"/>
          </w:p>
        </w:tc>
        <w:tc>
          <w:tcPr>
            <w:tcW w:w="4293" w:type="dxa"/>
          </w:tcPr>
          <w:p w14:paraId="4A31104F" w14:textId="741E0520" w:rsidR="00F92DE6" w:rsidRDefault="00F92DE6" w:rsidP="00F92DE6">
            <w:pPr>
              <w:tabs>
                <w:tab w:val="center" w:pos="2335"/>
              </w:tabs>
            </w:pPr>
            <w:r w:rsidRPr="00E80D3C">
              <w:t>only om-</w:t>
            </w:r>
            <w:proofErr w:type="gramStart"/>
            <w:r w:rsidRPr="00E80D3C">
              <w:t>2:TimeUnit</w:t>
            </w:r>
            <w:proofErr w:type="gramEnd"/>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7EE2BB69" w:rsidR="00F92DE6" w:rsidRPr="00E80D3C" w:rsidRDefault="00F92DE6" w:rsidP="00F92DE6">
            <w:r w:rsidRPr="00E80D3C">
              <w:t>om-</w:t>
            </w:r>
            <w:proofErr w:type="gramStart"/>
            <w:r w:rsidRPr="00E80D3C">
              <w:t>2:hasDenominator</w:t>
            </w:r>
            <w:proofErr w:type="gramEnd"/>
          </w:p>
        </w:tc>
        <w:tc>
          <w:tcPr>
            <w:tcW w:w="4293" w:type="dxa"/>
          </w:tcPr>
          <w:p w14:paraId="589E40DE" w14:textId="5B3CB802" w:rsidR="00F92DE6" w:rsidRPr="00E80D3C" w:rsidRDefault="00F92DE6" w:rsidP="00F92DE6">
            <w:pPr>
              <w:tabs>
                <w:tab w:val="center" w:pos="2335"/>
              </w:tabs>
            </w:pPr>
            <w:r w:rsidRPr="00E80D3C">
              <w:t>only om-</w:t>
            </w:r>
            <w:proofErr w:type="gramStart"/>
            <w:r w:rsidRPr="00E80D3C">
              <w:t>2:TimeUnit</w:t>
            </w:r>
            <w:proofErr w:type="gramEnd"/>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36B6479C" w:rsidR="00F92DE6" w:rsidRDefault="00F92DE6" w:rsidP="00F92DE6">
            <w:pPr>
              <w:tabs>
                <w:tab w:val="center" w:pos="2335"/>
              </w:tabs>
            </w:pPr>
            <w:r>
              <w:t>om-</w:t>
            </w:r>
            <w:proofErr w:type="gramStart"/>
            <w:r>
              <w:t>2:Speed</w:t>
            </w:r>
            <w:proofErr w:type="gramEnd"/>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336F9627" w:rsidR="00F92DE6" w:rsidRDefault="00F92DE6" w:rsidP="00F92DE6">
            <w:r>
              <w:t>om-</w:t>
            </w:r>
            <w:proofErr w:type="gramStart"/>
            <w:r>
              <w:t>2:hasAggregateFunction</w:t>
            </w:r>
            <w:proofErr w:type="gramEnd"/>
          </w:p>
        </w:tc>
        <w:tc>
          <w:tcPr>
            <w:tcW w:w="4293" w:type="dxa"/>
          </w:tcPr>
          <w:p w14:paraId="390B7ACC" w14:textId="5AE01435" w:rsidR="00F92DE6" w:rsidRDefault="00F92DE6" w:rsidP="00F92DE6">
            <w:pPr>
              <w:tabs>
                <w:tab w:val="center" w:pos="2335"/>
              </w:tabs>
            </w:pPr>
            <w:r>
              <w:t>value {om-</w:t>
            </w:r>
            <w:proofErr w:type="gramStart"/>
            <w:r>
              <w:t>2:average</w:t>
            </w:r>
            <w:proofErr w:type="gramEnd"/>
            <w:r>
              <w:t>}</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D35CB1A" w:rsidR="00F92DE6" w:rsidRDefault="00F92DE6" w:rsidP="00F92DE6">
            <w:pPr>
              <w:tabs>
                <w:tab w:val="center" w:pos="2335"/>
              </w:tabs>
            </w:pPr>
            <w:r>
              <w:t>om-</w:t>
            </w:r>
            <w:proofErr w:type="gramStart"/>
            <w:r>
              <w:t>2:Unit</w:t>
            </w:r>
            <w:proofErr w:type="gramEnd"/>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5EA3E0A7" w:rsidR="00F92DE6" w:rsidRDefault="00F92DE6" w:rsidP="00F92DE6">
            <w:pPr>
              <w:tabs>
                <w:tab w:val="center" w:pos="2335"/>
              </w:tabs>
            </w:pPr>
            <w:r>
              <w:t>om-</w:t>
            </w:r>
            <w:proofErr w:type="gramStart"/>
            <w:r>
              <w:t>2:Unit</w:t>
            </w:r>
            <w:proofErr w:type="gramEnd"/>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lastRenderedPageBreak/>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38" w:name="_Toc22804616"/>
      <w:r>
        <w:t xml:space="preserve">Travel </w:t>
      </w:r>
      <w:r w:rsidR="00E91E39">
        <w:t>Costs</w:t>
      </w:r>
      <w:bookmarkEnd w:id="138"/>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lastRenderedPageBreak/>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39" w:name="_Toc22804617"/>
      <w:r>
        <w:t>Parking Ontology</w:t>
      </w:r>
      <w:bookmarkEnd w:id="139"/>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w:t>
      </w:r>
      <w:r w:rsidR="009D5240" w:rsidRPr="005C1EB3">
        <w:rPr>
          <w:highlight w:val="yellow"/>
        </w:rPr>
        <w:lastRenderedPageBreak/>
        <w:t>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lastRenderedPageBreak/>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782E4767"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6B06D3">
              <w:instrText xml:space="preserve"> ADDIN EN.CITE &lt;EndNote&gt;&lt;Cite ExcludeYear="1"&gt;&lt;Author&gt;Cox&lt;/Author&gt;&lt;Year&gt;2001&lt;/Year&gt;&lt;IDText&gt;Geography markup language (GML) 2.0&lt;/IDText&gt;&lt;DisplayText&gt;[21]&lt;/DisplayText&gt;&lt;record&gt;&lt;titles&gt;&lt;title&gt;Geography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6B06D3">
              <w:rPr>
                <w:noProof/>
              </w:rPr>
              <w:t>[21]</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proofErr w:type="gramStart"/>
            <w:r>
              <w:t>mer:hasProperPart</w:t>
            </w:r>
            <w:proofErr w:type="gramEnd"/>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proofErr w:type="gramStart"/>
            <w:r>
              <w:t>mer:properPartOf</w:t>
            </w:r>
            <w:proofErr w:type="gramEnd"/>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lastRenderedPageBreak/>
        <w:t>OM</w:t>
      </w:r>
    </w:p>
    <w:p w14:paraId="16899239" w14:textId="7A385361" w:rsidR="00232ADD" w:rsidRPr="00616EC9" w:rsidRDefault="00232ADD" w:rsidP="009E4A69">
      <w:pPr>
        <w:pStyle w:val="ListParagraph"/>
      </w:pPr>
      <w:r w:rsidRPr="00616EC9">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40" w:name="_Toc22804618"/>
      <w:r>
        <w:t>Public</w:t>
      </w:r>
      <w:r w:rsidR="00BD7C89">
        <w:t xml:space="preserve"> Transit Ontology</w:t>
      </w:r>
      <w:bookmarkEnd w:id="140"/>
    </w:p>
    <w:p w14:paraId="6A7EE14B" w14:textId="07F0684A" w:rsidR="00D479C9" w:rsidRDefault="005B6867"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lastRenderedPageBreak/>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lastRenderedPageBreak/>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1" w:name="_Toc22804619"/>
      <w:r>
        <w:t>Land Use</w:t>
      </w:r>
      <w:r w:rsidR="00BA1ACD">
        <w:t xml:space="preserve"> Ontology</w:t>
      </w:r>
      <w:bookmarkEnd w:id="141"/>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w:t>
      </w:r>
      <w:r w:rsidR="004019D1">
        <w:lastRenderedPageBreak/>
        <w:t>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lastRenderedPageBreak/>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6"/>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2" w:name="_Toc22804620"/>
      <w:r>
        <w:t>Trip</w:t>
      </w:r>
      <w:r w:rsidR="00BA1ACD">
        <w:t xml:space="preserve"> Ontology</w:t>
      </w:r>
      <w:bookmarkEnd w:id="142"/>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r>
      <w:r w:rsidR="0035644F">
        <w:lastRenderedPageBreak/>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3" w:name="_Toc22804621"/>
      <w:r>
        <w:lastRenderedPageBreak/>
        <w:t>Trip Costs</w:t>
      </w:r>
      <w:bookmarkEnd w:id="143"/>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44" w:name="_Toc22804622"/>
      <w:r>
        <w:t>Urban System Ontology</w:t>
      </w:r>
      <w:bookmarkEnd w:id="144"/>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45"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r>
      <w:r>
        <w:lastRenderedPageBreak/>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46" w:name="_Ref520703666"/>
      <w:r w:rsidRPr="00311611">
        <w:rPr>
          <w:b/>
        </w:rPr>
        <w:t>Future work</w:t>
      </w:r>
      <w:r>
        <w:rPr>
          <w:b/>
        </w:rPr>
        <w:t>:</w:t>
      </w:r>
    </w:p>
    <w:p w14:paraId="061528C5" w14:textId="6B679AEB" w:rsidR="00311611" w:rsidRDefault="00311611" w:rsidP="00BC16B7">
      <w:pPr>
        <w:pStyle w:val="ListParagraph"/>
        <w:numPr>
          <w:ilvl w:val="0"/>
          <w:numId w:val="22"/>
        </w:numPr>
      </w:pPr>
      <w:r>
        <w:t>May be useful to add a generalized ‘hasPass’ relationship to capture various possible passes a person may have (transit and otherwise)</w:t>
      </w:r>
    </w:p>
    <w:p w14:paraId="00AF22D6" w14:textId="01874807" w:rsidR="00492B81" w:rsidRPr="00311611" w:rsidRDefault="00492B81" w:rsidP="00BC16B7">
      <w:pPr>
        <w:pStyle w:val="ListParagraph"/>
        <w:numPr>
          <w:ilvl w:val="0"/>
          <w:numId w:val="22"/>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47" w:name="_Toc22804623"/>
      <w:r>
        <w:lastRenderedPageBreak/>
        <w:t>Extra-logical Design Practices</w:t>
      </w:r>
      <w:bookmarkEnd w:id="147"/>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1795E7B9" w14:textId="3A8E28E7" w:rsidR="006C20C9" w:rsidRDefault="006C20C9" w:rsidP="00945639">
      <w:pPr>
        <w:pStyle w:val="ListParagraph"/>
        <w:numPr>
          <w:ilvl w:val="0"/>
          <w:numId w:val="14"/>
        </w:numPr>
      </w:pPr>
      <w:r w:rsidRPr="00E80D3C">
        <w:t>Organizational terms</w:t>
      </w:r>
      <w:r w:rsidR="00945639">
        <w:t xml:space="preserve"> f</w:t>
      </w:r>
      <w:r w:rsidRPr="00E80D3C">
        <w:t xml:space="preserve">or reuse (full import) of </w:t>
      </w:r>
      <w:r w:rsidR="00945639">
        <w:t xml:space="preserve">ontologies: </w:t>
      </w:r>
      <w:r w:rsidRPr="00E80D3C">
        <w:t>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7AC40B4B" w14:textId="62E39637" w:rsidR="00945639" w:rsidRPr="00E80D3C" w:rsidRDefault="00945639" w:rsidP="00945639">
      <w:pPr>
        <w:pStyle w:val="ListParagraph"/>
        <w:numPr>
          <w:ilvl w:val="0"/>
          <w:numId w:val="14"/>
        </w:numPr>
      </w:pPr>
      <w:r>
        <w:t xml:space="preserve">IRI reference </w:t>
      </w:r>
      <w:r w:rsidR="00286604">
        <w:t xml:space="preserve">instead of import </w:t>
      </w:r>
      <w:r>
        <w:t>for large vocabularies (e.g. schema.org)</w:t>
      </w:r>
    </w:p>
    <w:p w14:paraId="4CC5D477" w14:textId="3DE2EB9E" w:rsidR="007A2834" w:rsidRDefault="007A2834" w:rsidP="002016ED">
      <w:pPr>
        <w:pStyle w:val="Heading1"/>
      </w:pPr>
      <w:bookmarkStart w:id="148" w:name="_Toc22804624"/>
      <w:r>
        <w:t>Evaluation</w:t>
      </w:r>
      <w:bookmarkEnd w:id="148"/>
      <w:r>
        <w:t xml:space="preserve"> </w:t>
      </w:r>
    </w:p>
    <w:p w14:paraId="22F7ADC0" w14:textId="0741613E" w:rsidR="008A6CB6" w:rsidRDefault="00FC5026" w:rsidP="00492B81">
      <w:r>
        <w:t xml:space="preserve">Throughout development, the iCity ontologies </w:t>
      </w:r>
      <w:r w:rsidR="00577A41">
        <w:t>were</w:t>
      </w:r>
      <w:r>
        <w:t xml:space="preserve"> presented to the iCity-ORF researchers and other stakeholders for review and feedback. These activities</w:t>
      </w:r>
      <w:r w:rsidR="0003795F">
        <w:t xml:space="preserve"> served as a kind of informal evaluation</w:t>
      </w:r>
      <w:r>
        <w:t xml:space="preserve"> </w:t>
      </w:r>
      <w:r w:rsidR="0003795F">
        <w:t xml:space="preserve">that </w:t>
      </w:r>
      <w:r>
        <w:t>helped to inform</w:t>
      </w:r>
      <w:r w:rsidR="005B6867">
        <w:t>, improve, and validate</w:t>
      </w:r>
      <w:r w:rsidR="008A6CB6">
        <w:t xml:space="preserve"> the design of the ontology.</w:t>
      </w:r>
      <w:r w:rsidR="0003795F">
        <w:t xml:space="preserve"> In addition, the ontology has been formally evaluated against the requirements described in Section </w:t>
      </w:r>
      <w:r w:rsidR="0003795F">
        <w:fldChar w:fldCharType="begin"/>
      </w:r>
      <w:r w:rsidR="0003795F">
        <w:instrText xml:space="preserve"> REF _Ref22799845 \r \h </w:instrText>
      </w:r>
      <w:r w:rsidR="0003795F">
        <w:fldChar w:fldCharType="separate"/>
      </w:r>
      <w:r w:rsidR="0003795F">
        <w:t>5</w:t>
      </w:r>
      <w:r w:rsidR="0003795F">
        <w:fldChar w:fldCharType="end"/>
      </w:r>
      <w:r w:rsidR="0003795F">
        <w:t>. In this section, we review the results of the ontology evaluation for consi</w:t>
      </w:r>
      <w:r w:rsidR="006009F8">
        <w:t>stency, competency, and application.</w:t>
      </w:r>
    </w:p>
    <w:p w14:paraId="7B782E53" w14:textId="51A72E00" w:rsidR="00577A41" w:rsidRDefault="00577A41" w:rsidP="00577A41">
      <w:pPr>
        <w:pStyle w:val="ListParagraph"/>
        <w:numPr>
          <w:ilvl w:val="0"/>
          <w:numId w:val="52"/>
        </w:numPr>
      </w:pPr>
      <w:r>
        <w:t xml:space="preserve">Evaluation: the task of evaluation is an important step that was addressed in several </w:t>
      </w:r>
      <w:r w:rsidR="00601DCA">
        <w:t>dimensions</w:t>
      </w:r>
      <w:r>
        <w:t xml:space="preserve"> in this project:</w:t>
      </w:r>
    </w:p>
    <w:p w14:paraId="4C961559" w14:textId="1E827B8F" w:rsidR="00577A41" w:rsidRDefault="00577A41" w:rsidP="00577A41">
      <w:pPr>
        <w:pStyle w:val="ListParagraph"/>
        <w:numPr>
          <w:ilvl w:val="1"/>
          <w:numId w:val="52"/>
        </w:numPr>
      </w:pPr>
      <w:r w:rsidRPr="00091950">
        <w:rPr>
          <w:i/>
        </w:rPr>
        <w:t>Consistency</w:t>
      </w:r>
      <w:r w:rsidR="0017425A">
        <w:t>: Using</w:t>
      </w:r>
      <w:r>
        <w:t xml:space="preserve"> the ontologies </w:t>
      </w:r>
      <w:r w:rsidR="00370319">
        <w:t>shall be</w:t>
      </w:r>
      <w:r>
        <w:t xml:space="preserve"> classified </w:t>
      </w:r>
      <w:r w:rsidR="0017425A">
        <w:t xml:space="preserve">using an automated reasoner </w:t>
      </w:r>
      <w:r>
        <w:t xml:space="preserve">to demonstrate consistency of the definitions and absence of unsatisfiable classes. </w:t>
      </w:r>
    </w:p>
    <w:p w14:paraId="34BDD72B" w14:textId="5FFCD0BC" w:rsidR="00577A41" w:rsidRDefault="00577A41" w:rsidP="00577A41">
      <w:pPr>
        <w:pStyle w:val="ListParagraph"/>
        <w:numPr>
          <w:ilvl w:val="1"/>
          <w:numId w:val="52"/>
        </w:numPr>
      </w:pPr>
      <w:r>
        <w:rPr>
          <w:i/>
        </w:rPr>
        <w:t>Competency:</w:t>
      </w:r>
      <w:r>
        <w:t xml:space="preserve"> The ontologies </w:t>
      </w:r>
      <w:r w:rsidR="00370319">
        <w:t>shall be assessed</w:t>
      </w:r>
      <w:r>
        <w:t xml:space="preserve"> against the Competency Questions specified in the Requirements stage.</w:t>
      </w:r>
    </w:p>
    <w:p w14:paraId="022FB67B" w14:textId="02ADB63F" w:rsidR="00577A41" w:rsidRDefault="00370319" w:rsidP="00492B81">
      <w:pPr>
        <w:pStyle w:val="ListParagraph"/>
        <w:numPr>
          <w:ilvl w:val="1"/>
          <w:numId w:val="52"/>
        </w:numPr>
      </w:pPr>
      <w:r>
        <w:rPr>
          <w:i/>
        </w:rPr>
        <w:t>Application</w:t>
      </w:r>
      <w:r w:rsidR="00577A41">
        <w:rPr>
          <w:i/>
        </w:rPr>
        <w:t xml:space="preserve">: </w:t>
      </w:r>
      <w:r w:rsidR="00577A41">
        <w:t xml:space="preserve">The </w:t>
      </w:r>
      <w:r>
        <w:t xml:space="preserve">ontology shall be applied in a variety of case studies to serve as a concrete demonstration of its viability as a solution for several of the motivating scenarios. This will also illustrate the adequacy of the ontology to support </w:t>
      </w:r>
      <w:r w:rsidR="00577A41">
        <w:t>mappings from relevant data</w:t>
      </w:r>
      <w:r>
        <w:t xml:space="preserve"> sources (described previously).</w:t>
      </w:r>
    </w:p>
    <w:p w14:paraId="27993A6D" w14:textId="77777777" w:rsidR="00FC5026" w:rsidRDefault="00FC5026" w:rsidP="00FC5026">
      <w:pPr>
        <w:pStyle w:val="Heading2"/>
      </w:pPr>
      <w:bookmarkStart w:id="149" w:name="_Toc22804625"/>
      <w:r>
        <w:t>Consistency</w:t>
      </w:r>
      <w:bookmarkEnd w:id="149"/>
    </w:p>
    <w:p w14:paraId="4575D348" w14:textId="55752913" w:rsid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unsatisfiable class was identified</w:t>
      </w:r>
      <w:r w:rsidR="00692B1E">
        <w:rPr>
          <w:lang w:val="en-US" w:bidi="en-US"/>
        </w:rPr>
        <w:t xml:space="preserve">, </w:t>
      </w:r>
      <w:r w:rsidR="00155060">
        <w:rPr>
          <w:lang w:val="en-US" w:bidi="en-US"/>
        </w:rPr>
        <w:t>however th</w:t>
      </w:r>
      <w:r w:rsidR="00F703A5">
        <w:rPr>
          <w:lang w:val="en-US" w:bidi="en-US"/>
        </w:rPr>
        <w:t>e</w:t>
      </w:r>
      <w:r w:rsidR="00155060">
        <w:rPr>
          <w:lang w:val="en-US" w:bidi="en-US"/>
        </w:rPr>
        <w:t xml:space="preserve"> </w:t>
      </w:r>
      <w:r w:rsidR="00692B1E">
        <w:rPr>
          <w:lang w:val="en-US" w:bidi="en-US"/>
        </w:rPr>
        <w:t>class (</w:t>
      </w:r>
      <w:proofErr w:type="gramStart"/>
      <w:r w:rsidR="007933E5">
        <w:rPr>
          <w:lang w:val="en-US" w:bidi="en-US"/>
        </w:rPr>
        <w:t>time:January</w:t>
      </w:r>
      <w:proofErr w:type="gramEnd"/>
      <w:r w:rsidR="00461993">
        <w:rPr>
          <w:rStyle w:val="FootnoteReference"/>
          <w:lang w:val="en-US" w:bidi="en-US"/>
        </w:rPr>
        <w:footnoteReference w:id="17"/>
      </w:r>
      <w:r w:rsidR="007933E5">
        <w:rPr>
          <w:lang w:val="en-US" w:bidi="en-US"/>
        </w:rPr>
        <w:t>)</w:t>
      </w:r>
      <w:r w:rsidR="00155060">
        <w:rPr>
          <w:lang w:val="en-US" w:bidi="en-US"/>
        </w:rPr>
        <w:t xml:space="preserve"> is not reused in the </w:t>
      </w:r>
      <w:r w:rsidR="00155060">
        <w:rPr>
          <w:lang w:val="en-US" w:bidi="en-US"/>
        </w:rPr>
        <w:lastRenderedPageBreak/>
        <w:t xml:space="preserve">extensions </w:t>
      </w:r>
      <w:r w:rsidR="00692B1E">
        <w:rPr>
          <w:lang w:val="en-US" w:bidi="en-US"/>
        </w:rPr>
        <w:t xml:space="preserve">and </w:t>
      </w:r>
      <w:r w:rsidR="00155060">
        <w:rPr>
          <w:lang w:val="en-US" w:bidi="en-US"/>
        </w:rPr>
        <w:t xml:space="preserve">is deprecated in the version of the </w:t>
      </w:r>
      <w:r w:rsidR="00F703A5">
        <w:rPr>
          <w:lang w:val="en-US" w:bidi="en-US"/>
        </w:rPr>
        <w:t xml:space="preserve">W3C </w:t>
      </w:r>
      <w:r w:rsidR="00155060">
        <w:rPr>
          <w:lang w:val="en-US" w:bidi="en-US"/>
        </w:rPr>
        <w:t xml:space="preserve">Time </w:t>
      </w:r>
      <w:r w:rsidR="00F703A5">
        <w:rPr>
          <w:lang w:val="en-US" w:bidi="en-US"/>
        </w:rPr>
        <w:t>O</w:t>
      </w:r>
      <w:r w:rsidR="00155060">
        <w:rPr>
          <w:lang w:val="en-US" w:bidi="en-US"/>
        </w:rPr>
        <w:t>ntology</w:t>
      </w:r>
      <w:r w:rsidR="00F703A5">
        <w:rPr>
          <w:lang w:val="en-US" w:bidi="en-US"/>
        </w:rPr>
        <w:t xml:space="preserve"> that is imported by the iCity ontolog</w:t>
      </w:r>
      <w:r w:rsidR="00461993">
        <w:rPr>
          <w:lang w:val="en-US" w:bidi="en-US"/>
        </w:rPr>
        <w:t>ies</w:t>
      </w:r>
      <w:r w:rsidR="00155060">
        <w:rPr>
          <w:lang w:val="en-US" w:bidi="en-US"/>
        </w:rPr>
        <w:t>.</w:t>
      </w:r>
    </w:p>
    <w:p w14:paraId="0AB59B0B" w14:textId="4D60B697" w:rsidR="00FC5026" w:rsidRDefault="0003795F" w:rsidP="00FC5026">
      <w:pPr>
        <w:pStyle w:val="Heading2"/>
      </w:pPr>
      <w:bookmarkStart w:id="150" w:name="_Toc22804626"/>
      <w:r>
        <w:t>Competency</w:t>
      </w:r>
      <w:bookmarkEnd w:id="150"/>
    </w:p>
    <w:p w14:paraId="5006B956" w14:textId="26CF0C98" w:rsidR="00286604" w:rsidRDefault="00286604" w:rsidP="00286604">
      <w:pPr>
        <w:rPr>
          <w:lang w:val="en-US" w:bidi="en-US"/>
        </w:rPr>
      </w:pPr>
      <w:r>
        <w:rPr>
          <w:lang w:val="en-US" w:bidi="en-US"/>
        </w:rPr>
        <w:t xml:space="preserve">The Requirements stage of ontology development resulted in the identification of </w:t>
      </w:r>
      <w:r w:rsidR="006B5EBC">
        <w:rPr>
          <w:lang w:val="en-US" w:bidi="en-US"/>
        </w:rPr>
        <w:t>five</w:t>
      </w:r>
      <w:r>
        <w:rPr>
          <w:lang w:val="en-US" w:bidi="en-US"/>
        </w:rPr>
        <w:t xml:space="preserve"> motivating scenarios and ## associated competency questions. Competency questions provide guidance for ontology design, as well as a clear set of criteria against which the ontology may be evaluated. The evaluation focuses on determining whether the ontology is sufficient to formalize the identified competency questions. It is straightforward to demonstrate that the requirements </w:t>
      </w:r>
      <w:r w:rsidR="002B3CFA">
        <w:rPr>
          <w:lang w:val="en-US" w:bidi="en-US"/>
        </w:rPr>
        <w:t>are satisfied by formalizing each of the competency questions using the ontology. Since the ontology has been formalized in OWL</w:t>
      </w:r>
      <w:r w:rsidR="00AD3E0D">
        <w:rPr>
          <w:lang w:val="en-US" w:bidi="en-US"/>
        </w:rPr>
        <w:t xml:space="preserve"> 2,</w:t>
      </w:r>
      <w:r w:rsidR="002B3CFA">
        <w:rPr>
          <w:lang w:val="en-US" w:bidi="en-US"/>
        </w:rPr>
        <w:t xml:space="preserve"> </w:t>
      </w:r>
      <w:r w:rsidR="00A84A0A">
        <w:rPr>
          <w:lang w:val="en-US" w:bidi="en-US"/>
        </w:rPr>
        <w:t xml:space="preserve">the usual </w:t>
      </w:r>
      <w:r w:rsidR="00AD3E0D">
        <w:rPr>
          <w:lang w:val="en-US" w:bidi="en-US"/>
        </w:rPr>
        <w:t>mechanism of accessing</w:t>
      </w:r>
      <w:r w:rsidR="002B3CFA">
        <w:rPr>
          <w:lang w:val="en-US" w:bidi="en-US"/>
        </w:rPr>
        <w:t xml:space="preserve"> the data it encodes</w:t>
      </w:r>
      <w:r w:rsidR="00A84A0A">
        <w:rPr>
          <w:lang w:val="en-US" w:bidi="en-US"/>
        </w:rPr>
        <w:t xml:space="preserve"> with be with the SPARQL query language</w:t>
      </w:r>
      <w:r w:rsidR="00A84A0A">
        <w:rPr>
          <w:rStyle w:val="FootnoteReference"/>
          <w:lang w:val="en-US" w:bidi="en-US"/>
        </w:rPr>
        <w:footnoteReference w:id="18"/>
      </w:r>
      <w:r w:rsidR="00A84A0A">
        <w:rPr>
          <w:lang w:val="en-US" w:bidi="en-US"/>
        </w:rPr>
        <w:t xml:space="preserve">. </w:t>
      </w:r>
      <w:r w:rsidR="00131A71">
        <w:rPr>
          <w:lang w:val="en-US" w:bidi="en-US"/>
        </w:rPr>
        <w:t>T</w:t>
      </w:r>
      <w:r w:rsidR="00A84A0A">
        <w:rPr>
          <w:lang w:val="en-US" w:bidi="en-US"/>
        </w:rPr>
        <w:t>herefore</w:t>
      </w:r>
      <w:r w:rsidR="00131A71">
        <w:rPr>
          <w:lang w:val="en-US" w:bidi="en-US"/>
        </w:rPr>
        <w:t>, the ontology is evaluated</w:t>
      </w:r>
      <w:r w:rsidR="00A84A0A">
        <w:rPr>
          <w:lang w:val="en-US" w:bidi="en-US"/>
        </w:rPr>
        <w:t xml:space="preserve"> </w:t>
      </w:r>
      <w:r w:rsidR="00131A71">
        <w:rPr>
          <w:lang w:val="en-US" w:bidi="en-US"/>
        </w:rPr>
        <w:t xml:space="preserve">with the </w:t>
      </w:r>
      <w:r w:rsidR="00A84A0A">
        <w:rPr>
          <w:lang w:val="en-US" w:bidi="en-US"/>
        </w:rPr>
        <w:t xml:space="preserve">use SPARQL </w:t>
      </w:r>
      <w:r w:rsidR="002B3CFA">
        <w:rPr>
          <w:lang w:val="en-US" w:bidi="en-US"/>
        </w:rPr>
        <w:t>to formalize each of the identified competency questions. Implicit in each formalism is a mapping between the natural language used in the requirement and the terms defined in the ontology. This mapping will be made explicit in the application of the ontology, which addresses the mapping models required to encode information in datasets as instances in the ontology.</w:t>
      </w:r>
    </w:p>
    <w:p w14:paraId="31806F0D" w14:textId="77777777" w:rsidR="006C7A40" w:rsidRDefault="006C7A40" w:rsidP="00286604">
      <w:pPr>
        <w:rPr>
          <w:lang w:val="en-US" w:bidi="en-US"/>
        </w:rPr>
      </w:pPr>
    </w:p>
    <w:p w14:paraId="27311F6A" w14:textId="37E2B902" w:rsidR="006C7A40" w:rsidRDefault="006C7A40" w:rsidP="006C7A40">
      <w:pPr>
        <w:pStyle w:val="Heading3"/>
      </w:pPr>
      <w:r>
        <w:t xml:space="preserve">CQs for scenario </w:t>
      </w:r>
    </w:p>
    <w:p w14:paraId="6FDB1AC1" w14:textId="77777777" w:rsidR="006C7A40" w:rsidRPr="00286604" w:rsidRDefault="006C7A40" w:rsidP="006C7A40">
      <w:pPr>
        <w:pStyle w:val="Heading3"/>
      </w:pPr>
      <w:r>
        <w:t xml:space="preserve">CQs for scenario </w:t>
      </w:r>
    </w:p>
    <w:p w14:paraId="4B50A51D" w14:textId="77777777" w:rsidR="006C7A40" w:rsidRDefault="006C7A40" w:rsidP="006C7A40">
      <w:pPr>
        <w:rPr>
          <w:lang w:val="en-US" w:bidi="en-US"/>
        </w:rPr>
      </w:pPr>
    </w:p>
    <w:p w14:paraId="2D7D7A88" w14:textId="77777777" w:rsidR="006C7A40" w:rsidRPr="00286604" w:rsidRDefault="006C7A40" w:rsidP="006C7A40">
      <w:pPr>
        <w:pStyle w:val="Heading3"/>
      </w:pPr>
      <w:r>
        <w:t xml:space="preserve">CQs for scenario </w:t>
      </w:r>
    </w:p>
    <w:p w14:paraId="439E5A6B" w14:textId="77777777" w:rsidR="006C7A40" w:rsidRDefault="006C7A40" w:rsidP="006C7A40">
      <w:pPr>
        <w:rPr>
          <w:lang w:val="en-US" w:bidi="en-US"/>
        </w:rPr>
      </w:pPr>
    </w:p>
    <w:p w14:paraId="226E8935" w14:textId="77777777" w:rsidR="006C7A40" w:rsidRPr="00286604" w:rsidRDefault="006C7A40" w:rsidP="006C7A40">
      <w:pPr>
        <w:pStyle w:val="Heading3"/>
      </w:pPr>
      <w:r>
        <w:t xml:space="preserve">CQs for scenario </w:t>
      </w:r>
    </w:p>
    <w:p w14:paraId="41D276D8" w14:textId="77777777" w:rsidR="006C7A40" w:rsidRDefault="006C7A40" w:rsidP="006C7A40">
      <w:pPr>
        <w:rPr>
          <w:lang w:val="en-US" w:bidi="en-US"/>
        </w:rPr>
      </w:pPr>
    </w:p>
    <w:p w14:paraId="44FD3C91" w14:textId="77777777" w:rsidR="006C7A40" w:rsidRPr="00286604" w:rsidRDefault="006C7A40" w:rsidP="006C7A40">
      <w:pPr>
        <w:pStyle w:val="Heading3"/>
      </w:pPr>
      <w:r>
        <w:t xml:space="preserve">CQs for scenario </w:t>
      </w:r>
    </w:p>
    <w:p w14:paraId="05926CCE" w14:textId="77777777" w:rsidR="006C7A40" w:rsidRPr="006C7A40" w:rsidRDefault="006C7A40" w:rsidP="006C7A40">
      <w:pPr>
        <w:rPr>
          <w:lang w:val="en-US" w:bidi="en-US"/>
        </w:rPr>
      </w:pPr>
      <w:bookmarkStart w:id="151" w:name="_GoBack"/>
      <w:bookmarkEnd w:id="151"/>
    </w:p>
    <w:p w14:paraId="383D4467" w14:textId="0D7F0BDB" w:rsidR="00FC5026" w:rsidRDefault="006009F8" w:rsidP="00FC5026">
      <w:pPr>
        <w:pStyle w:val="Heading2"/>
      </w:pPr>
      <w:bookmarkStart w:id="152" w:name="_Toc22804627"/>
      <w:r>
        <w:t>Application</w:t>
      </w:r>
      <w:bookmarkEnd w:id="152"/>
    </w:p>
    <w:p w14:paraId="361BF121" w14:textId="77777777" w:rsidR="002B3CFA" w:rsidRDefault="002B3CFA" w:rsidP="002B3CFA">
      <w:r>
        <w:t xml:space="preserve">Complementary to the competency question evaluation is the question of whether or not the data required to answer the competency questions can be mapped into the ontology. This is addressed for a subset of the competency questions in the application dimension of evaluation. </w:t>
      </w:r>
    </w:p>
    <w:p w14:paraId="70C7A543" w14:textId="77777777" w:rsidR="002B3CFA" w:rsidRDefault="002B3CFA" w:rsidP="0003795F">
      <w:pPr>
        <w:rPr>
          <w:lang w:val="en-US" w:bidi="en-US"/>
        </w:rPr>
      </w:pPr>
    </w:p>
    <w:p w14:paraId="5DF67858" w14:textId="18AB5600" w:rsidR="006009F8" w:rsidRDefault="006009F8" w:rsidP="0003795F">
      <w:pPr>
        <w:rPr>
          <w:lang w:val="en-US" w:bidi="en-US"/>
        </w:rPr>
      </w:pPr>
      <w:r>
        <w:rPr>
          <w:lang w:val="en-US" w:bidi="en-US"/>
        </w:rPr>
        <w:t>Discuss use case choice</w:t>
      </w:r>
    </w:p>
    <w:p w14:paraId="21243F15" w14:textId="77777777" w:rsidR="0003795F" w:rsidRDefault="0003795F" w:rsidP="0003795F">
      <w:r>
        <w:rPr>
          <w:lang w:val="en-US" w:bidi="en-US"/>
        </w:rPr>
        <w:t xml:space="preserve">Data capture </w:t>
      </w:r>
      <w:r>
        <w:t xml:space="preserve">requirement for capture of relevant data to support the correct response to the competency questions, or in some cases – as discussed in Section </w:t>
      </w:r>
      <w:r>
        <w:fldChar w:fldCharType="begin"/>
      </w:r>
      <w:r>
        <w:instrText xml:space="preserve"> REF _Ref21707177 \r \h </w:instrText>
      </w:r>
      <w:r>
        <w:fldChar w:fldCharType="separate"/>
      </w:r>
      <w:r>
        <w:t>5</w:t>
      </w:r>
      <w:r>
        <w:fldChar w:fldCharType="end"/>
      </w:r>
      <w:r>
        <w:t xml:space="preserve"> – simply for the purpose of storing collected data for future use.</w:t>
      </w:r>
    </w:p>
    <w:p w14:paraId="0838FDA7" w14:textId="7820E5FE" w:rsidR="0003795F" w:rsidRDefault="0003795F" w:rsidP="0003795F">
      <w:pPr>
        <w:rPr>
          <w:lang w:val="en-US" w:bidi="en-US"/>
        </w:rPr>
      </w:pPr>
    </w:p>
    <w:p w14:paraId="0D67AFF6" w14:textId="77777777" w:rsidR="0003795F" w:rsidRPr="0003795F" w:rsidRDefault="0003795F" w:rsidP="0003795F">
      <w:pPr>
        <w:rPr>
          <w:lang w:val="en-US" w:bidi="en-US"/>
        </w:rPr>
      </w:pPr>
    </w:p>
    <w:p w14:paraId="71E8DE92" w14:textId="77777777" w:rsidR="00D23540" w:rsidRDefault="00FC5026" w:rsidP="00EF74D8">
      <w:r>
        <w:t>Complementary to the formulation of the competency questions</w:t>
      </w:r>
      <w:r w:rsidR="00F42FDD">
        <w:t xml:space="preserve"> is the </w:t>
      </w:r>
      <w:r>
        <w:t>expectation that data that is encoded in the ontology will produce the expected results for each competency question.</w:t>
      </w:r>
      <w:r w:rsidR="0003795F">
        <w:t xml:space="preserve"> </w:t>
      </w:r>
    </w:p>
    <w:p w14:paraId="12FFB25B" w14:textId="0ED9F8FE" w:rsidR="00370319" w:rsidRDefault="00370319" w:rsidP="00EF74D8">
      <w:r>
        <w:lastRenderedPageBreak/>
        <w:t>Another facet of evaluation is the application of the ontology. It is important to demonstrate that how the ontology may be used to capture and produce the data of interest</w:t>
      </w:r>
      <w:proofErr w:type="gramStart"/>
      <w:r>
        <w:t>. ,</w:t>
      </w:r>
      <w:proofErr w:type="gramEnd"/>
      <w:r>
        <w:t xml:space="preserve"> and produce the expected results for the competency questions.</w:t>
      </w:r>
    </w:p>
    <w:p w14:paraId="0DE5A725" w14:textId="766A01CF" w:rsidR="00FC5026" w:rsidRDefault="0003795F" w:rsidP="00EF74D8">
      <w:r>
        <w:t>Closely tied to this is the requirement of adequacy: the ontology must provide sufficient terminology to capture the relevant data.</w:t>
      </w:r>
    </w:p>
    <w:p w14:paraId="756C85AA" w14:textId="77777777" w:rsidR="006009F8" w:rsidRDefault="006009F8" w:rsidP="006009F8"/>
    <w:p w14:paraId="20558FD0" w14:textId="5F50C351" w:rsidR="006009F8" w:rsidRDefault="006009F8" w:rsidP="006009F8">
      <w:r>
        <w:t>Data mappings: describe at a High level</w:t>
      </w:r>
    </w:p>
    <w:p w14:paraId="0D7ADDBB" w14:textId="77777777" w:rsidR="006009F8" w:rsidRDefault="006009F8" w:rsidP="006009F8">
      <w:r>
        <w:t>Reference Karma R2RML models (add to appendix)</w:t>
      </w:r>
    </w:p>
    <w:p w14:paraId="5BE5919A" w14:textId="77777777" w:rsidR="006009F8" w:rsidRDefault="006009F8" w:rsidP="00EF74D8"/>
    <w:p w14:paraId="12499C85" w14:textId="77777777" w:rsidR="0003795F" w:rsidRDefault="0003795F" w:rsidP="00EF74D8"/>
    <w:p w14:paraId="585F1AD1" w14:textId="1CD5AFCC" w:rsidR="00044769" w:rsidRDefault="00044769" w:rsidP="006009F8">
      <w:pPr>
        <w:pStyle w:val="Heading1"/>
        <w:spacing w:line="276" w:lineRule="auto"/>
      </w:pPr>
      <w:bookmarkStart w:id="153" w:name="_Ref20730202"/>
      <w:bookmarkStart w:id="154" w:name="_Toc22804628"/>
      <w:r>
        <w:t>Applications</w:t>
      </w:r>
      <w:bookmarkEnd w:id="146"/>
      <w:bookmarkEnd w:id="153"/>
      <w:bookmarkEnd w:id="154"/>
    </w:p>
    <w:p w14:paraId="21F26D60" w14:textId="267A2083" w:rsidR="00B65D5F" w:rsidRPr="00E80D3C" w:rsidRDefault="00881236" w:rsidP="006009F8">
      <w:pPr>
        <w:spacing w:line="276" w:lineRule="auto"/>
      </w:pPr>
      <w:r>
        <w:rPr>
          <w:lang w:val="en-US" w:bidi="en-US"/>
        </w:rPr>
        <w:t xml:space="preserve">Beyond providing formalizing a vocabulary for an integrated, iCity knowledge base, the ontology may be employed more directly support applications for urban informatics. Three such examples </w:t>
      </w:r>
      <w:r w:rsidR="00E332BA">
        <w:rPr>
          <w:lang w:val="en-US" w:bidi="en-US"/>
        </w:rPr>
        <w:t>have been</w:t>
      </w:r>
      <w:r>
        <w:rPr>
          <w:lang w:val="en-US" w:bidi="en-US"/>
        </w:rPr>
        <w:t xml:space="preserve">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54EF07E1" w:rsidR="00B65D5F" w:rsidRDefault="00B65D5F" w:rsidP="006009F8">
      <w:pPr>
        <w:pStyle w:val="Heading2"/>
        <w:spacing w:line="276" w:lineRule="auto"/>
        <w:rPr>
          <w:highlight w:val="yellow"/>
        </w:rPr>
      </w:pPr>
      <w:bookmarkStart w:id="155" w:name="_Toc22804629"/>
      <w:r>
        <w:t>iCity Ontology for</w:t>
      </w:r>
      <w:r w:rsidR="00763A5C">
        <w:t xml:space="preserve"> ATIS in</w:t>
      </w:r>
      <w:r>
        <w:t xml:space="preserve"> the IT-SoS Framework</w:t>
      </w:r>
      <w:r w:rsidR="00763A5C">
        <w:t xml:space="preserve"> </w:t>
      </w:r>
      <w:r w:rsidR="00763A5C" w:rsidRPr="00763A5C">
        <w:rPr>
          <w:highlight w:val="yellow"/>
        </w:rPr>
        <w:t>(to revise based on revisions to project 1.2)</w:t>
      </w:r>
      <w:bookmarkEnd w:id="155"/>
    </w:p>
    <w:p w14:paraId="4862094C" w14:textId="77777777" w:rsidR="00763A5C" w:rsidRPr="009A7486" w:rsidRDefault="00763A5C" w:rsidP="006009F8">
      <w:pPr>
        <w:spacing w:line="276" w:lineRule="auto"/>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740B745C" w14:textId="0CD329B1" w:rsidR="00763A5C" w:rsidRDefault="00763A5C" w:rsidP="006009F8">
      <w:pPr>
        <w:spacing w:line="276" w:lineRule="auto"/>
        <w:rPr>
          <w:rFonts w:asciiTheme="majorBidi" w:hAnsiTheme="majorBidi" w:cstheme="majorBidi"/>
        </w:rPr>
      </w:pPr>
      <w:r w:rsidRPr="009A7486">
        <w:rPr>
          <w:rFonts w:asciiTheme="majorBidi" w:hAnsiTheme="majorBidi" w:cstheme="majorBidi"/>
        </w:rPr>
        <w:t xml:space="preserve">The objective </w:t>
      </w:r>
      <w:r>
        <w:rPr>
          <w:rFonts w:asciiTheme="majorBidi" w:hAnsiTheme="majorBidi" w:cstheme="majorBidi"/>
        </w:rPr>
        <w:t xml:space="preserve">of this work </w:t>
      </w:r>
      <w:r w:rsidRPr="009A7486">
        <w:rPr>
          <w:rFonts w:asciiTheme="majorBidi" w:hAnsiTheme="majorBidi" w:cstheme="majorBidi"/>
        </w:rPr>
        <w:t xml:space="preserve">is to </w:t>
      </w:r>
      <w:r>
        <w:rPr>
          <w:rFonts w:asciiTheme="majorBidi" w:hAnsiTheme="majorBidi" w:cstheme="majorBidi"/>
        </w:rPr>
        <w:t>support the creation of</w:t>
      </w:r>
      <w:r w:rsidRPr="009A7486">
        <w:rPr>
          <w:rFonts w:asciiTheme="majorBidi" w:hAnsiTheme="majorBidi" w:cstheme="majorBidi"/>
        </w:rPr>
        <w:t xml:space="preserve"> tool</w:t>
      </w:r>
      <w:r>
        <w:rPr>
          <w:rFonts w:asciiTheme="majorBidi" w:hAnsiTheme="majorBidi" w:cstheme="majorBidi"/>
        </w:rPr>
        <w:t>s</w:t>
      </w:r>
      <w:r w:rsidRPr="009A7486">
        <w:rPr>
          <w:rFonts w:asciiTheme="majorBidi" w:hAnsiTheme="majorBidi" w:cstheme="majorBidi"/>
        </w:rPr>
        <w:t xml:space="preserve"> </w:t>
      </w:r>
      <w:r>
        <w:rPr>
          <w:rFonts w:asciiTheme="majorBidi" w:hAnsiTheme="majorBidi" w:cstheme="majorBidi"/>
        </w:rPr>
        <w:t>capable of</w:t>
      </w:r>
      <w:r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Pr="009A7486">
        <w:rPr>
          <w:rFonts w:asciiTheme="majorBidi" w:hAnsiTheme="majorBidi" w:cstheme="majorBidi"/>
        </w:rPr>
        <w:t>and services</w:t>
      </w:r>
      <w:r w:rsidR="00945EA2">
        <w:rPr>
          <w:rFonts w:asciiTheme="majorBidi" w:hAnsiTheme="majorBidi" w:cstheme="majorBidi"/>
        </w:rPr>
        <w:t>.</w:t>
      </w:r>
      <w:r w:rsidRPr="009A7486">
        <w:rPr>
          <w:rFonts w:asciiTheme="majorBidi" w:hAnsiTheme="majorBidi" w:cstheme="majorBidi"/>
        </w:rPr>
        <w:t xml:space="preserve"> </w:t>
      </w:r>
      <w:r>
        <w:rPr>
          <w:rFonts w:asciiTheme="majorBidi" w:hAnsiTheme="majorBidi" w:cstheme="majorBidi"/>
        </w:rPr>
        <w:t xml:space="preserve">The architecture </w:t>
      </w:r>
      <w:r w:rsidRPr="009A7486">
        <w:rPr>
          <w:rFonts w:asciiTheme="majorBidi" w:hAnsiTheme="majorBidi" w:cstheme="majorBidi"/>
        </w:rPr>
        <w:t>focuse</w:t>
      </w:r>
      <w:r>
        <w:rPr>
          <w:rFonts w:asciiTheme="majorBidi" w:hAnsiTheme="majorBidi" w:cstheme="majorBidi"/>
        </w:rPr>
        <w:t>s</w:t>
      </w:r>
      <w:r w:rsidRPr="009A7486">
        <w:rPr>
          <w:rFonts w:asciiTheme="majorBidi" w:hAnsiTheme="majorBidi" w:cstheme="majorBidi"/>
        </w:rPr>
        <w:t xml:space="preserve"> on three areas: the storage of the data in a data lake, the semantic representation of the data, and the services layer. </w:t>
      </w:r>
      <w:r>
        <w:rPr>
          <w:rFonts w:asciiTheme="majorBidi" w:hAnsiTheme="majorBidi" w:cstheme="majorBidi"/>
        </w:rPr>
        <w:t>The architecture</w:t>
      </w:r>
      <w:r w:rsidRPr="009A7486">
        <w:rPr>
          <w:rFonts w:asciiTheme="majorBidi" w:hAnsiTheme="majorBidi" w:cstheme="majorBidi"/>
        </w:rPr>
        <w:t xml:space="preserve"> </w:t>
      </w:r>
      <w:r>
        <w:rPr>
          <w:rFonts w:asciiTheme="majorBidi" w:hAnsiTheme="majorBidi" w:cstheme="majorBidi"/>
        </w:rPr>
        <w:t xml:space="preserve">is </w:t>
      </w:r>
      <w:r w:rsidRPr="009A7486">
        <w:rPr>
          <w:rFonts w:asciiTheme="majorBidi" w:hAnsiTheme="majorBidi" w:cstheme="majorBidi"/>
        </w:rPr>
        <w:t xml:space="preserve">designed to be scalable and enhance overall system performance 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representation by using well-known industrial protocols likes GTFS. Nevertheless, </w:t>
      </w:r>
      <w:r>
        <w:rPr>
          <w:rFonts w:asciiTheme="majorBidi" w:hAnsiTheme="majorBidi" w:cstheme="majorBidi"/>
        </w:rPr>
        <w:t xml:space="preserve">these solutions lack the formal semantics of ontologies, and </w:t>
      </w:r>
      <w:r w:rsidRPr="009A7486">
        <w:rPr>
          <w:rFonts w:asciiTheme="majorBidi" w:hAnsiTheme="majorBidi" w:cstheme="majorBidi"/>
        </w:rPr>
        <w:t>there is no common standard across systems to manage and exchange data and information.</w:t>
      </w:r>
      <w:r>
        <w:rPr>
          <w:rFonts w:asciiTheme="majorBidi" w:hAnsiTheme="majorBidi" w:cstheme="majorBidi"/>
        </w:rPr>
        <w:t xml:space="preserve"> The iCity Ontology plays a key role in the proposed architecture, enabling an integrated representation of </w:t>
      </w:r>
      <w:r w:rsidRPr="009A7486">
        <w:rPr>
          <w:rFonts w:asciiTheme="majorBidi" w:hAnsiTheme="majorBidi" w:cstheme="majorBidi"/>
        </w:rPr>
        <w:t xml:space="preserve">domain knowledge </w:t>
      </w:r>
      <w:r w:rsidR="00945EA2">
        <w:rPr>
          <w:rFonts w:asciiTheme="majorBidi" w:hAnsiTheme="majorBidi" w:cstheme="majorBidi"/>
        </w:rPr>
        <w:t>and supporting semantic interoperability</w:t>
      </w:r>
      <w:r w:rsidRPr="009A7486">
        <w:rPr>
          <w:rFonts w:asciiTheme="majorBidi" w:hAnsiTheme="majorBidi" w:cstheme="majorBidi"/>
        </w:rPr>
        <w:t xml:space="preserve"> through different tools and across systems.</w:t>
      </w:r>
      <w:r>
        <w:rPr>
          <w:rFonts w:asciiTheme="majorBidi" w:hAnsiTheme="majorBidi" w:cstheme="majorBidi"/>
        </w:rPr>
        <w:t xml:space="preserve"> </w:t>
      </w:r>
    </w:p>
    <w:p w14:paraId="767BDFC2" w14:textId="0E0837EE" w:rsidR="00763A5C" w:rsidRDefault="00763A5C" w:rsidP="006009F8">
      <w:pPr>
        <w:spacing w:line="276" w:lineRule="auto"/>
        <w:rPr>
          <w:rFonts w:asciiTheme="majorBidi" w:hAnsiTheme="majorBidi" w:cstheme="majorBidi"/>
        </w:rPr>
      </w:pPr>
      <w:r>
        <w:rPr>
          <w:rFonts w:asciiTheme="majorBidi" w:hAnsiTheme="majorBidi" w:cstheme="majorBidi"/>
        </w:rPr>
        <w:t xml:space="preserve">In the iCity project, this architecture was demonstrated with </w:t>
      </w:r>
      <w:r w:rsidRPr="00892E93">
        <w:rPr>
          <w:rFonts w:asciiTheme="majorBidi" w:hAnsiTheme="majorBidi" w:cstheme="majorBidi"/>
        </w:rPr>
        <w:t>an example implementation applied to a use case for the development of an Advanced Traveler Information System (ATIS) application that incorporates data from loop detectors.</w:t>
      </w:r>
    </w:p>
    <w:p w14:paraId="6C5654F7" w14:textId="45656993" w:rsidR="001A6211" w:rsidRDefault="001A6211" w:rsidP="006009F8">
      <w:pPr>
        <w:pStyle w:val="Heading3"/>
        <w:spacing w:line="276" w:lineRule="auto"/>
      </w:pPr>
      <w:bookmarkStart w:id="156" w:name="_Toc22804630"/>
      <w:r>
        <w:lastRenderedPageBreak/>
        <w:t>Project 1.2: IT-SoS Architecture</w:t>
      </w:r>
      <w:bookmarkEnd w:id="156"/>
    </w:p>
    <w:p w14:paraId="0F39DEC6" w14:textId="683532AA" w:rsidR="001A6211" w:rsidRPr="00094B9E" w:rsidRDefault="001A6211" w:rsidP="006009F8">
      <w:pPr>
        <w:spacing w:line="276" w:lineRule="auto"/>
      </w:pPr>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rsidR="006009F8">
        <w:instrText xml:space="preserve"> \* MERGEFORMAT </w:instrText>
      </w:r>
      <w:r>
        <w:fldChar w:fldCharType="separate"/>
      </w:r>
      <w:r>
        <w:t xml:space="preserve">Figure </w:t>
      </w:r>
      <w:r>
        <w:rPr>
          <w:noProof/>
        </w:rPr>
        <w:t>17</w:t>
      </w:r>
      <w:r>
        <w:fldChar w:fldCharType="end"/>
      </w:r>
      <w:r>
        <w:t>.</w:t>
      </w:r>
    </w:p>
    <w:p w14:paraId="3A23FD3D" w14:textId="77777777" w:rsidR="001A6211" w:rsidRPr="00094B9E" w:rsidRDefault="001A6211" w:rsidP="006009F8">
      <w:pPr>
        <w:pStyle w:val="ListParagraph"/>
        <w:numPr>
          <w:ilvl w:val="0"/>
          <w:numId w:val="46"/>
        </w:numPr>
        <w:spacing w:line="276" w:lineRule="auto"/>
      </w:pPr>
      <w:r w:rsidRPr="000637C9">
        <w:rPr>
          <w:b/>
          <w:bCs/>
        </w:rPr>
        <w:t>Infrastructure</w:t>
      </w:r>
      <w:r>
        <w:t xml:space="preserve">: multi-cloud strategy has been adopted to host the above layers (data, Servicers and Applications). The right selection of the appropriate cloud resources and hosting is based on the data and services requirements. The cloud infrastructure provides dynamic recourse allocation and better cost management. </w:t>
      </w:r>
    </w:p>
    <w:p w14:paraId="11B6E68E" w14:textId="77777777" w:rsidR="001A6211" w:rsidRPr="00094B9E" w:rsidRDefault="001A6211" w:rsidP="006009F8">
      <w:pPr>
        <w:pStyle w:val="ListParagraph"/>
        <w:numPr>
          <w:ilvl w:val="0"/>
          <w:numId w:val="46"/>
        </w:numPr>
        <w:spacing w:line="276" w:lineRule="auto"/>
      </w:pPr>
      <w:r w:rsidRPr="000637C9">
        <w:rPr>
          <w:b/>
          <w:bCs/>
        </w:rPr>
        <w:t>Data Lake</w:t>
      </w:r>
      <w:r>
        <w:t xml:space="preserve">: to provide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77777777" w:rsidR="001A6211" w:rsidRPr="000637C9" w:rsidRDefault="001A6211" w:rsidP="006009F8">
      <w:pPr>
        <w:pStyle w:val="ListParagraph"/>
        <w:numPr>
          <w:ilvl w:val="0"/>
          <w:numId w:val="46"/>
        </w:numPr>
        <w:spacing w:line="276" w:lineRule="auto"/>
      </w:pPr>
      <w:r w:rsidRPr="000637C9">
        <w:rPr>
          <w:b/>
          <w:bCs/>
        </w:rPr>
        <w:t>Ontology Engine</w:t>
      </w:r>
      <w:r>
        <w:rPr>
          <w:b/>
          <w:bCs/>
        </w:rPr>
        <w:t xml:space="preserve">: </w:t>
      </w:r>
      <w:r w:rsidRPr="000637C9">
        <w:t>semantic representation for the data</w:t>
      </w:r>
      <w:r>
        <w:t xml:space="preserve"> hosted locally, Data Lake, or extremally. </w:t>
      </w:r>
    </w:p>
    <w:p w14:paraId="0A547089" w14:textId="77777777" w:rsidR="001A6211" w:rsidRPr="000637C9" w:rsidRDefault="001A6211" w:rsidP="006009F8">
      <w:pPr>
        <w:pStyle w:val="ListParagraph"/>
        <w:numPr>
          <w:ilvl w:val="0"/>
          <w:numId w:val="46"/>
        </w:numPr>
        <w:spacing w:line="276" w:lineRule="auto"/>
      </w:pPr>
      <w:r w:rsidRPr="000637C9">
        <w:rPr>
          <w:b/>
          <w:bCs/>
        </w:rPr>
        <w:t>Services Layer</w:t>
      </w:r>
      <w:r>
        <w:rPr>
          <w:b/>
          <w:bCs/>
        </w:rPr>
        <w:t xml:space="preserve">: </w:t>
      </w:r>
      <w:r w:rsidRPr="000637C9">
        <w:t xml:space="preserve">to provide a platform to develop the services, i.g GIS services by using Esri platform. </w:t>
      </w:r>
      <w:r>
        <w:t xml:space="preserve">The services consume the data which is provided by Data Lake layer or through the integration with Ontology Engine. </w:t>
      </w:r>
    </w:p>
    <w:p w14:paraId="646DDD62" w14:textId="77777777" w:rsidR="001A6211" w:rsidRPr="00C72162" w:rsidRDefault="001A6211" w:rsidP="006009F8">
      <w:pPr>
        <w:pStyle w:val="ListParagraph"/>
        <w:numPr>
          <w:ilvl w:val="0"/>
          <w:numId w:val="46"/>
        </w:numPr>
        <w:spacing w:line="276" w:lineRule="auto"/>
      </w:pPr>
      <w:r w:rsidRPr="000637C9">
        <w:rPr>
          <w:b/>
          <w:bCs/>
        </w:rPr>
        <w:t>Application Layer</w:t>
      </w:r>
      <w:r>
        <w:rPr>
          <w:b/>
          <w:bCs/>
        </w:rPr>
        <w:t xml:space="preserve">: </w:t>
      </w:r>
      <w:r w:rsidRPr="000637C9">
        <w:t xml:space="preserve">to </w:t>
      </w:r>
      <w:r>
        <w:t xml:space="preserve">use or </w:t>
      </w:r>
      <w:r w:rsidRPr="000637C9">
        <w:t>combine one or more servicers</w:t>
      </w:r>
      <w:r>
        <w:rPr>
          <w:b/>
          <w:bCs/>
        </w:rPr>
        <w:t xml:space="preserve"> </w:t>
      </w:r>
      <w:r w:rsidRPr="00C72162">
        <w:t>and presented on specific application, i.</w:t>
      </w:r>
      <w:r>
        <w:t>e.</w:t>
      </w:r>
      <w:r w:rsidRPr="00C72162">
        <w:t xml:space="preserve"> Advanced Traveler information system (ATIS)</w:t>
      </w:r>
    </w:p>
    <w:p w14:paraId="766F1C29" w14:textId="77777777" w:rsidR="001A6211" w:rsidRDefault="001A6211" w:rsidP="006009F8">
      <w:pPr>
        <w:keepNext/>
        <w:spacing w:line="276" w:lineRule="auto"/>
        <w:ind w:firstLine="720"/>
      </w:pPr>
      <w:r>
        <w:rPr>
          <w:rFonts w:asciiTheme="majorBidi" w:hAnsiTheme="majorBidi" w:cstheme="majorBidi"/>
          <w:noProof/>
        </w:rPr>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65D2D97B" w14:textId="12C475E5" w:rsidR="001A6211" w:rsidRPr="00984B1F" w:rsidRDefault="001A6211" w:rsidP="006009F8">
      <w:pPr>
        <w:pStyle w:val="Caption"/>
        <w:spacing w:line="276" w:lineRule="auto"/>
        <w:rPr>
          <w:rFonts w:asciiTheme="majorBidi" w:hAnsiTheme="majorBidi" w:cstheme="majorBidi"/>
          <w:sz w:val="24"/>
          <w:szCs w:val="24"/>
        </w:rPr>
      </w:pPr>
      <w:bookmarkStart w:id="157" w:name="_Ref20547299"/>
      <w:r>
        <w:t xml:space="preserve">Figure </w:t>
      </w:r>
      <w:fldSimple w:instr=" SEQ Figure \* ARABIC ">
        <w:r>
          <w:rPr>
            <w:noProof/>
          </w:rPr>
          <w:t>17</w:t>
        </w:r>
      </w:fldSimple>
      <w:bookmarkEnd w:id="157"/>
      <w:r>
        <w:t>: IT-SoS Architecture</w:t>
      </w:r>
    </w:p>
    <w:p w14:paraId="64EE3E90" w14:textId="77777777" w:rsidR="001A6211" w:rsidRPr="00984B1F" w:rsidRDefault="001A6211" w:rsidP="006009F8">
      <w:pPr>
        <w:spacing w:line="276" w:lineRule="auto"/>
        <w:ind w:firstLine="720"/>
        <w:rPr>
          <w:rFonts w:asciiTheme="majorBidi" w:hAnsiTheme="majorBidi" w:cstheme="majorBidi"/>
          <w:highlight w:val="yellow"/>
        </w:rPr>
      </w:pPr>
    </w:p>
    <w:p w14:paraId="22E31652" w14:textId="77777777" w:rsidR="001A6211" w:rsidRPr="00984B1F" w:rsidRDefault="001A6211" w:rsidP="006009F8">
      <w:pPr>
        <w:spacing w:line="276" w:lineRule="auto"/>
        <w:ind w:firstLine="720"/>
        <w:rPr>
          <w:rFonts w:asciiTheme="majorBidi" w:hAnsiTheme="majorBidi" w:cstheme="majorBidi"/>
        </w:rPr>
      </w:pPr>
    </w:p>
    <w:p w14:paraId="7CDC12DD" w14:textId="2529E722" w:rsidR="001A6211" w:rsidRDefault="001A6211" w:rsidP="006009F8">
      <w:pPr>
        <w:spacing w:line="276" w:lineRule="auto"/>
        <w:ind w:firstLine="720"/>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enabling access to semantically integrated data, is depicted in </w:t>
      </w:r>
      <w:r w:rsidRPr="001E707F">
        <w:rPr>
          <w:rFonts w:asciiTheme="majorBidi" w:hAnsiTheme="majorBidi" w:cstheme="majorBidi"/>
        </w:rPr>
        <w:fldChar w:fldCharType="begin"/>
      </w:r>
      <w:r w:rsidRPr="001E707F">
        <w:rPr>
          <w:rFonts w:asciiTheme="majorBidi" w:hAnsiTheme="majorBidi" w:cstheme="majorBidi"/>
        </w:rPr>
        <w:instrText xml:space="preserve"> REF _Ref13129582 \h </w:instrText>
      </w:r>
      <w:r>
        <w:rPr>
          <w:rFonts w:asciiTheme="majorBidi" w:hAnsiTheme="majorBidi" w:cstheme="majorBidi"/>
        </w:rPr>
        <w:instrText xml:space="preserve"> \* MERGEFORMAT </w:instrText>
      </w:r>
      <w:r w:rsidRPr="001E707F">
        <w:rPr>
          <w:rFonts w:asciiTheme="majorBidi" w:hAnsiTheme="majorBidi" w:cstheme="majorBidi"/>
        </w:rPr>
      </w:r>
      <w:r w:rsidRPr="001E707F">
        <w:rPr>
          <w:rFonts w:asciiTheme="majorBidi" w:hAnsiTheme="majorBidi" w:cstheme="majorBidi"/>
        </w:rPr>
        <w:fldChar w:fldCharType="separate"/>
      </w:r>
      <w:r w:rsidRPr="001E707F">
        <w:rPr>
          <w:rFonts w:asciiTheme="majorBidi" w:hAnsiTheme="majorBidi" w:cstheme="majorBidi"/>
        </w:rPr>
        <w:t>Figure 1</w:t>
      </w:r>
      <w:r w:rsidRPr="001E707F">
        <w:rPr>
          <w:rFonts w:asciiTheme="majorBidi" w:hAnsiTheme="majorBidi" w:cstheme="majorBidi"/>
        </w:rPr>
        <w:fldChar w:fldCharType="end"/>
      </w:r>
      <w:r w:rsidRPr="001E707F">
        <w:rPr>
          <w:rFonts w:asciiTheme="majorBidi" w:hAnsiTheme="majorBidi" w:cstheme="majorBidi"/>
        </w:rPr>
        <w:t xml:space="preserve">. In order for the ontology engine function, the data sources must somehow be interpretable in the language of the ontology(s). This requires some </w:t>
      </w:r>
      <w:r w:rsidRPr="001E707F">
        <w:rPr>
          <w:rFonts w:asciiTheme="majorBidi" w:hAnsiTheme="majorBidi" w:cstheme="majorBidi"/>
        </w:rPr>
        <w:lastRenderedPageBreak/>
        <w:t xml:space="preserve">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1CCA8A4" w14:textId="77777777" w:rsidR="001A6211" w:rsidRDefault="001A6211" w:rsidP="006009F8">
      <w:pPr>
        <w:spacing w:line="276" w:lineRule="auto"/>
        <w:ind w:firstLine="720"/>
        <w:rPr>
          <w:rFonts w:asciiTheme="majorBidi" w:hAnsiTheme="majorBidi" w:cstheme="majorBidi"/>
        </w:rPr>
      </w:pPr>
    </w:p>
    <w:p w14:paraId="436E54E6" w14:textId="77777777" w:rsidR="001A6211" w:rsidRDefault="001A6211" w:rsidP="006009F8">
      <w:pPr>
        <w:keepNext/>
        <w:spacing w:line="276" w:lineRule="auto"/>
      </w:pPr>
      <w:r>
        <w:rPr>
          <w:noProof/>
        </w:rPr>
        <w:drawing>
          <wp:inline distT="0" distB="0" distL="0" distR="0" wp14:anchorId="50124BBF" wp14:editId="68F0CCFB">
            <wp:extent cx="5330434" cy="216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30434" cy="2160000"/>
                    </a:xfrm>
                    <a:prstGeom prst="rect">
                      <a:avLst/>
                    </a:prstGeom>
                    <a:noFill/>
                  </pic:spPr>
                </pic:pic>
              </a:graphicData>
            </a:graphic>
          </wp:inline>
        </w:drawing>
      </w:r>
    </w:p>
    <w:p w14:paraId="7ABBD3AB" w14:textId="77777777" w:rsidR="001A6211" w:rsidRPr="00984B1F" w:rsidRDefault="001A6211" w:rsidP="006009F8">
      <w:pPr>
        <w:pStyle w:val="Caption"/>
        <w:spacing w:line="276" w:lineRule="auto"/>
        <w:rPr>
          <w:rFonts w:asciiTheme="majorBidi" w:hAnsiTheme="majorBidi" w:cstheme="majorBidi"/>
          <w:sz w:val="24"/>
          <w:szCs w:val="24"/>
          <w:highlight w:val="green"/>
        </w:rPr>
      </w:pPr>
      <w:bookmarkStart w:id="158" w:name="_Ref13129582"/>
      <w:r>
        <w:t>Figure 3</w:t>
      </w:r>
      <w:bookmarkEnd w:id="158"/>
      <w:r>
        <w:t>: Architecture of the iCity Ontology Engine</w:t>
      </w:r>
    </w:p>
    <w:p w14:paraId="12B43857" w14:textId="77777777" w:rsidR="001A6211" w:rsidRPr="001E707F" w:rsidRDefault="001A6211" w:rsidP="006009F8">
      <w:pPr>
        <w:spacing w:line="276" w:lineRule="auto"/>
        <w:ind w:firstLine="720"/>
        <w:rPr>
          <w:rFonts w:asciiTheme="majorBidi" w:hAnsiTheme="majorBidi" w:cstheme="majorBidi"/>
        </w:rPr>
      </w:pPr>
    </w:p>
    <w:p w14:paraId="26E226C4"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ontologies may evolve and be extended over time, but changes will not necessarily be required to the mappings. On the other hand, changes to the data sources will require some modification to the R2RML mapping definitions however they will not necessarily require any changes to the ontologies. The inclusion of new data sources will require the definition of new R2RML mapping definitions, but will not impact any of the existing data sources or mappings.</w:t>
      </w:r>
    </w:p>
    <w:p w14:paraId="4CF5F9C8"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mappings and the data serve as input to a mapping tool which converts the data into information represented using the terminology of the ontology. This data is formatted according to Semantic Web Standards (i.e. it is serialized in RDF) such that it may then be loaded into a semantic graph data store. </w:t>
      </w:r>
    </w:p>
    <w:p w14:paraId="137C3990" w14:textId="5C057C4A"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resulting data store houses all of the data. As a result of the mapping process, this data is now semantically annotated and integrated. In other words, the relationships between the various data stores are now explicit according to the concept definitions in the ontology. This data may be accessed via SPARQL queries: these are queries that are specified using the terminology defined by the ontology. In particular, the data store provides APIs that may be called by a variety of applications to access the data of interest via these queries. </w:t>
      </w:r>
    </w:p>
    <w:p w14:paraId="1FB8FCDE" w14:textId="77777777" w:rsidR="001A6211" w:rsidRDefault="001A6211" w:rsidP="006009F8">
      <w:pPr>
        <w:spacing w:line="276" w:lineRule="auto"/>
        <w:ind w:firstLine="720"/>
        <w:rPr>
          <w:rFonts w:asciiTheme="majorBidi" w:hAnsiTheme="majorBidi" w:cstheme="majorBidi"/>
        </w:rPr>
      </w:pPr>
      <w:r w:rsidRPr="001E707F">
        <w:rPr>
          <w:rFonts w:asciiTheme="majorBidi" w:hAnsiTheme="majorBidi" w:cstheme="majorBidi"/>
        </w:rPr>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4F20B8E7" w:rsidR="001A6211" w:rsidRDefault="001A6211" w:rsidP="006009F8">
      <w:pPr>
        <w:pStyle w:val="Heading3"/>
        <w:spacing w:line="276" w:lineRule="auto"/>
      </w:pPr>
      <w:bookmarkStart w:id="159" w:name="_Toc22804631"/>
      <w:r>
        <w:lastRenderedPageBreak/>
        <w:t>ATIS Case Study</w:t>
      </w:r>
      <w:bookmarkEnd w:id="159"/>
    </w:p>
    <w:p w14:paraId="16784437"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application of the ontology engine architecture for the semantic enabling of sensor data was straightforward. Some minor cleaning of the datasets was required: primarily this involved some reformatting of data values in order to comply with standard datatypes (e.g. for date-time encodings). This cleaning was done using additional functionality provided by the mapping tool, but alternatively could have been accomplished with some preprocessing script.</w:t>
      </w:r>
    </w:p>
    <w:p w14:paraId="1EDD9F3D" w14:textId="50E7F7F3"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KARMA</w:t>
      </w:r>
      <w:r>
        <w:rPr>
          <w:rStyle w:val="FootnoteReference"/>
          <w:rFonts w:asciiTheme="majorBidi" w:hAnsiTheme="majorBidi" w:cstheme="majorBidi"/>
        </w:rPr>
        <w:footnoteReference w:id="19"/>
      </w:r>
      <w:r w:rsidRPr="007513E9">
        <w:rPr>
          <w:rFonts w:asciiTheme="majorBidi" w:hAnsiTheme="majorBidi" w:cstheme="majorBidi"/>
        </w:rPr>
        <w:t xml:space="preserve">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&lt;EndNote&gt;&lt;Cite&gt;&lt;Author&gt;Knoblock&lt;/Author&gt;&lt;Year&gt;2015&lt;/Year&gt;&lt;IDText&gt;Exploiting Semantics for Big Data Integration&lt;/IDText&gt;&lt;DisplayText&gt;[22]&lt;/DisplayText&gt;&lt;record&gt;&lt;isbn&gt;0738-4602&lt;/isbn&gt;&lt;titles&gt;&lt;title&gt;Exploiting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Pr>
          <w:rFonts w:asciiTheme="majorBidi" w:hAnsiTheme="majorBidi" w:cstheme="majorBidi"/>
        </w:rPr>
        <w:fldChar w:fldCharType="separate"/>
      </w:r>
      <w:r w:rsidR="006B06D3">
        <w:rPr>
          <w:rFonts w:asciiTheme="majorBidi" w:hAnsiTheme="majorBidi" w:cstheme="majorBidi"/>
          <w:noProof/>
        </w:rPr>
        <w:t>[22]</w:t>
      </w:r>
      <w:r>
        <w:rPr>
          <w:rFonts w:asciiTheme="majorBidi" w:hAnsiTheme="majorBidi" w:cstheme="majorBidi"/>
        </w:rPr>
        <w:fldChar w:fldCharType="end"/>
      </w:r>
      <w:r w:rsidRPr="007513E9">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The Transportation Planning Suite of Ontologies (TPSO)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&lt;EndNote&gt;&lt;Cite&gt;&lt;Author&gt;Katsumi&lt;/Author&gt;&lt;Year&gt;2019&lt;/Year&gt;&lt;IDText&gt;An Ontology-Based Standard for&lt;/IDText&gt;&lt;DisplayText&gt;[23]&lt;/DisplayText&gt;&lt;record&gt;&lt;titles&gt;&lt;title&gt;An Ontology-Based Standard for&amp;#xA; Transportation Planning&lt;/title&gt;&lt;secondary-title&gt;To appear in: Formal Ontologies Meet Industry (FOMI)&lt;/secondary-title&gt;&lt;/titles&gt;&lt;contributors&gt;&lt;authors&gt;&lt;author&gt;Katsumi, Megan&lt;/author&gt;&lt;author&gt;Fox, Mark&lt;/author&gt;&lt;/authors&gt;&lt;/contributors&gt;&lt;added-date format="utc"&gt;1564431329&lt;/added-date&gt;&lt;pub-location&gt;Graz, Austria&lt;/pub-location&gt;&lt;ref-type name="Conference Proceeding"&gt;10&lt;/ref-type&gt;&lt;dates&gt;&lt;year&gt;2019&lt;/year&gt;&lt;/dates&gt;&lt;rec-number&gt;32&lt;/rec-number&gt;&lt;publisher&gt;CEUR&lt;/publisher&gt;&lt;last-updated-date format="utc"&gt;1564431477&lt;/last-updated-date&gt;&lt;contributors&gt;&lt;secondary-authors&gt;&lt;author&gt;Grüninger, Michael&lt;/author&gt;&lt;author&gt;Terkaj, Walter&lt;/author&gt;&lt;/secondary-authors&gt;&lt;/contributors&gt;&lt;/record&gt;&lt;/Cite&gt;&lt;/EndNote&gt;</w:instrText>
      </w:r>
      <w:r>
        <w:rPr>
          <w:rFonts w:asciiTheme="majorBidi" w:hAnsiTheme="majorBidi" w:cstheme="majorBidi"/>
        </w:rPr>
        <w:fldChar w:fldCharType="separate"/>
      </w:r>
      <w:r w:rsidR="006B06D3">
        <w:rPr>
          <w:rFonts w:asciiTheme="majorBidi" w:hAnsiTheme="majorBidi" w:cstheme="majorBidi"/>
          <w:noProof/>
        </w:rPr>
        <w:t>[23]</w:t>
      </w:r>
      <w:r>
        <w:rPr>
          <w:rFonts w:asciiTheme="majorBidi" w:hAnsiTheme="majorBidi" w:cstheme="majorBidi"/>
        </w:rPr>
        <w:fldChar w:fldCharType="end"/>
      </w:r>
      <w:r w:rsidRPr="007513E9">
        <w:rPr>
          <w:rFonts w:asciiTheme="majorBidi" w:hAnsiTheme="majorBidi" w:cstheme="majorBidi"/>
        </w:rPr>
        <w:t xml:space="preserve"> was used to define the concepts in the data. In particular, the Observations</w:t>
      </w:r>
      <w:r w:rsidRPr="00FE081C">
        <w:rPr>
          <w:rFonts w:asciiTheme="majorBidi" w:hAnsiTheme="majorBidi" w:cstheme="majorBidi"/>
          <w:vertAlign w:val="superscript"/>
        </w:rPr>
        <w:footnoteReference w:id="20"/>
      </w:r>
      <w:r w:rsidRPr="007513E9">
        <w:rPr>
          <w:rFonts w:asciiTheme="majorBidi" w:hAnsiTheme="majorBidi" w:cstheme="majorBidi"/>
        </w:rPr>
        <w:t xml:space="preserve"> and Transportation System</w:t>
      </w:r>
      <w:r w:rsidRPr="00FE081C">
        <w:rPr>
          <w:rFonts w:asciiTheme="majorBidi" w:hAnsiTheme="majorBidi" w:cstheme="majorBidi"/>
          <w:vertAlign w:val="superscript"/>
        </w:rPr>
        <w:footnoteReference w:id="21"/>
      </w:r>
      <w:r w:rsidRPr="007513E9">
        <w:rPr>
          <w:rFonts w:asciiTheme="majorBidi" w:hAnsiTheme="majorBidi" w:cstheme="majorBidi"/>
        </w:rPr>
        <w:t xml:space="preserve"> Ontologies play a key role. The TPSO was selected owing to the appropriateness of its domain. While there exist other ontologies in the transportation domain, they are not targeted to the task of transportation planning and so do not capture the wide range of concepts involved in the urban system. By using ontologies from the TPSO, we lay the foundation for future work where we might explore an expansion to include a variety of datasets (e.g. regarding agents in the system and the trips they take), such that the architecture may support a wide range of applications. More detail on the mappings applied to the loop detector datasets is provided in the following section.</w:t>
      </w:r>
    </w:p>
    <w:p w14:paraId="3732B5E9" w14:textId="77777777" w:rsidR="0024077A" w:rsidRPr="00222F83"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transformed data is stored in an implementation of the AllegroGraph semantic graph database that runs on an AWS machine (include specs?).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2F7981D0" w14:textId="77777777" w:rsidR="0024077A" w:rsidRPr="00222F83" w:rsidRDefault="0024077A" w:rsidP="006009F8">
      <w:pPr>
        <w:spacing w:line="276" w:lineRule="auto"/>
        <w:rPr>
          <w:rFonts w:asciiTheme="majorBidi" w:hAnsiTheme="majorBidi" w:cstheme="majorBidi"/>
          <w:color w:val="000000" w:themeColor="text1"/>
          <w:u w:val="single"/>
        </w:rPr>
      </w:pPr>
      <w:r w:rsidRPr="00222F83">
        <w:rPr>
          <w:rFonts w:asciiTheme="majorBidi" w:hAnsiTheme="majorBidi" w:cstheme="majorBidi"/>
          <w:color w:val="000000" w:themeColor="text1"/>
          <w:u w:val="single"/>
        </w:rPr>
        <w:t xml:space="preserve">Mapping the Data </w:t>
      </w:r>
    </w:p>
    <w:p w14:paraId="6375DE0E"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3BD4A297" w14:textId="77777777" w:rsidR="0024077A" w:rsidRPr="007513E9" w:rsidRDefault="0024077A" w:rsidP="006009F8">
      <w:pPr>
        <w:pStyle w:val="ListParagraph"/>
        <w:numPr>
          <w:ilvl w:val="0"/>
          <w:numId w:val="47"/>
        </w:numPr>
        <w:spacing w:line="276" w:lineRule="auto"/>
        <w:rPr>
          <w:rFonts w:asciiTheme="majorBidi" w:hAnsiTheme="majorBidi" w:cstheme="majorBidi"/>
        </w:rPr>
      </w:pPr>
      <w:r w:rsidRPr="007513E9">
        <w:rPr>
          <w:rFonts w:asciiTheme="majorBidi" w:hAnsiTheme="majorBidi" w:cstheme="majorBidi"/>
        </w:rPr>
        <w:t>WayID: this value is the identifier of the road segment over which the loop detector reading is aggregated.</w:t>
      </w:r>
    </w:p>
    <w:p w14:paraId="676E5D16" w14:textId="77777777" w:rsidR="0024077A" w:rsidRPr="007513E9" w:rsidRDefault="0024077A" w:rsidP="006009F8">
      <w:pPr>
        <w:pStyle w:val="ListParagraph"/>
        <w:numPr>
          <w:ilvl w:val="0"/>
          <w:numId w:val="47"/>
        </w:numPr>
        <w:spacing w:line="276" w:lineRule="auto"/>
        <w:rPr>
          <w:rFonts w:asciiTheme="majorBidi" w:hAnsiTheme="majorBidi" w:cstheme="majorBidi"/>
        </w:rPr>
      </w:pPr>
      <w:r w:rsidRPr="007513E9">
        <w:rPr>
          <w:rFonts w:asciiTheme="majorBidi" w:hAnsiTheme="majorBidi" w:cstheme="majorBidi"/>
        </w:rPr>
        <w:lastRenderedPageBreak/>
        <w:t>Mean_Value_Max: this value is the average Max TTI (Maximum Travel Time Index), aggregated over the wayID readings, at one-hour intervals.</w:t>
      </w:r>
    </w:p>
    <w:p w14:paraId="0FF5F3DB" w14:textId="77777777" w:rsidR="0024077A" w:rsidRPr="007513E9" w:rsidRDefault="0024077A" w:rsidP="006009F8">
      <w:pPr>
        <w:pStyle w:val="ListParagraph"/>
        <w:numPr>
          <w:ilvl w:val="0"/>
          <w:numId w:val="47"/>
        </w:numPr>
        <w:spacing w:line="276" w:lineRule="auto"/>
        <w:rPr>
          <w:rFonts w:asciiTheme="majorBidi" w:hAnsiTheme="majorBidi" w:cstheme="majorBidi"/>
        </w:rPr>
      </w:pPr>
      <w:r w:rsidRPr="007513E9">
        <w:rPr>
          <w:rFonts w:asciiTheme="majorBidi" w:hAnsiTheme="majorBidi" w:cstheme="majorBidi"/>
        </w:rPr>
        <w:t>Time: this value indicates the time of day of the start of the one-hour interval, represented using an integer value that indicates hours past midnight. For example, “0” indicates 12:00 AM, “1” indicates “1:00 AM”, and so on.</w:t>
      </w:r>
    </w:p>
    <w:p w14:paraId="6998CA62" w14:textId="77777777" w:rsidR="0024077A" w:rsidRPr="007513E9" w:rsidRDefault="0024077A" w:rsidP="006009F8">
      <w:pPr>
        <w:pStyle w:val="ListParagraph"/>
        <w:numPr>
          <w:ilvl w:val="0"/>
          <w:numId w:val="47"/>
        </w:numPr>
        <w:spacing w:line="276" w:lineRule="auto"/>
        <w:rPr>
          <w:rFonts w:asciiTheme="majorBidi" w:hAnsiTheme="majorBidi" w:cstheme="majorBidi"/>
        </w:rPr>
      </w:pPr>
      <w:r w:rsidRPr="007513E9">
        <w:rPr>
          <w:rFonts w:asciiTheme="majorBidi" w:hAnsiTheme="majorBidi" w:cstheme="majorBidi"/>
        </w:rPr>
        <w:t>Date: this value represents the date during which the readings were taken, formatted as: year_month_day. For example, the value “017_07_01” indicates the date July 1, 2017.</w:t>
      </w:r>
    </w:p>
    <w:p w14:paraId="259909CA" w14:textId="77777777" w:rsidR="0024077A" w:rsidRDefault="0024077A" w:rsidP="006009F8">
      <w:pPr>
        <w:spacing w:line="276" w:lineRule="auto"/>
        <w:ind w:firstLine="720"/>
        <w:rPr>
          <w:rFonts w:asciiTheme="majorBidi" w:hAnsiTheme="majorBidi" w:cstheme="majorBidi"/>
        </w:rPr>
      </w:pPr>
    </w:p>
    <w:p w14:paraId="7B194B58"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Much of the information that is embedded in these values is not clear from the attribute labels alone. In order to enable interoperability, the semantics of these values must be made explicit. As described in [</w:t>
      </w:r>
      <w:r w:rsidRPr="00AD2ACD">
        <w:rPr>
          <w:rFonts w:asciiTheme="majorBidi" w:hAnsiTheme="majorBidi" w:cstheme="majorBidi"/>
          <w:highlight w:val="yellow"/>
        </w:rPr>
        <w:t>ref Architecture section</w:t>
      </w:r>
      <w:r w:rsidRPr="007513E9">
        <w:rPr>
          <w:rFonts w:asciiTheme="majorBidi" w:hAnsiTheme="majorBidi" w:cstheme="majorBidi"/>
        </w:rPr>
        <w:t xml:space="preserve">] this is done with mappings expressed in R2RML, from the table into an ontology. Which ontology(s) is used in the mappings depends on the scope of the concepts represented in the data. Key concepts that we can recognize from the data are the notion of road segments, time, and measures – in particular the measure of a Maximum TTI (as defined in </w:t>
      </w:r>
      <w:r w:rsidRPr="00AD2ACD">
        <w:rPr>
          <w:rFonts w:asciiTheme="majorBidi" w:hAnsiTheme="majorBidi" w:cstheme="majorBidi"/>
          <w:highlight w:val="yellow"/>
        </w:rPr>
        <w:t>[Hasan to provide reference?</w:t>
      </w:r>
      <w:r w:rsidRPr="007513E9">
        <w:rPr>
          <w:rFonts w:asciiTheme="majorBidi" w:hAnsiTheme="majorBidi" w:cstheme="majorBidi"/>
        </w:rPr>
        <w:t xml:space="preserve">]). As noted above, the TPSO was selected to provide the vocabulary for the R2RML mappings. Before the mappings could be defined, the data values were reformatted into standard datatypes: the Time and Date values were combined to be consistent with the </w:t>
      </w:r>
      <w:proofErr w:type="gramStart"/>
      <w:r w:rsidRPr="007513E9">
        <w:rPr>
          <w:rFonts w:asciiTheme="majorBidi" w:hAnsiTheme="majorBidi" w:cstheme="majorBidi"/>
        </w:rPr>
        <w:t>xsd:dateTimeStamp</w:t>
      </w:r>
      <w:proofErr w:type="gramEnd"/>
      <w:r w:rsidRPr="007513E9">
        <w:rPr>
          <w:rFonts w:asciiTheme="majorBidi" w:hAnsiTheme="majorBidi" w:cstheme="majorBidi"/>
        </w:rPr>
        <w:t xml:space="preserve"> datatype</w:t>
      </w:r>
      <w:r w:rsidRPr="007513E9">
        <w:rPr>
          <w:rFonts w:asciiTheme="majorBidi" w:hAnsiTheme="majorBidi" w:cstheme="majorBidi"/>
        </w:rPr>
        <w:footnoteReference w:id="22"/>
      </w:r>
      <w:r w:rsidRPr="007513E9">
        <w:rPr>
          <w:rFonts w:asciiTheme="majorBidi" w:hAnsiTheme="majorBidi" w:cstheme="majorBidi"/>
        </w:rPr>
        <w:t>. While this step is not strictly necessary for the architecture, it may be required in some cases in order to map the data values to specific data properties in the ontology.</w:t>
      </w:r>
    </w:p>
    <w:p w14:paraId="146C5B51" w14:textId="77777777" w:rsidR="0024077A" w:rsidRDefault="0024077A" w:rsidP="006009F8">
      <w:pPr>
        <w:spacing w:line="276" w:lineRule="auto"/>
      </w:pPr>
    </w:p>
    <w:p w14:paraId="1BF7FF1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In what follows, we describe the mappings that were defined for each attribute in order to support the data transformation. In some cases, some reformatting of the values into standard datatypes was also required. </w:t>
      </w:r>
    </w:p>
    <w:p w14:paraId="1401752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WayID value was defined as an individual member of the RoadSegment class, as defined in the Transportation System Ontology</w:t>
      </w:r>
      <w:r w:rsidRPr="007513E9">
        <w:rPr>
          <w:rFonts w:asciiTheme="majorBidi" w:hAnsiTheme="majorBidi" w:cstheme="majorBidi"/>
        </w:rPr>
        <w:footnoteReference w:id="23"/>
      </w:r>
      <w:r w:rsidRPr="007513E9">
        <w:rPr>
          <w:rFonts w:asciiTheme="majorBidi" w:hAnsiTheme="majorBidi" w:cstheme="majorBidi"/>
        </w:rPr>
        <w:t xml:space="preserve"> from the TPSO. The RoadSegment class represents part of a particular Road that makes up the physical infrastructure of the transportation system.</w:t>
      </w:r>
    </w:p>
    <w:p w14:paraId="16F79583"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Mean_Value_Max value was defined as the value of the numerical_value property of a Measure that is the value of a MeanTTI_Max Quantity. The concepts of a numerical_value, a Measure, and a Quantity are defined in the Units of Measure Ontology</w:t>
      </w:r>
      <w:r w:rsidRPr="007513E9">
        <w:rPr>
          <w:rFonts w:asciiTheme="majorBidi" w:hAnsiTheme="majorBidi" w:cstheme="majorBidi"/>
        </w:rPr>
        <w:footnoteReference w:id="24"/>
      </w:r>
      <w:r w:rsidRPr="007513E9">
        <w:rPr>
          <w:rFonts w:asciiTheme="majorBidi" w:hAnsiTheme="majorBidi" w:cstheme="majorBidi"/>
        </w:rPr>
        <w:t xml:space="preserve"> from the TPSO, whereas the MeanTTI_Max specialization of a Quantity is defined in the TransportationSystem Ontology. More specifically, the MeanTTI_Max is captured as an aggregate of a TTI_Max Quantity, that is the aggregate of a TTI_Max value over a particular RoadSegment (the WayID), that is aggregated over a particular Interval in time. The concept of an interval is introduced in the Time Ontology</w:t>
      </w:r>
      <w:r w:rsidRPr="00AD2ACD">
        <w:rPr>
          <w:rFonts w:asciiTheme="majorBidi" w:hAnsiTheme="majorBidi" w:cstheme="majorBidi"/>
          <w:vertAlign w:val="superscript"/>
        </w:rPr>
        <w:footnoteReference w:id="25"/>
      </w:r>
      <w:r w:rsidRPr="007513E9">
        <w:rPr>
          <w:rFonts w:asciiTheme="majorBidi" w:hAnsiTheme="majorBidi" w:cstheme="majorBidi"/>
        </w:rPr>
        <w:t xml:space="preserve">, and the Interval itself is captured using the transformed Time and Date </w:t>
      </w:r>
      <w:r w:rsidRPr="007513E9">
        <w:rPr>
          <w:rFonts w:asciiTheme="majorBidi" w:hAnsiTheme="majorBidi" w:cstheme="majorBidi"/>
        </w:rPr>
        <w:lastRenderedPageBreak/>
        <w:t xml:space="preserve">values. The resulting value (an </w:t>
      </w:r>
      <w:proofErr w:type="gramStart"/>
      <w:r w:rsidRPr="007513E9">
        <w:rPr>
          <w:rFonts w:asciiTheme="majorBidi" w:hAnsiTheme="majorBidi" w:cstheme="majorBidi"/>
        </w:rPr>
        <w:t>xsd:dateTimeStamp</w:t>
      </w:r>
      <w:proofErr w:type="gramEnd"/>
      <w:r w:rsidRPr="007513E9">
        <w:rPr>
          <w:rFonts w:asciiTheme="majorBidi" w:hAnsiTheme="majorBidi" w:cstheme="majorBidi"/>
        </w:rPr>
        <w:t xml:space="preserve">, as discussed above) provides a value for the start time of the Interval that the TTI_Max is aggregated over, while a value one-hour later provides the end time for the Interval. This mapping is illustrated in </w:t>
      </w:r>
      <w:r w:rsidRPr="007513E9">
        <w:rPr>
          <w:rFonts w:asciiTheme="majorBidi" w:hAnsiTheme="majorBidi" w:cstheme="majorBidi"/>
        </w:rPr>
        <w:fldChar w:fldCharType="begin"/>
      </w:r>
      <w:r w:rsidRPr="007513E9">
        <w:rPr>
          <w:rFonts w:asciiTheme="majorBidi" w:hAnsiTheme="majorBidi" w:cstheme="majorBidi"/>
        </w:rPr>
        <w:instrText xml:space="preserve"> REF _Ref13653957 \h </w:instrText>
      </w:r>
      <w:r>
        <w:rPr>
          <w:rFonts w:asciiTheme="majorBidi" w:hAnsiTheme="majorBidi" w:cstheme="majorBidi"/>
        </w:rPr>
        <w:instrText xml:space="preserve"> \* MERGEFORMAT </w:instrText>
      </w:r>
      <w:r w:rsidRPr="007513E9">
        <w:rPr>
          <w:rFonts w:asciiTheme="majorBidi" w:hAnsiTheme="majorBidi" w:cstheme="majorBidi"/>
        </w:rPr>
      </w:r>
      <w:r w:rsidRPr="007513E9">
        <w:rPr>
          <w:rFonts w:asciiTheme="majorBidi" w:hAnsiTheme="majorBidi" w:cstheme="majorBidi"/>
        </w:rPr>
        <w:fldChar w:fldCharType="separate"/>
      </w:r>
      <w:r w:rsidRPr="007513E9">
        <w:rPr>
          <w:rFonts w:asciiTheme="majorBidi" w:hAnsiTheme="majorBidi" w:cstheme="majorBidi"/>
        </w:rPr>
        <w:t>Figure 1</w:t>
      </w:r>
      <w:r w:rsidRPr="007513E9">
        <w:rPr>
          <w:rFonts w:asciiTheme="majorBidi" w:hAnsiTheme="majorBidi" w:cstheme="majorBidi"/>
        </w:rPr>
        <w:fldChar w:fldCharType="end"/>
      </w:r>
      <w:r w:rsidRPr="007513E9">
        <w:rPr>
          <w:rFonts w:asciiTheme="majorBidi" w:hAnsiTheme="majorBidi" w:cstheme="majorBidi"/>
        </w:rPr>
        <w:t>.</w:t>
      </w:r>
    </w:p>
    <w:p w14:paraId="332F753E" w14:textId="77777777" w:rsidR="0024077A" w:rsidRDefault="0024077A" w:rsidP="0024077A"/>
    <w:p w14:paraId="3EB19D45" w14:textId="77777777" w:rsidR="0024077A" w:rsidRDefault="0024077A" w:rsidP="0024077A">
      <w:pPr>
        <w:keepNext/>
      </w:pPr>
      <w:r w:rsidRPr="00BB3B35">
        <w:rPr>
          <w:noProof/>
        </w:rPr>
        <w:drawing>
          <wp:inline distT="0" distB="0" distL="0" distR="0" wp14:anchorId="62135FB3" wp14:editId="1C4B4885">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7560" cy="4438868"/>
                    </a:xfrm>
                    <a:prstGeom prst="rect">
                      <a:avLst/>
                    </a:prstGeom>
                  </pic:spPr>
                </pic:pic>
              </a:graphicData>
            </a:graphic>
          </wp:inline>
        </w:drawing>
      </w:r>
    </w:p>
    <w:p w14:paraId="3EEB406D" w14:textId="77777777" w:rsidR="0024077A" w:rsidRPr="000539CA" w:rsidRDefault="0024077A" w:rsidP="0024077A">
      <w:pPr>
        <w:pStyle w:val="Caption"/>
      </w:pPr>
      <w:bookmarkStart w:id="160" w:name="_Ref13653957"/>
      <w:r>
        <w:t xml:space="preserve">Figure </w:t>
      </w:r>
      <w:fldSimple w:instr=" SEQ Figure \* ARABIC ">
        <w:r>
          <w:rPr>
            <w:noProof/>
          </w:rPr>
          <w:t>1</w:t>
        </w:r>
      </w:fldSimple>
      <w:bookmarkEnd w:id="160"/>
      <w:r>
        <w:t>: Mapping the data values into TPSO concepts. Data values are depicted in boldface blue and the ontology concepts are illustrated with the lines and rectangles.</w:t>
      </w:r>
    </w:p>
    <w:p w14:paraId="35624831" w14:textId="77777777" w:rsidR="0024077A" w:rsidRPr="0024077A" w:rsidRDefault="0024077A" w:rsidP="0024077A">
      <w:pPr>
        <w:rPr>
          <w:lang w:val="en-US" w:bidi="en-US"/>
        </w:rPr>
      </w:pPr>
    </w:p>
    <w:p w14:paraId="710E305B" w14:textId="77777777" w:rsidR="00763A5C" w:rsidRPr="00763A5C" w:rsidRDefault="00763A5C" w:rsidP="00763A5C">
      <w:pPr>
        <w:rPr>
          <w:lang w:val="en-US" w:bidi="en-US"/>
        </w:rPr>
      </w:pPr>
    </w:p>
    <w:p w14:paraId="7BFAC325" w14:textId="711262E7" w:rsidR="00A00EF7" w:rsidRDefault="00A00EF7" w:rsidP="00D72AC0">
      <w:pPr>
        <w:pStyle w:val="Heading2"/>
      </w:pPr>
      <w:bookmarkStart w:id="161" w:name="_Toc22804632"/>
      <w:r>
        <w:t>Analysis of TTC Data for Bus Bridging Study</w:t>
      </w:r>
      <w:bookmarkEnd w:id="161"/>
    </w:p>
    <w:p w14:paraId="0D05C720" w14:textId="70A16DB6" w:rsidR="00A00EF7" w:rsidRDefault="00A00EF7" w:rsidP="00D72AC0">
      <w:pPr>
        <w:pStyle w:val="Heading2"/>
      </w:pPr>
      <w:bookmarkStart w:id="162" w:name="_Toc22804633"/>
      <w:r>
        <w:t>Organization of Travel Model Data</w:t>
      </w:r>
      <w:bookmarkEnd w:id="162"/>
    </w:p>
    <w:p w14:paraId="72D1AB31" w14:textId="77777777" w:rsidR="00A00EF7" w:rsidRPr="00A00EF7" w:rsidRDefault="00A00EF7" w:rsidP="00A00EF7">
      <w:pPr>
        <w:rPr>
          <w:lang w:val="en-US" w:bidi="en-US"/>
        </w:rPr>
      </w:pPr>
    </w:p>
    <w:p w14:paraId="6E77F595" w14:textId="5AA1D218" w:rsidR="00D72AC0" w:rsidRDefault="00A03E2D" w:rsidP="00D72AC0">
      <w:pPr>
        <w:pStyle w:val="Heading2"/>
      </w:pPr>
      <w:bookmarkStart w:id="163" w:name="_Toc22804634"/>
      <w:r>
        <w:t>iCity Ontology for Urban Simulation Results</w:t>
      </w:r>
      <w:bookmarkEnd w:id="163"/>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BC16B7">
      <w:pPr>
        <w:pStyle w:val="ListParagraph"/>
        <w:numPr>
          <w:ilvl w:val="0"/>
          <w:numId w:val="20"/>
        </w:numPr>
      </w:pPr>
      <w:r w:rsidRPr="00A03E2D">
        <w:t>the incomparability between models and results,</w:t>
      </w:r>
    </w:p>
    <w:p w14:paraId="117445D1" w14:textId="107C7A19" w:rsidR="00A03E2D" w:rsidRPr="00A03E2D" w:rsidRDefault="00A03E2D" w:rsidP="00BC16B7">
      <w:pPr>
        <w:pStyle w:val="ListParagraph"/>
        <w:numPr>
          <w:ilvl w:val="0"/>
          <w:numId w:val="20"/>
        </w:numPr>
      </w:pPr>
      <w:r w:rsidRPr="00A03E2D">
        <w:lastRenderedPageBreak/>
        <w:t>the need for bespoke query design, and</w:t>
      </w:r>
    </w:p>
    <w:p w14:paraId="07BE6F8F" w14:textId="54951627" w:rsidR="00A03E2D" w:rsidRPr="00A03E2D" w:rsidRDefault="00A03E2D" w:rsidP="00BC16B7">
      <w:pPr>
        <w:pStyle w:val="ListParagraph"/>
        <w:numPr>
          <w:ilvl w:val="0"/>
          <w:numId w:val="20"/>
        </w:numPr>
      </w:pPr>
      <w:r w:rsidRPr="00A03E2D">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pPr>
      <w:r w:rsidRPr="00E80D3C">
        <w:t xml:space="preserve">Simulation: A Simulation is an execution of some </w:t>
      </w:r>
      <w:r w:rsidR="00711B91">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3F90B0CD"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C65CEA">
        <w:t>10.2.2</w:t>
      </w:r>
      <w:r w:rsidR="00B972E5">
        <w:fldChar w:fldCharType="end"/>
      </w:r>
      <w:r w:rsidR="00B972E5">
        <w:t>.</w:t>
      </w:r>
    </w:p>
    <w:p w14:paraId="2D4A44AD" w14:textId="77777777" w:rsidR="00B972E5" w:rsidRPr="006E670F" w:rsidRDefault="00B972E5" w:rsidP="00A03E2D"/>
    <w:p w14:paraId="3FFD7359" w14:textId="09CFCB8D" w:rsidR="00382AA3" w:rsidRDefault="00382AA3" w:rsidP="002016ED">
      <w:pPr>
        <w:pStyle w:val="Heading1"/>
      </w:pPr>
      <w:bookmarkStart w:id="164" w:name="_Toc22804635"/>
      <w:r>
        <w:t>Integration with ArcGIS</w:t>
      </w:r>
      <w:bookmarkEnd w:id="164"/>
    </w:p>
    <w:p w14:paraId="03C0A815" w14:textId="553ADC96" w:rsidR="00382AA3" w:rsidRPr="00382AA3" w:rsidRDefault="00382AA3" w:rsidP="00382AA3">
      <w:pPr>
        <w:rPr>
          <w:lang w:val="en-US" w:bidi="en-US"/>
        </w:rPr>
      </w:pPr>
      <w:r>
        <w:rPr>
          <w:lang w:val="en-US" w:bidi="en-US"/>
        </w:rPr>
        <w:t>In support of Esri Canada projects: CTI and NextGen-911. Inclusion of this section TBD.</w:t>
      </w:r>
    </w:p>
    <w:p w14:paraId="765F49F6" w14:textId="1B6CA433" w:rsidR="000050A4" w:rsidRDefault="00A33FE2" w:rsidP="002016ED">
      <w:pPr>
        <w:pStyle w:val="Heading1"/>
      </w:pPr>
      <w:bookmarkStart w:id="165" w:name="_Toc22804636"/>
      <w:r>
        <w:t>Workflows</w:t>
      </w:r>
      <w:r w:rsidR="00414E85">
        <w:t xml:space="preserve"> (in progress)</w:t>
      </w:r>
      <w:bookmarkEnd w:id="165"/>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BC16B7">
      <w:pPr>
        <w:pStyle w:val="ListParagraph"/>
        <w:numPr>
          <w:ilvl w:val="0"/>
          <w:numId w:val="27"/>
        </w:numPr>
      </w:pPr>
      <w:r>
        <w:t>Data Mapping</w:t>
      </w:r>
    </w:p>
    <w:p w14:paraId="06DCB2E6" w14:textId="5E750DE9" w:rsidR="00BC5E3C" w:rsidRDefault="00BC5E3C" w:rsidP="00BC16B7">
      <w:pPr>
        <w:pStyle w:val="ListParagraph"/>
        <w:numPr>
          <w:ilvl w:val="0"/>
          <w:numId w:val="27"/>
        </w:numPr>
      </w:pPr>
      <w:r>
        <w:t>Data storage</w:t>
      </w:r>
    </w:p>
    <w:p w14:paraId="28563496" w14:textId="70C57EF1" w:rsidR="00414E85" w:rsidRDefault="00414E85" w:rsidP="00BC16B7">
      <w:pPr>
        <w:pStyle w:val="ListParagraph"/>
        <w:numPr>
          <w:ilvl w:val="0"/>
          <w:numId w:val="27"/>
        </w:numPr>
      </w:pPr>
      <w:r>
        <w:t>Versioning</w:t>
      </w:r>
    </w:p>
    <w:p w14:paraId="05B2CA9A" w14:textId="02B5B688" w:rsidR="00414E85" w:rsidRDefault="00414E85" w:rsidP="00BC16B7">
      <w:pPr>
        <w:pStyle w:val="ListParagraph"/>
        <w:numPr>
          <w:ilvl w:val="0"/>
          <w:numId w:val="27"/>
        </w:numPr>
      </w:pPr>
      <w:r>
        <w:t>Documentation generation</w:t>
      </w:r>
    </w:p>
    <w:p w14:paraId="1028405F" w14:textId="50441AFC" w:rsidR="00476DD3" w:rsidRDefault="00476DD3" w:rsidP="00476DD3">
      <w:pPr>
        <w:pStyle w:val="Heading2"/>
      </w:pPr>
      <w:bookmarkStart w:id="166" w:name="_Toc22804637"/>
      <w:r>
        <w:t>Data Mapping</w:t>
      </w:r>
      <w:bookmarkEnd w:id="166"/>
    </w:p>
    <w:p w14:paraId="5FCC2710" w14:textId="6D4E88D7" w:rsidR="00476DD3" w:rsidRDefault="00C74B62" w:rsidP="00C74B62">
      <w:pPr>
        <w:pStyle w:val="ListParagraph"/>
        <w:numPr>
          <w:ilvl w:val="0"/>
          <w:numId w:val="6"/>
        </w:numPr>
      </w:pPr>
      <w:r w:rsidRPr="00C74B62">
        <w:t>Discussion of alternatives</w:t>
      </w:r>
    </w:p>
    <w:p w14:paraId="2AEF121D" w14:textId="77777777" w:rsidR="0015597C" w:rsidRDefault="0015597C" w:rsidP="0015597C">
      <w:pPr>
        <w:pStyle w:val="Heading3"/>
      </w:pPr>
      <w:bookmarkStart w:id="167" w:name="_Toc22804638"/>
      <w:r>
        <w:t>Alternative approaches</w:t>
      </w:r>
      <w:bookmarkEnd w:id="167"/>
    </w:p>
    <w:p w14:paraId="3096B0B0" w14:textId="77777777" w:rsidR="0015597C" w:rsidRDefault="0015597C" w:rsidP="0015597C">
      <w:r>
        <w:t>In this guide we focus on the triplestore architecture, wherein the data sources are transformed into triples and uploaded to a triplestore(s). This triplestore may then be accessed via SPARQL queries (including applications using the Apache Jena framework). It should be noted that another possible architecture involves applying the semantic augmentation to access the data in a database, this is referred to as Ontology Based Data Access (OBDA).</w:t>
      </w:r>
    </w:p>
    <w:p w14:paraId="200514B9" w14:textId="77777777" w:rsidR="0015597C" w:rsidRPr="00846739" w:rsidRDefault="0015597C" w:rsidP="0015597C"/>
    <w:p w14:paraId="7DF8CD4D" w14:textId="77777777" w:rsidR="0015597C" w:rsidRDefault="0015597C" w:rsidP="0015597C">
      <w:r>
        <w:lastRenderedPageBreak/>
        <w:t>This guide focuses on the use of the Karma Data Integration Tool</w:t>
      </w:r>
      <w:r>
        <w:rPr>
          <w:rStyle w:val="FootnoteReference"/>
        </w:rPr>
        <w:footnoteReference w:id="26"/>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4CE909D8" w14:textId="77777777" w:rsidR="0015597C" w:rsidRDefault="0015597C" w:rsidP="0015597C">
      <w:pPr>
        <w:pStyle w:val="Heading4"/>
      </w:pPr>
      <w:r>
        <w:t>Factors to consider</w:t>
      </w:r>
    </w:p>
    <w:p w14:paraId="232B7B83" w14:textId="77777777" w:rsidR="0015597C" w:rsidRDefault="0015597C" w:rsidP="00BC16B7">
      <w:pPr>
        <w:pStyle w:val="ListParagraph"/>
        <w:numPr>
          <w:ilvl w:val="0"/>
          <w:numId w:val="32"/>
        </w:numPr>
        <w:rPr>
          <w:lang w:val="en-CA"/>
        </w:rPr>
      </w:pPr>
      <w:r>
        <w:rPr>
          <w:lang w:val="en-CA"/>
        </w:rPr>
        <w:t>Data storage:</w:t>
      </w:r>
    </w:p>
    <w:p w14:paraId="562E1479" w14:textId="77777777" w:rsidR="0015597C" w:rsidRPr="00BC5864" w:rsidRDefault="0015597C" w:rsidP="00BC16B7">
      <w:pPr>
        <w:pStyle w:val="ListParagraph"/>
        <w:numPr>
          <w:ilvl w:val="1"/>
          <w:numId w:val="32"/>
        </w:numPr>
        <w:rPr>
          <w:lang w:val="en-CA"/>
        </w:rPr>
      </w:pPr>
      <w:r>
        <w:rPr>
          <w:lang w:val="en-CA"/>
        </w:rPr>
        <w:t>Which triplestore will you use?</w:t>
      </w:r>
    </w:p>
    <w:p w14:paraId="40D45587" w14:textId="77777777" w:rsidR="0015597C" w:rsidRDefault="0015597C" w:rsidP="00BC16B7">
      <w:pPr>
        <w:pStyle w:val="ListParagraph"/>
        <w:numPr>
          <w:ilvl w:val="1"/>
          <w:numId w:val="32"/>
        </w:numPr>
        <w:rPr>
          <w:lang w:val="en-CA"/>
        </w:rPr>
      </w:pPr>
      <w:r>
        <w:rPr>
          <w:lang w:val="en-CA"/>
        </w:rPr>
        <w:t>May want to consider using the GUDR (Global Urban Data Repository)</w:t>
      </w:r>
    </w:p>
    <w:p w14:paraId="2CE1E147" w14:textId="77777777" w:rsidR="0015597C" w:rsidRPr="00846739" w:rsidRDefault="0015597C" w:rsidP="00BC16B7">
      <w:pPr>
        <w:pStyle w:val="ListParagraph"/>
        <w:numPr>
          <w:ilvl w:val="0"/>
          <w:numId w:val="32"/>
        </w:numPr>
        <w:rPr>
          <w:lang w:val="en-CA"/>
        </w:rPr>
      </w:pPr>
    </w:p>
    <w:p w14:paraId="708C3456" w14:textId="77777777" w:rsidR="0015597C" w:rsidRDefault="0015597C" w:rsidP="0015597C">
      <w:pPr>
        <w:pStyle w:val="Heading3"/>
      </w:pPr>
      <w:bookmarkStart w:id="168" w:name="_Toc22804639"/>
      <w:r>
        <w:t>Basic data mapping/import workflow with Karma and Virtuoso:</w:t>
      </w:r>
      <w:bookmarkEnd w:id="168"/>
    </w:p>
    <w:p w14:paraId="4DC0B563" w14:textId="77777777" w:rsidR="0015597C" w:rsidRDefault="0015597C" w:rsidP="0015597C"/>
    <w:p w14:paraId="74FB7166" w14:textId="77777777" w:rsidR="0015597C" w:rsidRDefault="0015597C" w:rsidP="00BC16B7">
      <w:pPr>
        <w:pStyle w:val="ListParagraph"/>
        <w:numPr>
          <w:ilvl w:val="0"/>
          <w:numId w:val="28"/>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BC16B7">
      <w:pPr>
        <w:pStyle w:val="ListParagraph"/>
        <w:numPr>
          <w:ilvl w:val="1"/>
          <w:numId w:val="28"/>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BC16B7">
      <w:pPr>
        <w:pStyle w:val="ListParagraph"/>
        <w:numPr>
          <w:ilvl w:val="1"/>
          <w:numId w:val="28"/>
        </w:numPr>
        <w:rPr>
          <w:lang w:val="en-CA"/>
        </w:rPr>
      </w:pPr>
      <w:r>
        <w:rPr>
          <w:lang w:val="en-CA"/>
        </w:rPr>
        <w:t>Data cleaning: transform the data as required (reformatting, separation of cell contents, etc).</w:t>
      </w:r>
      <w:r>
        <w:rPr>
          <w:lang w:val="en-CA"/>
        </w:rPr>
        <w:br/>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return "</w:t>
      </w:r>
      <w:proofErr w:type="gramStart"/>
      <w:r w:rsidRPr="008B3A1C">
        <w:t>POLYGON(</w:t>
      </w:r>
      <w:proofErr w:type="gramEnd"/>
      <w:r w:rsidRPr="008B3A1C">
        <w:t xml:space="preserve">"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 xml:space="preserve">line = </w:t>
      </w:r>
      <w:proofErr w:type="gramStart"/>
      <w:r w:rsidRPr="008B3A1C">
        <w:t>re.sub(</w:t>
      </w:r>
      <w:proofErr w:type="gramEnd"/>
      <w:r w:rsidRPr="008B3A1C">
        <w:t>',',' ',line)</w:t>
      </w:r>
    </w:p>
    <w:p w14:paraId="59106606" w14:textId="77777777" w:rsidR="0015597C" w:rsidRPr="008B3A1C" w:rsidRDefault="0015597C" w:rsidP="0015597C">
      <w:pPr>
        <w:ind w:left="1440"/>
      </w:pPr>
      <w:r w:rsidRPr="008B3A1C">
        <w:t xml:space="preserve">line = </w:t>
      </w:r>
      <w:proofErr w:type="gramStart"/>
      <w:r w:rsidRPr="008B3A1C">
        <w:t>re.sub(</w:t>
      </w:r>
      <w:proofErr w:type="gramEnd"/>
      <w:r w:rsidRPr="008B3A1C">
        <w:t>'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BC16B7">
      <w:pPr>
        <w:pStyle w:val="ListParagraph"/>
        <w:numPr>
          <w:ilvl w:val="1"/>
          <w:numId w:val="28"/>
        </w:numPr>
        <w:rPr>
          <w:lang w:val="en-CA"/>
        </w:rPr>
      </w:pPr>
      <w:r>
        <w:rPr>
          <w:lang w:val="en-CA"/>
        </w:rPr>
        <w:t>Specify ontology mappings in Karma.</w:t>
      </w:r>
    </w:p>
    <w:p w14:paraId="606764D9" w14:textId="77777777" w:rsidR="0015597C" w:rsidRDefault="0015597C" w:rsidP="00BC16B7">
      <w:pPr>
        <w:pStyle w:val="ListParagraph"/>
        <w:numPr>
          <w:ilvl w:val="1"/>
          <w:numId w:val="28"/>
        </w:numPr>
        <w:rPr>
          <w:lang w:val="en-CA"/>
        </w:rPr>
      </w:pPr>
      <w:r>
        <w:rPr>
          <w:lang w:val="en-CA"/>
        </w:rPr>
        <w:t>Export R2RML model (ttl or rdf) file. This model is a representation of the mapping of the data into the ontology.</w:t>
      </w:r>
    </w:p>
    <w:p w14:paraId="7994C912" w14:textId="77777777" w:rsidR="0015597C" w:rsidRDefault="0015597C" w:rsidP="00BC16B7">
      <w:pPr>
        <w:pStyle w:val="ListParagraph"/>
        <w:numPr>
          <w:ilvl w:val="1"/>
          <w:numId w:val="28"/>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69" w:name="_Toc22804640"/>
      <w:r>
        <w:lastRenderedPageBreak/>
        <w:t>Repeat Data Mappings</w:t>
      </w:r>
      <w:bookmarkEnd w:id="169"/>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27"/>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BC16B7">
      <w:pPr>
        <w:pStyle w:val="ListParagraph"/>
        <w:numPr>
          <w:ilvl w:val="0"/>
          <w:numId w:val="29"/>
        </w:numPr>
        <w:rPr>
          <w:lang w:val="en-CA"/>
        </w:rPr>
      </w:pPr>
      <w:r w:rsidRPr="00091669">
        <w:rPr>
          <w:lang w:val="en-CA"/>
        </w:rPr>
        <w:t>SubwayDelay201706</w:t>
      </w:r>
      <w:r>
        <w:rPr>
          <w:lang w:val="en-CA"/>
        </w:rPr>
        <w:t>.csv</w:t>
      </w:r>
    </w:p>
    <w:p w14:paraId="0BFB246F" w14:textId="77777777" w:rsidR="0015597C" w:rsidRDefault="0015597C" w:rsidP="00BC16B7">
      <w:pPr>
        <w:pStyle w:val="ListParagraph"/>
        <w:numPr>
          <w:ilvl w:val="0"/>
          <w:numId w:val="29"/>
        </w:numPr>
        <w:rPr>
          <w:lang w:val="en-CA"/>
        </w:rPr>
      </w:pPr>
      <w:r w:rsidRPr="00091669">
        <w:rPr>
          <w:lang w:val="en-CA"/>
        </w:rPr>
        <w:t>SubwaySRTLogs201707</w:t>
      </w:r>
      <w:r>
        <w:rPr>
          <w:lang w:val="en-CA"/>
        </w:rPr>
        <w:t>.csv</w:t>
      </w:r>
    </w:p>
    <w:p w14:paraId="3CB1684D" w14:textId="77777777" w:rsidR="0015597C" w:rsidRDefault="0015597C" w:rsidP="00BC16B7">
      <w:pPr>
        <w:pStyle w:val="ListParagraph"/>
        <w:numPr>
          <w:ilvl w:val="0"/>
          <w:numId w:val="29"/>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BC16B7">
      <w:pPr>
        <w:pStyle w:val="ListParagraph"/>
        <w:numPr>
          <w:ilvl w:val="0"/>
          <w:numId w:val="29"/>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70" w:name="_Toc22804641"/>
      <w:r>
        <w:rPr>
          <w:rFonts w:eastAsia="Times New Roman"/>
          <w:bdr w:val="none" w:sz="0" w:space="0" w:color="auto" w:frame="1"/>
          <w:lang w:eastAsia="en-CA"/>
        </w:rPr>
        <w:t>Offline Batch Mapping</w:t>
      </w:r>
      <w:bookmarkEnd w:id="170"/>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 xml:space="preserve">java -cp karma-offline-0.0.1-SNAPSHOT-shaded.jar </w:t>
      </w:r>
      <w:proofErr w:type="gramStart"/>
      <w:r w:rsidRPr="00E535FF">
        <w:rPr>
          <w:rFonts w:ascii="Consolas" w:hAnsi="Consolas" w:cs="Consolas"/>
          <w:color w:val="24292E"/>
          <w:sz w:val="20"/>
          <w:szCs w:val="20"/>
          <w:bdr w:val="none" w:sz="0" w:space="0" w:color="auto" w:frame="1"/>
          <w:lang w:eastAsia="en-CA"/>
        </w:rPr>
        <w:t>edu.isi.karma.rdf.OfflineRdfGenerator</w:t>
      </w:r>
      <w:proofErr w:type="gramEnd"/>
      <w:r w:rsidRPr="00E535FF">
        <w:rPr>
          <w:rFonts w:ascii="Consolas" w:hAnsi="Consolas" w:cs="Consolas"/>
          <w:color w:val="24292E"/>
          <w:sz w:val="20"/>
          <w:szCs w:val="20"/>
          <w:bdr w:val="none" w:sz="0" w:space="0" w:color="auto" w:frame="1"/>
          <w:lang w:eastAsia="en-CA"/>
        </w:rPr>
        <w:t xml:space="preserve">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BC16B7">
      <w:pPr>
        <w:pStyle w:val="ListParagraph"/>
        <w:numPr>
          <w:ilvl w:val="0"/>
          <w:numId w:val="29"/>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 xml:space="preserve">one or more files of the same type (i.e. with the same semantic mapping), in the directory </w:t>
      </w:r>
      <w:proofErr w:type="gramStart"/>
      <w:r w:rsidRPr="007F54DB">
        <w:rPr>
          <w:rFonts w:eastAsia="Times New Roman" w:cstheme="minorHAnsi"/>
          <w:color w:val="24292E"/>
          <w:szCs w:val="20"/>
          <w:bdr w:val="none" w:sz="0" w:space="0" w:color="auto" w:frame="1"/>
          <w:lang w:val="en-CA" w:eastAsia="en-CA"/>
        </w:rPr>
        <w:t>“</w:t>
      </w:r>
      <w:r w:rsidRPr="007F54DB">
        <w:rPr>
          <w:rFonts w:ascii="Courier" w:eastAsia="Times New Roman" w:hAnsi="Courier" w:cstheme="minorHAnsi"/>
          <w:color w:val="24292E"/>
          <w:szCs w:val="20"/>
          <w:bdr w:val="none" w:sz="0" w:space="0" w:color="auto" w:frame="1"/>
          <w:lang w:val="en-CA" w:eastAsia="en-CA"/>
        </w:rPr>
        <w:t>./</w:t>
      </w:r>
      <w:proofErr w:type="gramEnd"/>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BC16B7">
      <w:pPr>
        <w:pStyle w:val="ListParagraph"/>
        <w:numPr>
          <w:ilvl w:val="0"/>
          <w:numId w:val="29"/>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w:t>
      </w:r>
      <w:proofErr w:type="gramStart"/>
      <w:r w:rsidRPr="00A674AB">
        <w:rPr>
          <w:rFonts w:cstheme="minorHAnsi"/>
          <w:color w:val="24292E"/>
          <w:szCs w:val="20"/>
          <w:bdr w:val="none" w:sz="0" w:space="0" w:color="auto" w:frame="1"/>
          <w:lang w:eastAsia="en-CA"/>
        </w:rPr>
        <w:t>from .</w:t>
      </w:r>
      <w:proofErr w:type="gramEnd"/>
      <w:r w:rsidRPr="00A674AB">
        <w:rPr>
          <w:rFonts w:cstheme="minorHAnsi"/>
          <w:color w:val="24292E"/>
          <w:szCs w:val="20"/>
          <w:bdr w:val="none" w:sz="0" w:space="0" w:color="auto" w:frame="1"/>
          <w:lang w:eastAsia="en-CA"/>
        </w:rPr>
        <w:t>/karma-offline/target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w:t>
      </w:r>
      <w:proofErr w:type="gramStart"/>
      <w:r w:rsidRPr="00A674AB">
        <w:rPr>
          <w:rFonts w:ascii="Courier" w:hAnsi="Courier" w:cstheme="minorHAnsi"/>
          <w:color w:val="24292E"/>
          <w:sz w:val="20"/>
          <w:szCs w:val="20"/>
          <w:bdr w:val="none" w:sz="0" w:space="0" w:color="auto" w:frame="1"/>
          <w:lang w:eastAsia="en-CA"/>
        </w:rPr>
        <w:t>edu.isi.karma.rdf.OfflineRdfGenerator</w:t>
      </w:r>
      <w:proofErr w:type="gramEnd"/>
      <w:r w:rsidRPr="00A674AB">
        <w:rPr>
          <w:rFonts w:ascii="Courier" w:hAnsi="Courier" w:cstheme="minorHAnsi"/>
          <w:color w:val="24292E"/>
          <w:sz w:val="20"/>
          <w:szCs w:val="20"/>
          <w:bdr w:val="none" w:sz="0" w:space="0" w:color="auto" w:frame="1"/>
          <w:lang w:eastAsia="en-CA"/>
        </w:rPr>
        <w:t xml:space="preserve">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77777777" w:rsidR="0015597C" w:rsidRDefault="0015597C" w:rsidP="0015597C">
      <w:pPr>
        <w:rPr>
          <w:u w:val="single"/>
        </w:rPr>
      </w:pPr>
      <w:r>
        <w:rPr>
          <w:u w:val="single"/>
        </w:rPr>
        <w:lastRenderedPageBreak/>
        <w:t>For large files, 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w:t>
      </w:r>
      <w:proofErr w:type="gramStart"/>
      <w:r w:rsidRPr="005E44FC">
        <w:rPr>
          <w:rFonts w:ascii="Courier" w:hAnsi="Courier"/>
          <w:sz w:val="21"/>
        </w:rPr>
        <w:t>edu.isi.karma.rdf.OfflineRdfGenerator</w:t>
      </w:r>
      <w:proofErr w:type="gramEnd"/>
      <w:r w:rsidRPr="005E44FC">
        <w:rPr>
          <w:rFonts w:ascii="Courier" w:hAnsi="Courier"/>
          <w:sz w:val="21"/>
        </w:rPr>
        <w:t xml:space="preserve">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BC16B7">
      <w:pPr>
        <w:pStyle w:val="ListParagraph"/>
        <w:numPr>
          <w:ilvl w:val="0"/>
          <w:numId w:val="31"/>
        </w:numPr>
        <w:rPr>
          <w:lang w:val="en-CA"/>
        </w:rPr>
      </w:pPr>
      <w:r>
        <w:rPr>
          <w:lang w:val="en-CA"/>
        </w:rPr>
        <w:t>A translated set of triples for each input file (</w:t>
      </w:r>
      <w:r w:rsidRPr="007F54DB">
        <w:rPr>
          <w:rFonts w:ascii="Courier" w:hAnsi="Courier"/>
          <w:lang w:val="en-CA"/>
        </w:rPr>
        <w:t>&lt;filename</w:t>
      </w:r>
      <w:proofErr w:type="gramStart"/>
      <w:r w:rsidRPr="007F54DB">
        <w:rPr>
          <w:rFonts w:ascii="Courier" w:hAnsi="Courier"/>
          <w:lang w:val="en-CA"/>
        </w:rPr>
        <w:t>&gt;.ttl</w:t>
      </w:r>
      <w:proofErr w:type="gramEnd"/>
      <w:r>
        <w:rPr>
          <w:lang w:val="en-CA"/>
        </w:rPr>
        <w:t>)</w:t>
      </w:r>
    </w:p>
    <w:p w14:paraId="2127DFE6" w14:textId="77777777" w:rsidR="0015597C" w:rsidRDefault="0015597C" w:rsidP="0015597C">
      <w:pPr>
        <w:pStyle w:val="Heading4"/>
      </w:pPr>
      <w:r>
        <w:t>Notes</w:t>
      </w:r>
    </w:p>
    <w:p w14:paraId="11C52DE2" w14:textId="77777777" w:rsidR="0015597C" w:rsidRDefault="0015597C" w:rsidP="00BC16B7">
      <w:pPr>
        <w:pStyle w:val="ListParagraph"/>
        <w:numPr>
          <w:ilvl w:val="0"/>
          <w:numId w:val="30"/>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BC16B7">
      <w:pPr>
        <w:pStyle w:val="ListParagraph"/>
        <w:numPr>
          <w:ilvl w:val="0"/>
          <w:numId w:val="30"/>
        </w:numPr>
        <w:rPr>
          <w:lang w:val="en-CA"/>
        </w:rPr>
      </w:pPr>
      <w:r>
        <w:rPr>
          <w:lang w:val="en-CA"/>
        </w:rPr>
        <w:t xml:space="preserve">To run Karma (gui app) from the full installation: </w:t>
      </w:r>
      <w:r>
        <w:rPr>
          <w:lang w:val="en-CA"/>
        </w:rPr>
        <w:br/>
        <w:t>&gt;cd Web-Karma/karma-web</w:t>
      </w:r>
      <w:r>
        <w:rPr>
          <w:lang w:val="en-CA"/>
        </w:rPr>
        <w:br/>
        <w:t xml:space="preserve">&gt;mvn </w:t>
      </w:r>
      <w:proofErr w:type="gramStart"/>
      <w:r>
        <w:rPr>
          <w:lang w:val="en-CA"/>
        </w:rPr>
        <w:t>jetty:run</w:t>
      </w:r>
      <w:proofErr w:type="gramEnd"/>
      <w:r>
        <w:rPr>
          <w:lang w:val="en-CA"/>
        </w:rPr>
        <w:br/>
        <w:t xml:space="preserve">Karma should be accessible at: </w:t>
      </w:r>
      <w:r w:rsidRPr="00782A9A">
        <w:rPr>
          <w:lang w:val="en-CA"/>
        </w:rPr>
        <w:t>http://localhost:8080</w:t>
      </w:r>
    </w:p>
    <w:p w14:paraId="000CC561" w14:textId="77777777" w:rsidR="0015597C" w:rsidRDefault="0015597C" w:rsidP="00BC16B7">
      <w:pPr>
        <w:pStyle w:val="ListParagraph"/>
        <w:numPr>
          <w:ilvl w:val="0"/>
          <w:numId w:val="30"/>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71" w:name="_Toc22804642"/>
      <w:r w:rsidR="00BC5E3C">
        <w:t>Data Storage</w:t>
      </w:r>
      <w:bookmarkEnd w:id="171"/>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72" w:name="_Toc22804643"/>
      <w:r>
        <w:t>Upload to triplestore</w:t>
      </w:r>
      <w:bookmarkEnd w:id="172"/>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BC16B7">
      <w:pPr>
        <w:pStyle w:val="ListParagraph"/>
        <w:numPr>
          <w:ilvl w:val="0"/>
          <w:numId w:val="33"/>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38"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BC16B7">
      <w:pPr>
        <w:pStyle w:val="ListParagraph"/>
        <w:numPr>
          <w:ilvl w:val="0"/>
          <w:numId w:val="33"/>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BC16B7">
      <w:pPr>
        <w:pStyle w:val="ListParagraph"/>
        <w:numPr>
          <w:ilvl w:val="0"/>
          <w:numId w:val="33"/>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73" w:name="_Toc22804644"/>
      <w:r>
        <w:lastRenderedPageBreak/>
        <w:t>Future Work</w:t>
      </w:r>
      <w:bookmarkEnd w:id="145"/>
      <w:bookmarkEnd w:id="173"/>
    </w:p>
    <w:p w14:paraId="66269CFE" w14:textId="124A5921" w:rsidR="006B41BB" w:rsidRDefault="006B41BB" w:rsidP="006B41BB">
      <w:pPr>
        <w:pStyle w:val="ListParagraph"/>
        <w:numPr>
          <w:ilvl w:val="0"/>
          <w:numId w:val="51"/>
        </w:numPr>
      </w:pPr>
      <w:r>
        <w:t>Standardization</w:t>
      </w:r>
    </w:p>
    <w:p w14:paraId="52F711DF" w14:textId="48D3E13F" w:rsidR="006B41BB" w:rsidRDefault="006B41BB" w:rsidP="006B41BB">
      <w:pPr>
        <w:pStyle w:val="ListParagraph"/>
        <w:numPr>
          <w:ilvl w:val="0"/>
          <w:numId w:val="51"/>
        </w:numPr>
      </w:pPr>
      <w:r>
        <w:t>Complete streets &amp; parking</w:t>
      </w:r>
    </w:p>
    <w:p w14:paraId="037516EE" w14:textId="16412CC7" w:rsidR="006B41BB" w:rsidRDefault="006B41BB" w:rsidP="006B41BB">
      <w:pPr>
        <w:pStyle w:val="ListParagraph"/>
        <w:numPr>
          <w:ilvl w:val="0"/>
          <w:numId w:val="51"/>
        </w:numPr>
      </w:pPr>
      <w:r>
        <w:t>Expand on use cases</w:t>
      </w:r>
    </w:p>
    <w:p w14:paraId="00DD08A1" w14:textId="7F2C6B8B"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28"/>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489AC77B"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74E38F19" w14:textId="58F5B4FB" w:rsidR="00CB0650" w:rsidRDefault="00CB0650" w:rsidP="00540B7F"/>
    <w:p w14:paraId="652CE79C" w14:textId="7CB3F779" w:rsidR="00CB0650" w:rsidRDefault="00CB0650" w:rsidP="00540B7F">
      <w:r>
        <w:t>…other sorts of CQs…</w:t>
      </w:r>
      <w:r w:rsidRPr="00CB0650">
        <w:t xml:space="preserve"> </w:t>
      </w:r>
      <w:r>
        <w:t>It is expected that the ontologies will continue to evolve as more use cases are identified and other data becomes available.</w:t>
      </w:r>
    </w:p>
    <w:p w14:paraId="326BAEA3" w14:textId="77777777" w:rsidR="00B61932" w:rsidRDefault="00B61932" w:rsidP="00B61932">
      <w:pPr>
        <w:pStyle w:val="Heading2"/>
      </w:pPr>
      <w:bookmarkStart w:id="174" w:name="_Toc22804645"/>
      <w:r>
        <w:t>Extensions to the Urban System Ontology</w:t>
      </w:r>
      <w:bookmarkEnd w:id="174"/>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9"/>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75" w:name="_Ref468171904"/>
      <w:bookmarkStart w:id="176" w:name="_Toc22804646"/>
      <w:r>
        <w:t>Extensions for iCity Applications</w:t>
      </w:r>
      <w:bookmarkEnd w:id="175"/>
      <w:bookmarkEnd w:id="176"/>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w:t>
      </w:r>
      <w:r>
        <w:lastRenderedPageBreak/>
        <w:t xml:space="preserve">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3713" cy="3625200"/>
                    </a:xfrm>
                    <a:prstGeom prst="rect">
                      <a:avLst/>
                    </a:prstGeom>
                  </pic:spPr>
                </pic:pic>
              </a:graphicData>
            </a:graphic>
          </wp:inline>
        </w:drawing>
      </w:r>
    </w:p>
    <w:p w14:paraId="2E375581" w14:textId="095AF9A4" w:rsidR="00540B7F" w:rsidRDefault="00540B7F" w:rsidP="00540B7F">
      <w:pPr>
        <w:pStyle w:val="Caption"/>
      </w:pPr>
      <w:bookmarkStart w:id="177"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1A6211">
        <w:rPr>
          <w:noProof/>
        </w:rPr>
        <w:t>18</w:t>
      </w:r>
      <w:r w:rsidR="00FB5BA5">
        <w:rPr>
          <w:noProof/>
        </w:rPr>
        <w:fldChar w:fldCharType="end"/>
      </w:r>
      <w:bookmarkEnd w:id="177"/>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78" w:name="_Ref462673109"/>
      <w:bookmarkStart w:id="179" w:name="_Toc22804647"/>
      <w:r w:rsidRPr="006E670F">
        <w:t>Data</w:t>
      </w:r>
      <w:r>
        <w:t xml:space="preserve"> Collection</w:t>
      </w:r>
      <w:bookmarkEnd w:id="178"/>
      <w:bookmarkEnd w:id="179"/>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r>
      <w:r w:rsidRPr="00E80D3C">
        <w:lastRenderedPageBreak/>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of Collection Activity: Survey Activity, Sensor 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180" w:name="_Ref462673142"/>
      <w:bookmarkStart w:id="181" w:name="_Toc22804648"/>
      <w:r w:rsidRPr="00DB0856">
        <w:t>Simulation of Urban Systems</w:t>
      </w:r>
      <w:bookmarkEnd w:id="180"/>
      <w:bookmarkEnd w:id="181"/>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r>
      <w:r w:rsidRPr="00E80D3C">
        <w:lastRenderedPageBreak/>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t>A State-oriented Model has some Clock Function to advance "time".</w:t>
      </w:r>
      <w:r w:rsidRPr="00E80D3C">
        <w:br/>
        <w:t>A State-oriented Model has some Initial State.</w:t>
      </w:r>
    </w:p>
    <w:p w14:paraId="14FC251A" w14:textId="66B54961" w:rsidR="007B683E" w:rsidRDefault="007B683E" w:rsidP="007B683E">
      <w:pPr>
        <w:pStyle w:val="Heading2"/>
      </w:pPr>
      <w:bookmarkStart w:id="182" w:name="_Toc22804649"/>
      <w:r>
        <w:t>Evaluation</w:t>
      </w:r>
      <w:bookmarkEnd w:id="182"/>
    </w:p>
    <w:p w14:paraId="53CCF20B" w14:textId="1586A8FC" w:rsidR="007B683E" w:rsidRDefault="007B683E" w:rsidP="007B683E">
      <w:pPr>
        <w:rPr>
          <w:lang w:val="en-US" w:bidi="en-US"/>
        </w:rPr>
      </w:pPr>
      <w:r>
        <w:rPr>
          <w:lang w:val="en-US" w:bidi="en-US"/>
        </w:rPr>
        <w:t>The ontology has been evaluated with respect to its consistency and ability to satisfied the identified competency questions.</w:t>
      </w:r>
    </w:p>
    <w:p w14:paraId="6A0D914E" w14:textId="6DF60BD1" w:rsidR="007B683E" w:rsidRDefault="007B683E" w:rsidP="007B683E">
      <w:pPr>
        <w:rPr>
          <w:lang w:val="en-US" w:bidi="en-US"/>
        </w:rPr>
      </w:pPr>
      <w:r>
        <w:rPr>
          <w:lang w:val="en-US" w:bidi="en-US"/>
        </w:rPr>
        <w:t>Future work should proceed with this form of evaluation, but would also benefit from the pursuit of more rigorous assessments, such as the application of the OntoClean methodology and/or mapping to a foundational ontology.</w:t>
      </w:r>
    </w:p>
    <w:p w14:paraId="677CBDA5" w14:textId="66015A66" w:rsidR="00504720" w:rsidRDefault="00504720" w:rsidP="00B9713C">
      <w:pPr>
        <w:pStyle w:val="Heading2"/>
      </w:pPr>
      <w:bookmarkStart w:id="183" w:name="_Toc22804650"/>
      <w:r>
        <w:t>Implementation</w:t>
      </w:r>
      <w:bookmarkEnd w:id="183"/>
    </w:p>
    <w:p w14:paraId="295677D6" w14:textId="23A3091D" w:rsidR="00504720" w:rsidRDefault="00504720" w:rsidP="00504720">
      <w:pPr>
        <w:pStyle w:val="ListParagraph"/>
        <w:numPr>
          <w:ilvl w:val="0"/>
          <w:numId w:val="50"/>
        </w:numPr>
      </w:pPr>
      <w:r w:rsidRPr="00B9713C">
        <w:t>Implementation with GUDR (data maintenance strategy implementation)</w:t>
      </w:r>
    </w:p>
    <w:p w14:paraId="40A160D2" w14:textId="1F3300DB" w:rsidR="004D4654" w:rsidRDefault="004D4654" w:rsidP="00504720">
      <w:pPr>
        <w:pStyle w:val="ListParagraph"/>
        <w:numPr>
          <w:ilvl w:val="0"/>
          <w:numId w:val="50"/>
        </w:numPr>
      </w:pPr>
      <w:r>
        <w:t>Naming conventions for individuals (</w:t>
      </w:r>
      <w:r w:rsidR="001C5A01">
        <w:t>to be incorporated into mappings)</w:t>
      </w:r>
    </w:p>
    <w:p w14:paraId="5CF5D93D" w14:textId="77777777" w:rsidR="00504720" w:rsidRPr="00504720" w:rsidRDefault="00504720" w:rsidP="00504720">
      <w:pPr>
        <w:rPr>
          <w:lang w:val="en-US" w:bidi="en-US"/>
        </w:rPr>
      </w:pPr>
    </w:p>
    <w:p w14:paraId="133043F2" w14:textId="4EB74271" w:rsidR="00B9713C" w:rsidRDefault="00B9713C" w:rsidP="00B9713C">
      <w:pPr>
        <w:pStyle w:val="Heading2"/>
      </w:pPr>
      <w:bookmarkStart w:id="184" w:name="_Toc22804651"/>
      <w:r>
        <w:t>Research</w:t>
      </w:r>
      <w:bookmarkEnd w:id="184"/>
    </w:p>
    <w:p w14:paraId="0CAE845A" w14:textId="7FE63D94" w:rsidR="00B9713C" w:rsidRPr="00B9713C" w:rsidRDefault="00B9713C" w:rsidP="00B9713C">
      <w:pPr>
        <w:pStyle w:val="ListParagraph"/>
        <w:numPr>
          <w:ilvl w:val="0"/>
          <w:numId w:val="50"/>
        </w:numPr>
      </w:pPr>
      <w:r w:rsidRPr="00B9713C">
        <w:t>Ontology versioning</w:t>
      </w:r>
    </w:p>
    <w:p w14:paraId="3ED54237" w14:textId="400AF420" w:rsidR="00B9713C" w:rsidRPr="00B9713C" w:rsidRDefault="00B9713C" w:rsidP="00B9713C">
      <w:pPr>
        <w:pStyle w:val="ListParagraph"/>
        <w:numPr>
          <w:ilvl w:val="0"/>
          <w:numId w:val="50"/>
        </w:numPr>
      </w:pPr>
      <w:r w:rsidRPr="00B9713C">
        <w:t>Ontology visualization (navigation of terms, understanding / querying data)</w:t>
      </w:r>
    </w:p>
    <w:p w14:paraId="526A2D2E" w14:textId="4FAD8C21" w:rsidR="00B9713C" w:rsidRDefault="00B9713C" w:rsidP="00B9713C">
      <w:pPr>
        <w:pStyle w:val="ListParagraph"/>
        <w:numPr>
          <w:ilvl w:val="0"/>
          <w:numId w:val="50"/>
        </w:numPr>
      </w:pPr>
      <w:r w:rsidRPr="00B9713C">
        <w:t>Ontologies for simulation</w:t>
      </w:r>
    </w:p>
    <w:p w14:paraId="4FE5A4E8" w14:textId="4465A365" w:rsidR="005402C8" w:rsidRPr="007B4F18" w:rsidRDefault="005402C8" w:rsidP="00B9713C">
      <w:pPr>
        <w:pStyle w:val="ListParagraph"/>
        <w:numPr>
          <w:ilvl w:val="0"/>
          <w:numId w:val="50"/>
        </w:numPr>
        <w:rPr>
          <w:i/>
          <w:highlight w:val="yellow"/>
        </w:rPr>
      </w:pPr>
      <w:r w:rsidRPr="007B4F18">
        <w:rPr>
          <w:i/>
          <w:highlight w:val="yellow"/>
        </w:rPr>
        <w:t xml:space="preserve">Complex mappings and the need for </w:t>
      </w:r>
      <w:r w:rsidR="005D28F4" w:rsidRPr="007B4F18">
        <w:rPr>
          <w:i/>
          <w:highlight w:val="yellow"/>
        </w:rPr>
        <w:t xml:space="preserve">(and definition of) </w:t>
      </w:r>
      <w:r w:rsidRPr="007B4F18">
        <w:rPr>
          <w:i/>
          <w:highlight w:val="yellow"/>
        </w:rPr>
        <w:t>shortcut properties</w:t>
      </w:r>
    </w:p>
    <w:p w14:paraId="7A5CEEF8" w14:textId="77777777" w:rsidR="00563609" w:rsidRDefault="00563609" w:rsidP="00563609">
      <w:pPr>
        <w:pStyle w:val="Heading1"/>
      </w:pPr>
      <w:bookmarkStart w:id="185" w:name="_Toc22804652"/>
      <w:r>
        <w:t>Summary of Changes from Previous Version</w:t>
      </w:r>
      <w:bookmarkEnd w:id="185"/>
    </w:p>
    <w:p w14:paraId="5A48A816" w14:textId="77777777" w:rsidR="00563609" w:rsidRPr="00E80D3C" w:rsidRDefault="00563609" w:rsidP="00563609">
      <w:r>
        <w:t>The</w:t>
      </w:r>
      <w:r w:rsidRPr="00E80D3C">
        <w:t xml:space="preserve"> </w:t>
      </w:r>
      <w:r>
        <w:t>“iCity</w:t>
      </w:r>
      <w:proofErr w:type="gramStart"/>
      <w:r>
        <w:t>-“</w:t>
      </w:r>
      <w:r w:rsidRPr="00E80D3C">
        <w:t xml:space="preserve"> prefix</w:t>
      </w:r>
      <w:proofErr w:type="gramEnd"/>
      <w:r>
        <w:t xml:space="preserve"> was removed</w:t>
      </w:r>
      <w:r w:rsidRPr="00E80D3C">
        <w:t xml:space="preserve"> from all ontology filenames</w:t>
      </w:r>
      <w:r>
        <w:t xml:space="preserve"> and</w:t>
      </w:r>
      <w:r w:rsidRPr="00E80D3C">
        <w:t xml:space="preserve"> IRIs</w:t>
      </w:r>
      <w:r>
        <w:t xml:space="preserve"> in order to improve readability and convey generality. All other changes are summarized by ontology below.</w:t>
      </w:r>
    </w:p>
    <w:p w14:paraId="306547E8" w14:textId="77777777" w:rsidR="00563609" w:rsidRPr="00C142F9" w:rsidRDefault="00563609" w:rsidP="00563609">
      <w:pPr>
        <w:rPr>
          <w:highlight w:val="yellow"/>
          <w:u w:val="single"/>
        </w:rPr>
      </w:pPr>
    </w:p>
    <w:p w14:paraId="3884690C" w14:textId="77777777" w:rsidR="00563609" w:rsidRDefault="00563609" w:rsidP="00563609">
      <w:r>
        <w:rPr>
          <w:u w:val="single"/>
        </w:rPr>
        <w:t>Activity ontology:</w:t>
      </w:r>
      <w:r>
        <w:t xml:space="preserve"> </w:t>
      </w:r>
    </w:p>
    <w:p w14:paraId="4ABEBC10" w14:textId="77777777" w:rsidR="00563609" w:rsidRDefault="00563609" w:rsidP="00563609">
      <w:pPr>
        <w:pStyle w:val="ListParagraph"/>
        <w:numPr>
          <w:ilvl w:val="0"/>
          <w:numId w:val="11"/>
        </w:numPr>
      </w:pPr>
      <w:r w:rsidRPr="00E80D3C">
        <w:t>revised representation such that an activity is a class of occurrences (activities and occurrences are not separate entities); removal of ActivityOccurrence, definition of State instead of StateType</w:t>
      </w:r>
      <w:r>
        <w:t>.</w:t>
      </w:r>
    </w:p>
    <w:p w14:paraId="12418F53" w14:textId="77777777" w:rsidR="00563609" w:rsidRDefault="00563609" w:rsidP="00563609">
      <w:pPr>
        <w:rPr>
          <w:color w:val="FF0000"/>
        </w:rPr>
      </w:pPr>
    </w:p>
    <w:p w14:paraId="78243100" w14:textId="77777777" w:rsidR="00563609" w:rsidRDefault="00563609" w:rsidP="00563609">
      <w:pPr>
        <w:rPr>
          <w:color w:val="000000" w:themeColor="text1"/>
        </w:rPr>
      </w:pPr>
      <w:r>
        <w:rPr>
          <w:color w:val="000000" w:themeColor="text1"/>
          <w:u w:val="single"/>
        </w:rPr>
        <w:t>Transportation Network ontology:</w:t>
      </w:r>
      <w:r>
        <w:rPr>
          <w:color w:val="000000" w:themeColor="text1"/>
        </w:rPr>
        <w:t xml:space="preserve"> </w:t>
      </w:r>
    </w:p>
    <w:p w14:paraId="1F78C2A4" w14:textId="77777777" w:rsidR="00563609" w:rsidRDefault="00563609" w:rsidP="00563609">
      <w:pPr>
        <w:pStyle w:val="ListParagraph"/>
        <w:numPr>
          <w:ilvl w:val="0"/>
          <w:numId w:val="11"/>
        </w:numPr>
        <w:rPr>
          <w:color w:val="000000" w:themeColor="text1"/>
        </w:rPr>
      </w:pPr>
      <w:r w:rsidRPr="00E80D3C">
        <w:rPr>
          <w:color w:val="000000" w:themeColor="text1"/>
        </w:rPr>
        <w:t xml:space="preserve">added Link and LinkPD classes to serve as “containers” for multiple arcs (e.g. vehicle lanes, bicycle lanes, </w:t>
      </w:r>
      <w:r w:rsidRPr="00E80D3C">
        <w:t>walkways</w:t>
      </w:r>
      <w:r w:rsidRPr="00E80D3C">
        <w:rPr>
          <w:color w:val="000000" w:themeColor="text1"/>
        </w:rPr>
        <w:t>); introduced some additional properties and changed the mode of an Arc from an invariant to variant property.</w:t>
      </w:r>
    </w:p>
    <w:p w14:paraId="76CFC7F2" w14:textId="77777777" w:rsidR="00563609" w:rsidRPr="00E80D3C" w:rsidRDefault="00563609" w:rsidP="00563609">
      <w:pPr>
        <w:pStyle w:val="ListParagraph"/>
        <w:numPr>
          <w:ilvl w:val="0"/>
          <w:numId w:val="11"/>
        </w:numPr>
        <w:rPr>
          <w:color w:val="000000" w:themeColor="text1"/>
          <w:sz w:val="36"/>
        </w:rPr>
      </w:pPr>
      <w:r w:rsidRPr="00E80D3C">
        <w:rPr>
          <w:color w:val="000000" w:themeColor="text1"/>
        </w:rPr>
        <w:t>Associated Nodes with location information.</w:t>
      </w:r>
    </w:p>
    <w:p w14:paraId="1C367BDD" w14:textId="77777777" w:rsidR="00563609" w:rsidRPr="00E80D3C" w:rsidRDefault="00563609" w:rsidP="00563609">
      <w:pPr>
        <w:pStyle w:val="ListParagraph"/>
        <w:numPr>
          <w:ilvl w:val="0"/>
          <w:numId w:val="9"/>
        </w:numPr>
        <w:rPr>
          <w:color w:val="000000" w:themeColor="text1"/>
        </w:rPr>
      </w:pPr>
      <w:r w:rsidRPr="00E80D3C">
        <w:rPr>
          <w:color w:val="000000" w:themeColor="text1"/>
        </w:rPr>
        <w:t xml:space="preserve">Links and Arcs represent access on some part of the physical infrastructure, which has an associated location. Although Nodes do not represent access in the same way, they are still associated with some physical location. </w:t>
      </w:r>
      <w:r>
        <w:rPr>
          <w:color w:val="000000" w:themeColor="text1"/>
        </w:rPr>
        <w:t>A</w:t>
      </w:r>
      <w:r w:rsidRPr="00E80D3C">
        <w:rPr>
          <w:color w:val="000000" w:themeColor="text1"/>
        </w:rPr>
        <w:t xml:space="preserve"> property</w:t>
      </w:r>
      <w:r>
        <w:rPr>
          <w:color w:val="000000" w:themeColor="text1"/>
        </w:rPr>
        <w:t xml:space="preserve"> was added</w:t>
      </w:r>
      <w:r w:rsidRPr="00E80D3C">
        <w:rPr>
          <w:color w:val="000000" w:themeColor="text1"/>
        </w:rPr>
        <w:t xml:space="preserve"> to specify the </w:t>
      </w:r>
      <w:r w:rsidRPr="00E80D3C">
        <w:rPr>
          <w:i/>
          <w:color w:val="000000" w:themeColor="text1"/>
        </w:rPr>
        <w:lastRenderedPageBreak/>
        <w:t>associated</w:t>
      </w:r>
      <w:r w:rsidRPr="00E80D3C">
        <w:rPr>
          <w:color w:val="000000" w:themeColor="text1"/>
        </w:rPr>
        <w:t xml:space="preserve"> location of a Node. </w:t>
      </w:r>
      <w:r>
        <w:rPr>
          <w:color w:val="000000" w:themeColor="text1"/>
        </w:rPr>
        <w:t>It should be possible</w:t>
      </w:r>
      <w:r w:rsidRPr="00E80D3C">
        <w:rPr>
          <w:color w:val="000000" w:themeColor="text1"/>
        </w:rPr>
        <w:t xml:space="preserve"> to infer which Transportation Complexes (e.g. road segments) meet or contain the node based on th</w:t>
      </w:r>
      <w:r>
        <w:rPr>
          <w:color w:val="000000" w:themeColor="text1"/>
        </w:rPr>
        <w:t>e links it is connected to. F</w:t>
      </w:r>
      <w:r w:rsidRPr="00E80D3C">
        <w:rPr>
          <w:color w:val="000000" w:themeColor="text1"/>
        </w:rPr>
        <w:t xml:space="preserve">uture extensions </w:t>
      </w:r>
      <w:r>
        <w:rPr>
          <w:color w:val="000000" w:themeColor="text1"/>
        </w:rPr>
        <w:t>may</w:t>
      </w:r>
      <w:r w:rsidRPr="00E80D3C">
        <w:rPr>
          <w:color w:val="000000" w:themeColor="text1"/>
        </w:rPr>
        <w:t xml:space="preserve"> consider capturing the relationship between the </w:t>
      </w:r>
      <w:proofErr w:type="gramStart"/>
      <w:r w:rsidRPr="00E80D3C">
        <w:rPr>
          <w:color w:val="000000" w:themeColor="text1"/>
        </w:rPr>
        <w:t>nodes</w:t>
      </w:r>
      <w:proofErr w:type="gramEnd"/>
      <w:r w:rsidRPr="00E80D3C">
        <w:rPr>
          <w:color w:val="000000" w:themeColor="text1"/>
        </w:rPr>
        <w:t xml:space="preserve"> location and the location of the Transportation Complexes accessed by its related links.</w:t>
      </w:r>
    </w:p>
    <w:p w14:paraId="713A84F4" w14:textId="77777777" w:rsidR="00563609" w:rsidRDefault="00563609" w:rsidP="00563609">
      <w:pPr>
        <w:rPr>
          <w:color w:val="000000" w:themeColor="text1"/>
        </w:rPr>
      </w:pPr>
    </w:p>
    <w:p w14:paraId="6D0B8344" w14:textId="77777777" w:rsidR="00563609" w:rsidRPr="00E80D3C" w:rsidRDefault="00563609" w:rsidP="00563609">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6DB7C701" w14:textId="77777777" w:rsidR="00563609" w:rsidRPr="00E80D3C" w:rsidRDefault="00563609" w:rsidP="00563609">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3E5A6295" w14:textId="77777777" w:rsidR="00563609" w:rsidRDefault="00563609" w:rsidP="00563609">
      <w:pPr>
        <w:rPr>
          <w:color w:val="000000" w:themeColor="text1"/>
        </w:rPr>
      </w:pPr>
    </w:p>
    <w:p w14:paraId="2C84B34A" w14:textId="77777777" w:rsidR="00563609" w:rsidRDefault="00563609" w:rsidP="00563609">
      <w:pPr>
        <w:rPr>
          <w:color w:val="000000" w:themeColor="text1"/>
          <w:u w:val="single"/>
        </w:rPr>
      </w:pPr>
      <w:r w:rsidRPr="00E80D3C">
        <w:rPr>
          <w:color w:val="000000" w:themeColor="text1"/>
          <w:u w:val="single"/>
        </w:rPr>
        <w:t>Added: Calendar/Hours of Operation Ontology:</w:t>
      </w:r>
    </w:p>
    <w:p w14:paraId="79DEEA75" w14:textId="77777777" w:rsidR="00563609" w:rsidRDefault="00563609" w:rsidP="00563609">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7D57CC4" w14:textId="77777777" w:rsidR="00563609" w:rsidRDefault="00563609" w:rsidP="00563609">
      <w:pPr>
        <w:rPr>
          <w:color w:val="000000" w:themeColor="text1"/>
        </w:rPr>
      </w:pPr>
    </w:p>
    <w:p w14:paraId="54206B8E" w14:textId="77777777" w:rsidR="00563609" w:rsidRDefault="00563609" w:rsidP="00563609">
      <w:pPr>
        <w:rPr>
          <w:color w:val="000000" w:themeColor="text1"/>
          <w:u w:val="single"/>
        </w:rPr>
      </w:pPr>
      <w:r w:rsidRPr="00C142F9">
        <w:rPr>
          <w:color w:val="000000" w:themeColor="text1"/>
          <w:u w:val="single"/>
        </w:rPr>
        <w:t>Imported SSN/SOSA Ontology</w:t>
      </w:r>
      <w:r>
        <w:rPr>
          <w:color w:val="000000" w:themeColor="text1"/>
          <w:u w:val="single"/>
        </w:rPr>
        <w:t>:</w:t>
      </w:r>
    </w:p>
    <w:p w14:paraId="7ACB0644" w14:textId="77777777" w:rsidR="00563609" w:rsidRDefault="00563609" w:rsidP="00563609">
      <w:pPr>
        <w:rPr>
          <w:color w:val="000000" w:themeColor="text1"/>
        </w:rPr>
      </w:pPr>
      <w:r>
        <w:rPr>
          <w:color w:val="000000" w:themeColor="text1"/>
        </w:rPr>
        <w:t>Sensor observations are an integral part of ITS operations and research. To capture these sensors and the data they generate, we import the SSN/SOSA ontology [ref].</w:t>
      </w:r>
    </w:p>
    <w:p w14:paraId="59BC5D2E" w14:textId="77777777" w:rsidR="00563609" w:rsidRDefault="00563609" w:rsidP="00563609">
      <w:pPr>
        <w:rPr>
          <w:color w:val="FF0000"/>
        </w:rPr>
      </w:pPr>
    </w:p>
    <w:p w14:paraId="2A4F9EEE" w14:textId="77777777" w:rsidR="00563609" w:rsidRDefault="00563609" w:rsidP="00563609">
      <w:pPr>
        <w:rPr>
          <w:color w:val="000000" w:themeColor="text1"/>
          <w:u w:val="single"/>
        </w:rPr>
      </w:pPr>
      <w:r>
        <w:rPr>
          <w:color w:val="000000" w:themeColor="text1"/>
          <w:u w:val="single"/>
        </w:rPr>
        <w:t>Units of Measure Ontology:</w:t>
      </w:r>
    </w:p>
    <w:p w14:paraId="4B90D58B" w14:textId="77777777" w:rsidR="00563609" w:rsidRPr="00E80D3C" w:rsidRDefault="00563609" w:rsidP="00563609">
      <w:pPr>
        <w:pStyle w:val="ListParagraph"/>
        <w:numPr>
          <w:ilvl w:val="0"/>
          <w:numId w:val="12"/>
        </w:numPr>
        <w:rPr>
          <w:color w:val="000000" w:themeColor="text1"/>
        </w:rPr>
      </w:pPr>
      <w:r w:rsidRPr="00E80D3C">
        <w:rPr>
          <w:color w:val="000000" w:themeColor="text1"/>
        </w:rPr>
        <w:t>Extended and merged with monetary value ontology.</w:t>
      </w:r>
    </w:p>
    <w:p w14:paraId="0E5D2179" w14:textId="77777777" w:rsidR="00563609" w:rsidRPr="00E80D3C" w:rsidRDefault="00563609" w:rsidP="00563609">
      <w:pPr>
        <w:pStyle w:val="ListParagraph"/>
        <w:numPr>
          <w:ilvl w:val="0"/>
          <w:numId w:val="12"/>
        </w:numPr>
        <w:rPr>
          <w:color w:val="000000" w:themeColor="text1"/>
        </w:rPr>
      </w:pPr>
      <w:r w:rsidRPr="00E80D3C">
        <w:rPr>
          <w:color w:val="000000" w:themeColor="text1"/>
        </w:rPr>
        <w:t>Updated with new release OM 2.0</w:t>
      </w:r>
    </w:p>
    <w:p w14:paraId="25D9C89E" w14:textId="77777777" w:rsidR="00563609" w:rsidRPr="00E80D3C" w:rsidRDefault="00563609" w:rsidP="00563609">
      <w:pPr>
        <w:pStyle w:val="ListParagraph"/>
        <w:numPr>
          <w:ilvl w:val="0"/>
          <w:numId w:val="12"/>
        </w:numPr>
        <w:rPr>
          <w:color w:val="000000" w:themeColor="text1"/>
        </w:rPr>
      </w:pPr>
      <w:r w:rsidRPr="00E80D3C">
        <w:rPr>
          <w:color w:val="000000" w:themeColor="text1"/>
        </w:rPr>
        <w:t>Extend with specializations of quantities, measures, etc, as required by use cases.</w:t>
      </w:r>
    </w:p>
    <w:p w14:paraId="2EF22EF0" w14:textId="77777777" w:rsidR="00563609" w:rsidRDefault="00563609" w:rsidP="00563609">
      <w:pPr>
        <w:rPr>
          <w:color w:val="FF0000"/>
        </w:rPr>
      </w:pPr>
    </w:p>
    <w:p w14:paraId="1BFF895A" w14:textId="77777777" w:rsidR="00563609" w:rsidRPr="007A52BC" w:rsidRDefault="00563609" w:rsidP="00563609">
      <w:pPr>
        <w:rPr>
          <w:color w:val="000000" w:themeColor="text1"/>
          <w:u w:val="single"/>
        </w:rPr>
      </w:pPr>
      <w:r>
        <w:rPr>
          <w:color w:val="000000" w:themeColor="text1"/>
          <w:u w:val="single"/>
        </w:rPr>
        <w:t>S</w:t>
      </w:r>
      <w:r w:rsidRPr="007A52BC">
        <w:rPr>
          <w:color w:val="000000" w:themeColor="text1"/>
          <w:u w:val="single"/>
        </w:rPr>
        <w:t>patial</w:t>
      </w:r>
      <w:r>
        <w:rPr>
          <w:color w:val="000000" w:themeColor="text1"/>
          <w:u w:val="single"/>
        </w:rPr>
        <w:t xml:space="preserve"> </w:t>
      </w:r>
      <w:r w:rsidRPr="007A52BC">
        <w:rPr>
          <w:color w:val="000000" w:themeColor="text1"/>
          <w:u w:val="single"/>
        </w:rPr>
        <w:t>Location ontology:</w:t>
      </w:r>
    </w:p>
    <w:p w14:paraId="35450535" w14:textId="77777777" w:rsidR="00563609" w:rsidRPr="00E80D3C" w:rsidRDefault="00563609" w:rsidP="00563609">
      <w:pPr>
        <w:pStyle w:val="ListParagraph"/>
        <w:numPr>
          <w:ilvl w:val="0"/>
          <w:numId w:val="13"/>
        </w:numPr>
        <w:rPr>
          <w:color w:val="000000" w:themeColor="text1"/>
        </w:rPr>
      </w:pPr>
      <w:r w:rsidRPr="00E80D3C">
        <w:rPr>
          <w:color w:val="000000" w:themeColor="text1"/>
        </w:rPr>
        <w:t xml:space="preserve">Replaced original representation with geoSPARQL terminology, primarily due to it being better supported (geoSPARQL works for simple linked data but also offers the potential for specialized query abilities) and more current. </w:t>
      </w:r>
      <w:r w:rsidRPr="00E80D3C">
        <w:rPr>
          <w:color w:val="000000" w:themeColor="text1"/>
        </w:rPr>
        <w:br/>
        <w:t>Features have geometry (</w:t>
      </w:r>
      <w:proofErr w:type="gramStart"/>
      <w:r w:rsidRPr="00E80D3C">
        <w:rPr>
          <w:color w:val="000000" w:themeColor="text1"/>
        </w:rPr>
        <w:t>geo:hasGeometry</w:t>
      </w:r>
      <w:proofErr w:type="gramEnd"/>
      <w:r w:rsidRPr="00E80D3C">
        <w:rPr>
          <w:color w:val="000000" w:themeColor="text1"/>
        </w:rPr>
        <w:t xml:space="preserve">); geometries can be defined as simple features (points, polygons,…); these geometries can be </w:t>
      </w:r>
      <w:r w:rsidRPr="00E80D3C">
        <w:rPr>
          <w:i/>
          <w:color w:val="000000" w:themeColor="text1"/>
        </w:rPr>
        <w:t>serialized</w:t>
      </w:r>
      <w:r w:rsidRPr="00E80D3C">
        <w:rPr>
          <w:color w:val="000000" w:themeColor="text1"/>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rPr>
        <w:br/>
        <w:t>The representation of the reference system is not ideal as in the current implementation of geoSPARQL it is appended within the same IRI as the coordinate data, (it is also not clear what code is to be used for NAD83). Future revisions should investigate a possible extension to this representation that will capture the reference system in a more convenient way (while still leveraging the capabilities of geoSPARQL).</w:t>
      </w:r>
      <w:r w:rsidRPr="00E80D3C">
        <w:rPr>
          <w:color w:val="000000" w:themeColor="text1"/>
        </w:rPr>
        <w:br/>
        <w:t>Ideally, in future work we would like to look consider the spatial-location theory in more detail as it geoSPARQL provides a vocabulary and a tool but lacks a complete declarative semantics</w:t>
      </w:r>
    </w:p>
    <w:p w14:paraId="33E58EFB" w14:textId="77777777" w:rsidR="00563609" w:rsidRPr="00E80D3C" w:rsidRDefault="00563609" w:rsidP="00563609">
      <w:pPr>
        <w:pStyle w:val="ListParagraph"/>
        <w:numPr>
          <w:ilvl w:val="0"/>
          <w:numId w:val="13"/>
        </w:numPr>
        <w:rPr>
          <w:color w:val="000000" w:themeColor="text1"/>
        </w:rPr>
      </w:pPr>
      <w:r w:rsidRPr="00E80D3C">
        <w:rPr>
          <w:color w:val="000000" w:themeColor="text1"/>
        </w:rPr>
        <w:t>This change impacts many of the other ontologies within iCity (those with spatial information). Each was modified to address this.</w:t>
      </w:r>
    </w:p>
    <w:p w14:paraId="08AB0D07" w14:textId="77777777" w:rsidR="00563609" w:rsidRPr="00E80D3C" w:rsidRDefault="00563609" w:rsidP="00563609">
      <w:pPr>
        <w:pStyle w:val="ListParagraph"/>
        <w:numPr>
          <w:ilvl w:val="0"/>
          <w:numId w:val="13"/>
        </w:numPr>
        <w:rPr>
          <w:color w:val="000000" w:themeColor="text1"/>
        </w:rPr>
      </w:pPr>
      <w:r w:rsidRPr="00E80D3C">
        <w:rPr>
          <w:color w:val="000000" w:themeColor="text1"/>
        </w:rPr>
        <w:lastRenderedPageBreak/>
        <w:t xml:space="preserve">Extended SpatialLoc to include a hasLocation property. This allows us to separate objects from their spatial embodiment as required. Whether an object is related to </w:t>
      </w:r>
      <w:proofErr w:type="gramStart"/>
      <w:r w:rsidRPr="00E80D3C">
        <w:rPr>
          <w:color w:val="000000" w:themeColor="text1"/>
        </w:rPr>
        <w:t>geosparql:Feature</w:t>
      </w:r>
      <w:proofErr w:type="gramEnd"/>
      <w:r w:rsidRPr="00E80D3C">
        <w:rPr>
          <w:color w:val="000000" w:themeColor="text1"/>
        </w:rPr>
        <w:t xml:space="preserve"> or is a subclass of geosparql:Feature is a foundational ontological decision. In either case, we can describe location of these objects more precisely via the hasGeometry property.</w:t>
      </w:r>
    </w:p>
    <w:p w14:paraId="251F70DA" w14:textId="77777777" w:rsidR="00563609" w:rsidRPr="00105569" w:rsidRDefault="00563609" w:rsidP="00563609">
      <w:pPr>
        <w:rPr>
          <w:color w:val="000000" w:themeColor="text1"/>
          <w:u w:val="single"/>
        </w:rPr>
      </w:pPr>
      <w:r w:rsidRPr="00105569">
        <w:rPr>
          <w:color w:val="000000" w:themeColor="text1"/>
          <w:u w:val="single"/>
        </w:rPr>
        <w:t>Foundation Ontology: removed</w:t>
      </w:r>
    </w:p>
    <w:p w14:paraId="42393496" w14:textId="77777777" w:rsidR="00563609" w:rsidRPr="00105569" w:rsidRDefault="00563609" w:rsidP="00563609">
      <w:pPr>
        <w:pStyle w:val="ListParagraph"/>
        <w:numPr>
          <w:ilvl w:val="0"/>
          <w:numId w:val="9"/>
        </w:numPr>
        <w:rPr>
          <w:color w:val="000000" w:themeColor="text1"/>
          <w:u w:val="single"/>
        </w:rPr>
      </w:pPr>
      <w:r w:rsidRPr="00105569">
        <w:rPr>
          <w:color w:val="000000" w:themeColor="text1"/>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rPr>
        <w:br/>
        <w:t xml:space="preserve">This was originally done for </w:t>
      </w:r>
      <w:proofErr w:type="gramStart"/>
      <w:r w:rsidRPr="00105569">
        <w:rPr>
          <w:color w:val="000000" w:themeColor="text1"/>
        </w:rPr>
        <w:t>convenience,</w:t>
      </w:r>
      <w:proofErr w:type="gramEnd"/>
      <w:r w:rsidRPr="00105569">
        <w:rPr>
          <w:color w:val="000000" w:themeColor="text1"/>
        </w:rPr>
        <w:t xml:space="preserve"> however we observe that it may be more clear and effective to only consider the foundational grouping conceptually, and individually import whichever ontologies are required.</w:t>
      </w:r>
    </w:p>
    <w:p w14:paraId="27A32CB8" w14:textId="77777777" w:rsidR="00563609" w:rsidRPr="00105569" w:rsidRDefault="00563609" w:rsidP="00563609">
      <w:pPr>
        <w:pStyle w:val="ListParagraph"/>
        <w:numPr>
          <w:ilvl w:val="0"/>
          <w:numId w:val="9"/>
        </w:numPr>
        <w:rPr>
          <w:color w:val="000000" w:themeColor="text1"/>
          <w:u w:val="single"/>
        </w:rPr>
      </w:pPr>
      <w:r w:rsidRPr="00105569">
        <w:rPr>
          <w:color w:val="000000" w:themeColor="text1"/>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39F75A99" w14:textId="77777777" w:rsidR="00563609" w:rsidRPr="00105569" w:rsidRDefault="00563609" w:rsidP="00563609">
      <w:pPr>
        <w:rPr>
          <w:color w:val="000000" w:themeColor="text1"/>
          <w:u w:val="single"/>
        </w:rPr>
      </w:pPr>
      <w:r w:rsidRPr="00105569">
        <w:rPr>
          <w:color w:val="000000" w:themeColor="text1"/>
          <w:u w:val="single"/>
        </w:rPr>
        <w:t>Land Use Ontology:</w:t>
      </w:r>
    </w:p>
    <w:p w14:paraId="615B6B8F" w14:textId="77777777" w:rsidR="00563609" w:rsidRPr="00105569" w:rsidRDefault="00563609" w:rsidP="00BC16B7">
      <w:pPr>
        <w:pStyle w:val="ListParagraph"/>
        <w:numPr>
          <w:ilvl w:val="0"/>
          <w:numId w:val="16"/>
        </w:numPr>
        <w:rPr>
          <w:color w:val="000000" w:themeColor="text1"/>
        </w:rPr>
      </w:pPr>
      <w:r w:rsidRPr="00105569">
        <w:rPr>
          <w:color w:val="000000" w:themeColor="text1"/>
        </w:rPr>
        <w:t>Defined new subclasses of Parcel based on sample data: TrafficZone, PlanningDistrict, Municipality. It’s unclear what the logical distinction between these classes will be, but they are distinct types of parcels used by the domain experts.</w:t>
      </w:r>
    </w:p>
    <w:p w14:paraId="0B3A2DD6" w14:textId="77777777" w:rsidR="00563609" w:rsidRPr="00105569" w:rsidRDefault="00563609" w:rsidP="00BC16B7">
      <w:pPr>
        <w:pStyle w:val="ListParagraph"/>
        <w:numPr>
          <w:ilvl w:val="0"/>
          <w:numId w:val="16"/>
        </w:numPr>
        <w:rPr>
          <w:color w:val="000000" w:themeColor="text1"/>
        </w:rPr>
      </w:pPr>
      <w:r w:rsidRPr="00105569">
        <w:rPr>
          <w:color w:val="000000" w:themeColor="text1"/>
        </w:rPr>
        <w:t>Introduced additional land use classifications, aligned with lbcs classifications where possible, based on CLUMP and AAFC systems.</w:t>
      </w:r>
    </w:p>
    <w:p w14:paraId="51FD18E6" w14:textId="77777777" w:rsidR="00563609" w:rsidRPr="00105569" w:rsidRDefault="00563609" w:rsidP="00BC16B7">
      <w:pPr>
        <w:pStyle w:val="ListParagraph"/>
        <w:numPr>
          <w:ilvl w:val="0"/>
          <w:numId w:val="16"/>
        </w:numPr>
        <w:rPr>
          <w:color w:val="000000" w:themeColor="text1"/>
        </w:rPr>
      </w:pPr>
      <w:r w:rsidRPr="00105569">
        <w:rPr>
          <w:color w:val="000000" w:themeColor="text1"/>
        </w:rPr>
        <w:t>Added TrafficZone subclass of Parcel</w:t>
      </w:r>
    </w:p>
    <w:p w14:paraId="75B10532" w14:textId="77777777" w:rsidR="00563609" w:rsidRPr="00105569" w:rsidRDefault="00563609" w:rsidP="00BC16B7">
      <w:pPr>
        <w:pStyle w:val="ListParagraph"/>
        <w:numPr>
          <w:ilvl w:val="0"/>
          <w:numId w:val="16"/>
        </w:numPr>
        <w:rPr>
          <w:color w:val="000000" w:themeColor="text1"/>
        </w:rPr>
      </w:pPr>
      <w:r w:rsidRPr="00105569">
        <w:rPr>
          <w:color w:val="000000" w:themeColor="text1"/>
        </w:rPr>
        <w:t>Added population properties for Parcels</w:t>
      </w:r>
    </w:p>
    <w:p w14:paraId="2321409C" w14:textId="77777777" w:rsidR="00563609" w:rsidRPr="00105569" w:rsidRDefault="00563609" w:rsidP="00563609">
      <w:pPr>
        <w:rPr>
          <w:color w:val="000000" w:themeColor="text1"/>
          <w:u w:val="single"/>
        </w:rPr>
      </w:pPr>
      <w:r w:rsidRPr="00105569">
        <w:rPr>
          <w:color w:val="000000" w:themeColor="text1"/>
          <w:u w:val="single"/>
        </w:rPr>
        <w:t>PublicTransit Ontology:</w:t>
      </w:r>
    </w:p>
    <w:p w14:paraId="4DB85472" w14:textId="77777777" w:rsidR="00563609" w:rsidRPr="00105569" w:rsidRDefault="00563609" w:rsidP="00BC16B7">
      <w:pPr>
        <w:pStyle w:val="ListParagraph"/>
        <w:numPr>
          <w:ilvl w:val="0"/>
          <w:numId w:val="17"/>
        </w:numPr>
        <w:rPr>
          <w:color w:val="000000" w:themeColor="text1"/>
        </w:rPr>
      </w:pPr>
      <w:r w:rsidRPr="00105569">
        <w:rPr>
          <w:color w:val="000000" w:themeColor="text1"/>
        </w:rPr>
        <w:t>Added specializations of the Activity class: TransitTrip and TransitIncident</w:t>
      </w:r>
    </w:p>
    <w:p w14:paraId="338C86F6" w14:textId="77777777" w:rsidR="00563609" w:rsidRPr="00105569" w:rsidRDefault="00563609" w:rsidP="00BC16B7">
      <w:pPr>
        <w:pStyle w:val="ListParagraph"/>
        <w:numPr>
          <w:ilvl w:val="0"/>
          <w:numId w:val="17"/>
        </w:numPr>
        <w:rPr>
          <w:color w:val="000000" w:themeColor="text1"/>
        </w:rPr>
      </w:pPr>
      <w:r w:rsidRPr="00105569">
        <w:rPr>
          <w:color w:val="000000" w:themeColor="text1"/>
        </w:rPr>
        <w:t>Included some additional properties and added to the definitions of some existing classes</w:t>
      </w:r>
    </w:p>
    <w:p w14:paraId="31225446" w14:textId="77777777" w:rsidR="00563609" w:rsidRPr="00105569" w:rsidRDefault="00563609" w:rsidP="00BC16B7">
      <w:pPr>
        <w:pStyle w:val="ListParagraph"/>
        <w:numPr>
          <w:ilvl w:val="0"/>
          <w:numId w:val="17"/>
        </w:numPr>
        <w:rPr>
          <w:color w:val="000000" w:themeColor="text1"/>
        </w:rPr>
      </w:pPr>
      <w:r w:rsidRPr="00105569">
        <w:rPr>
          <w:color w:val="000000" w:themeColor="text1"/>
        </w:rPr>
        <w:t>Imported Transportation System ontology</w:t>
      </w:r>
    </w:p>
    <w:p w14:paraId="0D07D128" w14:textId="77777777" w:rsidR="00563609" w:rsidRPr="00105569" w:rsidRDefault="00563609" w:rsidP="00BC16B7">
      <w:pPr>
        <w:pStyle w:val="ListParagraph"/>
        <w:numPr>
          <w:ilvl w:val="0"/>
          <w:numId w:val="17"/>
        </w:numPr>
        <w:rPr>
          <w:color w:val="000000" w:themeColor="text1"/>
        </w:rPr>
      </w:pPr>
      <w:r w:rsidRPr="00105569">
        <w:rPr>
          <w:color w:val="000000" w:themeColor="text1"/>
        </w:rPr>
        <w:t>Imported Activity ontology</w:t>
      </w:r>
    </w:p>
    <w:p w14:paraId="7FEFA932" w14:textId="77777777" w:rsidR="00563609" w:rsidRPr="00105569" w:rsidRDefault="00563609" w:rsidP="00563609">
      <w:pPr>
        <w:rPr>
          <w:color w:val="000000" w:themeColor="text1"/>
          <w:u w:val="single"/>
        </w:rPr>
      </w:pPr>
      <w:r w:rsidRPr="00105569">
        <w:rPr>
          <w:color w:val="000000" w:themeColor="text1"/>
          <w:u w:val="single"/>
        </w:rPr>
        <w:t>Time Ontology:</w:t>
      </w:r>
    </w:p>
    <w:p w14:paraId="283ACFD0" w14:textId="77777777" w:rsidR="00563609" w:rsidRPr="00105569" w:rsidRDefault="00563609" w:rsidP="00BC16B7">
      <w:pPr>
        <w:pStyle w:val="ListParagraph"/>
        <w:numPr>
          <w:ilvl w:val="0"/>
          <w:numId w:val="18"/>
        </w:numPr>
        <w:rPr>
          <w:color w:val="000000" w:themeColor="text1"/>
        </w:rPr>
      </w:pPr>
      <w:r w:rsidRPr="00105569">
        <w:rPr>
          <w:color w:val="000000" w:themeColor="text1"/>
        </w:rPr>
        <w:t>Revised to reuse the new version of OWL-Time (updated via W3C in fall of 2017)</w:t>
      </w:r>
    </w:p>
    <w:p w14:paraId="734320B9" w14:textId="77777777" w:rsidR="00563609" w:rsidRPr="00105569" w:rsidRDefault="00563609" w:rsidP="00563609">
      <w:pPr>
        <w:rPr>
          <w:color w:val="000000" w:themeColor="text1"/>
        </w:rPr>
      </w:pPr>
      <w:r w:rsidRPr="00105569">
        <w:rPr>
          <w:color w:val="000000" w:themeColor="text1"/>
          <w:u w:val="single"/>
        </w:rPr>
        <w:t>Parking Ontology:</w:t>
      </w:r>
    </w:p>
    <w:p w14:paraId="714B41F4" w14:textId="77777777" w:rsidR="00563609" w:rsidRPr="00105569" w:rsidRDefault="00563609" w:rsidP="00BC16B7">
      <w:pPr>
        <w:pStyle w:val="ListParagraph"/>
        <w:numPr>
          <w:ilvl w:val="0"/>
          <w:numId w:val="19"/>
        </w:numPr>
        <w:rPr>
          <w:color w:val="000000" w:themeColor="text1"/>
        </w:rPr>
      </w:pPr>
      <w:r w:rsidRPr="00105569">
        <w:rPr>
          <w:color w:val="000000" w:themeColor="text1"/>
        </w:rPr>
        <w:t>Based on requirements identified by CUHK use cases, the parking ontology has been extended to capture additional concepts to provide a more detailed picture of existing car parks.</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86" w:name="_Toc22804653"/>
      <w:r w:rsidRPr="00045329">
        <w:t>Acknowledgements</w:t>
      </w:r>
      <w:bookmarkEnd w:id="186"/>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87" w:name="_Toc22804654"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87"/>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77777777" w:rsidR="00BF257D" w:rsidRDefault="00BF257D" w:rsidP="00316A06"/>
    <w:p w14:paraId="2871ED61" w14:textId="77777777" w:rsidR="006B06D3" w:rsidRPr="006B06D3" w:rsidRDefault="00BF257D" w:rsidP="006B06D3">
      <w:pPr>
        <w:pStyle w:val="EndNoteBibliography"/>
        <w:framePr w:wrap="around"/>
        <w:ind w:left="720" w:hanging="720"/>
        <w:rPr>
          <w:noProof/>
        </w:rPr>
      </w:pPr>
      <w:r>
        <w:lastRenderedPageBreak/>
        <w:fldChar w:fldCharType="begin"/>
      </w:r>
      <w:r>
        <w:instrText xml:space="preserve"> ADDIN EN.REFLIST </w:instrText>
      </w:r>
      <w:r>
        <w:fldChar w:fldCharType="separate"/>
      </w:r>
      <w:r w:rsidR="006B06D3" w:rsidRPr="006B06D3">
        <w:rPr>
          <w:noProof/>
        </w:rPr>
        <w:t>[1]</w:t>
      </w:r>
      <w:r w:rsidR="006B06D3" w:rsidRPr="006B06D3">
        <w:rPr>
          <w:noProof/>
        </w:rPr>
        <w:tab/>
        <w:t xml:space="preserve">E. J. Miller and P. A. Salvini, "The integrated land use, transportation, environment (ILUTE) microsimulation modelling system: Description and current status," </w:t>
      </w:r>
      <w:r w:rsidR="006B06D3" w:rsidRPr="006B06D3">
        <w:rPr>
          <w:i/>
          <w:noProof/>
        </w:rPr>
        <w:t xml:space="preserve">Travel behaviour research: The leading edge, </w:t>
      </w:r>
      <w:r w:rsidR="006B06D3" w:rsidRPr="006B06D3">
        <w:rPr>
          <w:noProof/>
        </w:rPr>
        <w:t>pp. 711-724, 2001.</w:t>
      </w:r>
    </w:p>
    <w:p w14:paraId="3D7E814D" w14:textId="77777777" w:rsidR="006B06D3" w:rsidRPr="006B06D3" w:rsidRDefault="006B06D3" w:rsidP="006B06D3">
      <w:pPr>
        <w:pStyle w:val="EndNoteBibliography"/>
        <w:framePr w:wrap="around"/>
        <w:ind w:left="720" w:hanging="720"/>
        <w:rPr>
          <w:noProof/>
        </w:rPr>
      </w:pPr>
      <w:r w:rsidRPr="006B06D3">
        <w:rPr>
          <w:noProof/>
        </w:rPr>
        <w:t>[2]</w:t>
      </w:r>
      <w:r w:rsidRPr="006B06D3">
        <w:rPr>
          <w:noProof/>
        </w:rPr>
        <w:tab/>
        <w:t>N. F. Noy and D. L. McGuinness, "Ontology development 101: A guide to creating your first ontology," ed: Stanford knowledge systems laboratory technical report KSL-01-05 and …, 2001.</w:t>
      </w:r>
    </w:p>
    <w:p w14:paraId="2A8212D0" w14:textId="77777777" w:rsidR="006B06D3" w:rsidRPr="006B06D3" w:rsidRDefault="006B06D3" w:rsidP="006B06D3">
      <w:pPr>
        <w:pStyle w:val="EndNoteBibliography"/>
        <w:framePr w:wrap="around"/>
        <w:ind w:left="720" w:hanging="720"/>
        <w:rPr>
          <w:noProof/>
        </w:rPr>
      </w:pPr>
      <w:r w:rsidRPr="006B06D3">
        <w:rPr>
          <w:noProof/>
        </w:rPr>
        <w:t>[3]</w:t>
      </w:r>
      <w:r w:rsidRPr="006B06D3">
        <w:rPr>
          <w:noProof/>
        </w:rPr>
        <w:tab/>
        <w:t xml:space="preserve">M. Uschold and M. Gruninger, "Ontologies: Principles, methods and applications," </w:t>
      </w:r>
      <w:r w:rsidRPr="006B06D3">
        <w:rPr>
          <w:i/>
          <w:noProof/>
        </w:rPr>
        <w:t xml:space="preserve">The knowledge engineering review, </w:t>
      </w:r>
      <w:r w:rsidRPr="006B06D3">
        <w:rPr>
          <w:noProof/>
        </w:rPr>
        <w:t>vol. 11, no. 2, pp. 93-136, 1996.</w:t>
      </w:r>
    </w:p>
    <w:p w14:paraId="552E9786" w14:textId="77777777" w:rsidR="006B06D3" w:rsidRPr="006B06D3" w:rsidRDefault="006B06D3" w:rsidP="006B06D3">
      <w:pPr>
        <w:pStyle w:val="EndNoteBibliography"/>
        <w:framePr w:wrap="around"/>
        <w:ind w:left="720" w:hanging="720"/>
        <w:rPr>
          <w:noProof/>
        </w:rPr>
      </w:pPr>
      <w:r w:rsidRPr="006B06D3">
        <w:rPr>
          <w:noProof/>
        </w:rPr>
        <w:t>[4]</w:t>
      </w:r>
      <w:r w:rsidRPr="006B06D3">
        <w:rPr>
          <w:noProof/>
        </w:rPr>
        <w:tab/>
        <w:t xml:space="preserve">R. Battle and D. Kolas, "Linking geospatial data with GeoSPARQL," </w:t>
      </w:r>
      <w:r w:rsidRPr="006B06D3">
        <w:rPr>
          <w:i/>
          <w:noProof/>
        </w:rPr>
        <w:t xml:space="preserve">Semant Web J Interoperability, Usability, Appl. Accessed, </w:t>
      </w:r>
      <w:r w:rsidRPr="006B06D3">
        <w:rPr>
          <w:noProof/>
        </w:rPr>
        <w:t>vol. 24, 2011.</w:t>
      </w:r>
    </w:p>
    <w:p w14:paraId="114D4FD6" w14:textId="4AB26903" w:rsidR="006B06D3" w:rsidRPr="006B06D3" w:rsidRDefault="006B06D3" w:rsidP="006B06D3">
      <w:pPr>
        <w:pStyle w:val="EndNoteBibliography"/>
        <w:framePr w:wrap="around"/>
        <w:ind w:left="720" w:hanging="720"/>
        <w:rPr>
          <w:noProof/>
        </w:rPr>
      </w:pPr>
      <w:r w:rsidRPr="006B06D3">
        <w:rPr>
          <w:noProof/>
        </w:rPr>
        <w:t>[5]</w:t>
      </w:r>
      <w:r w:rsidRPr="006B06D3">
        <w:rPr>
          <w:noProof/>
        </w:rPr>
        <w:tab/>
      </w:r>
      <w:r w:rsidRPr="006B06D3">
        <w:rPr>
          <w:i/>
          <w:noProof/>
        </w:rPr>
        <w:t>Time Ontology in OWL</w:t>
      </w:r>
      <w:r w:rsidRPr="006B06D3">
        <w:rPr>
          <w:noProof/>
        </w:rPr>
        <w:t xml:space="preserve">, O. W3C, 2017. [Online]. Available: </w:t>
      </w:r>
      <w:hyperlink r:id="rId40" w:history="1">
        <w:r w:rsidRPr="006B06D3">
          <w:rPr>
            <w:rStyle w:val="Hyperlink"/>
            <w:noProof/>
          </w:rPr>
          <w:t>https://www.w3.org/TR/owl-time/</w:t>
        </w:r>
      </w:hyperlink>
    </w:p>
    <w:p w14:paraId="3A96E2C4" w14:textId="77777777" w:rsidR="006B06D3" w:rsidRPr="006B06D3" w:rsidRDefault="006B06D3" w:rsidP="006B06D3">
      <w:pPr>
        <w:pStyle w:val="EndNoteBibliography"/>
        <w:framePr w:wrap="around"/>
        <w:ind w:left="720" w:hanging="720"/>
        <w:rPr>
          <w:noProof/>
        </w:rPr>
      </w:pPr>
      <w:r w:rsidRPr="006B06D3">
        <w:rPr>
          <w:noProof/>
        </w:rPr>
        <w:t>[6]</w:t>
      </w:r>
      <w:r w:rsidRPr="006B06D3">
        <w:rPr>
          <w:noProof/>
        </w:rPr>
        <w:tab/>
        <w:t xml:space="preserve">J. R. Hobbs and F. Pan, "Time ontology in OWL," </w:t>
      </w:r>
      <w:r w:rsidRPr="006B06D3">
        <w:rPr>
          <w:i/>
          <w:noProof/>
        </w:rPr>
        <w:t xml:space="preserve">W3C working draft, </w:t>
      </w:r>
      <w:r w:rsidRPr="006B06D3">
        <w:rPr>
          <w:noProof/>
        </w:rPr>
        <w:t>vol. 27, p. 133, 2006.</w:t>
      </w:r>
    </w:p>
    <w:p w14:paraId="137A2D86" w14:textId="77777777" w:rsidR="006B06D3" w:rsidRPr="006B06D3" w:rsidRDefault="006B06D3" w:rsidP="006B06D3">
      <w:pPr>
        <w:pStyle w:val="EndNoteBibliography"/>
        <w:framePr w:wrap="around"/>
        <w:ind w:left="720" w:hanging="720"/>
        <w:rPr>
          <w:noProof/>
        </w:rPr>
      </w:pPr>
      <w:r w:rsidRPr="006B06D3">
        <w:rPr>
          <w:noProof/>
        </w:rPr>
        <w:t>[7]</w:t>
      </w:r>
      <w:r w:rsidRPr="006B06D3">
        <w:rPr>
          <w:noProof/>
        </w:rPr>
        <w:tab/>
        <w:t xml:space="preserve"> C. Welty, R. Fikes, and S. Makarios, "A reusable ontology for fluents in OWL," in </w:t>
      </w:r>
      <w:r w:rsidRPr="006B06D3">
        <w:rPr>
          <w:i/>
          <w:noProof/>
        </w:rPr>
        <w:t>FOIS</w:t>
      </w:r>
      <w:r w:rsidRPr="006B06D3">
        <w:rPr>
          <w:noProof/>
        </w:rPr>
        <w:t xml:space="preserve">, 2006, vol. 150, pp. 226-236. </w:t>
      </w:r>
    </w:p>
    <w:p w14:paraId="644D9326" w14:textId="77777777" w:rsidR="006B06D3" w:rsidRPr="006B06D3" w:rsidRDefault="006B06D3" w:rsidP="006B06D3">
      <w:pPr>
        <w:pStyle w:val="EndNoteBibliography"/>
        <w:framePr w:wrap="around"/>
        <w:ind w:left="720" w:hanging="720"/>
        <w:rPr>
          <w:noProof/>
        </w:rPr>
      </w:pPr>
      <w:r w:rsidRPr="006B06D3">
        <w:rPr>
          <w:noProof/>
        </w:rPr>
        <w:t>[8]</w:t>
      </w:r>
      <w:r w:rsidRPr="006B06D3">
        <w:rPr>
          <w:noProof/>
        </w:rPr>
        <w:tab/>
        <w:t xml:space="preserve"> H.-U. Krieger, "Where temporal description logics fail: Representing temporally-changing relationships," in </w:t>
      </w:r>
      <w:r w:rsidRPr="006B06D3">
        <w:rPr>
          <w:i/>
          <w:noProof/>
        </w:rPr>
        <w:t>Annual Conference on Artificial Intelligence</w:t>
      </w:r>
      <w:r w:rsidRPr="006B06D3">
        <w:rPr>
          <w:noProof/>
        </w:rPr>
        <w:t xml:space="preserve">, 2008: Springer, pp. 249-257. </w:t>
      </w:r>
    </w:p>
    <w:p w14:paraId="75E0C561" w14:textId="77777777" w:rsidR="006B06D3" w:rsidRPr="006B06D3" w:rsidRDefault="006B06D3" w:rsidP="006B06D3">
      <w:pPr>
        <w:pStyle w:val="EndNoteBibliography"/>
        <w:framePr w:wrap="around"/>
        <w:ind w:left="720" w:hanging="720"/>
        <w:rPr>
          <w:noProof/>
        </w:rPr>
      </w:pPr>
      <w:r w:rsidRPr="006B06D3">
        <w:rPr>
          <w:noProof/>
        </w:rPr>
        <w:t>[9]</w:t>
      </w:r>
      <w:r w:rsidRPr="006B06D3">
        <w:rPr>
          <w:noProof/>
        </w:rPr>
        <w:tab/>
        <w:t>M. Katsumi and M. Fox, "A Logical Design Pattern for Representing Change Over Time in OWL."</w:t>
      </w:r>
    </w:p>
    <w:p w14:paraId="009D3E0D" w14:textId="77777777" w:rsidR="006B06D3" w:rsidRPr="006B06D3" w:rsidRDefault="006B06D3" w:rsidP="006B06D3">
      <w:pPr>
        <w:pStyle w:val="EndNoteBibliography"/>
        <w:framePr w:wrap="around"/>
        <w:ind w:left="720" w:hanging="720"/>
        <w:rPr>
          <w:noProof/>
        </w:rPr>
      </w:pPr>
      <w:r w:rsidRPr="006B06D3">
        <w:rPr>
          <w:noProof/>
        </w:rPr>
        <w:t>[10]</w:t>
      </w:r>
      <w:r w:rsidRPr="006B06D3">
        <w:rPr>
          <w:noProof/>
        </w:rPr>
        <w:tab/>
        <w:t xml:space="preserve"> M. Katsumi and M. Fox, "Defining Activity Specifications in OWL," in </w:t>
      </w:r>
      <w:r w:rsidRPr="006B06D3">
        <w:rPr>
          <w:i/>
          <w:noProof/>
        </w:rPr>
        <w:t>WOP@ ISWC</w:t>
      </w:r>
      <w:r w:rsidRPr="006B06D3">
        <w:rPr>
          <w:noProof/>
        </w:rPr>
        <w:t xml:space="preserve">, 2017. </w:t>
      </w:r>
    </w:p>
    <w:p w14:paraId="702113E1" w14:textId="77777777" w:rsidR="006B06D3" w:rsidRPr="006B06D3" w:rsidRDefault="006B06D3" w:rsidP="006B06D3">
      <w:pPr>
        <w:pStyle w:val="EndNoteBibliography"/>
        <w:framePr w:wrap="around"/>
        <w:ind w:left="720" w:hanging="720"/>
        <w:rPr>
          <w:noProof/>
        </w:rPr>
      </w:pPr>
      <w:r w:rsidRPr="006B06D3">
        <w:rPr>
          <w:noProof/>
        </w:rPr>
        <w:t>[11]</w:t>
      </w:r>
      <w:r w:rsidRPr="006B06D3">
        <w:rPr>
          <w:noProof/>
        </w:rPr>
        <w:tab/>
        <w:t>R. Kowalski and M. Sergot, "A logic-based calculus of events. NewGeneration Computing 4," ed, 1986.</w:t>
      </w:r>
    </w:p>
    <w:p w14:paraId="3C31E7B1" w14:textId="77777777" w:rsidR="006B06D3" w:rsidRPr="006B06D3" w:rsidRDefault="006B06D3" w:rsidP="006B06D3">
      <w:pPr>
        <w:pStyle w:val="EndNoteBibliography"/>
        <w:framePr w:wrap="around"/>
        <w:ind w:left="720" w:hanging="720"/>
        <w:rPr>
          <w:noProof/>
        </w:rPr>
      </w:pPr>
      <w:r w:rsidRPr="006B06D3">
        <w:rPr>
          <w:noProof/>
        </w:rPr>
        <w:t>[12]</w:t>
      </w:r>
      <w:r w:rsidRPr="006B06D3">
        <w:rPr>
          <w:noProof/>
        </w:rPr>
        <w:tab/>
        <w:t xml:space="preserve">M. S. Fox, "Constraint-Directed Search: A Case Study of Job-Shop Scheduling," CARNEGIE-MELLON UNIV PITTSBURGH PA ROBOTICS INST, 1983. </w:t>
      </w:r>
    </w:p>
    <w:p w14:paraId="15F74C6A" w14:textId="77777777" w:rsidR="006B06D3" w:rsidRPr="006B06D3" w:rsidRDefault="006B06D3" w:rsidP="006B06D3">
      <w:pPr>
        <w:pStyle w:val="EndNoteBibliography"/>
        <w:framePr w:wrap="around"/>
        <w:ind w:left="720" w:hanging="720"/>
        <w:rPr>
          <w:noProof/>
        </w:rPr>
      </w:pPr>
      <w:r w:rsidRPr="006B06D3">
        <w:rPr>
          <w:noProof/>
        </w:rPr>
        <w:t>[13]</w:t>
      </w:r>
      <w:r w:rsidRPr="006B06D3">
        <w:rPr>
          <w:noProof/>
        </w:rPr>
        <w:tab/>
        <w:t xml:space="preserve">A. Sathi, M. S. Fox, and M. Greenberg, "Representation of activity knowledge for project management," </w:t>
      </w:r>
      <w:r w:rsidRPr="006B06D3">
        <w:rPr>
          <w:i/>
          <w:noProof/>
        </w:rPr>
        <w:t xml:space="preserve">IEEE Transactions on pattern analysis and machine intelligence, </w:t>
      </w:r>
      <w:r w:rsidRPr="006B06D3">
        <w:rPr>
          <w:noProof/>
        </w:rPr>
        <w:t>no. 5, pp. 531-552, 1985.</w:t>
      </w:r>
    </w:p>
    <w:p w14:paraId="3C045F2C" w14:textId="77777777" w:rsidR="006B06D3" w:rsidRPr="006B06D3" w:rsidRDefault="006B06D3" w:rsidP="006B06D3">
      <w:pPr>
        <w:pStyle w:val="EndNoteBibliography"/>
        <w:framePr w:wrap="around"/>
        <w:ind w:left="720" w:hanging="720"/>
        <w:rPr>
          <w:noProof/>
        </w:rPr>
      </w:pPr>
      <w:r w:rsidRPr="006B06D3">
        <w:rPr>
          <w:noProof/>
        </w:rPr>
        <w:t>[14]</w:t>
      </w:r>
      <w:r w:rsidRPr="006B06D3">
        <w:rPr>
          <w:noProof/>
        </w:rPr>
        <w:tab/>
        <w:t xml:space="preserve">M. S. Fox and M. Gruninger, "Enterprise modeling," </w:t>
      </w:r>
      <w:r w:rsidRPr="006B06D3">
        <w:rPr>
          <w:i/>
          <w:noProof/>
        </w:rPr>
        <w:t xml:space="preserve">AI magazine, </w:t>
      </w:r>
      <w:r w:rsidRPr="006B06D3">
        <w:rPr>
          <w:noProof/>
        </w:rPr>
        <w:t>vol. 19, no. 3, pp. 109-109, 1998.</w:t>
      </w:r>
    </w:p>
    <w:p w14:paraId="3E887E6E" w14:textId="77777777" w:rsidR="006B06D3" w:rsidRPr="006B06D3" w:rsidRDefault="006B06D3" w:rsidP="006B06D3">
      <w:pPr>
        <w:pStyle w:val="EndNoteBibliography"/>
        <w:framePr w:wrap="around"/>
        <w:ind w:left="720" w:hanging="720"/>
        <w:rPr>
          <w:noProof/>
        </w:rPr>
      </w:pPr>
      <w:r w:rsidRPr="006B06D3">
        <w:rPr>
          <w:noProof/>
        </w:rPr>
        <w:t>[15]</w:t>
      </w:r>
      <w:r w:rsidRPr="006B06D3">
        <w:rPr>
          <w:noProof/>
        </w:rPr>
        <w:tab/>
        <w:t xml:space="preserve">M. Grüninger, "Using the PSL ontology," in </w:t>
      </w:r>
      <w:r w:rsidRPr="006B06D3">
        <w:rPr>
          <w:i/>
          <w:noProof/>
        </w:rPr>
        <w:t>Handbook on Ontologies</w:t>
      </w:r>
      <w:r w:rsidRPr="006B06D3">
        <w:rPr>
          <w:noProof/>
        </w:rPr>
        <w:t>: Springer, 2009, pp. 423-443.</w:t>
      </w:r>
    </w:p>
    <w:p w14:paraId="301B13B7" w14:textId="77777777" w:rsidR="006B06D3" w:rsidRPr="006B06D3" w:rsidRDefault="006B06D3" w:rsidP="006B06D3">
      <w:pPr>
        <w:pStyle w:val="EndNoteBibliography"/>
        <w:framePr w:wrap="around"/>
        <w:ind w:left="720" w:hanging="720"/>
        <w:rPr>
          <w:noProof/>
        </w:rPr>
      </w:pPr>
      <w:r w:rsidRPr="006B06D3">
        <w:rPr>
          <w:noProof/>
        </w:rPr>
        <w:t>[16]</w:t>
      </w:r>
      <w:r w:rsidRPr="006B06D3">
        <w:rPr>
          <w:noProof/>
        </w:rPr>
        <w:tab/>
        <w:t xml:space="preserve">M. S. Fox, "A foundation ontology for global city indicators," </w:t>
      </w:r>
      <w:r w:rsidRPr="006B06D3">
        <w:rPr>
          <w:i/>
          <w:noProof/>
        </w:rPr>
        <w:t xml:space="preserve">University of Toronto, Toronto, Global Cities Institute, </w:t>
      </w:r>
      <w:r w:rsidRPr="006B06D3">
        <w:rPr>
          <w:noProof/>
        </w:rPr>
        <w:t>2013.</w:t>
      </w:r>
    </w:p>
    <w:p w14:paraId="4434D18F" w14:textId="77777777" w:rsidR="006B06D3" w:rsidRPr="006B06D3" w:rsidRDefault="006B06D3" w:rsidP="006B06D3">
      <w:pPr>
        <w:pStyle w:val="EndNoteBibliography"/>
        <w:framePr w:wrap="around"/>
        <w:ind w:left="720" w:hanging="720"/>
        <w:rPr>
          <w:noProof/>
        </w:rPr>
      </w:pPr>
      <w:r w:rsidRPr="006B06D3">
        <w:rPr>
          <w:noProof/>
        </w:rPr>
        <w:t>[17]</w:t>
      </w:r>
      <w:r w:rsidRPr="006B06D3">
        <w:rPr>
          <w:noProof/>
        </w:rPr>
        <w:tab/>
        <w:t xml:space="preserve"> F. G. Fadel, M. S. Fox, and M. Gruninger, "A generic enterprise resource ontology," in </w:t>
      </w:r>
      <w:r w:rsidRPr="006B06D3">
        <w:rPr>
          <w:i/>
          <w:noProof/>
        </w:rPr>
        <w:t>Proceedings of 3rd IEEE Workshop on Enabling Technologies: Infrastructure for Collaborative Enterprises</w:t>
      </w:r>
      <w:r w:rsidRPr="006B06D3">
        <w:rPr>
          <w:noProof/>
        </w:rPr>
        <w:t xml:space="preserve">, 1994: IEEE, pp. 117-128. </w:t>
      </w:r>
    </w:p>
    <w:p w14:paraId="790C16FD" w14:textId="77777777" w:rsidR="006B06D3" w:rsidRPr="006B06D3" w:rsidRDefault="006B06D3" w:rsidP="006B06D3">
      <w:pPr>
        <w:pStyle w:val="EndNoteBibliography"/>
        <w:framePr w:wrap="around"/>
        <w:ind w:left="720" w:hanging="720"/>
        <w:rPr>
          <w:noProof/>
        </w:rPr>
      </w:pPr>
      <w:r w:rsidRPr="006B06D3">
        <w:rPr>
          <w:noProof/>
        </w:rPr>
        <w:t>[18]</w:t>
      </w:r>
      <w:r w:rsidRPr="006B06D3">
        <w:rPr>
          <w:noProof/>
        </w:rPr>
        <w:tab/>
        <w:t xml:space="preserve"> T. Bittner and M. Donnelly, "Computational ontologies of parthood, componenthood, and containment," in </w:t>
      </w:r>
      <w:r w:rsidRPr="006B06D3">
        <w:rPr>
          <w:i/>
          <w:noProof/>
        </w:rPr>
        <w:t>International Joint Conference on Artificial Intelligence</w:t>
      </w:r>
      <w:r w:rsidRPr="006B06D3">
        <w:rPr>
          <w:noProof/>
        </w:rPr>
        <w:t xml:space="preserve">, 2005, vol. 19: Citeseer, p. 382. </w:t>
      </w:r>
    </w:p>
    <w:p w14:paraId="6C972BD0" w14:textId="77777777" w:rsidR="006B06D3" w:rsidRPr="006B06D3" w:rsidRDefault="006B06D3" w:rsidP="006B06D3">
      <w:pPr>
        <w:pStyle w:val="EndNoteBibliography"/>
        <w:framePr w:wrap="around"/>
        <w:ind w:left="720" w:hanging="720"/>
        <w:rPr>
          <w:noProof/>
        </w:rPr>
      </w:pPr>
      <w:r w:rsidRPr="006B06D3">
        <w:rPr>
          <w:noProof/>
        </w:rPr>
        <w:t>[19]</w:t>
      </w:r>
      <w:r w:rsidRPr="006B06D3">
        <w:rPr>
          <w:noProof/>
        </w:rPr>
        <w:tab/>
        <w:t xml:space="preserve">H. Rijgersberg, M. Van Assem, and J. Top, "Ontology of units of measure and related concepts," </w:t>
      </w:r>
      <w:r w:rsidRPr="006B06D3">
        <w:rPr>
          <w:i/>
          <w:noProof/>
        </w:rPr>
        <w:t xml:space="preserve">Semantic Web, </w:t>
      </w:r>
      <w:r w:rsidRPr="006B06D3">
        <w:rPr>
          <w:noProof/>
        </w:rPr>
        <w:t>vol. 4, no. 1, pp. 3-13, 2013.</w:t>
      </w:r>
    </w:p>
    <w:p w14:paraId="0E45DA1B" w14:textId="7EE849C4" w:rsidR="006B06D3" w:rsidRPr="006B06D3" w:rsidRDefault="006B06D3" w:rsidP="006B06D3">
      <w:pPr>
        <w:pStyle w:val="EndNoteBibliography"/>
        <w:framePr w:wrap="around"/>
        <w:ind w:left="720" w:hanging="720"/>
        <w:rPr>
          <w:noProof/>
        </w:rPr>
      </w:pPr>
      <w:r w:rsidRPr="006B06D3">
        <w:rPr>
          <w:noProof/>
        </w:rPr>
        <w:t>[20]</w:t>
      </w:r>
      <w:r w:rsidRPr="006B06D3">
        <w:rPr>
          <w:noProof/>
        </w:rPr>
        <w:tab/>
        <w:t xml:space="preserve">I. I. J. I. technology, "Information technology - An upper level ontology for smart city indicators," ISO. [Online]. Available: </w:t>
      </w:r>
      <w:hyperlink r:id="rId41" w:history="1">
        <w:r w:rsidRPr="006B06D3">
          <w:rPr>
            <w:rStyle w:val="Hyperlink"/>
            <w:noProof/>
          </w:rPr>
          <w:t>https://www.iso.org/standard/72325.html</w:t>
        </w:r>
      </w:hyperlink>
    </w:p>
    <w:p w14:paraId="0DBD6B31" w14:textId="654468F1" w:rsidR="006B06D3" w:rsidRPr="006B06D3" w:rsidRDefault="006B06D3" w:rsidP="006B06D3">
      <w:pPr>
        <w:pStyle w:val="EndNoteBibliography"/>
        <w:framePr w:wrap="around"/>
        <w:ind w:left="720" w:hanging="720"/>
        <w:rPr>
          <w:noProof/>
        </w:rPr>
      </w:pPr>
      <w:r w:rsidRPr="006B06D3">
        <w:rPr>
          <w:noProof/>
        </w:rPr>
        <w:t>[21]</w:t>
      </w:r>
      <w:r w:rsidRPr="006B06D3">
        <w:rPr>
          <w:noProof/>
        </w:rPr>
        <w:tab/>
        <w:t xml:space="preserve">S. Cox, A. Cuthbert, R. Lake, and R. Martell, "Geography markup language (GML) 2.0," </w:t>
      </w:r>
      <w:r w:rsidRPr="006B06D3">
        <w:rPr>
          <w:i/>
          <w:noProof/>
        </w:rPr>
        <w:t xml:space="preserve">URL: </w:t>
      </w:r>
      <w:hyperlink r:id="rId42" w:history="1">
        <w:r w:rsidRPr="006B06D3">
          <w:rPr>
            <w:rStyle w:val="Hyperlink"/>
            <w:i/>
            <w:noProof/>
          </w:rPr>
          <w:t>http://www</w:t>
        </w:r>
      </w:hyperlink>
      <w:r w:rsidRPr="006B06D3">
        <w:rPr>
          <w:i/>
          <w:noProof/>
        </w:rPr>
        <w:t xml:space="preserve">. opengis. net/gml/01-029/GML2. html, </w:t>
      </w:r>
      <w:r w:rsidRPr="006B06D3">
        <w:rPr>
          <w:noProof/>
        </w:rPr>
        <w:t>2001.</w:t>
      </w:r>
    </w:p>
    <w:p w14:paraId="6223D2AE" w14:textId="77777777" w:rsidR="006B06D3" w:rsidRPr="006B06D3" w:rsidRDefault="006B06D3" w:rsidP="006B06D3">
      <w:pPr>
        <w:pStyle w:val="EndNoteBibliography"/>
        <w:framePr w:wrap="around"/>
        <w:ind w:left="720" w:hanging="720"/>
        <w:rPr>
          <w:noProof/>
        </w:rPr>
      </w:pPr>
      <w:r w:rsidRPr="006B06D3">
        <w:rPr>
          <w:noProof/>
        </w:rPr>
        <w:t>[22]</w:t>
      </w:r>
      <w:r w:rsidRPr="006B06D3">
        <w:rPr>
          <w:noProof/>
        </w:rPr>
        <w:tab/>
        <w:t xml:space="preserve">C. A. Knoblock and P. Szekely, "Exploiting Semantics for Big Data Integration," </w:t>
      </w:r>
      <w:r w:rsidRPr="006B06D3">
        <w:rPr>
          <w:i/>
          <w:noProof/>
        </w:rPr>
        <w:t xml:space="preserve">AI Magazine, </w:t>
      </w:r>
      <w:r w:rsidRPr="006B06D3">
        <w:rPr>
          <w:noProof/>
        </w:rPr>
        <w:t>vol. 36, no. 1, 2015.</w:t>
      </w:r>
    </w:p>
    <w:p w14:paraId="6D9EDE7D" w14:textId="77777777" w:rsidR="006B06D3" w:rsidRPr="006B06D3" w:rsidRDefault="006B06D3" w:rsidP="006B06D3">
      <w:pPr>
        <w:pStyle w:val="EndNoteBibliography"/>
        <w:framePr w:wrap="around"/>
        <w:ind w:left="720" w:hanging="720"/>
        <w:rPr>
          <w:noProof/>
        </w:rPr>
      </w:pPr>
      <w:r w:rsidRPr="006B06D3">
        <w:rPr>
          <w:noProof/>
        </w:rPr>
        <w:t>[23]</w:t>
      </w:r>
      <w:r w:rsidRPr="006B06D3">
        <w:rPr>
          <w:noProof/>
        </w:rPr>
        <w:tab/>
        <w:t xml:space="preserve"> M. Katsumi and M. Fox, "An Ontology-Based Standard for</w:t>
      </w:r>
    </w:p>
    <w:p w14:paraId="68635EE5" w14:textId="77777777" w:rsidR="006B06D3" w:rsidRPr="006B06D3" w:rsidRDefault="006B06D3" w:rsidP="006B06D3">
      <w:pPr>
        <w:pStyle w:val="EndNoteBibliography"/>
        <w:framePr w:wrap="around"/>
        <w:rPr>
          <w:noProof/>
        </w:rPr>
      </w:pPr>
      <w:r w:rsidRPr="006B06D3">
        <w:rPr>
          <w:noProof/>
        </w:rPr>
        <w:t xml:space="preserve"> Transportation Planning," in </w:t>
      </w:r>
      <w:r w:rsidRPr="006B06D3">
        <w:rPr>
          <w:i/>
          <w:noProof/>
        </w:rPr>
        <w:t>To appear in: Formal Ontologies Meet Industry (FOMI)</w:t>
      </w:r>
      <w:r w:rsidRPr="006B06D3">
        <w:rPr>
          <w:noProof/>
        </w:rPr>
        <w:t xml:space="preserve">, Graz, Austria, M. Grüninger and W. Terkaj, Eds., 2019: CEUR. </w:t>
      </w:r>
    </w:p>
    <w:p w14:paraId="589CFE8D" w14:textId="24ABA847" w:rsidR="0040754B" w:rsidRPr="00E17349" w:rsidRDefault="00BF257D" w:rsidP="00316A06">
      <w:r>
        <w:lastRenderedPageBreak/>
        <w:fldChar w:fldCharType="end"/>
      </w:r>
    </w:p>
    <w:sectPr w:rsidR="0040754B" w:rsidRPr="00E17349" w:rsidSect="002C59C9">
      <w:footerReference w:type="default" r:id="rId43"/>
      <w:footerReference w:type="first" r:id="rId44"/>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4" w:author="Megan Katsumi" w:date="2019-09-27T13:03:00Z" w:initials="MK">
    <w:p w14:paraId="166ED15F" w14:textId="7D34C0C4" w:rsidR="00AD3E0D" w:rsidRDefault="00AD3E0D">
      <w:pPr>
        <w:pStyle w:val="CommentText"/>
      </w:pPr>
      <w:r>
        <w:rPr>
          <w:rStyle w:val="CommentReference"/>
        </w:rPr>
        <w:annotationRef/>
      </w:r>
      <w:r>
        <w:t>Revise to “-S” for static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6ED1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6ED15F" w16cid:durableId="213887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75CEBA" w14:textId="77777777" w:rsidR="00D77245" w:rsidRDefault="00D77245" w:rsidP="00EA354A">
      <w:r>
        <w:separator/>
      </w:r>
    </w:p>
  </w:endnote>
  <w:endnote w:type="continuationSeparator" w:id="0">
    <w:p w14:paraId="582477A5" w14:textId="77777777" w:rsidR="00D77245" w:rsidRDefault="00D77245"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AD3E0D" w:rsidRDefault="00AD3E0D">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AD3E0D" w:rsidRPr="0032583C" w:rsidRDefault="00AD3E0D">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AD3E0D" w14:paraId="2B76F3B3" w14:textId="77777777" w:rsidTr="00967D94">
      <w:tc>
        <w:tcPr>
          <w:tcW w:w="6947" w:type="dxa"/>
        </w:tcPr>
        <w:p w14:paraId="07DEE8C9" w14:textId="77777777" w:rsidR="00AD3E0D" w:rsidRDefault="00AD3E0D"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AD3E0D" w:rsidRDefault="00AD3E0D"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AD3E0D" w:rsidRDefault="00AD3E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B8B7AE" w14:textId="77777777" w:rsidR="00D77245" w:rsidRDefault="00D77245" w:rsidP="00EA354A">
      <w:r>
        <w:separator/>
      </w:r>
    </w:p>
  </w:footnote>
  <w:footnote w:type="continuationSeparator" w:id="0">
    <w:p w14:paraId="2DB84F21" w14:textId="77777777" w:rsidR="00D77245" w:rsidRDefault="00D77245" w:rsidP="00EA354A">
      <w:r>
        <w:continuationSeparator/>
      </w:r>
    </w:p>
  </w:footnote>
  <w:footnote w:id="1">
    <w:p w14:paraId="005D8B98" w14:textId="5699BB61" w:rsidR="00AD3E0D" w:rsidRPr="00FF4EA6" w:rsidRDefault="00AD3E0D">
      <w:pPr>
        <w:pStyle w:val="FootnoteText"/>
        <w:rPr>
          <w:lang w:val="en-CA"/>
        </w:rPr>
      </w:pPr>
      <w:r>
        <w:rPr>
          <w:rStyle w:val="FootnoteReference"/>
        </w:rPr>
        <w:footnoteRef/>
      </w:r>
      <w:r>
        <w:t xml:space="preserve"> </w:t>
      </w:r>
      <w:r w:rsidRPr="00FF4EA6">
        <w:t>https://github.com/dgarijo/Widoco</w:t>
      </w:r>
    </w:p>
  </w:footnote>
  <w:footnote w:id="2">
    <w:p w14:paraId="2A27582E" w14:textId="72F030AB" w:rsidR="00AD3E0D" w:rsidRPr="008C1769" w:rsidRDefault="00AD3E0D"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AD3E0D" w:rsidRDefault="00AD3E0D">
      <w:pPr>
        <w:pStyle w:val="FootnoteText"/>
      </w:pPr>
      <w:r>
        <w:rPr>
          <w:rStyle w:val="FootnoteReference"/>
        </w:rPr>
        <w:footnoteRef/>
      </w:r>
      <w:r>
        <w:t xml:space="preserve"> </w:t>
      </w:r>
      <w:r w:rsidRPr="009A36FB">
        <w:t>https://www.w3.org/TR/owl-time/</w:t>
      </w:r>
    </w:p>
  </w:footnote>
  <w:footnote w:id="4">
    <w:p w14:paraId="2926F4D4" w14:textId="77777777" w:rsidR="00AD3E0D" w:rsidRDefault="00AD3E0D" w:rsidP="00A62F41">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5">
    <w:p w14:paraId="769F109D" w14:textId="6B5645ED" w:rsidR="00AD3E0D" w:rsidRPr="00FE13B1" w:rsidRDefault="00AD3E0D">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AD3E0D" w:rsidRPr="008E7C02" w:rsidRDefault="00AD3E0D"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0CCCF2E2" w14:textId="46693F90" w:rsidR="00AD3E0D" w:rsidRPr="00E80D3C" w:rsidRDefault="00AD3E0D">
      <w:pPr>
        <w:pStyle w:val="FootnoteText"/>
        <w:rPr>
          <w:lang w:val="en-CA"/>
        </w:rPr>
      </w:pPr>
      <w:r>
        <w:rPr>
          <w:rStyle w:val="FootnoteReference"/>
        </w:rPr>
        <w:footnoteRef/>
      </w:r>
      <w:r>
        <w:t xml:space="preserve"> om: </w:t>
      </w:r>
      <w:r w:rsidRPr="00B90704">
        <w:t>http://www.ontology-of-units-of-measure.org/resource/om-2/</w:t>
      </w:r>
    </w:p>
  </w:footnote>
  <w:footnote w:id="8">
    <w:p w14:paraId="62054BCC" w14:textId="77777777" w:rsidR="00AD3E0D" w:rsidRPr="00BD4EF4" w:rsidRDefault="00AD3E0D" w:rsidP="00E80D3C">
      <w:r>
        <w:rPr>
          <w:rStyle w:val="FootnoteReference"/>
        </w:rPr>
        <w:footnoteRef/>
      </w:r>
      <w:r>
        <w:t xml:space="preserve"> </w:t>
      </w:r>
      <w:r w:rsidRPr="00B74DA0">
        <w:rPr>
          <w:sz w:val="20"/>
        </w:rPr>
        <w:t>http://ontology.eil.utoronto.ca/GCI/Foundation/GCI-Foundation-v2.owl#</w:t>
      </w:r>
    </w:p>
    <w:p w14:paraId="4AE1EB08" w14:textId="6D90AB37" w:rsidR="00AD3E0D" w:rsidRPr="00E80D3C" w:rsidRDefault="00AD3E0D">
      <w:pPr>
        <w:pStyle w:val="FootnoteText"/>
        <w:rPr>
          <w:lang w:val="en-CA"/>
        </w:rPr>
      </w:pPr>
    </w:p>
  </w:footnote>
  <w:footnote w:id="9">
    <w:p w14:paraId="717C987B" w14:textId="77777777" w:rsidR="00AD3E0D" w:rsidRPr="008B5808" w:rsidRDefault="00AD3E0D"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10">
    <w:p w14:paraId="25631F8F" w14:textId="6B49DF7F" w:rsidR="00AD3E0D" w:rsidRPr="00046E73" w:rsidRDefault="00AD3E0D">
      <w:pPr>
        <w:pStyle w:val="FootnoteText"/>
        <w:rPr>
          <w:lang w:val="en-CA"/>
        </w:rPr>
      </w:pPr>
      <w:r>
        <w:rPr>
          <w:rStyle w:val="FootnoteReference"/>
        </w:rPr>
        <w:footnoteRef/>
      </w:r>
      <w:r>
        <w:t xml:space="preserve"> </w:t>
      </w:r>
      <w:r w:rsidRPr="00046E73">
        <w:t>http://www23.statcan.gc.ca/imdb/p3Var.pl?Function=DEC&amp;Id=24101</w:t>
      </w:r>
    </w:p>
  </w:footnote>
  <w:footnote w:id="11">
    <w:p w14:paraId="6F87F670" w14:textId="77777777" w:rsidR="00AD3E0D" w:rsidRDefault="00AD3E0D">
      <w:pPr>
        <w:pStyle w:val="FootnoteText"/>
      </w:pPr>
      <w:r>
        <w:rPr>
          <w:rStyle w:val="FootnoteReference"/>
        </w:rPr>
        <w:footnoteRef/>
      </w:r>
      <w:r>
        <w:t xml:space="preserve"> </w:t>
      </w:r>
      <w:r w:rsidRPr="00827DD8">
        <w:t>http://schema.org/</w:t>
      </w:r>
    </w:p>
  </w:footnote>
  <w:footnote w:id="12">
    <w:p w14:paraId="4E061129" w14:textId="77777777" w:rsidR="00AD3E0D" w:rsidRDefault="00AD3E0D">
      <w:pPr>
        <w:pStyle w:val="FootnoteText"/>
      </w:pPr>
      <w:r>
        <w:rPr>
          <w:rStyle w:val="FootnoteReference"/>
        </w:rPr>
        <w:footnoteRef/>
      </w:r>
      <w:r>
        <w:t xml:space="preserve"> </w:t>
      </w:r>
      <w:r w:rsidRPr="00827DD8">
        <w:t>http://ontology.eil.utoronto.ca/GCI/Shelters/GCI-Shelters.html</w:t>
      </w:r>
    </w:p>
  </w:footnote>
  <w:footnote w:id="13">
    <w:p w14:paraId="59CD3014" w14:textId="77777777" w:rsidR="00AD3E0D" w:rsidRDefault="00AD3E0D">
      <w:pPr>
        <w:pStyle w:val="FootnoteText"/>
      </w:pPr>
      <w:r>
        <w:rPr>
          <w:rStyle w:val="FootnoteReference"/>
        </w:rPr>
        <w:footnoteRef/>
      </w:r>
      <w:r>
        <w:t xml:space="preserve"> </w:t>
      </w:r>
      <w:r w:rsidRPr="005B2B4C">
        <w:t>http://ontology.eil.utoronto.ca/tove/organization.html</w:t>
      </w:r>
    </w:p>
  </w:footnote>
  <w:footnote w:id="14">
    <w:p w14:paraId="2EAE6E34" w14:textId="77777777" w:rsidR="00AD3E0D" w:rsidRDefault="00AD3E0D" w:rsidP="00C36CB8">
      <w:pPr>
        <w:pStyle w:val="FootnoteText"/>
      </w:pPr>
      <w:r>
        <w:rPr>
          <w:rStyle w:val="FootnoteReference"/>
        </w:rPr>
        <w:footnoteRef/>
      </w:r>
      <w:r>
        <w:t xml:space="preserve"> </w:t>
      </w:r>
      <w:r w:rsidRPr="005B2B4C">
        <w:t>http://www.pms.ifi.lmu.de/rewerse-wga1/otn/OTN.owl</w:t>
      </w:r>
    </w:p>
  </w:footnote>
  <w:footnote w:id="15">
    <w:p w14:paraId="4979EED5" w14:textId="1603F09E" w:rsidR="00AD3E0D" w:rsidRPr="001A792D" w:rsidRDefault="00AD3E0D">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6">
    <w:p w14:paraId="1A6DAD25" w14:textId="77777777" w:rsidR="00AD3E0D" w:rsidRDefault="00AD3E0D">
      <w:pPr>
        <w:pStyle w:val="FootnoteText"/>
      </w:pPr>
      <w:r>
        <w:rPr>
          <w:rStyle w:val="FootnoteReference"/>
        </w:rPr>
        <w:footnoteRef/>
      </w:r>
      <w:r>
        <w:t xml:space="preserve"> N</w:t>
      </w:r>
      <w:r>
        <w:rPr>
          <w:rFonts w:ascii="Times-Roman" w:hAnsi="Times-Roman" w:cs="Times-Roman"/>
          <w:lang w:val="en-CA" w:bidi="ar-SA"/>
        </w:rPr>
        <w:t>ot available online</w:t>
      </w:r>
    </w:p>
  </w:footnote>
  <w:footnote w:id="17">
    <w:p w14:paraId="3791EF9C" w14:textId="520FC5A3" w:rsidR="00AD3E0D" w:rsidRPr="00461993" w:rsidRDefault="00AD3E0D" w:rsidP="00461993">
      <w:r>
        <w:rPr>
          <w:rStyle w:val="FootnoteReference"/>
        </w:rPr>
        <w:footnoteRef/>
      </w:r>
      <w:r>
        <w:t xml:space="preserve"> </w:t>
      </w:r>
      <w:r w:rsidRPr="00461993">
        <w:t>http://www.w3.org/2006/time#January</w:t>
      </w:r>
    </w:p>
  </w:footnote>
  <w:footnote w:id="18">
    <w:p w14:paraId="511019FB" w14:textId="31BE8285" w:rsidR="00A84A0A" w:rsidRPr="00A84A0A" w:rsidRDefault="00A84A0A">
      <w:pPr>
        <w:pStyle w:val="FootnoteText"/>
        <w:rPr>
          <w:lang w:val="en-CA"/>
        </w:rPr>
      </w:pPr>
      <w:r>
        <w:rPr>
          <w:rStyle w:val="FootnoteReference"/>
        </w:rPr>
        <w:footnoteRef/>
      </w:r>
      <w:r>
        <w:t xml:space="preserve"> </w:t>
      </w:r>
      <w:r w:rsidRPr="00A84A0A">
        <w:t>https://www.w3.org/TR/sparql11-overview/</w:t>
      </w:r>
    </w:p>
  </w:footnote>
  <w:footnote w:id="19">
    <w:p w14:paraId="0F29DEC6" w14:textId="77777777" w:rsidR="00AD3E0D" w:rsidRPr="00FE081C" w:rsidRDefault="00AD3E0D" w:rsidP="0024077A">
      <w:pPr>
        <w:pStyle w:val="FootnoteText"/>
        <w:rPr>
          <w:lang w:val="en-CA"/>
        </w:rPr>
      </w:pPr>
      <w:r>
        <w:rPr>
          <w:rStyle w:val="FootnoteReference"/>
        </w:rPr>
        <w:footnoteRef/>
      </w:r>
      <w:r>
        <w:t xml:space="preserve"> </w:t>
      </w:r>
      <w:r w:rsidRPr="00FE081C">
        <w:t>http://usc-isi-i2.github.io/karma/</w:t>
      </w:r>
    </w:p>
  </w:footnote>
  <w:footnote w:id="20">
    <w:p w14:paraId="54541E35" w14:textId="77777777" w:rsidR="00AD3E0D" w:rsidRPr="00115140" w:rsidRDefault="00AD3E0D" w:rsidP="0024077A">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21">
    <w:p w14:paraId="3A17ADA6" w14:textId="77777777" w:rsidR="00AD3E0D" w:rsidRPr="00115140" w:rsidRDefault="00AD3E0D" w:rsidP="0024077A">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 w:id="22">
    <w:p w14:paraId="396D7D57" w14:textId="77777777" w:rsidR="00AD3E0D" w:rsidRPr="00714E46" w:rsidRDefault="00AD3E0D" w:rsidP="0024077A">
      <w:pPr>
        <w:pStyle w:val="FootnoteText"/>
        <w:rPr>
          <w:lang w:val="en-CA"/>
        </w:rPr>
      </w:pPr>
      <w:r>
        <w:rPr>
          <w:rStyle w:val="FootnoteReference"/>
        </w:rPr>
        <w:footnoteRef/>
      </w:r>
      <w:r>
        <w:t xml:space="preserve"> </w:t>
      </w:r>
      <w:r>
        <w:rPr>
          <w:lang w:val="en-CA"/>
        </w:rPr>
        <w:t xml:space="preserve">As defined by the W3C standard for XML Schema Definition Language: </w:t>
      </w:r>
      <w:r w:rsidRPr="00714E46">
        <w:rPr>
          <w:lang w:val="en-CA"/>
        </w:rPr>
        <w:t>https://www.w3.org/TR/xmlschema11-2/#dateTimeStamp</w:t>
      </w:r>
    </w:p>
  </w:footnote>
  <w:footnote w:id="23">
    <w:p w14:paraId="386E49BF" w14:textId="77777777" w:rsidR="00AD3E0D" w:rsidRPr="006860B9" w:rsidRDefault="00AD3E0D" w:rsidP="0024077A">
      <w:pPr>
        <w:pStyle w:val="FootnoteText"/>
        <w:rPr>
          <w:lang w:val="en-CA"/>
        </w:rPr>
      </w:pPr>
      <w:r>
        <w:rPr>
          <w:rStyle w:val="FootnoteReference"/>
        </w:rPr>
        <w:footnoteRef/>
      </w:r>
      <w:r>
        <w:t xml:space="preserve"> </w:t>
      </w:r>
      <w:r w:rsidRPr="006860B9">
        <w:t>http://ontology.eil.utoronto.ca/icity/</w:t>
      </w:r>
      <w:r>
        <w:t>TransportationSystem</w:t>
      </w:r>
    </w:p>
  </w:footnote>
  <w:footnote w:id="24">
    <w:p w14:paraId="7A1007BD" w14:textId="77777777" w:rsidR="00AD3E0D" w:rsidRPr="008D50E3" w:rsidRDefault="00AD3E0D" w:rsidP="0024077A">
      <w:pPr>
        <w:pStyle w:val="FootnoteText"/>
        <w:rPr>
          <w:lang w:val="en-CA"/>
        </w:rPr>
      </w:pPr>
      <w:r>
        <w:rPr>
          <w:rStyle w:val="FootnoteReference"/>
        </w:rPr>
        <w:footnoteRef/>
      </w:r>
      <w:r>
        <w:t xml:space="preserve"> </w:t>
      </w:r>
      <w:r w:rsidRPr="006860B9">
        <w:t>http://ontology.eil.utoronto.ca/icity/</w:t>
      </w:r>
      <w:r>
        <w:t>OM</w:t>
      </w:r>
    </w:p>
  </w:footnote>
  <w:footnote w:id="25">
    <w:p w14:paraId="5405D851" w14:textId="77777777" w:rsidR="00AD3E0D" w:rsidRPr="00C25E66" w:rsidRDefault="00AD3E0D" w:rsidP="0024077A">
      <w:pPr>
        <w:pStyle w:val="FootnoteText"/>
        <w:rPr>
          <w:lang w:val="en-CA"/>
        </w:rPr>
      </w:pPr>
      <w:r>
        <w:rPr>
          <w:rStyle w:val="FootnoteReference"/>
        </w:rPr>
        <w:footnoteRef/>
      </w:r>
      <w:r>
        <w:t xml:space="preserve"> </w:t>
      </w:r>
      <w:r w:rsidRPr="006860B9">
        <w:t>http://ontology.eil.utoronto.ca/icity/</w:t>
      </w:r>
      <w:r>
        <w:t>Time</w:t>
      </w:r>
    </w:p>
  </w:footnote>
  <w:footnote w:id="26">
    <w:p w14:paraId="5F58FA41" w14:textId="77777777" w:rsidR="00AD3E0D" w:rsidRPr="00846739" w:rsidRDefault="00AD3E0D" w:rsidP="0015597C">
      <w:pPr>
        <w:pStyle w:val="FootnoteText"/>
        <w:rPr>
          <w:lang w:val="en-CA"/>
        </w:rPr>
      </w:pPr>
      <w:r>
        <w:rPr>
          <w:rStyle w:val="FootnoteReference"/>
        </w:rPr>
        <w:footnoteRef/>
      </w:r>
      <w:r>
        <w:t xml:space="preserve"> </w:t>
      </w:r>
      <w:r w:rsidRPr="00846739">
        <w:t>http://usc-isi-i2.github.io/karma/</w:t>
      </w:r>
    </w:p>
  </w:footnote>
  <w:footnote w:id="27">
    <w:p w14:paraId="73856734" w14:textId="77777777" w:rsidR="00AD3E0D" w:rsidRPr="00E9694B" w:rsidRDefault="00AD3E0D" w:rsidP="0015597C">
      <w:r>
        <w:rPr>
          <w:rStyle w:val="FootnoteReference"/>
        </w:rPr>
        <w:footnoteRef/>
      </w:r>
      <w:r>
        <w:t xml:space="preserve"> </w:t>
      </w:r>
      <w:r w:rsidRPr="00E9694B">
        <w:t>https://github.com/usc-isi-i2/Web-Karma/wiki/Batch-Mode-for-RDF-Generation</w:t>
      </w:r>
    </w:p>
    <w:p w14:paraId="5FD51CB1" w14:textId="77777777" w:rsidR="00AD3E0D" w:rsidRPr="00E9694B" w:rsidRDefault="00AD3E0D" w:rsidP="0015597C">
      <w:pPr>
        <w:pStyle w:val="FootnoteText"/>
        <w:rPr>
          <w:lang w:val="en-CA"/>
        </w:rPr>
      </w:pPr>
    </w:p>
  </w:footnote>
  <w:footnote w:id="28">
    <w:p w14:paraId="7C982207" w14:textId="77777777" w:rsidR="00AD3E0D" w:rsidRPr="006539A1" w:rsidRDefault="00AD3E0D" w:rsidP="006539A1">
      <w:pPr>
        <w:pStyle w:val="FootnoteText"/>
        <w:rPr>
          <w:lang w:val="en-CA"/>
        </w:rPr>
      </w:pPr>
      <w:r>
        <w:rPr>
          <w:rStyle w:val="FootnoteReference"/>
        </w:rPr>
        <w:footnoteRef/>
      </w:r>
      <w:r>
        <w:t xml:space="preserve"> </w:t>
      </w:r>
      <w:r w:rsidRPr="006539A1">
        <w:t>http://protege.stanford.edu/</w:t>
      </w:r>
    </w:p>
  </w:footnote>
  <w:footnote w:id="29">
    <w:p w14:paraId="735E7295" w14:textId="77777777" w:rsidR="00AD3E0D" w:rsidRPr="005B0E28" w:rsidRDefault="00AD3E0D">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348CA"/>
    <w:multiLevelType w:val="hybridMultilevel"/>
    <w:tmpl w:val="60EA7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45B7D"/>
    <w:multiLevelType w:val="hybridMultilevel"/>
    <w:tmpl w:val="364A0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14F1A"/>
    <w:multiLevelType w:val="multilevel"/>
    <w:tmpl w:val="9E06CC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916F61"/>
    <w:multiLevelType w:val="hybridMultilevel"/>
    <w:tmpl w:val="5B8A4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262A444C"/>
    <w:multiLevelType w:val="hybridMultilevel"/>
    <w:tmpl w:val="AA54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F06F31"/>
    <w:multiLevelType w:val="hybridMultilevel"/>
    <w:tmpl w:val="FECA4182"/>
    <w:lvl w:ilvl="0" w:tplc="3536A1B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F01DAD"/>
    <w:multiLevelType w:val="hybridMultilevel"/>
    <w:tmpl w:val="0D7213BC"/>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F64808"/>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FC557E6"/>
    <w:multiLevelType w:val="hybridMultilevel"/>
    <w:tmpl w:val="7380658E"/>
    <w:lvl w:ilvl="0" w:tplc="CA1287E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BD33D43"/>
    <w:multiLevelType w:val="hybridMultilevel"/>
    <w:tmpl w:val="04FA5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3"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8AB1540"/>
    <w:multiLevelType w:val="hybridMultilevel"/>
    <w:tmpl w:val="CD5CB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397CD5"/>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2118FA"/>
    <w:multiLevelType w:val="hybridMultilevel"/>
    <w:tmpl w:val="5F969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41"/>
  </w:num>
  <w:num w:numId="3">
    <w:abstractNumId w:val="1"/>
  </w:num>
  <w:num w:numId="4">
    <w:abstractNumId w:val="17"/>
  </w:num>
  <w:num w:numId="5">
    <w:abstractNumId w:val="38"/>
  </w:num>
  <w:num w:numId="6">
    <w:abstractNumId w:val="50"/>
  </w:num>
  <w:num w:numId="7">
    <w:abstractNumId w:val="27"/>
  </w:num>
  <w:num w:numId="8">
    <w:abstractNumId w:val="46"/>
  </w:num>
  <w:num w:numId="9">
    <w:abstractNumId w:val="4"/>
  </w:num>
  <w:num w:numId="10">
    <w:abstractNumId w:val="48"/>
  </w:num>
  <w:num w:numId="11">
    <w:abstractNumId w:val="15"/>
  </w:num>
  <w:num w:numId="12">
    <w:abstractNumId w:val="8"/>
  </w:num>
  <w:num w:numId="13">
    <w:abstractNumId w:val="3"/>
  </w:num>
  <w:num w:numId="14">
    <w:abstractNumId w:val="10"/>
  </w:num>
  <w:num w:numId="15">
    <w:abstractNumId w:val="22"/>
  </w:num>
  <w:num w:numId="16">
    <w:abstractNumId w:val="20"/>
  </w:num>
  <w:num w:numId="17">
    <w:abstractNumId w:val="44"/>
  </w:num>
  <w:num w:numId="18">
    <w:abstractNumId w:val="31"/>
  </w:num>
  <w:num w:numId="19">
    <w:abstractNumId w:val="16"/>
  </w:num>
  <w:num w:numId="20">
    <w:abstractNumId w:val="21"/>
  </w:num>
  <w:num w:numId="21">
    <w:abstractNumId w:val="33"/>
  </w:num>
  <w:num w:numId="22">
    <w:abstractNumId w:val="43"/>
  </w:num>
  <w:num w:numId="23">
    <w:abstractNumId w:val="34"/>
  </w:num>
  <w:num w:numId="24">
    <w:abstractNumId w:val="32"/>
  </w:num>
  <w:num w:numId="25">
    <w:abstractNumId w:val="0"/>
  </w:num>
  <w:num w:numId="26">
    <w:abstractNumId w:val="12"/>
  </w:num>
  <w:num w:numId="27">
    <w:abstractNumId w:val="2"/>
  </w:num>
  <w:num w:numId="28">
    <w:abstractNumId w:val="24"/>
  </w:num>
  <w:num w:numId="29">
    <w:abstractNumId w:val="37"/>
  </w:num>
  <w:num w:numId="30">
    <w:abstractNumId w:val="29"/>
  </w:num>
  <w:num w:numId="31">
    <w:abstractNumId w:val="35"/>
  </w:num>
  <w:num w:numId="32">
    <w:abstractNumId w:val="9"/>
  </w:num>
  <w:num w:numId="33">
    <w:abstractNumId w:val="11"/>
  </w:num>
  <w:num w:numId="34">
    <w:abstractNumId w:val="13"/>
  </w:num>
  <w:num w:numId="35">
    <w:abstractNumId w:val="23"/>
  </w:num>
  <w:num w:numId="36">
    <w:abstractNumId w:val="36"/>
  </w:num>
  <w:num w:numId="37">
    <w:abstractNumId w:val="49"/>
  </w:num>
  <w:num w:numId="38">
    <w:abstractNumId w:val="7"/>
  </w:num>
  <w:num w:numId="39">
    <w:abstractNumId w:val="6"/>
  </w:num>
  <w:num w:numId="40">
    <w:abstractNumId w:val="45"/>
  </w:num>
  <w:num w:numId="41">
    <w:abstractNumId w:val="5"/>
  </w:num>
  <w:num w:numId="42">
    <w:abstractNumId w:val="14"/>
  </w:num>
  <w:num w:numId="43">
    <w:abstractNumId w:val="25"/>
  </w:num>
  <w:num w:numId="44">
    <w:abstractNumId w:val="18"/>
  </w:num>
  <w:num w:numId="4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2"/>
  </w:num>
  <w:num w:numId="47">
    <w:abstractNumId w:val="39"/>
  </w:num>
  <w:num w:numId="48">
    <w:abstractNumId w:val="30"/>
  </w:num>
  <w:num w:numId="49">
    <w:abstractNumId w:val="28"/>
  </w:num>
  <w:num w:numId="50">
    <w:abstractNumId w:val="19"/>
  </w:num>
  <w:num w:numId="51">
    <w:abstractNumId w:val="40"/>
  </w:num>
  <w:num w:numId="52">
    <w:abstractNumId w:val="47"/>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Windows Live" w15:userId="3a3cdae67c2c63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0A4"/>
    <w:rsid w:val="0000590A"/>
    <w:rsid w:val="00005C26"/>
    <w:rsid w:val="00007795"/>
    <w:rsid w:val="0001086A"/>
    <w:rsid w:val="000117A5"/>
    <w:rsid w:val="00011C71"/>
    <w:rsid w:val="00012119"/>
    <w:rsid w:val="00015A1C"/>
    <w:rsid w:val="00015C47"/>
    <w:rsid w:val="0001629A"/>
    <w:rsid w:val="0001640A"/>
    <w:rsid w:val="00020502"/>
    <w:rsid w:val="00020B99"/>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962"/>
    <w:rsid w:val="00033AA0"/>
    <w:rsid w:val="0003690F"/>
    <w:rsid w:val="00036AF1"/>
    <w:rsid w:val="00037609"/>
    <w:rsid w:val="0003795F"/>
    <w:rsid w:val="00037CEC"/>
    <w:rsid w:val="000407A9"/>
    <w:rsid w:val="00041E49"/>
    <w:rsid w:val="0004205B"/>
    <w:rsid w:val="000428DE"/>
    <w:rsid w:val="00043DB0"/>
    <w:rsid w:val="00043F71"/>
    <w:rsid w:val="00044769"/>
    <w:rsid w:val="00045329"/>
    <w:rsid w:val="00045BC5"/>
    <w:rsid w:val="00045BFD"/>
    <w:rsid w:val="000466FC"/>
    <w:rsid w:val="0004677B"/>
    <w:rsid w:val="00046E73"/>
    <w:rsid w:val="000511A3"/>
    <w:rsid w:val="00051B45"/>
    <w:rsid w:val="00055B81"/>
    <w:rsid w:val="00055D84"/>
    <w:rsid w:val="00055FDB"/>
    <w:rsid w:val="000562BB"/>
    <w:rsid w:val="00056363"/>
    <w:rsid w:val="000566DF"/>
    <w:rsid w:val="000600B4"/>
    <w:rsid w:val="00062332"/>
    <w:rsid w:val="00063707"/>
    <w:rsid w:val="00063991"/>
    <w:rsid w:val="00063996"/>
    <w:rsid w:val="00065816"/>
    <w:rsid w:val="00066EB8"/>
    <w:rsid w:val="0006796A"/>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6B4C"/>
    <w:rsid w:val="00087D57"/>
    <w:rsid w:val="00090A29"/>
    <w:rsid w:val="0009190F"/>
    <w:rsid w:val="00091950"/>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7020"/>
    <w:rsid w:val="000C7745"/>
    <w:rsid w:val="000C7B23"/>
    <w:rsid w:val="000D021E"/>
    <w:rsid w:val="000D073E"/>
    <w:rsid w:val="000D0EE9"/>
    <w:rsid w:val="000D2B20"/>
    <w:rsid w:val="000D2D51"/>
    <w:rsid w:val="000D3AF9"/>
    <w:rsid w:val="000D6904"/>
    <w:rsid w:val="000D74C8"/>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0FC"/>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65A"/>
    <w:rsid w:val="001232B8"/>
    <w:rsid w:val="00123855"/>
    <w:rsid w:val="00124142"/>
    <w:rsid w:val="00124453"/>
    <w:rsid w:val="001248E6"/>
    <w:rsid w:val="00124C4B"/>
    <w:rsid w:val="00125B98"/>
    <w:rsid w:val="00125E0F"/>
    <w:rsid w:val="00127DA8"/>
    <w:rsid w:val="001301AE"/>
    <w:rsid w:val="00130F0F"/>
    <w:rsid w:val="00131A71"/>
    <w:rsid w:val="00131A80"/>
    <w:rsid w:val="00131B2A"/>
    <w:rsid w:val="00131B2E"/>
    <w:rsid w:val="0013210A"/>
    <w:rsid w:val="00133839"/>
    <w:rsid w:val="00133D57"/>
    <w:rsid w:val="00134C72"/>
    <w:rsid w:val="00135DBA"/>
    <w:rsid w:val="00136B29"/>
    <w:rsid w:val="00140D8C"/>
    <w:rsid w:val="001410B1"/>
    <w:rsid w:val="00141D20"/>
    <w:rsid w:val="00141DF1"/>
    <w:rsid w:val="001422EF"/>
    <w:rsid w:val="0014465C"/>
    <w:rsid w:val="001469E2"/>
    <w:rsid w:val="00146C3E"/>
    <w:rsid w:val="00147C1C"/>
    <w:rsid w:val="0015093A"/>
    <w:rsid w:val="001529B8"/>
    <w:rsid w:val="001546EB"/>
    <w:rsid w:val="00154813"/>
    <w:rsid w:val="00155060"/>
    <w:rsid w:val="00155428"/>
    <w:rsid w:val="0015597C"/>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25A"/>
    <w:rsid w:val="0017456C"/>
    <w:rsid w:val="001754B8"/>
    <w:rsid w:val="00175B0E"/>
    <w:rsid w:val="00175F0A"/>
    <w:rsid w:val="001760B2"/>
    <w:rsid w:val="00176FA5"/>
    <w:rsid w:val="0017710E"/>
    <w:rsid w:val="0017750F"/>
    <w:rsid w:val="001809E9"/>
    <w:rsid w:val="001819C1"/>
    <w:rsid w:val="00181BCD"/>
    <w:rsid w:val="00181DAA"/>
    <w:rsid w:val="00182F91"/>
    <w:rsid w:val="00183346"/>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211"/>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77A"/>
    <w:rsid w:val="00240C97"/>
    <w:rsid w:val="002417DA"/>
    <w:rsid w:val="002439D3"/>
    <w:rsid w:val="00244D2C"/>
    <w:rsid w:val="0024607C"/>
    <w:rsid w:val="00247E8B"/>
    <w:rsid w:val="002515AE"/>
    <w:rsid w:val="00251F46"/>
    <w:rsid w:val="0025317E"/>
    <w:rsid w:val="0025356D"/>
    <w:rsid w:val="00254311"/>
    <w:rsid w:val="00254DB4"/>
    <w:rsid w:val="00254E5A"/>
    <w:rsid w:val="002551E6"/>
    <w:rsid w:val="00255B76"/>
    <w:rsid w:val="00257B0C"/>
    <w:rsid w:val="00261D05"/>
    <w:rsid w:val="00261E64"/>
    <w:rsid w:val="00261F7F"/>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054A"/>
    <w:rsid w:val="00281C77"/>
    <w:rsid w:val="00283F74"/>
    <w:rsid w:val="002840F8"/>
    <w:rsid w:val="00284650"/>
    <w:rsid w:val="00284B0F"/>
    <w:rsid w:val="00285647"/>
    <w:rsid w:val="002862FC"/>
    <w:rsid w:val="00286604"/>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2024"/>
    <w:rsid w:val="002A21B1"/>
    <w:rsid w:val="002A2608"/>
    <w:rsid w:val="002A2C7E"/>
    <w:rsid w:val="002A2D2A"/>
    <w:rsid w:val="002A3EDA"/>
    <w:rsid w:val="002A4A86"/>
    <w:rsid w:val="002A514F"/>
    <w:rsid w:val="002A6246"/>
    <w:rsid w:val="002A65F9"/>
    <w:rsid w:val="002A6C67"/>
    <w:rsid w:val="002B00FB"/>
    <w:rsid w:val="002B09D4"/>
    <w:rsid w:val="002B0B5C"/>
    <w:rsid w:val="002B207C"/>
    <w:rsid w:val="002B28F0"/>
    <w:rsid w:val="002B2AAB"/>
    <w:rsid w:val="002B3CFA"/>
    <w:rsid w:val="002B3F58"/>
    <w:rsid w:val="002B6171"/>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5F98"/>
    <w:rsid w:val="002E611F"/>
    <w:rsid w:val="002E6C09"/>
    <w:rsid w:val="002E74DC"/>
    <w:rsid w:val="002E7622"/>
    <w:rsid w:val="002F0C0F"/>
    <w:rsid w:val="002F0EF1"/>
    <w:rsid w:val="002F1071"/>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187"/>
    <w:rsid w:val="0034537C"/>
    <w:rsid w:val="00345902"/>
    <w:rsid w:val="00345927"/>
    <w:rsid w:val="003463CF"/>
    <w:rsid w:val="0034768F"/>
    <w:rsid w:val="003476E3"/>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319"/>
    <w:rsid w:val="003706FD"/>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993"/>
    <w:rsid w:val="00461B74"/>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A08"/>
    <w:rsid w:val="004D2E0A"/>
    <w:rsid w:val="004D310C"/>
    <w:rsid w:val="004D3985"/>
    <w:rsid w:val="004D39D0"/>
    <w:rsid w:val="004D3B2F"/>
    <w:rsid w:val="004D444C"/>
    <w:rsid w:val="004D4654"/>
    <w:rsid w:val="004D66F4"/>
    <w:rsid w:val="004D75E9"/>
    <w:rsid w:val="004D79D8"/>
    <w:rsid w:val="004D7DF1"/>
    <w:rsid w:val="004E01E5"/>
    <w:rsid w:val="004E1082"/>
    <w:rsid w:val="004E1ED2"/>
    <w:rsid w:val="004E2B7F"/>
    <w:rsid w:val="004E353F"/>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4720"/>
    <w:rsid w:val="005053E8"/>
    <w:rsid w:val="0050576E"/>
    <w:rsid w:val="0050598D"/>
    <w:rsid w:val="00510CD2"/>
    <w:rsid w:val="00510D38"/>
    <w:rsid w:val="00510DA3"/>
    <w:rsid w:val="00510F2B"/>
    <w:rsid w:val="005119C6"/>
    <w:rsid w:val="00512299"/>
    <w:rsid w:val="005132E8"/>
    <w:rsid w:val="00514173"/>
    <w:rsid w:val="00514882"/>
    <w:rsid w:val="005148B3"/>
    <w:rsid w:val="00514D83"/>
    <w:rsid w:val="00515D05"/>
    <w:rsid w:val="00517D8F"/>
    <w:rsid w:val="00520123"/>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A8D"/>
    <w:rsid w:val="0055741E"/>
    <w:rsid w:val="00557F2D"/>
    <w:rsid w:val="00557F3B"/>
    <w:rsid w:val="00560C95"/>
    <w:rsid w:val="00560F3F"/>
    <w:rsid w:val="00561056"/>
    <w:rsid w:val="00561254"/>
    <w:rsid w:val="00561CA2"/>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F4F"/>
    <w:rsid w:val="00571AFD"/>
    <w:rsid w:val="00571DAE"/>
    <w:rsid w:val="005734B9"/>
    <w:rsid w:val="005749BB"/>
    <w:rsid w:val="00574C80"/>
    <w:rsid w:val="00574D94"/>
    <w:rsid w:val="00574E04"/>
    <w:rsid w:val="00576274"/>
    <w:rsid w:val="00576975"/>
    <w:rsid w:val="005769DF"/>
    <w:rsid w:val="00576D1D"/>
    <w:rsid w:val="00577A41"/>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867"/>
    <w:rsid w:val="005B6DF7"/>
    <w:rsid w:val="005B758E"/>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28F4"/>
    <w:rsid w:val="005D3386"/>
    <w:rsid w:val="005D38DC"/>
    <w:rsid w:val="005D3A61"/>
    <w:rsid w:val="005D44C9"/>
    <w:rsid w:val="005D4E06"/>
    <w:rsid w:val="005D4E2C"/>
    <w:rsid w:val="005D56A5"/>
    <w:rsid w:val="005D59CC"/>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0F5A"/>
    <w:rsid w:val="005F3C16"/>
    <w:rsid w:val="005F5656"/>
    <w:rsid w:val="005F57B5"/>
    <w:rsid w:val="005F6193"/>
    <w:rsid w:val="005F67F8"/>
    <w:rsid w:val="005F681C"/>
    <w:rsid w:val="005F7459"/>
    <w:rsid w:val="005F7DA5"/>
    <w:rsid w:val="006009F8"/>
    <w:rsid w:val="00601DCA"/>
    <w:rsid w:val="00602F42"/>
    <w:rsid w:val="00604BF5"/>
    <w:rsid w:val="0060579F"/>
    <w:rsid w:val="00605B08"/>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2C7"/>
    <w:rsid w:val="0067572F"/>
    <w:rsid w:val="00675C3D"/>
    <w:rsid w:val="00675F84"/>
    <w:rsid w:val="006763D1"/>
    <w:rsid w:val="00676875"/>
    <w:rsid w:val="00676DDE"/>
    <w:rsid w:val="006779B7"/>
    <w:rsid w:val="00677C22"/>
    <w:rsid w:val="00680235"/>
    <w:rsid w:val="00680A88"/>
    <w:rsid w:val="00680CBC"/>
    <w:rsid w:val="00681BCD"/>
    <w:rsid w:val="00682F22"/>
    <w:rsid w:val="006841E7"/>
    <w:rsid w:val="0068608F"/>
    <w:rsid w:val="00686921"/>
    <w:rsid w:val="00686C04"/>
    <w:rsid w:val="00687AE6"/>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559D"/>
    <w:rsid w:val="006B5EBC"/>
    <w:rsid w:val="006B7E3B"/>
    <w:rsid w:val="006C01D0"/>
    <w:rsid w:val="006C0740"/>
    <w:rsid w:val="006C131F"/>
    <w:rsid w:val="006C20C9"/>
    <w:rsid w:val="006C2C08"/>
    <w:rsid w:val="006C32BE"/>
    <w:rsid w:val="006C61B0"/>
    <w:rsid w:val="006C6529"/>
    <w:rsid w:val="006C7A40"/>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4CAA"/>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3A5C"/>
    <w:rsid w:val="00764839"/>
    <w:rsid w:val="007650AC"/>
    <w:rsid w:val="007654A6"/>
    <w:rsid w:val="0076633D"/>
    <w:rsid w:val="007663E5"/>
    <w:rsid w:val="00766700"/>
    <w:rsid w:val="0076675C"/>
    <w:rsid w:val="007678F4"/>
    <w:rsid w:val="00767989"/>
    <w:rsid w:val="00770B33"/>
    <w:rsid w:val="00770F99"/>
    <w:rsid w:val="007713A5"/>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3E5"/>
    <w:rsid w:val="007934C8"/>
    <w:rsid w:val="0079461C"/>
    <w:rsid w:val="0079514B"/>
    <w:rsid w:val="0079549A"/>
    <w:rsid w:val="0079610A"/>
    <w:rsid w:val="007964B7"/>
    <w:rsid w:val="00796664"/>
    <w:rsid w:val="00796B76"/>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308"/>
    <w:rsid w:val="007F380B"/>
    <w:rsid w:val="007F39F0"/>
    <w:rsid w:val="007F3BBB"/>
    <w:rsid w:val="007F4062"/>
    <w:rsid w:val="007F6AE3"/>
    <w:rsid w:val="007F6B36"/>
    <w:rsid w:val="007F75FD"/>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05F"/>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2D36"/>
    <w:rsid w:val="008532E5"/>
    <w:rsid w:val="00854636"/>
    <w:rsid w:val="008551FA"/>
    <w:rsid w:val="00856E41"/>
    <w:rsid w:val="008575B9"/>
    <w:rsid w:val="008608D9"/>
    <w:rsid w:val="00860FAE"/>
    <w:rsid w:val="008626EB"/>
    <w:rsid w:val="008635BB"/>
    <w:rsid w:val="0086459A"/>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3232"/>
    <w:rsid w:val="00893884"/>
    <w:rsid w:val="00894131"/>
    <w:rsid w:val="0089518D"/>
    <w:rsid w:val="00895F0B"/>
    <w:rsid w:val="00896202"/>
    <w:rsid w:val="00896B55"/>
    <w:rsid w:val="00896F7F"/>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6CB6"/>
    <w:rsid w:val="008A718B"/>
    <w:rsid w:val="008A7A83"/>
    <w:rsid w:val="008A7BC9"/>
    <w:rsid w:val="008A7F02"/>
    <w:rsid w:val="008B03E4"/>
    <w:rsid w:val="008B1314"/>
    <w:rsid w:val="008B1472"/>
    <w:rsid w:val="008B16BF"/>
    <w:rsid w:val="008B1965"/>
    <w:rsid w:val="008B1A8F"/>
    <w:rsid w:val="008B32DA"/>
    <w:rsid w:val="008B36EB"/>
    <w:rsid w:val="008B3700"/>
    <w:rsid w:val="008B370B"/>
    <w:rsid w:val="008B39E0"/>
    <w:rsid w:val="008B3CCB"/>
    <w:rsid w:val="008B4FC4"/>
    <w:rsid w:val="008B5E3A"/>
    <w:rsid w:val="008B73D0"/>
    <w:rsid w:val="008C0C6B"/>
    <w:rsid w:val="008C10E3"/>
    <w:rsid w:val="008C1769"/>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D7FC4"/>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2F61"/>
    <w:rsid w:val="009035F7"/>
    <w:rsid w:val="009037A2"/>
    <w:rsid w:val="009039E4"/>
    <w:rsid w:val="00904033"/>
    <w:rsid w:val="0090469C"/>
    <w:rsid w:val="00904AFA"/>
    <w:rsid w:val="00905E1F"/>
    <w:rsid w:val="009064F7"/>
    <w:rsid w:val="00906BD0"/>
    <w:rsid w:val="009073D9"/>
    <w:rsid w:val="00907C64"/>
    <w:rsid w:val="00910AAF"/>
    <w:rsid w:val="00910B6C"/>
    <w:rsid w:val="00910FD9"/>
    <w:rsid w:val="00911008"/>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D04"/>
    <w:rsid w:val="00940129"/>
    <w:rsid w:val="009420ED"/>
    <w:rsid w:val="00942F7F"/>
    <w:rsid w:val="00943A38"/>
    <w:rsid w:val="00943F1A"/>
    <w:rsid w:val="00944B19"/>
    <w:rsid w:val="00945639"/>
    <w:rsid w:val="00945EA2"/>
    <w:rsid w:val="00946644"/>
    <w:rsid w:val="00946D63"/>
    <w:rsid w:val="00947530"/>
    <w:rsid w:val="0095082F"/>
    <w:rsid w:val="00950AE6"/>
    <w:rsid w:val="00950BB8"/>
    <w:rsid w:val="00951044"/>
    <w:rsid w:val="00951CFF"/>
    <w:rsid w:val="00952765"/>
    <w:rsid w:val="009528A0"/>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F55"/>
    <w:rsid w:val="009B7CB9"/>
    <w:rsid w:val="009C0303"/>
    <w:rsid w:val="009C046E"/>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6D1E"/>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D62"/>
    <w:rsid w:val="00A33BCE"/>
    <w:rsid w:val="00A33FE2"/>
    <w:rsid w:val="00A34A73"/>
    <w:rsid w:val="00A3510B"/>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A0A"/>
    <w:rsid w:val="00A84E55"/>
    <w:rsid w:val="00A85D8C"/>
    <w:rsid w:val="00A860B1"/>
    <w:rsid w:val="00A86E8E"/>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3E0D"/>
    <w:rsid w:val="00AD4260"/>
    <w:rsid w:val="00AD45D6"/>
    <w:rsid w:val="00AD4A90"/>
    <w:rsid w:val="00AD4AFA"/>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60A2"/>
    <w:rsid w:val="00AF62E7"/>
    <w:rsid w:val="00AF66EC"/>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1C7"/>
    <w:rsid w:val="00B37423"/>
    <w:rsid w:val="00B402FD"/>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13C"/>
    <w:rsid w:val="00B972E5"/>
    <w:rsid w:val="00B97504"/>
    <w:rsid w:val="00B97B38"/>
    <w:rsid w:val="00BA058F"/>
    <w:rsid w:val="00BA0648"/>
    <w:rsid w:val="00BA0B6E"/>
    <w:rsid w:val="00BA107A"/>
    <w:rsid w:val="00BA17F1"/>
    <w:rsid w:val="00BA1ACD"/>
    <w:rsid w:val="00BA1BA1"/>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16B7"/>
    <w:rsid w:val="00BC25BA"/>
    <w:rsid w:val="00BC52FF"/>
    <w:rsid w:val="00BC5636"/>
    <w:rsid w:val="00BC56F1"/>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E9D"/>
    <w:rsid w:val="00C11786"/>
    <w:rsid w:val="00C1206A"/>
    <w:rsid w:val="00C13283"/>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54"/>
    <w:rsid w:val="00C51834"/>
    <w:rsid w:val="00C52F34"/>
    <w:rsid w:val="00C5336E"/>
    <w:rsid w:val="00C53D25"/>
    <w:rsid w:val="00C540C7"/>
    <w:rsid w:val="00C5456A"/>
    <w:rsid w:val="00C5537F"/>
    <w:rsid w:val="00C56336"/>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CEA"/>
    <w:rsid w:val="00C65E50"/>
    <w:rsid w:val="00C668BA"/>
    <w:rsid w:val="00C67976"/>
    <w:rsid w:val="00C70A28"/>
    <w:rsid w:val="00C7112C"/>
    <w:rsid w:val="00C71524"/>
    <w:rsid w:val="00C718B3"/>
    <w:rsid w:val="00C725DF"/>
    <w:rsid w:val="00C72BD7"/>
    <w:rsid w:val="00C7318B"/>
    <w:rsid w:val="00C74053"/>
    <w:rsid w:val="00C7484D"/>
    <w:rsid w:val="00C74B62"/>
    <w:rsid w:val="00C74DD3"/>
    <w:rsid w:val="00C74F35"/>
    <w:rsid w:val="00C76514"/>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4C5A"/>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6CC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540"/>
    <w:rsid w:val="00D23F24"/>
    <w:rsid w:val="00D240E8"/>
    <w:rsid w:val="00D24EC6"/>
    <w:rsid w:val="00D257CF"/>
    <w:rsid w:val="00D26047"/>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0FCA"/>
    <w:rsid w:val="00D717BB"/>
    <w:rsid w:val="00D71999"/>
    <w:rsid w:val="00D7238C"/>
    <w:rsid w:val="00D72392"/>
    <w:rsid w:val="00D724E8"/>
    <w:rsid w:val="00D72AC0"/>
    <w:rsid w:val="00D73669"/>
    <w:rsid w:val="00D739CC"/>
    <w:rsid w:val="00D73D23"/>
    <w:rsid w:val="00D74EA0"/>
    <w:rsid w:val="00D76B82"/>
    <w:rsid w:val="00D77245"/>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F7C"/>
    <w:rsid w:val="00DA5AF2"/>
    <w:rsid w:val="00DA6698"/>
    <w:rsid w:val="00DA6B7D"/>
    <w:rsid w:val="00DA6E9C"/>
    <w:rsid w:val="00DB0044"/>
    <w:rsid w:val="00DB0226"/>
    <w:rsid w:val="00DB0856"/>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572C"/>
    <w:rsid w:val="00DE6020"/>
    <w:rsid w:val="00DE7368"/>
    <w:rsid w:val="00DE747E"/>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3268"/>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4A16"/>
    <w:rsid w:val="00E5713D"/>
    <w:rsid w:val="00E572F1"/>
    <w:rsid w:val="00E575F2"/>
    <w:rsid w:val="00E57B23"/>
    <w:rsid w:val="00E60526"/>
    <w:rsid w:val="00E60967"/>
    <w:rsid w:val="00E609DC"/>
    <w:rsid w:val="00E61018"/>
    <w:rsid w:val="00E61C21"/>
    <w:rsid w:val="00E62203"/>
    <w:rsid w:val="00E63A22"/>
    <w:rsid w:val="00E63F34"/>
    <w:rsid w:val="00E64138"/>
    <w:rsid w:val="00E64265"/>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DD1"/>
    <w:rsid w:val="00EA33A8"/>
    <w:rsid w:val="00EA354A"/>
    <w:rsid w:val="00EA41E0"/>
    <w:rsid w:val="00EA4B3F"/>
    <w:rsid w:val="00EA4E34"/>
    <w:rsid w:val="00EA55B8"/>
    <w:rsid w:val="00EA5956"/>
    <w:rsid w:val="00EA5CFD"/>
    <w:rsid w:val="00EA6A93"/>
    <w:rsid w:val="00EA6DB6"/>
    <w:rsid w:val="00EA7EC4"/>
    <w:rsid w:val="00EB06B1"/>
    <w:rsid w:val="00EB30AC"/>
    <w:rsid w:val="00EB326E"/>
    <w:rsid w:val="00EB546E"/>
    <w:rsid w:val="00EB5989"/>
    <w:rsid w:val="00EB59E8"/>
    <w:rsid w:val="00EB5D4E"/>
    <w:rsid w:val="00EB73FC"/>
    <w:rsid w:val="00EC044E"/>
    <w:rsid w:val="00EC1136"/>
    <w:rsid w:val="00EC2030"/>
    <w:rsid w:val="00EC2959"/>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4AFE"/>
    <w:rsid w:val="00EE5328"/>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03A5"/>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610D"/>
    <w:rsid w:val="00F86A2E"/>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26"/>
    <w:rsid w:val="00FC5045"/>
    <w:rsid w:val="00FC5248"/>
    <w:rsid w:val="00FC58CF"/>
    <w:rsid w:val="00FC5E41"/>
    <w:rsid w:val="00FC6D57"/>
    <w:rsid w:val="00FD1335"/>
    <w:rsid w:val="00FD13F5"/>
    <w:rsid w:val="00FD185A"/>
    <w:rsid w:val="00FD4A3B"/>
    <w:rsid w:val="00FD590F"/>
    <w:rsid w:val="00FD632C"/>
    <w:rsid w:val="00FD6465"/>
    <w:rsid w:val="00FD708C"/>
    <w:rsid w:val="00FD71E3"/>
    <w:rsid w:val="00FD7626"/>
    <w:rsid w:val="00FD7655"/>
    <w:rsid w:val="00FE07DA"/>
    <w:rsid w:val="00FE13B1"/>
    <w:rsid w:val="00FE1FC2"/>
    <w:rsid w:val="00FE270E"/>
    <w:rsid w:val="00FE3A05"/>
    <w:rsid w:val="00FE3D93"/>
    <w:rsid w:val="00FE421D"/>
    <w:rsid w:val="00FE4987"/>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B41BB"/>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062247730">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2.emf"/><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http://www"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ntology.eil.utoronto.ca/icity/Time.owl" TargetMode="External"/><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21.emf"/><Relationship Id="rId40" Type="http://schemas.openxmlformats.org/officeDocument/2006/relationships/hyperlink" Target="https://www.w3.org/TR/owl-tim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6.em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franz.com/ns/allegrograph/5.0/geo/nd" TargetMode="External"/><Relationship Id="rId14" Type="http://schemas.microsoft.com/office/2011/relationships/commentsExtended" Target="commentsExtended.xm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hyperlink" Target="mailto:ec2-user@ec2-35-183-119-164.ca-central-1.compute.amazonaws.com" TargetMode="External"/><Relationship Id="rId46" Type="http://schemas.microsoft.com/office/2011/relationships/people" Target="people.xml"/><Relationship Id="rId20" Type="http://schemas.openxmlformats.org/officeDocument/2006/relationships/image" Target="media/image8.emf"/><Relationship Id="rId41" Type="http://schemas.openxmlformats.org/officeDocument/2006/relationships/hyperlink" Target="https://www.iso.org/standard/72325.html"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C7314D15-DC96-6C4F-AC60-8DD79CFF4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103</Pages>
  <Words>33659</Words>
  <Characters>191862</Characters>
  <Application>Microsoft Office Word</Application>
  <DocSecurity>0</DocSecurity>
  <Lines>1598</Lines>
  <Paragraphs>450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80</cp:revision>
  <cp:lastPrinted>2019-09-27T21:05:00Z</cp:lastPrinted>
  <dcterms:created xsi:type="dcterms:W3CDTF">2019-09-27T21:06:00Z</dcterms:created>
  <dcterms:modified xsi:type="dcterms:W3CDTF">2019-10-24T14:24:00Z</dcterms:modified>
</cp:coreProperties>
</file>